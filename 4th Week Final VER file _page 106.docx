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4.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bookmarkStart w:id="0" w:name="_Hlk85760564"/>
      <w:bookmarkEnd w:id="0"/>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1" w:name="_Hlk82083980"/>
      <w:bookmarkEnd w:id="1"/>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420D4"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6D5C5"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3F7AFBC3" w14:textId="792D4D19" w:rsidR="009B3664" w:rsidRDefault="009B3664" w:rsidP="00110D4F">
      <w:pPr>
        <w:pStyle w:val="BodyText"/>
        <w:spacing w:line="360" w:lineRule="auto"/>
        <w:rPr>
          <w:rFonts w:ascii="Verdana" w:hAnsi="Verdana"/>
          <w:b/>
          <w:color w:val="000000" w:themeColor="text1"/>
          <w:sz w:val="20"/>
          <w:szCs w:val="20"/>
          <w:lang w:val="en-IN"/>
        </w:rPr>
      </w:pPr>
      <w:bookmarkStart w:id="2" w:name="_Hlk82606546"/>
    </w:p>
    <w:p w14:paraId="59F39E5C" w14:textId="720F0703" w:rsidR="00C75366" w:rsidRDefault="00C75366" w:rsidP="00110D4F">
      <w:pPr>
        <w:pStyle w:val="BodyText"/>
        <w:spacing w:line="360" w:lineRule="auto"/>
        <w:rPr>
          <w:rFonts w:ascii="Verdana" w:hAnsi="Verdana"/>
          <w:b/>
          <w:color w:val="000000" w:themeColor="text1"/>
          <w:sz w:val="20"/>
          <w:szCs w:val="20"/>
          <w:lang w:val="en-IN"/>
        </w:rPr>
      </w:pPr>
    </w:p>
    <w:tbl>
      <w:tblPr>
        <w:tblStyle w:val="TableGrid"/>
        <w:tblW w:w="9592"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983"/>
        <w:gridCol w:w="950"/>
        <w:gridCol w:w="10"/>
        <w:gridCol w:w="5958"/>
        <w:gridCol w:w="986"/>
      </w:tblGrid>
      <w:tr w:rsidR="0046512F" w:rsidRPr="002A2D14" w14:paraId="1CFD7AB0" w14:textId="77777777" w:rsidTr="0031177D">
        <w:trPr>
          <w:trHeight w:val="723"/>
        </w:trPr>
        <w:tc>
          <w:tcPr>
            <w:tcW w:w="705" w:type="dxa"/>
            <w:tcBorders>
              <w:top w:val="single" w:sz="4" w:space="0" w:color="000000"/>
              <w:left w:val="single" w:sz="4" w:space="0" w:color="000000"/>
              <w:bottom w:val="single" w:sz="4" w:space="0" w:color="000000"/>
              <w:right w:val="single" w:sz="4" w:space="0" w:color="000000"/>
            </w:tcBorders>
            <w:hideMark/>
          </w:tcPr>
          <w:p w14:paraId="4D5799C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S. No.</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34B42750"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Contents</w:t>
            </w:r>
          </w:p>
        </w:tc>
        <w:tc>
          <w:tcPr>
            <w:tcW w:w="986" w:type="dxa"/>
            <w:tcBorders>
              <w:top w:val="single" w:sz="4" w:space="0" w:color="000000"/>
              <w:left w:val="single" w:sz="4" w:space="0" w:color="000000"/>
              <w:bottom w:val="single" w:sz="4" w:space="0" w:color="000000"/>
              <w:right w:val="single" w:sz="4" w:space="0" w:color="000000"/>
            </w:tcBorders>
            <w:hideMark/>
          </w:tcPr>
          <w:p w14:paraId="7E54F9BB"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Page No.</w:t>
            </w:r>
          </w:p>
        </w:tc>
      </w:tr>
      <w:tr w:rsidR="0046512F" w:rsidRPr="002A2D14" w14:paraId="61382F4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4358803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353C76E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Executive Summary </w:t>
            </w:r>
          </w:p>
        </w:tc>
        <w:tc>
          <w:tcPr>
            <w:tcW w:w="986" w:type="dxa"/>
            <w:tcBorders>
              <w:top w:val="single" w:sz="4" w:space="0" w:color="000000"/>
              <w:left w:val="single" w:sz="4" w:space="0" w:color="000000"/>
              <w:bottom w:val="single" w:sz="4" w:space="0" w:color="000000"/>
              <w:right w:val="single" w:sz="4" w:space="0" w:color="000000"/>
            </w:tcBorders>
            <w:hideMark/>
          </w:tcPr>
          <w:p w14:paraId="6BA983F5"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w:t>
            </w:r>
          </w:p>
        </w:tc>
      </w:tr>
      <w:tr w:rsidR="0046512F" w:rsidRPr="002A2D14" w14:paraId="1539067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379EE7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7BF006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57E9A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Overview of the Company</w:t>
            </w:r>
          </w:p>
        </w:tc>
        <w:tc>
          <w:tcPr>
            <w:tcW w:w="986" w:type="dxa"/>
            <w:tcBorders>
              <w:top w:val="single" w:sz="4" w:space="0" w:color="000000"/>
              <w:left w:val="single" w:sz="4" w:space="0" w:color="000000"/>
              <w:bottom w:val="single" w:sz="4" w:space="0" w:color="000000"/>
              <w:right w:val="single" w:sz="4" w:space="0" w:color="000000"/>
            </w:tcBorders>
          </w:tcPr>
          <w:p w14:paraId="5500A7F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50AF11"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7B9417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291079D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 xml:space="preserve">1.2 </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781E4B1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Brief Profile of Board of Directors</w:t>
            </w:r>
          </w:p>
        </w:tc>
        <w:tc>
          <w:tcPr>
            <w:tcW w:w="986" w:type="dxa"/>
            <w:tcBorders>
              <w:top w:val="single" w:sz="4" w:space="0" w:color="000000"/>
              <w:left w:val="single" w:sz="4" w:space="0" w:color="000000"/>
              <w:bottom w:val="single" w:sz="4" w:space="0" w:color="000000"/>
              <w:right w:val="single" w:sz="4" w:space="0" w:color="000000"/>
            </w:tcBorders>
          </w:tcPr>
          <w:p w14:paraId="3D33E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8441F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158E1D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9DDA816"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1.3</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78634C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Brief Project summary </w:t>
            </w:r>
          </w:p>
        </w:tc>
        <w:tc>
          <w:tcPr>
            <w:tcW w:w="986" w:type="dxa"/>
            <w:tcBorders>
              <w:top w:val="single" w:sz="4" w:space="0" w:color="000000"/>
              <w:left w:val="single" w:sz="4" w:space="0" w:color="000000"/>
              <w:bottom w:val="single" w:sz="4" w:space="0" w:color="000000"/>
              <w:right w:val="single" w:sz="4" w:space="0" w:color="000000"/>
            </w:tcBorders>
          </w:tcPr>
          <w:p w14:paraId="42A46A0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487CB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4E2AB9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6DEA9E9"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1.4.</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7291D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Key Highlights of The Project</w:t>
            </w:r>
          </w:p>
        </w:tc>
        <w:tc>
          <w:tcPr>
            <w:tcW w:w="986" w:type="dxa"/>
            <w:tcBorders>
              <w:top w:val="single" w:sz="4" w:space="0" w:color="000000"/>
              <w:left w:val="single" w:sz="4" w:space="0" w:color="000000"/>
              <w:bottom w:val="single" w:sz="4" w:space="0" w:color="000000"/>
              <w:right w:val="single" w:sz="4" w:space="0" w:color="000000"/>
            </w:tcBorders>
          </w:tcPr>
          <w:p w14:paraId="2F5D606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039C8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73E5CA9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2. </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519975E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Product Profile </w:t>
            </w:r>
          </w:p>
        </w:tc>
        <w:tc>
          <w:tcPr>
            <w:tcW w:w="986" w:type="dxa"/>
            <w:tcBorders>
              <w:top w:val="single" w:sz="4" w:space="0" w:color="000000"/>
              <w:left w:val="single" w:sz="4" w:space="0" w:color="000000"/>
              <w:bottom w:val="single" w:sz="4" w:space="0" w:color="000000"/>
              <w:right w:val="single" w:sz="4" w:space="0" w:color="000000"/>
            </w:tcBorders>
            <w:hideMark/>
          </w:tcPr>
          <w:p w14:paraId="074C9BD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9</w:t>
            </w:r>
          </w:p>
        </w:tc>
      </w:tr>
      <w:tr w:rsidR="0046512F" w:rsidRPr="002A2D14" w14:paraId="4CD4A4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hideMark/>
          </w:tcPr>
          <w:p w14:paraId="22982E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3. </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43472BF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Outlook and Relevance of the Project</w:t>
            </w:r>
          </w:p>
        </w:tc>
        <w:tc>
          <w:tcPr>
            <w:tcW w:w="986" w:type="dxa"/>
            <w:tcBorders>
              <w:top w:val="single" w:sz="4" w:space="0" w:color="000000"/>
              <w:left w:val="single" w:sz="4" w:space="0" w:color="000000"/>
              <w:bottom w:val="single" w:sz="4" w:space="0" w:color="000000"/>
              <w:right w:val="single" w:sz="4" w:space="0" w:color="000000"/>
            </w:tcBorders>
          </w:tcPr>
          <w:p w14:paraId="1C6E4187" w14:textId="77777777" w:rsidR="0046512F" w:rsidRPr="002A2D14" w:rsidRDefault="0046512F" w:rsidP="0031177D">
            <w:pPr>
              <w:pStyle w:val="BodyText"/>
              <w:jc w:val="center"/>
              <w:rPr>
                <w:b/>
                <w:color w:val="000000" w:themeColor="text1"/>
                <w:sz w:val="20"/>
                <w:szCs w:val="20"/>
                <w:lang w:val="en-IN"/>
              </w:rPr>
            </w:pPr>
          </w:p>
        </w:tc>
      </w:tr>
      <w:tr w:rsidR="0046512F" w:rsidRPr="002A2D14" w14:paraId="6BCE58F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4BC33A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1316DAA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p>
        </w:tc>
        <w:tc>
          <w:tcPr>
            <w:tcW w:w="6918" w:type="dxa"/>
            <w:gridSpan w:val="3"/>
            <w:tcBorders>
              <w:top w:val="single" w:sz="4" w:space="0" w:color="000000"/>
              <w:left w:val="single" w:sz="4" w:space="0" w:color="000000"/>
              <w:bottom w:val="single" w:sz="4" w:space="0" w:color="000000"/>
              <w:right w:val="single" w:sz="4" w:space="0" w:color="000000"/>
            </w:tcBorders>
            <w:hideMark/>
          </w:tcPr>
          <w:p w14:paraId="6ECFD11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Demand Supply Outlook – Global </w:t>
            </w:r>
            <w:r>
              <w:rPr>
                <w:b/>
                <w:color w:val="000000" w:themeColor="text1"/>
                <w:sz w:val="20"/>
                <w:szCs w:val="20"/>
                <w:lang w:val="en-IN"/>
              </w:rPr>
              <w:t>Vinyl Ester Resin</w:t>
            </w:r>
            <w:r w:rsidRPr="002A2D14">
              <w:rPr>
                <w:b/>
                <w:color w:val="000000" w:themeColor="text1"/>
                <w:sz w:val="20"/>
                <w:szCs w:val="20"/>
                <w:lang w:val="en-IN"/>
              </w:rPr>
              <w:t xml:space="preserve"> Market</w:t>
            </w:r>
          </w:p>
        </w:tc>
        <w:tc>
          <w:tcPr>
            <w:tcW w:w="986" w:type="dxa"/>
            <w:tcBorders>
              <w:top w:val="single" w:sz="4" w:space="0" w:color="000000"/>
              <w:left w:val="single" w:sz="4" w:space="0" w:color="000000"/>
              <w:bottom w:val="single" w:sz="4" w:space="0" w:color="000000"/>
              <w:right w:val="single" w:sz="4" w:space="0" w:color="000000"/>
            </w:tcBorders>
            <w:hideMark/>
          </w:tcPr>
          <w:p w14:paraId="35968DE5"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4</w:t>
            </w:r>
          </w:p>
        </w:tc>
      </w:tr>
      <w:tr w:rsidR="0046512F" w:rsidRPr="002A2D14" w14:paraId="21ABE4E8"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36EBB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3FDC77C"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DAD1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AA382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Capacity By Company &amp; Location</w:t>
            </w:r>
          </w:p>
        </w:tc>
        <w:tc>
          <w:tcPr>
            <w:tcW w:w="986" w:type="dxa"/>
            <w:tcBorders>
              <w:top w:val="single" w:sz="4" w:space="0" w:color="000000"/>
              <w:left w:val="single" w:sz="4" w:space="0" w:color="000000"/>
              <w:bottom w:val="single" w:sz="4" w:space="0" w:color="000000"/>
              <w:right w:val="single" w:sz="4" w:space="0" w:color="000000"/>
            </w:tcBorders>
          </w:tcPr>
          <w:p w14:paraId="6DCE62A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6C271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A79675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E7DF38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40F579F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45491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Production By Company</w:t>
            </w:r>
          </w:p>
        </w:tc>
        <w:tc>
          <w:tcPr>
            <w:tcW w:w="986" w:type="dxa"/>
            <w:tcBorders>
              <w:top w:val="single" w:sz="4" w:space="0" w:color="000000"/>
              <w:left w:val="single" w:sz="4" w:space="0" w:color="000000"/>
              <w:bottom w:val="single" w:sz="4" w:space="0" w:color="000000"/>
              <w:right w:val="single" w:sz="4" w:space="0" w:color="000000"/>
            </w:tcBorders>
          </w:tcPr>
          <w:p w14:paraId="5B4EADB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35D5E3"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7423973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46DAD8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EA771C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3.1.3. </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8C3E52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E3B2CE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4CB113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F5B1BA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540229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87AF34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FD507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2A87B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C359E9"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D60DBF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7E2D91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4AFED4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5</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C2F6C8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Supply Gap</w:t>
            </w:r>
          </w:p>
        </w:tc>
        <w:tc>
          <w:tcPr>
            <w:tcW w:w="986" w:type="dxa"/>
            <w:tcBorders>
              <w:top w:val="single" w:sz="4" w:space="0" w:color="000000"/>
              <w:left w:val="single" w:sz="4" w:space="0" w:color="000000"/>
              <w:bottom w:val="single" w:sz="4" w:space="0" w:color="000000"/>
              <w:right w:val="single" w:sz="4" w:space="0" w:color="000000"/>
            </w:tcBorders>
          </w:tcPr>
          <w:p w14:paraId="026445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CF78F98"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705D2FA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1FA6C7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F1F033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6</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3CC335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6BDA9E4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51DDBE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04C86E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2DEEBE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D0C12E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33DC29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135E563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BCCE7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58A5D6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82CFCA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0E53E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5A717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064867A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1EA4627"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04903B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C21746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A7C62B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w:t>
            </w:r>
            <w:r>
              <w:rPr>
                <w:bCs/>
                <w:color w:val="000000" w:themeColor="text1"/>
                <w:sz w:val="20"/>
                <w:szCs w:val="20"/>
                <w:lang w:val="en-IN"/>
              </w:rPr>
              <w:t>1.9.</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0E426F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Region- Global</w:t>
            </w:r>
          </w:p>
        </w:tc>
        <w:tc>
          <w:tcPr>
            <w:tcW w:w="986" w:type="dxa"/>
            <w:tcBorders>
              <w:top w:val="single" w:sz="4" w:space="0" w:color="000000"/>
              <w:left w:val="single" w:sz="4" w:space="0" w:color="000000"/>
              <w:bottom w:val="single" w:sz="4" w:space="0" w:color="000000"/>
              <w:right w:val="single" w:sz="4" w:space="0" w:color="000000"/>
            </w:tcBorders>
          </w:tcPr>
          <w:p w14:paraId="5BB8218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898DC9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3921C6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2758C49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3.2</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37B4D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APAC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7C6061E7"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27</w:t>
            </w:r>
          </w:p>
        </w:tc>
      </w:tr>
      <w:tr w:rsidR="0046512F" w:rsidRPr="002A2D14" w14:paraId="35E9E44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B54836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42A0E6"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7B23692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885CF9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6079A63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8D3763"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8E6FA9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0275BCE"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0F99A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29A58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Borders>
              <w:top w:val="single" w:sz="4" w:space="0" w:color="000000"/>
              <w:left w:val="single" w:sz="4" w:space="0" w:color="000000"/>
              <w:bottom w:val="single" w:sz="4" w:space="0" w:color="000000"/>
              <w:right w:val="single" w:sz="4" w:space="0" w:color="000000"/>
            </w:tcBorders>
          </w:tcPr>
          <w:p w14:paraId="76349D8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DC416C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392C9F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15B3CB5"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434D1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947D5F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APAC </w:t>
            </w: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Borders>
              <w:top w:val="single" w:sz="4" w:space="0" w:color="000000"/>
              <w:left w:val="single" w:sz="4" w:space="0" w:color="000000"/>
              <w:bottom w:val="single" w:sz="4" w:space="0" w:color="000000"/>
              <w:right w:val="single" w:sz="4" w:space="0" w:color="000000"/>
            </w:tcBorders>
          </w:tcPr>
          <w:p w14:paraId="33E89C6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196E87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AB569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626C264"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27FC4BC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4F2BAE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3EF9D61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55BE19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5616C0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57A5555"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128835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A432B7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6DE7816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B591A1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0EB7A3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BB4CB8"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07AFB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8FDCAC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1B59492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DB1B9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44BB16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6E1F20B"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50F75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7.</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D10F4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Demand Supply Gap</w:t>
            </w:r>
          </w:p>
        </w:tc>
        <w:tc>
          <w:tcPr>
            <w:tcW w:w="986" w:type="dxa"/>
            <w:tcBorders>
              <w:top w:val="single" w:sz="4" w:space="0" w:color="000000"/>
              <w:left w:val="single" w:sz="4" w:space="0" w:color="000000"/>
              <w:bottom w:val="single" w:sz="4" w:space="0" w:color="000000"/>
              <w:right w:val="single" w:sz="4" w:space="0" w:color="000000"/>
            </w:tcBorders>
          </w:tcPr>
          <w:p w14:paraId="7E8A834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AF7A6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ABEB07F"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085D1E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78D255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82B924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7A97554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5DFE541"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8F8AEB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752A93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33B3C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9.</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F847D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8C62E0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1294C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96AE95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586C33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3.3.</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DFAE9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Europe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3DE422A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37</w:t>
            </w:r>
          </w:p>
        </w:tc>
      </w:tr>
      <w:tr w:rsidR="0046512F" w:rsidRPr="002A2D14" w14:paraId="2DFBB06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7E3231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FC4E54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2F9C54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B5C8A5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4834D5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C50E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BAC4F5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C6BAAB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813BF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DE58A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Borders>
              <w:top w:val="single" w:sz="4" w:space="0" w:color="000000"/>
              <w:left w:val="single" w:sz="4" w:space="0" w:color="000000"/>
              <w:bottom w:val="single" w:sz="4" w:space="0" w:color="000000"/>
              <w:right w:val="single" w:sz="4" w:space="0" w:color="000000"/>
            </w:tcBorders>
          </w:tcPr>
          <w:p w14:paraId="39F99DE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CAA482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728BCE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0E2F37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DA2A2A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3479227" w14:textId="77777777" w:rsidR="0046512F" w:rsidRPr="002A2D14" w:rsidRDefault="0046512F" w:rsidP="0031177D">
            <w:pPr>
              <w:pStyle w:val="BodyText"/>
              <w:rPr>
                <w:bCs/>
                <w:color w:val="000000" w:themeColor="text1"/>
                <w:sz w:val="20"/>
                <w:szCs w:val="20"/>
                <w:lang w:val="en-IN"/>
              </w:rPr>
            </w:pP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Borders>
              <w:top w:val="single" w:sz="4" w:space="0" w:color="000000"/>
              <w:left w:val="single" w:sz="4" w:space="0" w:color="000000"/>
              <w:bottom w:val="single" w:sz="4" w:space="0" w:color="000000"/>
              <w:right w:val="single" w:sz="4" w:space="0" w:color="000000"/>
            </w:tcBorders>
          </w:tcPr>
          <w:p w14:paraId="3BBEAA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84DB5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B9E819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ADE690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16F1B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E7D5E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2A9A60E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66EF828"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6DF1C0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844065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4B4663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7C121D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273B3BB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7DCE70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A32E91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E256ABA"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C7C4B1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758C1C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130F2A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D7E79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097E28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DDAB0A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9B805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3.3.7.</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13C2AC6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Demand Supply Gap</w:t>
            </w:r>
          </w:p>
        </w:tc>
        <w:tc>
          <w:tcPr>
            <w:tcW w:w="986" w:type="dxa"/>
            <w:tcBorders>
              <w:top w:val="single" w:sz="4" w:space="0" w:color="000000"/>
              <w:left w:val="single" w:sz="4" w:space="0" w:color="000000"/>
              <w:bottom w:val="single" w:sz="4" w:space="0" w:color="000000"/>
              <w:right w:val="single" w:sz="4" w:space="0" w:color="000000"/>
            </w:tcBorders>
          </w:tcPr>
          <w:p w14:paraId="2E5D216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0BC913D"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6DBED3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E27FF4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F79AF7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3.3.8.</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1A4C820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042529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491D5FC"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D1C9E4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DF046A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5D37E7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w:t>
            </w:r>
            <w:r>
              <w:rPr>
                <w:bCs/>
                <w:color w:val="000000" w:themeColor="text1"/>
                <w:sz w:val="20"/>
                <w:szCs w:val="20"/>
                <w:lang w:val="en-IN"/>
              </w:rPr>
              <w:t>9</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DA750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6B9E4F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0395B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9CB00D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BECC95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3.4.</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5F6060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North America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1A50E23A"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r>
              <w:rPr>
                <w:b/>
                <w:color w:val="000000" w:themeColor="text1"/>
                <w:sz w:val="20"/>
                <w:szCs w:val="20"/>
                <w:lang w:val="en-IN"/>
              </w:rPr>
              <w:t>4</w:t>
            </w:r>
          </w:p>
        </w:tc>
      </w:tr>
      <w:tr w:rsidR="0046512F" w:rsidRPr="002A2D14" w14:paraId="2DC413A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092CA9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A72150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459CE2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EBCE80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201DAEB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F63347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6327C2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9D0D9F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C480DF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34B85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4340289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973C26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BE1088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312206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5972E4B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7BD28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1ECC94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BFEF56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8F4A5E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C8E791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0C976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BC297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4344A87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C5C39B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F186D8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72E54A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77202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BE2498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232C0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0C3E396"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91FA1A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D89AB6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5828F6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CC4203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6B15720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8334E5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5FECD2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B104A7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B04E0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538213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Borders>
              <w:top w:val="single" w:sz="4" w:space="0" w:color="000000"/>
              <w:left w:val="single" w:sz="4" w:space="0" w:color="000000"/>
              <w:bottom w:val="single" w:sz="4" w:space="0" w:color="000000"/>
              <w:right w:val="single" w:sz="4" w:space="0" w:color="000000"/>
            </w:tcBorders>
          </w:tcPr>
          <w:p w14:paraId="155E92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ECBB0C"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351477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02F23E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B812AF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55900B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027E64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3142F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5D0A14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FC7796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3.5.</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288699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South America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36486AAD"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52</w:t>
            </w:r>
          </w:p>
        </w:tc>
      </w:tr>
      <w:tr w:rsidR="0046512F" w:rsidRPr="002A2D14" w14:paraId="0FF915B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3E3E37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8991F5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55557A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60F86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6CA1A30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6935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1C21DC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EFCA25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CED08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C670ED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78B0F7F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068594A"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AEFDA0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E8B514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1BAB0E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22104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7AFDA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85477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E36155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BDCAF6C"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C42AA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49DBD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4271318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C8B8F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313175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E7240A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02783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66DDC2B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6483650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21C2632"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26D486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580763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C44A0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FC8A4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0F6007E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8ECD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CF240F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B3978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8C9E92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502F48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Borders>
              <w:top w:val="single" w:sz="4" w:space="0" w:color="000000"/>
              <w:left w:val="single" w:sz="4" w:space="0" w:color="000000"/>
              <w:bottom w:val="single" w:sz="4" w:space="0" w:color="000000"/>
              <w:right w:val="single" w:sz="4" w:space="0" w:color="000000"/>
            </w:tcBorders>
          </w:tcPr>
          <w:p w14:paraId="7D6AE98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CC4A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67308E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62A66D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3B7C11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B773C5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851A2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F1759A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E57B01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50C609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3.6.</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46E16348"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Middle East &amp; Africa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4FAA9B5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59</w:t>
            </w:r>
          </w:p>
        </w:tc>
      </w:tr>
      <w:tr w:rsidR="0046512F" w:rsidRPr="002A2D14" w14:paraId="5691F5F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DD7938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2440B9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77DA6B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A72059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334E1BE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CD7A5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894E3C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2F3699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F25A7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2960DC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Middle East &amp; Africa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419BF9D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770D9F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0DA1F8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AF8A7C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04880E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88656C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4BB7B2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0E54D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F65CAA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F1CCCF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EF057F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56C04D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0C02589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0FC018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DD9220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DFB5EA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F6B0D0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8DF8FC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739C5F2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6CA7E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ED4BE6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299BED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F3A88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38368F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735EB5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35C4DC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A72451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CD0C2E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FD283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9FCF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Demand Supply Gap</w:t>
            </w:r>
          </w:p>
        </w:tc>
        <w:tc>
          <w:tcPr>
            <w:tcW w:w="986" w:type="dxa"/>
            <w:tcBorders>
              <w:top w:val="single" w:sz="4" w:space="0" w:color="000000"/>
              <w:left w:val="single" w:sz="4" w:space="0" w:color="000000"/>
              <w:bottom w:val="single" w:sz="4" w:space="0" w:color="000000"/>
              <w:right w:val="single" w:sz="4" w:space="0" w:color="000000"/>
            </w:tcBorders>
          </w:tcPr>
          <w:p w14:paraId="18800C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F2849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71FD3F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B12441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6CB6FD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58E4F3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2F81CF1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49A97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FD5698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93E1D42"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3.7.</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EF55641"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India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74FAB6F4"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66</w:t>
            </w:r>
          </w:p>
        </w:tc>
      </w:tr>
      <w:tr w:rsidR="0046512F" w:rsidRPr="002A2D14" w14:paraId="1ADCD32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1F66F8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621643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A0E41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FE4B2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India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13A779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14E634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49C4AD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AEF05C0"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5EBC57B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A7DCD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47401AB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5B77D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7448C5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BC8B9C0"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E8ADF6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0A863E7"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070D82B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968F0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C10A3F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56FB53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987E17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CE0531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Type</w:t>
            </w:r>
          </w:p>
        </w:tc>
        <w:tc>
          <w:tcPr>
            <w:tcW w:w="986" w:type="dxa"/>
            <w:tcBorders>
              <w:top w:val="single" w:sz="4" w:space="0" w:color="000000"/>
              <w:left w:val="single" w:sz="4" w:space="0" w:color="000000"/>
              <w:bottom w:val="single" w:sz="4" w:space="0" w:color="000000"/>
              <w:right w:val="single" w:sz="4" w:space="0" w:color="000000"/>
            </w:tcBorders>
          </w:tcPr>
          <w:p w14:paraId="14E0653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441408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DF98F9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A05F5C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1B3E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7D9546B8"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Demand Supply Gap</w:t>
            </w:r>
          </w:p>
        </w:tc>
        <w:tc>
          <w:tcPr>
            <w:tcW w:w="986" w:type="dxa"/>
            <w:tcBorders>
              <w:top w:val="single" w:sz="4" w:space="0" w:color="000000"/>
              <w:left w:val="single" w:sz="4" w:space="0" w:color="000000"/>
              <w:bottom w:val="single" w:sz="4" w:space="0" w:color="000000"/>
              <w:right w:val="single" w:sz="4" w:space="0" w:color="000000"/>
            </w:tcBorders>
          </w:tcPr>
          <w:p w14:paraId="62C6EB6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0D40ED"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65670A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D2BEA04"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8BD7C4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854E3E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Application</w:t>
            </w:r>
          </w:p>
        </w:tc>
        <w:tc>
          <w:tcPr>
            <w:tcW w:w="986" w:type="dxa"/>
            <w:tcBorders>
              <w:top w:val="single" w:sz="4" w:space="0" w:color="000000"/>
              <w:left w:val="single" w:sz="4" w:space="0" w:color="000000"/>
              <w:bottom w:val="single" w:sz="4" w:space="0" w:color="000000"/>
              <w:right w:val="single" w:sz="4" w:space="0" w:color="000000"/>
            </w:tcBorders>
          </w:tcPr>
          <w:p w14:paraId="3BB77B9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FB4BC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C807B3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804EDB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3.8.</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0213AF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Dynamics</w:t>
            </w:r>
          </w:p>
        </w:tc>
        <w:tc>
          <w:tcPr>
            <w:tcW w:w="986" w:type="dxa"/>
            <w:tcBorders>
              <w:top w:val="single" w:sz="4" w:space="0" w:color="000000"/>
              <w:left w:val="single" w:sz="4" w:space="0" w:color="000000"/>
              <w:bottom w:val="single" w:sz="4" w:space="0" w:color="000000"/>
              <w:right w:val="single" w:sz="4" w:space="0" w:color="000000"/>
            </w:tcBorders>
            <w:hideMark/>
          </w:tcPr>
          <w:p w14:paraId="15DEC36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73</w:t>
            </w:r>
          </w:p>
        </w:tc>
      </w:tr>
      <w:tr w:rsidR="0046512F" w:rsidRPr="002A2D14" w14:paraId="614787C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C9778E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A051C6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3.9.</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11EFB3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Trends and Developments</w:t>
            </w:r>
          </w:p>
        </w:tc>
        <w:tc>
          <w:tcPr>
            <w:tcW w:w="986" w:type="dxa"/>
            <w:tcBorders>
              <w:top w:val="single" w:sz="4" w:space="0" w:color="000000"/>
              <w:left w:val="single" w:sz="4" w:space="0" w:color="000000"/>
              <w:bottom w:val="single" w:sz="4" w:space="0" w:color="000000"/>
              <w:right w:val="single" w:sz="4" w:space="0" w:color="000000"/>
            </w:tcBorders>
            <w:hideMark/>
          </w:tcPr>
          <w:p w14:paraId="7C97A95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76</w:t>
            </w:r>
          </w:p>
        </w:tc>
      </w:tr>
      <w:tr w:rsidR="0046512F" w:rsidRPr="002A2D14" w14:paraId="16F4CE1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031BB9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5EF6237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3.10.</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23BC3C8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Technology Evaluation</w:t>
            </w:r>
          </w:p>
        </w:tc>
        <w:tc>
          <w:tcPr>
            <w:tcW w:w="986" w:type="dxa"/>
            <w:tcBorders>
              <w:top w:val="single" w:sz="4" w:space="0" w:color="000000"/>
              <w:left w:val="single" w:sz="4" w:space="0" w:color="000000"/>
              <w:bottom w:val="single" w:sz="4" w:space="0" w:color="000000"/>
              <w:right w:val="single" w:sz="4" w:space="0" w:color="000000"/>
            </w:tcBorders>
            <w:hideMark/>
          </w:tcPr>
          <w:p w14:paraId="076A6016"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78</w:t>
            </w:r>
          </w:p>
        </w:tc>
      </w:tr>
      <w:tr w:rsidR="0046512F" w:rsidRPr="002A2D14" w14:paraId="310E54CE"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892EE4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7CBA37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A4AA9E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Pricing Analysis</w:t>
            </w:r>
          </w:p>
        </w:tc>
        <w:tc>
          <w:tcPr>
            <w:tcW w:w="986" w:type="dxa"/>
            <w:tcBorders>
              <w:top w:val="single" w:sz="4" w:space="0" w:color="000000"/>
              <w:left w:val="single" w:sz="4" w:space="0" w:color="000000"/>
              <w:bottom w:val="single" w:sz="4" w:space="0" w:color="000000"/>
              <w:right w:val="single" w:sz="4" w:space="0" w:color="000000"/>
            </w:tcBorders>
            <w:hideMark/>
          </w:tcPr>
          <w:p w14:paraId="4D64DA0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79</w:t>
            </w:r>
          </w:p>
        </w:tc>
      </w:tr>
      <w:tr w:rsidR="0046512F" w:rsidRPr="002A2D14" w14:paraId="27E931A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DD8372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AC7D417"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3.12.</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F204DC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Value Chain Analysis</w:t>
            </w:r>
          </w:p>
        </w:tc>
        <w:tc>
          <w:tcPr>
            <w:tcW w:w="986" w:type="dxa"/>
            <w:tcBorders>
              <w:top w:val="single" w:sz="4" w:space="0" w:color="000000"/>
              <w:left w:val="single" w:sz="4" w:space="0" w:color="000000"/>
              <w:bottom w:val="single" w:sz="4" w:space="0" w:color="000000"/>
              <w:right w:val="single" w:sz="4" w:space="0" w:color="000000"/>
            </w:tcBorders>
            <w:hideMark/>
          </w:tcPr>
          <w:p w14:paraId="355563F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81</w:t>
            </w:r>
          </w:p>
        </w:tc>
      </w:tr>
      <w:tr w:rsidR="0046512F" w:rsidRPr="002A2D14" w14:paraId="196091F9"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821D61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51EF9B7"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3.13.</w:t>
            </w:r>
          </w:p>
        </w:tc>
        <w:tc>
          <w:tcPr>
            <w:tcW w:w="6918" w:type="dxa"/>
            <w:gridSpan w:val="3"/>
            <w:tcBorders>
              <w:top w:val="single" w:sz="4" w:space="0" w:color="000000"/>
              <w:left w:val="single" w:sz="4" w:space="0" w:color="000000"/>
              <w:bottom w:val="single" w:sz="4" w:space="0" w:color="000000"/>
              <w:right w:val="single" w:sz="4" w:space="0" w:color="000000"/>
            </w:tcBorders>
            <w:vAlign w:val="center"/>
          </w:tcPr>
          <w:p w14:paraId="105E8E4A"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Cost of Production</w:t>
            </w:r>
          </w:p>
        </w:tc>
        <w:tc>
          <w:tcPr>
            <w:tcW w:w="986" w:type="dxa"/>
            <w:tcBorders>
              <w:top w:val="single" w:sz="4" w:space="0" w:color="000000"/>
              <w:left w:val="single" w:sz="4" w:space="0" w:color="000000"/>
              <w:bottom w:val="single" w:sz="4" w:space="0" w:color="000000"/>
              <w:right w:val="single" w:sz="4" w:space="0" w:color="000000"/>
            </w:tcBorders>
          </w:tcPr>
          <w:p w14:paraId="16857830"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83</w:t>
            </w:r>
          </w:p>
        </w:tc>
      </w:tr>
      <w:tr w:rsidR="0046512F" w:rsidRPr="002A2D14" w14:paraId="00B6E25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8CCAA5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EAF9DE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4</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4248852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Customer Analysis</w:t>
            </w:r>
          </w:p>
        </w:tc>
        <w:tc>
          <w:tcPr>
            <w:tcW w:w="986" w:type="dxa"/>
            <w:tcBorders>
              <w:top w:val="single" w:sz="4" w:space="0" w:color="000000"/>
              <w:left w:val="single" w:sz="4" w:space="0" w:color="000000"/>
              <w:bottom w:val="single" w:sz="4" w:space="0" w:color="000000"/>
              <w:right w:val="single" w:sz="4" w:space="0" w:color="000000"/>
            </w:tcBorders>
            <w:hideMark/>
          </w:tcPr>
          <w:p w14:paraId="7328D66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84</w:t>
            </w:r>
          </w:p>
        </w:tc>
      </w:tr>
      <w:tr w:rsidR="0046512F" w:rsidRPr="002A2D14" w14:paraId="767C90C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316469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89E51DE"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5</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CB7762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Global Foreign Trade Analysis</w:t>
            </w:r>
          </w:p>
        </w:tc>
        <w:tc>
          <w:tcPr>
            <w:tcW w:w="986" w:type="dxa"/>
            <w:tcBorders>
              <w:top w:val="single" w:sz="4" w:space="0" w:color="000000"/>
              <w:left w:val="single" w:sz="4" w:space="0" w:color="000000"/>
              <w:bottom w:val="single" w:sz="4" w:space="0" w:color="000000"/>
              <w:right w:val="single" w:sz="4" w:space="0" w:color="000000"/>
            </w:tcBorders>
            <w:hideMark/>
          </w:tcPr>
          <w:p w14:paraId="653D29E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86</w:t>
            </w:r>
          </w:p>
        </w:tc>
      </w:tr>
      <w:tr w:rsidR="0046512F" w:rsidRPr="002A2D14" w14:paraId="1E11E547"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3CBF02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1C9B0C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6</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190D37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Suggested Capacities</w:t>
            </w:r>
          </w:p>
        </w:tc>
        <w:tc>
          <w:tcPr>
            <w:tcW w:w="986" w:type="dxa"/>
            <w:tcBorders>
              <w:top w:val="single" w:sz="4" w:space="0" w:color="000000"/>
              <w:left w:val="single" w:sz="4" w:space="0" w:color="000000"/>
              <w:bottom w:val="single" w:sz="4" w:space="0" w:color="000000"/>
              <w:right w:val="single" w:sz="4" w:space="0" w:color="000000"/>
            </w:tcBorders>
            <w:hideMark/>
          </w:tcPr>
          <w:p w14:paraId="7C0D1CA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88</w:t>
            </w:r>
          </w:p>
        </w:tc>
      </w:tr>
      <w:tr w:rsidR="0046512F" w:rsidRPr="002A2D14" w14:paraId="7129A95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2F9592C3"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182BFEA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Project Description</w:t>
            </w:r>
          </w:p>
        </w:tc>
        <w:tc>
          <w:tcPr>
            <w:tcW w:w="986" w:type="dxa"/>
            <w:tcBorders>
              <w:top w:val="single" w:sz="4" w:space="0" w:color="000000"/>
              <w:left w:val="single" w:sz="4" w:space="0" w:color="000000"/>
              <w:bottom w:val="single" w:sz="4" w:space="0" w:color="000000"/>
              <w:right w:val="single" w:sz="4" w:space="0" w:color="000000"/>
            </w:tcBorders>
            <w:hideMark/>
          </w:tcPr>
          <w:p w14:paraId="6AD464B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11</w:t>
            </w:r>
            <w:r>
              <w:rPr>
                <w:b/>
                <w:color w:val="000000" w:themeColor="text1"/>
                <w:sz w:val="20"/>
                <w:szCs w:val="20"/>
                <w:lang w:val="en-IN"/>
              </w:rPr>
              <w:t>3</w:t>
            </w:r>
          </w:p>
        </w:tc>
      </w:tr>
      <w:tr w:rsidR="0046512F" w:rsidRPr="002A2D14" w14:paraId="172C6B7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5219B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76B05FD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4.1.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75A5C7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Setup related details</w:t>
            </w:r>
          </w:p>
        </w:tc>
        <w:tc>
          <w:tcPr>
            <w:tcW w:w="986" w:type="dxa"/>
            <w:tcBorders>
              <w:top w:val="single" w:sz="4" w:space="0" w:color="000000"/>
              <w:left w:val="single" w:sz="4" w:space="0" w:color="000000"/>
              <w:bottom w:val="single" w:sz="4" w:space="0" w:color="000000"/>
              <w:right w:val="single" w:sz="4" w:space="0" w:color="000000"/>
            </w:tcBorders>
          </w:tcPr>
          <w:p w14:paraId="109AA15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A96A1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E23541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C5D3E4F"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302C3B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4.1.1.</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2BF8950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Target End-Use Application</w:t>
            </w:r>
          </w:p>
        </w:tc>
        <w:tc>
          <w:tcPr>
            <w:tcW w:w="986" w:type="dxa"/>
            <w:tcBorders>
              <w:top w:val="single" w:sz="4" w:space="0" w:color="000000"/>
              <w:left w:val="single" w:sz="4" w:space="0" w:color="000000"/>
              <w:bottom w:val="single" w:sz="4" w:space="0" w:color="000000"/>
              <w:right w:val="single" w:sz="4" w:space="0" w:color="000000"/>
            </w:tcBorders>
          </w:tcPr>
          <w:p w14:paraId="7A7961C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3E736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757907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54D9067"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4BA986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4.1.2.</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18F2B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Plant Process Description</w:t>
            </w:r>
          </w:p>
        </w:tc>
        <w:tc>
          <w:tcPr>
            <w:tcW w:w="986" w:type="dxa"/>
            <w:tcBorders>
              <w:top w:val="single" w:sz="4" w:space="0" w:color="000000"/>
              <w:left w:val="single" w:sz="4" w:space="0" w:color="000000"/>
              <w:bottom w:val="single" w:sz="4" w:space="0" w:color="000000"/>
              <w:right w:val="single" w:sz="4" w:space="0" w:color="000000"/>
            </w:tcBorders>
          </w:tcPr>
          <w:p w14:paraId="2C848B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D230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81E4BD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D50ECF3"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49ED8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4.1.3.</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0CDDF53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Process Flow Diagram &amp; Technology Licensor</w:t>
            </w:r>
          </w:p>
        </w:tc>
        <w:tc>
          <w:tcPr>
            <w:tcW w:w="986" w:type="dxa"/>
            <w:tcBorders>
              <w:top w:val="single" w:sz="4" w:space="0" w:color="000000"/>
              <w:left w:val="single" w:sz="4" w:space="0" w:color="000000"/>
              <w:bottom w:val="single" w:sz="4" w:space="0" w:color="000000"/>
              <w:right w:val="single" w:sz="4" w:space="0" w:color="000000"/>
            </w:tcBorders>
          </w:tcPr>
          <w:p w14:paraId="3A16269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E67770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0972A2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238A1BD"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1A190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4.1.4.</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5E2D70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Major Equipment List</w:t>
            </w:r>
          </w:p>
        </w:tc>
        <w:tc>
          <w:tcPr>
            <w:tcW w:w="986" w:type="dxa"/>
            <w:tcBorders>
              <w:top w:val="single" w:sz="4" w:space="0" w:color="000000"/>
              <w:left w:val="single" w:sz="4" w:space="0" w:color="000000"/>
              <w:bottom w:val="single" w:sz="4" w:space="0" w:color="000000"/>
              <w:right w:val="single" w:sz="4" w:space="0" w:color="000000"/>
            </w:tcBorders>
          </w:tcPr>
          <w:p w14:paraId="1041911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DA131D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24EC57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2FAA30D"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244DF96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4.1.5.</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5E648E9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Technology Licensor</w:t>
            </w:r>
          </w:p>
        </w:tc>
        <w:tc>
          <w:tcPr>
            <w:tcW w:w="986" w:type="dxa"/>
            <w:tcBorders>
              <w:top w:val="single" w:sz="4" w:space="0" w:color="000000"/>
              <w:left w:val="single" w:sz="4" w:space="0" w:color="000000"/>
              <w:bottom w:val="single" w:sz="4" w:space="0" w:color="000000"/>
              <w:right w:val="single" w:sz="4" w:space="0" w:color="000000"/>
            </w:tcBorders>
          </w:tcPr>
          <w:p w14:paraId="52BE6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5FC8B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C01BD1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9BF761E"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51232C2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4.1.6.</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D62749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Utilities Overview</w:t>
            </w:r>
          </w:p>
        </w:tc>
        <w:tc>
          <w:tcPr>
            <w:tcW w:w="986" w:type="dxa"/>
            <w:tcBorders>
              <w:top w:val="single" w:sz="4" w:space="0" w:color="000000"/>
              <w:left w:val="single" w:sz="4" w:space="0" w:color="000000"/>
              <w:bottom w:val="single" w:sz="4" w:space="0" w:color="000000"/>
              <w:right w:val="single" w:sz="4" w:space="0" w:color="000000"/>
            </w:tcBorders>
          </w:tcPr>
          <w:p w14:paraId="551EBDA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1A287CC"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0A36AF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84B942C"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6801AE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4.1.7.</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2B95BFC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Waste generation, </w:t>
            </w:r>
            <w:proofErr w:type="gramStart"/>
            <w:r w:rsidRPr="002A2D14">
              <w:rPr>
                <w:bCs/>
                <w:color w:val="000000" w:themeColor="text1"/>
                <w:sz w:val="20"/>
                <w:szCs w:val="20"/>
                <w:lang w:val="en-IN"/>
              </w:rPr>
              <w:t>management</w:t>
            </w:r>
            <w:proofErr w:type="gramEnd"/>
            <w:r w:rsidRPr="002A2D14">
              <w:rPr>
                <w:bCs/>
                <w:color w:val="000000" w:themeColor="text1"/>
                <w:sz w:val="20"/>
                <w:szCs w:val="20"/>
                <w:lang w:val="en-IN"/>
              </w:rPr>
              <w:t xml:space="preserve"> and disposal</w:t>
            </w:r>
          </w:p>
        </w:tc>
        <w:tc>
          <w:tcPr>
            <w:tcW w:w="986" w:type="dxa"/>
            <w:tcBorders>
              <w:top w:val="single" w:sz="4" w:space="0" w:color="000000"/>
              <w:left w:val="single" w:sz="4" w:space="0" w:color="000000"/>
              <w:bottom w:val="single" w:sz="4" w:space="0" w:color="000000"/>
              <w:right w:val="single" w:sz="4" w:space="0" w:color="000000"/>
            </w:tcBorders>
          </w:tcPr>
          <w:p w14:paraId="2AEA17D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EA668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340896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DE33A35"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13CF9A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4.1.8.</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B41F9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Raw material required</w:t>
            </w:r>
          </w:p>
        </w:tc>
        <w:tc>
          <w:tcPr>
            <w:tcW w:w="986" w:type="dxa"/>
            <w:tcBorders>
              <w:top w:val="single" w:sz="4" w:space="0" w:color="000000"/>
              <w:left w:val="single" w:sz="4" w:space="0" w:color="000000"/>
              <w:bottom w:val="single" w:sz="4" w:space="0" w:color="000000"/>
              <w:right w:val="single" w:sz="4" w:space="0" w:color="000000"/>
            </w:tcBorders>
          </w:tcPr>
          <w:p w14:paraId="3CFEED8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12C09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2D6B00E9"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5.</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7D0EBE4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Economic Evaluation</w:t>
            </w:r>
          </w:p>
        </w:tc>
        <w:tc>
          <w:tcPr>
            <w:tcW w:w="986" w:type="dxa"/>
            <w:tcBorders>
              <w:top w:val="single" w:sz="4" w:space="0" w:color="000000"/>
              <w:left w:val="single" w:sz="4" w:space="0" w:color="000000"/>
              <w:bottom w:val="single" w:sz="4" w:space="0" w:color="000000"/>
              <w:right w:val="single" w:sz="4" w:space="0" w:color="000000"/>
            </w:tcBorders>
            <w:hideMark/>
          </w:tcPr>
          <w:p w14:paraId="39A6057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01</w:t>
            </w:r>
          </w:p>
        </w:tc>
      </w:tr>
      <w:tr w:rsidR="0046512F" w:rsidRPr="002A2D14" w14:paraId="653B8E5E"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0170D11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w:t>
            </w:r>
            <w:r w:rsidRPr="002A2D14">
              <w:rPr>
                <w:b/>
                <w:color w:val="000000" w:themeColor="text1"/>
                <w:sz w:val="20"/>
                <w:szCs w:val="20"/>
                <w:lang w:val="en-IN"/>
              </w:rPr>
              <w:t>.</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6011323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Research Methodology</w:t>
            </w:r>
          </w:p>
        </w:tc>
        <w:tc>
          <w:tcPr>
            <w:tcW w:w="986" w:type="dxa"/>
            <w:tcBorders>
              <w:top w:val="single" w:sz="4" w:space="0" w:color="000000"/>
              <w:left w:val="single" w:sz="4" w:space="0" w:color="000000"/>
              <w:bottom w:val="single" w:sz="4" w:space="0" w:color="000000"/>
              <w:right w:val="single" w:sz="4" w:space="0" w:color="000000"/>
            </w:tcBorders>
            <w:hideMark/>
          </w:tcPr>
          <w:p w14:paraId="0EBF8A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04</w:t>
            </w:r>
          </w:p>
        </w:tc>
      </w:tr>
    </w:tbl>
    <w:p w14:paraId="458CE4E4" w14:textId="4935E0C2" w:rsidR="00C75366" w:rsidRDefault="00C75366" w:rsidP="00110D4F">
      <w:pPr>
        <w:pStyle w:val="BodyText"/>
        <w:spacing w:line="360" w:lineRule="auto"/>
        <w:rPr>
          <w:rFonts w:ascii="Verdana" w:hAnsi="Verdana"/>
          <w:b/>
          <w:color w:val="000000" w:themeColor="text1"/>
          <w:sz w:val="20"/>
          <w:szCs w:val="20"/>
          <w:lang w:val="en-IN"/>
        </w:rPr>
      </w:pPr>
    </w:p>
    <w:p w14:paraId="32FC5BD4" w14:textId="165B9654" w:rsidR="00C75366" w:rsidRDefault="00C75366" w:rsidP="00110D4F">
      <w:pPr>
        <w:pStyle w:val="BodyText"/>
        <w:spacing w:line="360" w:lineRule="auto"/>
        <w:rPr>
          <w:rFonts w:ascii="Verdana" w:hAnsi="Verdana"/>
          <w:b/>
          <w:color w:val="000000" w:themeColor="text1"/>
          <w:sz w:val="20"/>
          <w:szCs w:val="20"/>
          <w:lang w:val="en-IN"/>
        </w:rPr>
      </w:pPr>
    </w:p>
    <w:p w14:paraId="52A2E4D7" w14:textId="4E31DB27" w:rsidR="00C75366" w:rsidRDefault="00C75366" w:rsidP="00110D4F">
      <w:pPr>
        <w:pStyle w:val="BodyText"/>
        <w:spacing w:line="360" w:lineRule="auto"/>
        <w:rPr>
          <w:rFonts w:ascii="Verdana" w:hAnsi="Verdana"/>
          <w:b/>
          <w:color w:val="000000" w:themeColor="text1"/>
          <w:sz w:val="20"/>
          <w:szCs w:val="20"/>
          <w:lang w:val="en-IN"/>
        </w:rPr>
      </w:pPr>
    </w:p>
    <w:p w14:paraId="69B15935" w14:textId="53B831A0" w:rsidR="00C75366" w:rsidRDefault="00C75366" w:rsidP="00110D4F">
      <w:pPr>
        <w:pStyle w:val="BodyText"/>
        <w:spacing w:line="360" w:lineRule="auto"/>
        <w:rPr>
          <w:rFonts w:ascii="Verdana" w:hAnsi="Verdana"/>
          <w:b/>
          <w:color w:val="000000" w:themeColor="text1"/>
          <w:sz w:val="20"/>
          <w:szCs w:val="20"/>
          <w:lang w:val="en-IN"/>
        </w:rPr>
      </w:pPr>
    </w:p>
    <w:p w14:paraId="5C54AC20" w14:textId="375C4222" w:rsidR="00C75366" w:rsidRDefault="00C75366" w:rsidP="00110D4F">
      <w:pPr>
        <w:pStyle w:val="BodyText"/>
        <w:spacing w:line="360" w:lineRule="auto"/>
        <w:rPr>
          <w:rFonts w:ascii="Verdana" w:hAnsi="Verdana"/>
          <w:b/>
          <w:color w:val="000000" w:themeColor="text1"/>
          <w:sz w:val="20"/>
          <w:szCs w:val="20"/>
          <w:lang w:val="en-IN"/>
        </w:rPr>
      </w:pPr>
    </w:p>
    <w:p w14:paraId="6961EB84" w14:textId="6C9506A2" w:rsidR="00C75366" w:rsidRDefault="00C75366" w:rsidP="00110D4F">
      <w:pPr>
        <w:pStyle w:val="BodyText"/>
        <w:spacing w:line="360" w:lineRule="auto"/>
        <w:rPr>
          <w:rFonts w:ascii="Verdana" w:hAnsi="Verdana"/>
          <w:b/>
          <w:color w:val="000000" w:themeColor="text1"/>
          <w:sz w:val="20"/>
          <w:szCs w:val="20"/>
          <w:lang w:val="en-IN"/>
        </w:rPr>
      </w:pPr>
    </w:p>
    <w:p w14:paraId="2C2C7355" w14:textId="40514EBC" w:rsidR="00C75366" w:rsidRDefault="00C75366" w:rsidP="00110D4F">
      <w:pPr>
        <w:pStyle w:val="BodyText"/>
        <w:spacing w:line="360" w:lineRule="auto"/>
        <w:rPr>
          <w:rFonts w:ascii="Verdana" w:hAnsi="Verdana"/>
          <w:b/>
          <w:color w:val="000000" w:themeColor="text1"/>
          <w:sz w:val="20"/>
          <w:szCs w:val="20"/>
          <w:lang w:val="en-IN"/>
        </w:rPr>
      </w:pPr>
    </w:p>
    <w:p w14:paraId="0A464762" w14:textId="452D4036" w:rsidR="00C75366" w:rsidRDefault="00C75366" w:rsidP="00110D4F">
      <w:pPr>
        <w:pStyle w:val="BodyText"/>
        <w:spacing w:line="360" w:lineRule="auto"/>
        <w:rPr>
          <w:rFonts w:ascii="Verdana" w:hAnsi="Verdana"/>
          <w:b/>
          <w:color w:val="000000" w:themeColor="text1"/>
          <w:sz w:val="20"/>
          <w:szCs w:val="20"/>
          <w:lang w:val="en-IN"/>
        </w:rPr>
      </w:pPr>
    </w:p>
    <w:p w14:paraId="740527A3" w14:textId="04CE981F" w:rsidR="00C75366" w:rsidRDefault="00C75366" w:rsidP="00110D4F">
      <w:pPr>
        <w:pStyle w:val="BodyText"/>
        <w:spacing w:line="360" w:lineRule="auto"/>
        <w:rPr>
          <w:rFonts w:ascii="Verdana" w:hAnsi="Verdana"/>
          <w:b/>
          <w:color w:val="000000" w:themeColor="text1"/>
          <w:sz w:val="20"/>
          <w:szCs w:val="20"/>
          <w:lang w:val="en-IN"/>
        </w:rPr>
      </w:pPr>
    </w:p>
    <w:p w14:paraId="04AE9324" w14:textId="384F7032" w:rsidR="00C75366" w:rsidRDefault="00C75366" w:rsidP="00110D4F">
      <w:pPr>
        <w:pStyle w:val="BodyText"/>
        <w:spacing w:line="360" w:lineRule="auto"/>
        <w:rPr>
          <w:rFonts w:ascii="Verdana" w:hAnsi="Verdana"/>
          <w:b/>
          <w:color w:val="000000" w:themeColor="text1"/>
          <w:sz w:val="20"/>
          <w:szCs w:val="20"/>
          <w:lang w:val="en-IN"/>
        </w:rPr>
      </w:pPr>
    </w:p>
    <w:p w14:paraId="5A8FF6C5" w14:textId="5FFABDC7" w:rsidR="00C75366" w:rsidRDefault="00C75366" w:rsidP="00110D4F">
      <w:pPr>
        <w:pStyle w:val="BodyText"/>
        <w:spacing w:line="360" w:lineRule="auto"/>
        <w:rPr>
          <w:rFonts w:ascii="Verdana" w:hAnsi="Verdana"/>
          <w:b/>
          <w:color w:val="000000" w:themeColor="text1"/>
          <w:sz w:val="20"/>
          <w:szCs w:val="20"/>
          <w:lang w:val="en-IN"/>
        </w:rPr>
      </w:pPr>
    </w:p>
    <w:p w14:paraId="314F6FCF" w14:textId="4F811CFC" w:rsidR="00C75366" w:rsidRDefault="00C75366" w:rsidP="00110D4F">
      <w:pPr>
        <w:pStyle w:val="BodyText"/>
        <w:spacing w:line="360" w:lineRule="auto"/>
        <w:rPr>
          <w:rFonts w:ascii="Verdana" w:hAnsi="Verdana"/>
          <w:b/>
          <w:color w:val="000000" w:themeColor="text1"/>
          <w:sz w:val="20"/>
          <w:szCs w:val="20"/>
          <w:lang w:val="en-IN"/>
        </w:rPr>
      </w:pPr>
    </w:p>
    <w:p w14:paraId="2741BFA6" w14:textId="2061FD74" w:rsidR="00C75366" w:rsidRDefault="00C75366" w:rsidP="00110D4F">
      <w:pPr>
        <w:pStyle w:val="BodyText"/>
        <w:spacing w:line="360" w:lineRule="auto"/>
        <w:rPr>
          <w:rFonts w:ascii="Verdana" w:hAnsi="Verdana"/>
          <w:b/>
          <w:color w:val="000000" w:themeColor="text1"/>
          <w:sz w:val="20"/>
          <w:szCs w:val="20"/>
          <w:lang w:val="en-IN"/>
        </w:rPr>
      </w:pPr>
    </w:p>
    <w:p w14:paraId="6A44FCD1" w14:textId="73A3C82C" w:rsidR="00C75366" w:rsidRDefault="00C75366" w:rsidP="00110D4F">
      <w:pPr>
        <w:pStyle w:val="BodyText"/>
        <w:spacing w:line="360" w:lineRule="auto"/>
        <w:rPr>
          <w:rFonts w:ascii="Verdana" w:hAnsi="Verdana"/>
          <w:b/>
          <w:color w:val="000000" w:themeColor="text1"/>
          <w:sz w:val="20"/>
          <w:szCs w:val="20"/>
          <w:lang w:val="en-IN"/>
        </w:rPr>
      </w:pPr>
    </w:p>
    <w:p w14:paraId="6D432F8D" w14:textId="45841FE5" w:rsidR="00C75366" w:rsidRDefault="00C75366" w:rsidP="00110D4F">
      <w:pPr>
        <w:pStyle w:val="BodyText"/>
        <w:spacing w:line="360" w:lineRule="auto"/>
        <w:rPr>
          <w:rFonts w:ascii="Verdana" w:hAnsi="Verdana"/>
          <w:b/>
          <w:color w:val="000000" w:themeColor="text1"/>
          <w:sz w:val="20"/>
          <w:szCs w:val="20"/>
          <w:lang w:val="en-IN"/>
        </w:rPr>
      </w:pPr>
    </w:p>
    <w:p w14:paraId="14D4DD5E" w14:textId="77777777" w:rsidR="0046512F" w:rsidRDefault="0046512F" w:rsidP="0046512F">
      <w:pPr>
        <w:pStyle w:val="BodyText"/>
        <w:spacing w:line="360" w:lineRule="auto"/>
        <w:rPr>
          <w:rFonts w:ascii="Verdana" w:hAnsi="Verdana"/>
          <w:b/>
          <w:color w:val="000000" w:themeColor="text1"/>
          <w:sz w:val="20"/>
          <w:szCs w:val="20"/>
          <w:lang w:val="en-IN"/>
        </w:rPr>
      </w:pPr>
    </w:p>
    <w:p w14:paraId="55A6B746" w14:textId="77777777" w:rsidR="0046512F" w:rsidRDefault="0046512F" w:rsidP="009B3664">
      <w:pPr>
        <w:pStyle w:val="BodyText"/>
        <w:spacing w:line="360" w:lineRule="auto"/>
        <w:jc w:val="center"/>
        <w:rPr>
          <w:rFonts w:ascii="Verdana" w:hAnsi="Verdana"/>
          <w:b/>
          <w:color w:val="000000" w:themeColor="text1"/>
          <w:sz w:val="20"/>
          <w:szCs w:val="20"/>
          <w:lang w:val="en-IN"/>
        </w:rPr>
      </w:pPr>
    </w:p>
    <w:p w14:paraId="523D2BE4" w14:textId="453D244F" w:rsidR="00110D4F" w:rsidRDefault="00110D4F" w:rsidP="009B3664">
      <w:pPr>
        <w:pStyle w:val="BodyText"/>
        <w:spacing w:line="360" w:lineRule="auto"/>
        <w:jc w:val="center"/>
        <w:rPr>
          <w:rFonts w:ascii="Verdana" w:hAnsi="Verdana"/>
          <w:b/>
          <w:color w:val="000000" w:themeColor="text1"/>
          <w:sz w:val="20"/>
          <w:szCs w:val="20"/>
          <w:lang w:val="en-IN"/>
        </w:rPr>
      </w:pPr>
      <w:r>
        <w:rPr>
          <w:rFonts w:ascii="Verdana" w:hAnsi="Verdana"/>
          <w:b/>
          <w:color w:val="000000" w:themeColor="text1"/>
          <w:sz w:val="20"/>
          <w:szCs w:val="20"/>
          <w:lang w:val="en-IN"/>
        </w:rPr>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43AC3F8F"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t xml:space="preserve">               </w:t>
      </w:r>
      <w:r w:rsidR="00C75366">
        <w:rPr>
          <w:rFonts w:ascii="Verdana" w:hAnsi="Verdana"/>
          <w:b/>
          <w:color w:val="000000" w:themeColor="text1"/>
          <w:sz w:val="20"/>
          <w:szCs w:val="20"/>
          <w:lang w:val="en-IN"/>
        </w:rPr>
        <w:tab/>
      </w:r>
      <w:r w:rsidR="00C75366">
        <w:rPr>
          <w:rFonts w:ascii="Verdana" w:hAnsi="Verdana"/>
          <w:b/>
          <w:color w:val="000000" w:themeColor="text1"/>
          <w:sz w:val="20"/>
          <w:szCs w:val="20"/>
          <w:lang w:val="en-IN"/>
        </w:rPr>
        <w:tab/>
      </w:r>
      <w:r>
        <w:rPr>
          <w:rFonts w:ascii="Verdana" w:hAnsi="Verdana"/>
          <w:b/>
          <w:color w:val="000000" w:themeColor="text1"/>
          <w:sz w:val="20"/>
          <w:szCs w:val="20"/>
          <w:lang w:val="en-IN"/>
        </w:rPr>
        <w:t xml:space="preserve">       </w:t>
      </w:r>
      <w:r w:rsidR="00C75366">
        <w:rPr>
          <w:rFonts w:ascii="Verdana" w:hAnsi="Verdana"/>
          <w:b/>
          <w:noProof/>
          <w:color w:val="000000" w:themeColor="text1"/>
          <w:sz w:val="20"/>
          <w:szCs w:val="20"/>
          <w:lang w:val="en-IN"/>
        </w:rPr>
        <w:drawing>
          <wp:inline distT="0" distB="0" distL="0" distR="0" wp14:anchorId="0C7A4AD0" wp14:editId="4A94C59C">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F14E20">
      <w:pPr>
        <w:pStyle w:val="BodyText"/>
        <w:numPr>
          <w:ilvl w:val="1"/>
          <w:numId w:val="20"/>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proofErr w:type="spellStart"/>
      <w:r w:rsidRPr="00DE31A8">
        <w:rPr>
          <w:rFonts w:ascii="Arial" w:eastAsia="Verdana" w:hAnsi="Arial" w:cs="Arial"/>
          <w:b/>
          <w:bCs/>
          <w:color w:val="000000" w:themeColor="text1"/>
          <w:kern w:val="24"/>
          <w:sz w:val="24"/>
          <w:szCs w:val="24"/>
        </w:rPr>
        <w:t>Hital</w:t>
      </w:r>
      <w:proofErr w:type="spellEnd"/>
      <w:r w:rsidRPr="00DE31A8">
        <w:rPr>
          <w:rFonts w:ascii="Arial" w:eastAsia="Verdana" w:hAnsi="Arial" w:cs="Arial"/>
          <w:b/>
          <w:bCs/>
          <w:color w:val="000000" w:themeColor="text1"/>
          <w:kern w:val="24"/>
          <w:sz w:val="24"/>
          <w:szCs w:val="24"/>
        </w:rPr>
        <w:t xml:space="preserve"> R. </w:t>
      </w:r>
      <w:proofErr w:type="spellStart"/>
      <w:r w:rsidRPr="00DE31A8">
        <w:rPr>
          <w:rFonts w:ascii="Arial" w:eastAsia="Verdana" w:hAnsi="Arial" w:cs="Arial"/>
          <w:b/>
          <w:bCs/>
          <w:color w:val="000000" w:themeColor="text1"/>
          <w:kern w:val="24"/>
          <w:sz w:val="24"/>
          <w:szCs w:val="24"/>
        </w:rPr>
        <w:t>Meswani</w:t>
      </w:r>
      <w:proofErr w:type="spellEnd"/>
      <w:r w:rsidRPr="00DE31A8">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Mr. </w:t>
      </w:r>
      <w:proofErr w:type="spellStart"/>
      <w:r w:rsidRPr="00DE31A8">
        <w:rPr>
          <w:rFonts w:ascii="Arial" w:eastAsia="Verdana" w:hAnsi="Arial" w:cs="Arial"/>
          <w:color w:val="000000" w:themeColor="text1"/>
          <w:kern w:val="24"/>
          <w:sz w:val="24"/>
          <w:szCs w:val="24"/>
        </w:rPr>
        <w:t>Hital</w:t>
      </w:r>
      <w:proofErr w:type="spellEnd"/>
      <w:r w:rsidRPr="00DE31A8">
        <w:rPr>
          <w:rFonts w:ascii="Arial" w:eastAsia="Verdana" w:hAnsi="Arial" w:cs="Arial"/>
          <w:color w:val="000000" w:themeColor="text1"/>
          <w:kern w:val="24"/>
          <w:sz w:val="24"/>
          <w:szCs w:val="24"/>
        </w:rPr>
        <w:t xml:space="preserve"> R.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Nikhil R. </w:t>
      </w:r>
      <w:proofErr w:type="spellStart"/>
      <w:r w:rsidRPr="00DE31A8">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is an Executive </w:t>
      </w:r>
      <w:r w:rsidRPr="00DE31A8">
        <w:rPr>
          <w:rFonts w:ascii="Arial" w:eastAsia="Verdana" w:hAnsi="Arial" w:cs="Arial"/>
          <w:color w:val="000000" w:themeColor="text1"/>
          <w:kern w:val="24"/>
          <w:sz w:val="24"/>
          <w:szCs w:val="24"/>
        </w:rPr>
        <w:t xml:space="preserve">Director on the Board of Reliance. A chemical engineer from the 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w:t>
      </w:r>
      <w:r w:rsidRPr="00DE31A8">
        <w:rPr>
          <w:rFonts w:ascii="Arial" w:eastAsia="Verdana" w:hAnsi="Arial" w:cs="Arial"/>
          <w:color w:val="000000" w:themeColor="text1"/>
          <w:kern w:val="24"/>
          <w:sz w:val="24"/>
          <w:szCs w:val="24"/>
        </w:rPr>
        <w:lastRenderedPageBreak/>
        <w:t>Board of Reliance. With experience spanning four decades, he is a driving force in the HSE, 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 xml:space="preserve">R.A. </w:t>
      </w:r>
      <w:proofErr w:type="spellStart"/>
      <w:r w:rsidRPr="00F42DBE">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w:t>
      </w:r>
      <w:proofErr w:type="spellStart"/>
      <w:r w:rsidRPr="00F42DBE">
        <w:rPr>
          <w:rFonts w:ascii="Arial" w:eastAsia="Verdana" w:hAnsi="Arial" w:cs="Arial"/>
          <w:color w:val="000000" w:themeColor="text1"/>
          <w:kern w:val="24"/>
          <w:sz w:val="24"/>
          <w:szCs w:val="24"/>
        </w:rPr>
        <w:t>Mashelkar</w:t>
      </w:r>
      <w:proofErr w:type="spellEnd"/>
      <w:r w:rsidRPr="00F42DBE">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Adil </w:t>
      </w:r>
      <w:proofErr w:type="spellStart"/>
      <w:r w:rsidRPr="00F42DBE">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Adil </w:t>
      </w:r>
      <w:proofErr w:type="spellStart"/>
      <w:r w:rsidRPr="00F42DBE">
        <w:rPr>
          <w:rFonts w:eastAsia="Verdana"/>
          <w:color w:val="000000" w:themeColor="text1"/>
          <w:kern w:val="24"/>
          <w:lang w:val="en-IN"/>
        </w:rPr>
        <w:t>Zainulbhai</w:t>
      </w:r>
      <w:proofErr w:type="spellEnd"/>
      <w:r w:rsidRPr="00F42DBE">
        <w:rPr>
          <w:rFonts w:eastAsia="Verdana"/>
          <w:color w:val="000000" w:themeColor="text1"/>
          <w:kern w:val="24"/>
          <w:lang w:val="en-IN"/>
        </w:rPr>
        <w:t xml:space="preserve">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proofErr w:type="spellStart"/>
      <w:r w:rsidRPr="00F42DBE">
        <w:rPr>
          <w:rFonts w:eastAsia="Verdana"/>
          <w:b/>
          <w:bCs/>
          <w:color w:val="000000" w:themeColor="text1"/>
          <w:kern w:val="24"/>
          <w:lang w:val="en-IN"/>
        </w:rPr>
        <w:t>Mansingh</w:t>
      </w:r>
      <w:proofErr w:type="spellEnd"/>
      <w:r w:rsidRPr="00F42DBE">
        <w:rPr>
          <w:rFonts w:eastAsia="Verdana"/>
          <w:b/>
          <w:bCs/>
          <w:color w:val="000000" w:themeColor="text1"/>
          <w:kern w:val="24"/>
          <w:lang w:val="en-IN"/>
        </w:rPr>
        <w:t xml:space="preserve"> L. Bhakta</w:t>
      </w:r>
      <w:r>
        <w:rPr>
          <w:rFonts w:eastAsia="Verdana"/>
          <w:b/>
          <w:bCs/>
          <w:color w:val="000000" w:themeColor="text1"/>
          <w:kern w:val="24"/>
          <w:lang w:val="en-IN"/>
        </w:rPr>
        <w:t xml:space="preserve">: </w:t>
      </w:r>
      <w:proofErr w:type="spellStart"/>
      <w:r w:rsidRPr="00F42DBE">
        <w:rPr>
          <w:rFonts w:eastAsia="Verdana"/>
          <w:color w:val="000000" w:themeColor="text1"/>
          <w:kern w:val="24"/>
          <w:lang w:val="en-IN"/>
        </w:rPr>
        <w:t>Mansingh</w:t>
      </w:r>
      <w:proofErr w:type="spellEnd"/>
      <w:r w:rsidRPr="00F42DBE">
        <w:rPr>
          <w:rFonts w:eastAsia="Verdana"/>
          <w:color w:val="000000" w:themeColor="text1"/>
          <w:kern w:val="24"/>
          <w:lang w:val="en-IN"/>
        </w:rPr>
        <w:t xml:space="preserve"> Bhakta is an </w:t>
      </w:r>
      <w:r w:rsidRPr="00F42DBE">
        <w:rPr>
          <w:rFonts w:eastAsia="Verdana"/>
          <w:color w:val="000000" w:themeColor="text1"/>
          <w:kern w:val="24"/>
          <w:lang w:val="en-IN"/>
        </w:rPr>
        <w:t>independent Director on the Board of Reliance. An 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Dharam </w:t>
      </w:r>
      <w:proofErr w:type="spellStart"/>
      <w:r w:rsidRPr="00F42DBE">
        <w:rPr>
          <w:rFonts w:eastAsia="Verdana"/>
          <w:b/>
          <w:bCs/>
          <w:color w:val="000000" w:themeColor="text1"/>
          <w:kern w:val="24"/>
          <w:lang w:val="en-IN"/>
        </w:rPr>
        <w:t>Vir</w:t>
      </w:r>
      <w:proofErr w:type="spellEnd"/>
      <w:r w:rsidRPr="00F42DBE">
        <w:rPr>
          <w:rFonts w:eastAsia="Verdana"/>
          <w:b/>
          <w:bCs/>
          <w:color w:val="000000" w:themeColor="text1"/>
          <w:kern w:val="24"/>
          <w:lang w:val="en-IN"/>
        </w:rPr>
        <w:t xml:space="preserve"> </w:t>
      </w:r>
      <w:proofErr w:type="spellStart"/>
      <w:r w:rsidRPr="00F42DBE">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w:t>
      </w:r>
      <w:proofErr w:type="spellStart"/>
      <w:r w:rsidRPr="00F42DBE">
        <w:rPr>
          <w:rFonts w:eastAsia="Verdana"/>
          <w:color w:val="000000" w:themeColor="text1"/>
          <w:kern w:val="24"/>
          <w:lang w:val="en-IN"/>
        </w:rPr>
        <w:t>Vir</w:t>
      </w:r>
      <w:proofErr w:type="spellEnd"/>
      <w:r w:rsidRPr="00F42DBE">
        <w:rPr>
          <w:rFonts w:eastAsia="Verdana"/>
          <w:color w:val="000000" w:themeColor="text1"/>
          <w:kern w:val="24"/>
          <w:lang w:val="en-IN"/>
        </w:rPr>
        <w:t xml:space="preserve"> </w:t>
      </w:r>
      <w:proofErr w:type="spellStart"/>
      <w:r w:rsidRPr="00F42DBE">
        <w:rPr>
          <w:rFonts w:eastAsia="Verdana"/>
          <w:color w:val="000000" w:themeColor="text1"/>
          <w:kern w:val="24"/>
          <w:lang w:val="en-IN"/>
        </w:rPr>
        <w:t>Kapur</w:t>
      </w:r>
      <w:proofErr w:type="spellEnd"/>
      <w:r w:rsidRPr="00F42DBE">
        <w:rPr>
          <w:rFonts w:eastAsia="Verdana"/>
          <w:color w:val="000000" w:themeColor="text1"/>
          <w:kern w:val="24"/>
          <w:lang w:val="en-IN"/>
        </w:rPr>
        <w:t xml:space="preserve">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 xml:space="preserve">Ashok </w:t>
      </w:r>
      <w:proofErr w:type="spellStart"/>
      <w:r w:rsidRPr="00F42DBE">
        <w:rPr>
          <w:rFonts w:eastAsia="Verdana"/>
          <w:b/>
          <w:bCs/>
          <w:color w:val="000000" w:themeColor="text1"/>
          <w:kern w:val="24"/>
          <w:lang w:val="en-IN"/>
        </w:rPr>
        <w:t>Misra</w:t>
      </w:r>
      <w:proofErr w:type="spellEnd"/>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 xml:space="preserve">Ashok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is an independent Director on the Board of Reliance. An IIT Director from 2000-2008,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186F4866" w:rsidR="001211F4" w:rsidRDefault="001211F4"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77777777" w:rsidR="00477C5A" w:rsidRDefault="00477C5A" w:rsidP="00477C5A">
      <w:pPr>
        <w:spacing w:line="360" w:lineRule="auto"/>
        <w:jc w:val="both"/>
        <w:rPr>
          <w:rFonts w:ascii="Verdana" w:hAnsi="Verdana" w:cs="Arial"/>
          <w:b/>
          <w:bCs/>
          <w:sz w:val="20"/>
          <w:szCs w:val="20"/>
        </w:rPr>
      </w:pPr>
      <w:bookmarkStart w:id="3" w:name="_Hlk82606483"/>
      <w:bookmarkEnd w:id="2"/>
      <w:r>
        <w:rPr>
          <w:rFonts w:ascii="Verdana" w:hAnsi="Verdana" w:cs="Arial"/>
          <w:b/>
          <w:bCs/>
          <w:sz w:val="20"/>
          <w:szCs w:val="20"/>
        </w:rPr>
        <w:lastRenderedPageBreak/>
        <w:t>1.3</w:t>
      </w:r>
      <w:r>
        <w:rPr>
          <w:rFonts w:ascii="Verdana" w:hAnsi="Verdana" w:cs="Arial"/>
          <w:b/>
          <w:bCs/>
          <w:sz w:val="20"/>
          <w:szCs w:val="20"/>
        </w:rPr>
        <w:tab/>
      </w:r>
      <w:r w:rsidRPr="00E270BC">
        <w:rPr>
          <w:rFonts w:ascii="Verdana" w:hAnsi="Verdana" w:cs="Arial"/>
          <w:b/>
          <w:bCs/>
          <w:sz w:val="20"/>
          <w:szCs w:val="20"/>
        </w:rPr>
        <w:t>Brief Project Summary</w:t>
      </w:r>
      <w:r>
        <w:rPr>
          <w:rFonts w:ascii="Verdana" w:hAnsi="Verdana" w:cs="Arial"/>
          <w:b/>
          <w:bCs/>
          <w:sz w:val="20"/>
          <w:szCs w:val="20"/>
        </w:rPr>
        <w:t>:</w:t>
      </w:r>
    </w:p>
    <w:p w14:paraId="33E4EEE1" w14:textId="77777777" w:rsidR="00B46B4C" w:rsidRDefault="00B46B4C" w:rsidP="00477C5A">
      <w:pPr>
        <w:spacing w:line="360" w:lineRule="auto"/>
        <w:ind w:firstLine="720"/>
        <w:jc w:val="both"/>
        <w:rPr>
          <w:rFonts w:ascii="Arial" w:hAnsi="Arial" w:cs="Arial"/>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proofErr w:type="spellStart"/>
      <w:r w:rsidRPr="00DB6B8E">
        <w:rPr>
          <w:rFonts w:ascii="Arial" w:hAnsi="Arial" w:cs="Arial"/>
          <w:sz w:val="24"/>
          <w:szCs w:val="24"/>
        </w:rPr>
        <w:t>Novolac</w:t>
      </w:r>
      <w:proofErr w:type="spellEnd"/>
      <w:r w:rsidRPr="00DB6B8E">
        <w:rPr>
          <w:rFonts w:ascii="Arial" w:hAnsi="Arial" w:cs="Arial"/>
          <w:sz w:val="24"/>
          <w:szCs w:val="24"/>
        </w:rPr>
        <w:t xml:space="preserve">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Default="00477C5A" w:rsidP="00477C5A">
      <w:pPr>
        <w:spacing w:line="360" w:lineRule="auto"/>
        <w:jc w:val="both"/>
      </w:pPr>
      <w:r>
        <w:rPr>
          <w:rFonts w:ascii="Verdana" w:hAnsi="Verdana" w:cs="Arial"/>
          <w:b/>
          <w:bCs/>
          <w:sz w:val="20"/>
          <w:szCs w:val="20"/>
        </w:rPr>
        <w:t>1.4</w:t>
      </w:r>
      <w:r>
        <w:rPr>
          <w:rFonts w:ascii="Verdana" w:hAnsi="Verdana" w:cs="Arial"/>
          <w:b/>
          <w:bCs/>
          <w:sz w:val="20"/>
          <w:szCs w:val="20"/>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7E5B5DA2" w:rsidR="00477C5A" w:rsidRPr="004102C9"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w:t>
      </w:r>
      <w:proofErr w:type="spellStart"/>
      <w:r w:rsidRPr="00AA2E1A">
        <w:rPr>
          <w:sz w:val="24"/>
          <w:szCs w:val="24"/>
        </w:rPr>
        <w:t>AatmaNirbhar</w:t>
      </w:r>
      <w:proofErr w:type="spellEnd"/>
      <w:r w:rsidRPr="00AA2E1A">
        <w:rPr>
          <w:sz w:val="24"/>
          <w:szCs w:val="24"/>
        </w:rPr>
        <w:t xml:space="preserve"> Bharat” and “Make in India” policies are </w:t>
      </w:r>
      <w:r w:rsidR="00A03ADD" w:rsidRPr="00A03ADD">
        <w:rPr>
          <w:sz w:val="24"/>
          <w:szCs w:val="24"/>
        </w:rPr>
        <w:t xml:space="preserve">further incentivizing </w:t>
      </w:r>
      <w:r w:rsidR="0008641D" w:rsidRPr="00A03ADD">
        <w:rPr>
          <w:sz w:val="24"/>
          <w:szCs w:val="24"/>
        </w:rPr>
        <w:t xml:space="preserve">domestic </w:t>
      </w:r>
      <w:r w:rsidR="0008641D" w:rsidRPr="00AA2E1A">
        <w:rPr>
          <w:sz w:val="24"/>
          <w:szCs w:val="24"/>
        </w:rPr>
        <w:t>manufacturer</w:t>
      </w:r>
      <w:r w:rsidRPr="00AA2E1A">
        <w:rPr>
          <w:sz w:val="24"/>
          <w:szCs w:val="24"/>
        </w:rPr>
        <w:t xml:space="preserve">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Vinyl ester resin prevents the hydrolysis induced osmotic blistering by the formation of skin </w:t>
      </w:r>
      <w:r w:rsidR="00477C5A" w:rsidRPr="00F10B84">
        <w:rPr>
          <w:rFonts w:ascii="Arial" w:hAnsi="Arial" w:cs="Arial"/>
          <w:sz w:val="24"/>
          <w:szCs w:val="24"/>
        </w:rPr>
        <w:lastRenderedPageBreak/>
        <w:t>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4" w:name="_Ref83655239"/>
    </w:p>
    <w:p w14:paraId="47CC01E8" w14:textId="77777777" w:rsidR="006B261A" w:rsidRDefault="006B261A" w:rsidP="006B261A">
      <w:pPr>
        <w:pStyle w:val="BodyText"/>
        <w:rPr>
          <w:rFonts w:ascii="Verdana" w:hAnsi="Verdana"/>
          <w:b/>
          <w:color w:val="000000" w:themeColor="text1"/>
        </w:rPr>
      </w:pPr>
    </w:p>
    <w:bookmarkEnd w:id="3"/>
    <w:bookmarkEnd w:id="4"/>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FEB101"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o6xAAAAN0AAAAPAAAAZHJzL2Rvd25yZXYueG1sRI9Pi8Iw&#10;FMTvwn6H8Bb2pmnLIl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OxrWjrEAAAA3QAAAA8A&#10;AAAAAAAAAAAAAAAABwIAAGRycy9kb3ducmV2LnhtbFBLBQYAAAAAAwADALcAAAD4AgAAAAA=&#10;">
                        <v:imagedata r:id="rId16"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xAAAAN0AAAAPAAAAZHJzL2Rvd25yZXYueG1sRI9Pi8Iw&#10;FMTvwn6H8Bb2pmkLK1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IMn/6HEAAAA3QAAAA8A&#10;AAAAAAAAAAAAAAAABwIAAGRycy9kb3ducmV2LnhtbFBLBQYAAAAAAwADALcAAAD4AgAAAAA=&#10;">
                        <v:imagedata r:id="rId16"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">
                        <v:imagedata r:id="rId16"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">
                        <v:imagedata r:id="rId16"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">
                        <v:imagedata r:id="rId16"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">
                        <v:imagedata r:id="rId16"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">
                        <v:imagedata r:id="rId16"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">
                        <v:imagedata r:id="rId16"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">
                        <v:imagedata r:id="rId16"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jzxAAAAN0AAAAPAAAAZHJzL2Rvd25yZXYueG1sRI9Bi8Iw&#10;FITvC/6H8IS9rakR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K3uCPPEAAAA3QAAAA8A&#10;AAAAAAAAAAAAAAAABwIAAGRycy9kb3ducmV2LnhtbFBLBQYAAAAAAwADALcAAAD4AgAAAAA=&#10;">
                        <v:imagedata r:id="rId16"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CHxAAAAN0AAAAPAAAAZHJzL2Rvd25yZXYueG1sRI9Bi8Iw&#10;FITvC/6H8IS9ralB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CIHkIfEAAAA3QAAAA8A&#10;AAAAAAAAAAAAAAAABwIAAGRycy9kb3ducmV2LnhtbFBLBQYAAAAAAwADALcAAAD4AgAAAAA=&#10;">
                        <v:imagedata r:id="rId16"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UcxAAAAN0AAAAPAAAAZHJzL2Rvd25yZXYueG1sRI9Bi8Iw&#10;FITvC/6H8IS9rakBRa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E1LNRzEAAAA3QAAAA8A&#10;AAAAAAAAAAAAAAAABwIAAGRycy9kb3ducmV2LnhtbFBLBQYAAAAAAwADALcAAAD4AgAAAAA=&#10;">
                        <v:imagedata r:id="rId16"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7D15FC6F" w14:textId="77777777" w:rsidR="003A525D" w:rsidRDefault="003A525D" w:rsidP="00AF0610">
      <w:pPr>
        <w:spacing w:line="360" w:lineRule="auto"/>
        <w:jc w:val="both"/>
        <w:rPr>
          <w:rFonts w:ascii="Verdana" w:hAnsi="Verdana"/>
          <w:b/>
          <w:bCs/>
          <w:sz w:val="20"/>
          <w:szCs w:val="20"/>
        </w:rPr>
      </w:pPr>
    </w:p>
    <w:p w14:paraId="19551EE8" w14:textId="19E4E445" w:rsidR="00F310FA" w:rsidRDefault="00110D4F" w:rsidP="00AF0610">
      <w:pPr>
        <w:spacing w:line="360" w:lineRule="auto"/>
        <w:jc w:val="both"/>
        <w:rPr>
          <w:rFonts w:ascii="Verdana" w:hAnsi="Verdana"/>
          <w:b/>
          <w:bCs/>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r>
    </w:p>
    <w:p w14:paraId="00B63DB1" w14:textId="31D419E7" w:rsidR="00905DCB" w:rsidRPr="00153617" w:rsidRDefault="00110D4F" w:rsidP="00F310FA">
      <w:pPr>
        <w:spacing w:line="360" w:lineRule="auto"/>
        <w:jc w:val="center"/>
        <w:rPr>
          <w:rFonts w:ascii="Arial" w:hAnsi="Arial" w:cs="Arial"/>
          <w:b/>
          <w:bCs/>
          <w:sz w:val="24"/>
          <w:szCs w:val="24"/>
        </w:rPr>
      </w:pPr>
      <w:r w:rsidRPr="00153617">
        <w:rPr>
          <w:rFonts w:ascii="Arial" w:hAnsi="Arial" w:cs="Arial"/>
          <w:b/>
          <w:bCs/>
          <w:sz w:val="24"/>
          <w:szCs w:val="24"/>
        </w:rPr>
        <w:lastRenderedPageBreak/>
        <w:t>Product Profile</w:t>
      </w:r>
    </w:p>
    <w:p w14:paraId="5138A56C" w14:textId="08F68177" w:rsidR="00AF0610" w:rsidRPr="00153617" w:rsidRDefault="00AF0610" w:rsidP="00AF0610">
      <w:pPr>
        <w:spacing w:line="360" w:lineRule="auto"/>
        <w:jc w:val="both"/>
        <w:rPr>
          <w:rFonts w:ascii="Arial" w:hAnsi="Arial" w:cs="Arial"/>
          <w:b/>
          <w:bCs/>
          <w:sz w:val="24"/>
          <w:szCs w:val="24"/>
        </w:rPr>
      </w:pPr>
      <w:r w:rsidRPr="00153617">
        <w:rPr>
          <w:rFonts w:ascii="Arial" w:hAnsi="Arial" w:cs="Arial"/>
          <w:b/>
          <w:bCs/>
          <w:sz w:val="24"/>
          <w:szCs w:val="24"/>
        </w:rPr>
        <w:t xml:space="preserve">2.1. Product Overview (Introduction and Characteristics):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5"/>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D4"/>
            <w:r w:rsidRPr="00410F8C">
              <w:rPr>
                <w:rFonts w:ascii="Arial" w:eastAsia="Times New Roman" w:hAnsi="Arial" w:cs="Arial"/>
                <w:b/>
                <w:bCs/>
                <w:color w:val="000000"/>
                <w:sz w:val="20"/>
                <w:szCs w:val="20"/>
              </w:rPr>
              <w:t>Provide Resistance to acid, alkalis, solvents, excellent toughness, and fatigue resistance</w:t>
            </w:r>
            <w:bookmarkEnd w:id="6"/>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7"/>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D5"/>
            <w:r w:rsidRPr="00410F8C">
              <w:rPr>
                <w:rFonts w:ascii="Arial" w:eastAsia="Times New Roman" w:hAnsi="Arial" w:cs="Arial"/>
                <w:b/>
                <w:bCs/>
                <w:color w:val="000000"/>
                <w:sz w:val="20"/>
                <w:szCs w:val="20"/>
              </w:rPr>
              <w:t>Chemical reaction vessels</w:t>
            </w:r>
            <w:bookmarkEnd w:id="8"/>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C6"/>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9"/>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D6"/>
            <w:r w:rsidRPr="00410F8C">
              <w:rPr>
                <w:rFonts w:ascii="Arial" w:eastAsia="Times New Roman" w:hAnsi="Arial" w:cs="Arial"/>
                <w:b/>
                <w:bCs/>
                <w:color w:val="000000"/>
                <w:sz w:val="20"/>
                <w:szCs w:val="20"/>
              </w:rPr>
              <w:t>Excellent, thermal, and chemical resistance, resistance to solvents, acids</w:t>
            </w:r>
            <w:bookmarkEnd w:id="10"/>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1"/>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D7"/>
            <w:r w:rsidRPr="00410F8C">
              <w:rPr>
                <w:rFonts w:ascii="Arial" w:eastAsia="Times New Roman" w:hAnsi="Arial" w:cs="Arial"/>
                <w:b/>
                <w:bCs/>
                <w:color w:val="000000"/>
                <w:sz w:val="20"/>
                <w:szCs w:val="20"/>
              </w:rPr>
              <w:t>High degree of fire retardance, resistance to chemical, tougher and fatigue resistant</w:t>
            </w:r>
            <w:bookmarkEnd w:id="12"/>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C8"/>
            <w:r w:rsidRPr="00410F8C">
              <w:rPr>
                <w:rFonts w:ascii="Arial" w:eastAsia="Times New Roman" w:hAnsi="Arial" w:cs="Arial"/>
                <w:b/>
                <w:bCs/>
                <w:color w:val="000000"/>
                <w:sz w:val="20"/>
                <w:szCs w:val="20"/>
              </w:rPr>
              <w:t xml:space="preserve">Brominated </w:t>
            </w:r>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3"/>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D8"/>
            <w:r w:rsidRPr="00410F8C">
              <w:rPr>
                <w:rFonts w:ascii="Arial" w:eastAsia="Times New Roman" w:hAnsi="Arial" w:cs="Arial"/>
                <w:b/>
                <w:bCs/>
                <w:color w:val="000000"/>
                <w:sz w:val="20"/>
                <w:szCs w:val="20"/>
              </w:rPr>
              <w:t>Moderate degree of retardance, application in hot, wet flue gas environment</w:t>
            </w:r>
            <w:bookmarkEnd w:id="14"/>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5"/>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D9"/>
            <w:r w:rsidRPr="00410F8C">
              <w:rPr>
                <w:rFonts w:ascii="Arial" w:eastAsia="Times New Roman" w:hAnsi="Arial" w:cs="Arial"/>
                <w:b/>
                <w:bCs/>
                <w:color w:val="000000"/>
                <w:sz w:val="20"/>
                <w:szCs w:val="20"/>
              </w:rPr>
              <w:t>High impact and fatigue resistance, chemically resistant FRP linings</w:t>
            </w:r>
            <w:bookmarkEnd w:id="16"/>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C10"/>
            <w:r w:rsidRPr="00410F8C">
              <w:rPr>
                <w:rFonts w:ascii="Arial" w:eastAsia="Times New Roman" w:hAnsi="Arial" w:cs="Arial"/>
                <w:b/>
                <w:bCs/>
                <w:color w:val="000000"/>
                <w:sz w:val="20"/>
                <w:szCs w:val="20"/>
              </w:rPr>
              <w:t>Urethane Modified Vinyl Ester Resin</w:t>
            </w:r>
            <w:bookmarkEnd w:id="17"/>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8" w:name="RANGE!D10"/>
            <w:r w:rsidRPr="00410F8C">
              <w:rPr>
                <w:rFonts w:ascii="Arial" w:eastAsia="Times New Roman" w:hAnsi="Arial" w:cs="Arial"/>
                <w:b/>
                <w:bCs/>
                <w:color w:val="000000"/>
                <w:sz w:val="20"/>
                <w:szCs w:val="20"/>
              </w:rPr>
              <w:t>Heat, Corrosion and Chemical resistant, application in marine, pultrusion, carbon fibre</w:t>
            </w:r>
            <w:bookmarkEnd w:id="18"/>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 xml:space="preserve"> 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 xml:space="preserve">namely Bisphenol A, F, S Vinyl Ester Resin, </w:t>
      </w:r>
      <w:proofErr w:type="spellStart"/>
      <w:r w:rsidRPr="00132CAC">
        <w:rPr>
          <w:rFonts w:ascii="Arial" w:hAnsi="Arial" w:cs="Arial"/>
          <w:sz w:val="24"/>
          <w:szCs w:val="24"/>
        </w:rPr>
        <w:t>Novolac</w:t>
      </w:r>
      <w:proofErr w:type="spellEnd"/>
      <w:r w:rsidRPr="00132CAC">
        <w:rPr>
          <w:rFonts w:ascii="Arial" w:hAnsi="Arial" w:cs="Arial"/>
          <w:sz w:val="24"/>
          <w:szCs w:val="24"/>
        </w:rPr>
        <w:t xml:space="preserve">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w:t>
      </w:r>
      <w:proofErr w:type="spellStart"/>
      <w:r>
        <w:rPr>
          <w:color w:val="000000"/>
        </w:rPr>
        <w:t>Novolac</w:t>
      </w:r>
      <w:proofErr w:type="spellEnd"/>
      <w:r>
        <w:rPr>
          <w:color w:val="000000"/>
        </w:rPr>
        <w:t xml:space="preserve">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proofErr w:type="spellStart"/>
      <w:r>
        <w:rPr>
          <w:color w:val="000000"/>
        </w:rPr>
        <w:t>Novolac</w:t>
      </w:r>
      <w:proofErr w:type="spellEnd"/>
      <w:r>
        <w:rPr>
          <w:color w:val="000000"/>
        </w:rPr>
        <w:t xml:space="preserve">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w:t>
      </w:r>
      <w:proofErr w:type="gramStart"/>
      <w:r w:rsidRPr="00CF60F6">
        <w:rPr>
          <w:rFonts w:ascii="Arial" w:hAnsi="Arial" w:cs="Arial"/>
          <w:b/>
          <w:bCs/>
          <w:sz w:val="24"/>
          <w:szCs w:val="24"/>
        </w:rPr>
        <w:t>A</w:t>
      </w:r>
      <w:proofErr w:type="gramEnd"/>
      <w:r w:rsidRPr="00CF60F6">
        <w:rPr>
          <w:rFonts w:ascii="Arial" w:hAnsi="Arial" w:cs="Arial"/>
          <w:b/>
          <w:bCs/>
          <w:sz w:val="24"/>
          <w:szCs w:val="24"/>
        </w:rPr>
        <w:t xml:space="preserve"> Based Vinyl Ester Resin: </w:t>
      </w:r>
    </w:p>
    <w:p w14:paraId="1385E43F" w14:textId="18B487C6" w:rsidR="00F56843" w:rsidRDefault="00F56843" w:rsidP="00F56843">
      <w:pPr>
        <w:spacing w:line="360" w:lineRule="auto"/>
        <w:jc w:val="both"/>
        <w:rPr>
          <w:rFonts w:ascii="Arial" w:hAnsi="Arial" w:cs="Arial"/>
          <w:sz w:val="24"/>
          <w:szCs w:val="24"/>
        </w:rPr>
      </w:pPr>
      <w:r>
        <w:rPr>
          <w:rFonts w:ascii="Arial" w:hAnsi="Arial" w:cs="Arial"/>
          <w:sz w:val="24"/>
          <w:szCs w:val="24"/>
        </w:rPr>
        <w:t>Firstly, Epoxy resin and Bisphenol</w:t>
      </w:r>
      <w:r w:rsidR="001F31CB">
        <w:rPr>
          <w:rFonts w:ascii="Arial" w:hAnsi="Arial" w:cs="Arial"/>
          <w:sz w:val="24"/>
          <w:szCs w:val="24"/>
        </w:rPr>
        <w:t xml:space="preserve"> A </w:t>
      </w:r>
      <w:r>
        <w:rPr>
          <w:rFonts w:ascii="Arial" w:hAnsi="Arial" w:cs="Arial"/>
          <w:sz w:val="24"/>
          <w:szCs w:val="24"/>
        </w:rPr>
        <w:t>are added to the reactor and heated to the temperature of 170</w:t>
      </w:r>
      <w:r w:rsidR="00CB66D6" w:rsidRPr="00CB66D6">
        <w:rPr>
          <w:rFonts w:ascii="Arial" w:hAnsi="Arial" w:cs="Arial"/>
          <w:sz w:val="24"/>
          <w:szCs w:val="24"/>
          <w:vertAlign w:val="superscript"/>
        </w:rPr>
        <w:t>°</w:t>
      </w:r>
      <w:r>
        <w:rPr>
          <w:rFonts w:ascii="Arial" w:hAnsi="Arial" w:cs="Arial"/>
          <w:sz w:val="24"/>
          <w:szCs w:val="24"/>
        </w:rPr>
        <w:t>C and that temperature should be maintained for a period of 2-4 hours. Secondly, Epoxy equivalent weight is measured and after an optimum value has been achieved then it is allowed to cool down to 100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and then finally to 80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Solid resins from the reactor is then discharged into </w:t>
      </w:r>
      <w:r w:rsidR="000C07D2">
        <w:rPr>
          <w:rFonts w:ascii="Arial" w:hAnsi="Arial" w:cs="Arial"/>
          <w:sz w:val="24"/>
          <w:szCs w:val="24"/>
        </w:rPr>
        <w:t>blender</w:t>
      </w:r>
      <w:r>
        <w:rPr>
          <w:rFonts w:ascii="Arial" w:hAnsi="Arial" w:cs="Arial"/>
          <w:sz w:val="24"/>
          <w:szCs w:val="24"/>
        </w:rPr>
        <w:t xml:space="preserve"> containing blender and the temperature of the discharge resin should not rise above 70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5AADFA8E" w:rsidR="00CF60F6" w:rsidRPr="00CF60F6" w:rsidRDefault="000D7441" w:rsidP="00BF252C">
            <w:pPr>
              <w:pStyle w:val="TableParagraph"/>
              <w:spacing w:line="272" w:lineRule="exact"/>
              <w:ind w:left="52" w:right="74"/>
              <w:rPr>
                <w:b/>
                <w:color w:val="FFFFFF" w:themeColor="background1"/>
                <w:sz w:val="20"/>
                <w:szCs w:val="20"/>
              </w:rPr>
            </w:pPr>
            <w:r>
              <w:rPr>
                <w:b/>
                <w:color w:val="FFFFFF" w:themeColor="background1"/>
                <w:w w:val="95"/>
                <w:sz w:val="20"/>
                <w:szCs w:val="20"/>
              </w:rPr>
              <w:t>‘</w:t>
            </w:r>
            <w:r w:rsidR="00CF60F6"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0DA83971"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 xml:space="preserve">Production Route </w:t>
      </w:r>
      <w:r w:rsidR="0008641D" w:rsidRPr="00CF60F6">
        <w:rPr>
          <w:rFonts w:eastAsiaTheme="minorHAnsi"/>
          <w:b/>
          <w:bCs/>
          <w:sz w:val="24"/>
          <w:szCs w:val="24"/>
          <w:lang w:val="en-IN"/>
        </w:rPr>
        <w:t>for</w:t>
      </w:r>
      <w:r w:rsidRPr="00CF60F6">
        <w:rPr>
          <w:rFonts w:eastAsiaTheme="minorHAnsi"/>
          <w:b/>
          <w:bCs/>
          <w:sz w:val="24"/>
          <w:szCs w:val="24"/>
          <w:lang w:val="en-IN"/>
        </w:rPr>
        <w:t xml:space="preserve"> </w:t>
      </w:r>
      <w:proofErr w:type="spellStart"/>
      <w:r w:rsidRPr="00CF60F6">
        <w:rPr>
          <w:rFonts w:eastAsiaTheme="minorHAnsi"/>
          <w:b/>
          <w:bCs/>
          <w:sz w:val="24"/>
          <w:szCs w:val="24"/>
          <w:lang w:val="en-IN"/>
        </w:rPr>
        <w:t>Novolac</w:t>
      </w:r>
      <w:proofErr w:type="spellEnd"/>
      <w:r w:rsidRPr="00CF60F6">
        <w:rPr>
          <w:rFonts w:eastAsiaTheme="minorHAnsi"/>
          <w:b/>
          <w:bCs/>
          <w:sz w:val="24"/>
          <w:szCs w:val="24"/>
          <w:lang w:val="en-IN"/>
        </w:rPr>
        <w:t xml:space="preserve"> Based Vinyl Ester Resin:</w:t>
      </w:r>
      <w:r w:rsidRPr="000D28A4">
        <w:rPr>
          <w:sz w:val="24"/>
          <w:szCs w:val="24"/>
        </w:rPr>
        <w:t xml:space="preserve">  </w:t>
      </w:r>
      <w:r w:rsidR="00F56843">
        <w:rPr>
          <w:sz w:val="24"/>
          <w:szCs w:val="24"/>
        </w:rPr>
        <w:t xml:space="preserve">Initially, reactor should be charged with required quantity of solid </w:t>
      </w:r>
      <w:proofErr w:type="spellStart"/>
      <w:r w:rsidR="00F56843">
        <w:rPr>
          <w:sz w:val="24"/>
          <w:szCs w:val="24"/>
        </w:rPr>
        <w:t>Novolac</w:t>
      </w:r>
      <w:proofErr w:type="spellEnd"/>
      <w:r w:rsidR="00F56843">
        <w:rPr>
          <w:sz w:val="24"/>
          <w:szCs w:val="24"/>
        </w:rPr>
        <w:t xml:space="preserve"> epoxy resin and should be heated to 100</w:t>
      </w:r>
      <w:r w:rsidR="00CB66D6" w:rsidRPr="00CB66D6">
        <w:rPr>
          <w:sz w:val="24"/>
          <w:szCs w:val="24"/>
          <w:vertAlign w:val="superscript"/>
        </w:rPr>
        <w:t>°</w:t>
      </w:r>
      <w:r w:rsidR="00CB66D6">
        <w:rPr>
          <w:sz w:val="24"/>
          <w:szCs w:val="24"/>
        </w:rPr>
        <w:t>C</w:t>
      </w:r>
      <w:r w:rsidR="00F56843">
        <w:rPr>
          <w:sz w:val="24"/>
          <w:szCs w:val="24"/>
        </w:rPr>
        <w:t>. After that, Methacrylic Acid and Maleic Anhydride are added to the reactor, while adding, temperature of the reactor should be maintained between 90</w:t>
      </w:r>
      <w:r w:rsidR="00CB66D6" w:rsidRPr="00CB66D6">
        <w:rPr>
          <w:sz w:val="24"/>
          <w:szCs w:val="24"/>
          <w:vertAlign w:val="superscript"/>
        </w:rPr>
        <w:t>°</w:t>
      </w:r>
      <w:r w:rsidR="00CB66D6">
        <w:rPr>
          <w:sz w:val="24"/>
          <w:szCs w:val="24"/>
        </w:rPr>
        <w:t>C</w:t>
      </w:r>
      <w:r w:rsidR="00F56843">
        <w:rPr>
          <w:sz w:val="24"/>
          <w:szCs w:val="24"/>
        </w:rPr>
        <w:t xml:space="preserve"> to 100</w:t>
      </w:r>
      <w:r w:rsidR="00CB66D6" w:rsidRPr="00CB66D6">
        <w:rPr>
          <w:sz w:val="24"/>
          <w:szCs w:val="24"/>
          <w:vertAlign w:val="superscript"/>
        </w:rPr>
        <w:t>°</w:t>
      </w:r>
      <w:r w:rsidR="00CB66D6">
        <w:rPr>
          <w:sz w:val="24"/>
          <w:szCs w:val="24"/>
        </w:rPr>
        <w:t>C</w:t>
      </w:r>
      <w:r w:rsidR="00F56843">
        <w:rPr>
          <w:sz w:val="24"/>
          <w:szCs w:val="24"/>
        </w:rPr>
        <w:t xml:space="preserve">. Finally, Solid </w:t>
      </w:r>
      <w:proofErr w:type="spellStart"/>
      <w:r w:rsidR="00F56843">
        <w:rPr>
          <w:sz w:val="24"/>
          <w:szCs w:val="24"/>
        </w:rPr>
        <w:t>Novolac</w:t>
      </w:r>
      <w:proofErr w:type="spellEnd"/>
      <w:r w:rsidR="00F56843">
        <w:rPr>
          <w:sz w:val="24"/>
          <w:szCs w:val="24"/>
        </w:rPr>
        <w:t xml:space="preserve">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proofErr w:type="spellStart"/>
            <w:r w:rsidRPr="009207A5">
              <w:rPr>
                <w:rFonts w:ascii="Arial" w:eastAsia="Times New Roman" w:hAnsi="Arial" w:cs="Arial"/>
                <w:color w:val="FFFFFF"/>
                <w:sz w:val="20"/>
                <w:szCs w:val="20"/>
              </w:rPr>
              <w:t>Novolac</w:t>
            </w:r>
            <w:proofErr w:type="spellEnd"/>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Viscosity, </w:t>
            </w:r>
            <w:proofErr w:type="spellStart"/>
            <w:r w:rsidRPr="009207A5">
              <w:rPr>
                <w:rFonts w:ascii="Arial" w:eastAsia="Times New Roman" w:hAnsi="Arial" w:cs="Arial"/>
                <w:color w:val="000000"/>
                <w:sz w:val="20"/>
                <w:szCs w:val="20"/>
              </w:rPr>
              <w:t>cP</w:t>
            </w:r>
            <w:proofErr w:type="spellEnd"/>
            <w:r w:rsidRPr="009207A5">
              <w:rPr>
                <w:rFonts w:ascii="Arial" w:eastAsia="Times New Roman" w:hAnsi="Arial" w:cs="Arial"/>
                <w:color w:val="000000"/>
                <w:sz w:val="20"/>
                <w:szCs w:val="20"/>
              </w:rPr>
              <w:t>,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Raw material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Excellent corrosion resistance to a wide range of acids, </w:t>
            </w:r>
            <w:proofErr w:type="gramStart"/>
            <w:r w:rsidRPr="009207A5">
              <w:rPr>
                <w:rFonts w:ascii="Arial" w:eastAsia="Times New Roman" w:hAnsi="Arial" w:cs="Arial"/>
                <w:color w:val="000000"/>
                <w:sz w:val="20"/>
                <w:szCs w:val="20"/>
              </w:rPr>
              <w:t>alkalis</w:t>
            </w:r>
            <w:proofErr w:type="gramEnd"/>
            <w:r w:rsidRPr="009207A5">
              <w:rPr>
                <w:rFonts w:ascii="Arial" w:eastAsia="Times New Roman" w:hAnsi="Arial" w:cs="Arial"/>
                <w:color w:val="000000"/>
                <w:sz w:val="20"/>
                <w:szCs w:val="20"/>
              </w:rPr>
              <w:t xml:space="preserve">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Fabricating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proofErr w:type="spellStart"/>
            <w:r w:rsidRPr="009207A5">
              <w:rPr>
                <w:rFonts w:ascii="Arial" w:eastAsia="Times New Roman" w:hAnsi="Arial" w:cs="Arial"/>
                <w:color w:val="000000"/>
                <w:sz w:val="20"/>
                <w:szCs w:val="20"/>
              </w:rPr>
              <w:t>Novolac</w:t>
            </w:r>
            <w:proofErr w:type="spellEnd"/>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E42C5BA" w14:textId="77777777" w:rsidR="001F31CB" w:rsidRDefault="001F31CB" w:rsidP="00AF0610">
      <w:pPr>
        <w:spacing w:line="360" w:lineRule="auto"/>
        <w:jc w:val="both"/>
        <w:rPr>
          <w:rFonts w:ascii="Arial" w:hAnsi="Arial" w:cs="Arial"/>
          <w:b/>
          <w:bCs/>
          <w:sz w:val="24"/>
          <w:szCs w:val="24"/>
        </w:rPr>
      </w:pPr>
    </w:p>
    <w:p w14:paraId="2DF64769" w14:textId="77777777" w:rsidR="001F31CB" w:rsidRDefault="001F31CB" w:rsidP="00AF0610">
      <w:pPr>
        <w:spacing w:line="360" w:lineRule="auto"/>
        <w:jc w:val="both"/>
        <w:rPr>
          <w:rFonts w:ascii="Arial" w:hAnsi="Arial" w:cs="Arial"/>
          <w:b/>
          <w:bCs/>
          <w:sz w:val="24"/>
          <w:szCs w:val="24"/>
        </w:rPr>
      </w:pPr>
    </w:p>
    <w:p w14:paraId="21D9685B" w14:textId="22A84F48"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w:t>
      </w:r>
      <w:proofErr w:type="gramStart"/>
      <w:r w:rsidRPr="00FD7DD8">
        <w:rPr>
          <w:rFonts w:ascii="Arial" w:hAnsi="Arial" w:cs="Arial"/>
          <w:b/>
          <w:bCs/>
          <w:sz w:val="24"/>
          <w:szCs w:val="24"/>
        </w:rPr>
        <w:t>) :</w:t>
      </w:r>
      <w:proofErr w:type="gramEnd"/>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161D462C" w:rsidR="00FD7DD8" w:rsidRDefault="00CF60F6" w:rsidP="00FD7DD8">
      <w:pPr>
        <w:spacing w:line="360" w:lineRule="auto"/>
        <w:jc w:val="both"/>
        <w:rPr>
          <w:rFonts w:ascii="Arial" w:hAnsi="Arial" w:cs="Arial"/>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w:t>
      </w:r>
      <w:proofErr w:type="spellStart"/>
      <w:r w:rsidR="00FD7DD8" w:rsidRPr="00FD7DD8">
        <w:rPr>
          <w:rFonts w:ascii="Arial" w:hAnsi="Arial" w:cs="Arial"/>
          <w:sz w:val="24"/>
          <w:szCs w:val="24"/>
        </w:rPr>
        <w:t>Derakane</w:t>
      </w:r>
      <w:proofErr w:type="spellEnd"/>
      <w:r w:rsidR="00FD7DD8" w:rsidRPr="00FD7DD8">
        <w:rPr>
          <w:rFonts w:ascii="Arial" w:hAnsi="Arial" w:cs="Arial"/>
          <w:sz w:val="24"/>
          <w:szCs w:val="24"/>
        </w:rPr>
        <w:t xml:space="preserve">™ </w:t>
      </w:r>
      <w:proofErr w:type="spellStart"/>
      <w:r w:rsidR="00FD7DD8" w:rsidRPr="00FD7DD8">
        <w:rPr>
          <w:rFonts w:ascii="Arial" w:hAnsi="Arial" w:cs="Arial"/>
          <w:sz w:val="24"/>
          <w:szCs w:val="24"/>
        </w:rPr>
        <w:t>Signia</w:t>
      </w:r>
      <w:proofErr w:type="spellEnd"/>
      <w:r w:rsidR="00FD7DD8" w:rsidRPr="00FD7DD8">
        <w:rPr>
          <w:rFonts w:ascii="Arial" w:hAnsi="Arial" w:cs="Arial"/>
          <w:sz w:val="24"/>
          <w:szCs w:val="24"/>
        </w:rPr>
        <w:t xml:space="preserve">™ produce by IENOS claim to have a shelf life of 18 months. </w:t>
      </w:r>
    </w:p>
    <w:p w14:paraId="7C19CBAA" w14:textId="43785F96" w:rsidR="0010555F" w:rsidRPr="0010555F" w:rsidRDefault="0010555F" w:rsidP="00FD7DD8">
      <w:pPr>
        <w:spacing w:line="360" w:lineRule="auto"/>
        <w:jc w:val="both"/>
        <w:rPr>
          <w:rFonts w:ascii="Arial" w:hAnsi="Arial" w:cs="Arial"/>
          <w:b/>
          <w:bCs/>
          <w:sz w:val="24"/>
          <w:szCs w:val="24"/>
        </w:rPr>
      </w:pPr>
      <w:r>
        <w:rPr>
          <w:rFonts w:ascii="Arial" w:hAnsi="Arial" w:cs="Arial"/>
          <w:b/>
          <w:bCs/>
          <w:sz w:val="24"/>
          <w:szCs w:val="24"/>
        </w:rPr>
        <w:t>Environment Pollution Index (EPI)</w:t>
      </w:r>
      <w:r w:rsidRPr="0010555F">
        <w:rPr>
          <w:rFonts w:ascii="Arial" w:hAnsi="Arial" w:cs="Arial"/>
          <w:b/>
          <w:bCs/>
          <w:sz w:val="24"/>
          <w:szCs w:val="24"/>
        </w:rPr>
        <w:t xml:space="preserve"> </w:t>
      </w:r>
      <w:r>
        <w:rPr>
          <w:rFonts w:ascii="Arial" w:hAnsi="Arial" w:cs="Arial"/>
          <w:b/>
          <w:bCs/>
          <w:sz w:val="24"/>
          <w:szCs w:val="24"/>
        </w:rPr>
        <w:t>Baseline</w:t>
      </w:r>
    </w:p>
    <w:tbl>
      <w:tblPr>
        <w:tblW w:w="10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9"/>
        <w:gridCol w:w="4898"/>
      </w:tblGrid>
      <w:tr w:rsidR="0010555F" w:rsidRPr="0010555F" w14:paraId="4B45D3A6" w14:textId="77777777" w:rsidTr="0010555F">
        <w:trPr>
          <w:trHeight w:val="380"/>
        </w:trPr>
        <w:tc>
          <w:tcPr>
            <w:tcW w:w="5269" w:type="dxa"/>
            <w:shd w:val="clear" w:color="auto" w:fill="auto"/>
            <w:noWrap/>
            <w:vAlign w:val="bottom"/>
            <w:hideMark/>
          </w:tcPr>
          <w:p w14:paraId="72824EA2"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Emission Sources</w:t>
            </w:r>
          </w:p>
        </w:tc>
        <w:tc>
          <w:tcPr>
            <w:tcW w:w="4898" w:type="dxa"/>
            <w:shd w:val="clear" w:color="auto" w:fill="auto"/>
            <w:noWrap/>
            <w:vAlign w:val="bottom"/>
            <w:hideMark/>
          </w:tcPr>
          <w:p w14:paraId="0C0F8AA0"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Baseline Emissions (lb/</w:t>
            </w:r>
            <w:proofErr w:type="spellStart"/>
            <w:r w:rsidRPr="0010555F">
              <w:rPr>
                <w:rFonts w:ascii="Arial" w:eastAsia="Times New Roman" w:hAnsi="Arial" w:cs="Arial"/>
                <w:b/>
                <w:bCs/>
                <w:color w:val="000000"/>
                <w:sz w:val="20"/>
                <w:szCs w:val="20"/>
                <w:lang w:eastAsia="en-IN"/>
              </w:rPr>
              <w:t>yr</w:t>
            </w:r>
            <w:proofErr w:type="spellEnd"/>
            <w:r w:rsidRPr="0010555F">
              <w:rPr>
                <w:rFonts w:ascii="Arial" w:eastAsia="Times New Roman" w:hAnsi="Arial" w:cs="Arial"/>
                <w:b/>
                <w:bCs/>
                <w:color w:val="000000"/>
                <w:sz w:val="20"/>
                <w:szCs w:val="20"/>
                <w:lang w:eastAsia="en-IN"/>
              </w:rPr>
              <w:t>)</w:t>
            </w:r>
          </w:p>
        </w:tc>
      </w:tr>
      <w:tr w:rsidR="0010555F" w:rsidRPr="0010555F" w14:paraId="5EC1848E" w14:textId="77777777" w:rsidTr="0010555F">
        <w:trPr>
          <w:trHeight w:val="199"/>
        </w:trPr>
        <w:tc>
          <w:tcPr>
            <w:tcW w:w="5269" w:type="dxa"/>
            <w:shd w:val="clear" w:color="auto" w:fill="auto"/>
            <w:noWrap/>
            <w:vAlign w:val="bottom"/>
            <w:hideMark/>
          </w:tcPr>
          <w:p w14:paraId="50D551A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Resin Finishing</w:t>
            </w:r>
          </w:p>
        </w:tc>
        <w:tc>
          <w:tcPr>
            <w:tcW w:w="4898" w:type="dxa"/>
            <w:shd w:val="clear" w:color="auto" w:fill="auto"/>
            <w:noWrap/>
            <w:vAlign w:val="bottom"/>
            <w:hideMark/>
          </w:tcPr>
          <w:p w14:paraId="22A994E3"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30</w:t>
            </w:r>
          </w:p>
        </w:tc>
      </w:tr>
      <w:tr w:rsidR="0010555F" w:rsidRPr="0010555F" w14:paraId="47B3F6A0" w14:textId="77777777" w:rsidTr="0010555F">
        <w:trPr>
          <w:trHeight w:val="199"/>
        </w:trPr>
        <w:tc>
          <w:tcPr>
            <w:tcW w:w="5269" w:type="dxa"/>
            <w:shd w:val="clear" w:color="auto" w:fill="auto"/>
            <w:noWrap/>
            <w:vAlign w:val="bottom"/>
            <w:hideMark/>
          </w:tcPr>
          <w:p w14:paraId="41072F5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Steam jet Exhausts</w:t>
            </w:r>
          </w:p>
        </w:tc>
        <w:tc>
          <w:tcPr>
            <w:tcW w:w="4898" w:type="dxa"/>
            <w:shd w:val="clear" w:color="auto" w:fill="auto"/>
            <w:noWrap/>
            <w:vAlign w:val="bottom"/>
            <w:hideMark/>
          </w:tcPr>
          <w:p w14:paraId="4BB05B8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200</w:t>
            </w:r>
          </w:p>
        </w:tc>
      </w:tr>
      <w:tr w:rsidR="0010555F" w:rsidRPr="0010555F" w14:paraId="5BF3448B" w14:textId="77777777" w:rsidTr="0010555F">
        <w:trPr>
          <w:trHeight w:val="199"/>
        </w:trPr>
        <w:tc>
          <w:tcPr>
            <w:tcW w:w="5269" w:type="dxa"/>
            <w:shd w:val="clear" w:color="auto" w:fill="auto"/>
            <w:noWrap/>
            <w:vAlign w:val="bottom"/>
            <w:hideMark/>
          </w:tcPr>
          <w:p w14:paraId="5E0934E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Vapor containment from synthesis</w:t>
            </w:r>
          </w:p>
        </w:tc>
        <w:tc>
          <w:tcPr>
            <w:tcW w:w="4898" w:type="dxa"/>
            <w:shd w:val="clear" w:color="auto" w:fill="auto"/>
            <w:noWrap/>
            <w:vAlign w:val="bottom"/>
            <w:hideMark/>
          </w:tcPr>
          <w:p w14:paraId="223EBD5C"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1300</w:t>
            </w:r>
          </w:p>
        </w:tc>
      </w:tr>
      <w:tr w:rsidR="0010555F" w:rsidRPr="0010555F" w14:paraId="6106CC06" w14:textId="77777777" w:rsidTr="0010555F">
        <w:trPr>
          <w:trHeight w:val="199"/>
        </w:trPr>
        <w:tc>
          <w:tcPr>
            <w:tcW w:w="5269" w:type="dxa"/>
            <w:shd w:val="clear" w:color="auto" w:fill="auto"/>
            <w:noWrap/>
            <w:vAlign w:val="bottom"/>
            <w:hideMark/>
          </w:tcPr>
          <w:p w14:paraId="1E99655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Storage tanks</w:t>
            </w:r>
          </w:p>
        </w:tc>
        <w:tc>
          <w:tcPr>
            <w:tcW w:w="4898" w:type="dxa"/>
            <w:shd w:val="clear" w:color="auto" w:fill="auto"/>
            <w:noWrap/>
            <w:vAlign w:val="bottom"/>
            <w:hideMark/>
          </w:tcPr>
          <w:p w14:paraId="7DD149BD"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1800</w:t>
            </w:r>
          </w:p>
        </w:tc>
      </w:tr>
      <w:tr w:rsidR="0010555F" w:rsidRPr="0010555F" w14:paraId="404804C5" w14:textId="77777777" w:rsidTr="0010555F">
        <w:trPr>
          <w:trHeight w:val="199"/>
        </w:trPr>
        <w:tc>
          <w:tcPr>
            <w:tcW w:w="5269" w:type="dxa"/>
            <w:shd w:val="clear" w:color="auto" w:fill="auto"/>
            <w:noWrap/>
            <w:vAlign w:val="bottom"/>
            <w:hideMark/>
          </w:tcPr>
          <w:p w14:paraId="5CCDDF7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Wastewater</w:t>
            </w:r>
          </w:p>
        </w:tc>
        <w:tc>
          <w:tcPr>
            <w:tcW w:w="4898" w:type="dxa"/>
            <w:shd w:val="clear" w:color="auto" w:fill="auto"/>
            <w:noWrap/>
            <w:vAlign w:val="bottom"/>
            <w:hideMark/>
          </w:tcPr>
          <w:p w14:paraId="6102B78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17000</w:t>
            </w:r>
          </w:p>
        </w:tc>
      </w:tr>
      <w:tr w:rsidR="0010555F" w:rsidRPr="0010555F" w14:paraId="484A5754" w14:textId="77777777" w:rsidTr="0010555F">
        <w:trPr>
          <w:trHeight w:val="199"/>
        </w:trPr>
        <w:tc>
          <w:tcPr>
            <w:tcW w:w="5269" w:type="dxa"/>
            <w:shd w:val="clear" w:color="auto" w:fill="auto"/>
            <w:noWrap/>
            <w:vAlign w:val="bottom"/>
            <w:hideMark/>
          </w:tcPr>
          <w:p w14:paraId="25EBD90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Equipment Leaks</w:t>
            </w:r>
          </w:p>
        </w:tc>
        <w:tc>
          <w:tcPr>
            <w:tcW w:w="4898" w:type="dxa"/>
            <w:shd w:val="clear" w:color="auto" w:fill="auto"/>
            <w:noWrap/>
            <w:vAlign w:val="bottom"/>
            <w:hideMark/>
          </w:tcPr>
          <w:p w14:paraId="63F1A4C0"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N/A</w:t>
            </w:r>
          </w:p>
        </w:tc>
      </w:tr>
    </w:tbl>
    <w:p w14:paraId="67051BD6" w14:textId="77777777" w:rsidR="0010555F" w:rsidRDefault="0010555F" w:rsidP="0010555F"/>
    <w:p w14:paraId="4A09D747" w14:textId="0F26C803" w:rsidR="0010555F" w:rsidRPr="0010555F" w:rsidRDefault="0010555F" w:rsidP="0010555F">
      <w:pPr>
        <w:spacing w:line="360" w:lineRule="auto"/>
        <w:jc w:val="both"/>
        <w:rPr>
          <w:rFonts w:ascii="Arial" w:hAnsi="Arial" w:cs="Arial"/>
          <w:sz w:val="24"/>
          <w:szCs w:val="24"/>
        </w:rPr>
      </w:pPr>
      <w:r w:rsidRPr="0010555F">
        <w:rPr>
          <w:rFonts w:ascii="Arial" w:hAnsi="Arial" w:cs="Arial"/>
          <w:sz w:val="24"/>
          <w:szCs w:val="24"/>
        </w:rPr>
        <w:t xml:space="preserve">The baseline emission varies depending on the capacity of the manufacturing plant, </w:t>
      </w:r>
      <w:proofErr w:type="gramStart"/>
      <w:r w:rsidRPr="0010555F">
        <w:rPr>
          <w:rFonts w:ascii="Arial" w:hAnsi="Arial" w:cs="Arial"/>
          <w:sz w:val="24"/>
          <w:szCs w:val="24"/>
        </w:rPr>
        <w:t>reactants</w:t>
      </w:r>
      <w:proofErr w:type="gramEnd"/>
      <w:r w:rsidRPr="0010555F">
        <w:rPr>
          <w:rFonts w:ascii="Arial" w:hAnsi="Arial" w:cs="Arial"/>
          <w:sz w:val="24"/>
          <w:szCs w:val="24"/>
        </w:rPr>
        <w:t xml:space="preserve"> and the product manufactured. </w:t>
      </w:r>
    </w:p>
    <w:p w14:paraId="13E360A9" w14:textId="77777777" w:rsidR="0010555F" w:rsidRDefault="0010555F" w:rsidP="002C67EF">
      <w:pPr>
        <w:spacing w:line="360" w:lineRule="auto"/>
        <w:jc w:val="both"/>
        <w:rPr>
          <w:rFonts w:ascii="Arial" w:hAnsi="Arial" w:cs="Arial"/>
          <w:b/>
          <w:bCs/>
          <w:sz w:val="24"/>
          <w:szCs w:val="24"/>
        </w:rPr>
      </w:pPr>
    </w:p>
    <w:p w14:paraId="3533290E" w14:textId="1AD26117" w:rsidR="00912B14" w:rsidRPr="00C36D81" w:rsidRDefault="00912B14" w:rsidP="002C67EF">
      <w:pPr>
        <w:spacing w:line="360" w:lineRule="auto"/>
        <w:jc w:val="both"/>
        <w:rPr>
          <w:rFonts w:ascii="Arial" w:hAnsi="Arial" w:cs="Arial"/>
          <w:b/>
          <w:bCs/>
          <w:sz w:val="24"/>
          <w:szCs w:val="24"/>
        </w:rPr>
      </w:pPr>
      <w:r w:rsidRPr="00C36D81">
        <w:rPr>
          <w:rFonts w:ascii="Arial" w:hAnsi="Arial" w:cs="Arial"/>
          <w:b/>
          <w:bCs/>
          <w:sz w:val="24"/>
          <w:szCs w:val="24"/>
        </w:rPr>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5DD3CB0B" w:rsidR="0068383C" w:rsidRPr="00682C42" w:rsidRDefault="0068383C" w:rsidP="0068383C">
            <w:pPr>
              <w:pStyle w:val="BodyText"/>
              <w:spacing w:before="162" w:line="480" w:lineRule="auto"/>
              <w:ind w:right="-90"/>
              <w:jc w:val="both"/>
              <w:rPr>
                <w:b/>
                <w:bCs/>
                <w:color w:val="000000" w:themeColor="text1"/>
                <w:sz w:val="20"/>
                <w:szCs w:val="20"/>
              </w:rPr>
            </w:pPr>
            <w:ins w:id="19" w:author="Hardik Malhotra" w:date="2021-09-10T14:12:00Z">
              <w:r w:rsidRPr="005D2A6A">
                <w:rPr>
                  <w:b/>
                  <w:bCs/>
                  <w:color w:val="000000" w:themeColor="text1"/>
                  <w:sz w:val="20"/>
                  <w:szCs w:val="20"/>
                </w:rPr>
                <w:t xml:space="preserve">Total </w:t>
              </w:r>
              <w:proofErr w:type="spellStart"/>
              <w:r w:rsidRPr="005D2A6A">
                <w:rPr>
                  <w:b/>
                  <w:bCs/>
                  <w:color w:val="000000" w:themeColor="text1"/>
                  <w:sz w:val="20"/>
                  <w:szCs w:val="20"/>
                </w:rPr>
                <w:t>nstalled</w:t>
              </w:r>
              <w:proofErr w:type="spellEnd"/>
              <w:r w:rsidRPr="005D2A6A">
                <w:rPr>
                  <w:b/>
                  <w:bCs/>
                  <w:color w:val="000000" w:themeColor="text1"/>
                  <w:sz w:val="20"/>
                  <w:szCs w:val="20"/>
                </w:rPr>
                <w:t xml:space="preserve"> </w:t>
              </w:r>
            </w:ins>
            <w:del w:id="20"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1" w:author="Hardik Malhotra" w:date="2021-09-10T14:12:00Z">
              <w:r w:rsidRPr="005D2A6A">
                <w:rPr>
                  <w:b/>
                  <w:bCs/>
                  <w:color w:val="000000" w:themeColor="text1"/>
                  <w:sz w:val="20"/>
                  <w:szCs w:val="20"/>
                </w:rPr>
                <w:t xml:space="preserve">Total </w:t>
              </w:r>
            </w:ins>
            <w:del w:id="22"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3" w:author="Hardik Malhotra" w:date="2021-09-10T14:12:00Z">
              <w:r w:rsidRPr="005D2A6A" w:rsidDel="002163E7">
                <w:rPr>
                  <w:b/>
                  <w:bCs/>
                  <w:color w:val="000000" w:themeColor="text1"/>
                  <w:sz w:val="20"/>
                  <w:szCs w:val="20"/>
                </w:rPr>
                <w:delText xml:space="preserve">Global </w:delText>
              </w:r>
            </w:del>
            <w:ins w:id="24" w:author="Hardik Malhotra" w:date="2021-09-10T14:12:00Z">
              <w:r w:rsidRPr="005D2A6A">
                <w:rPr>
                  <w:b/>
                  <w:bCs/>
                  <w:color w:val="000000" w:themeColor="text1"/>
                  <w:sz w:val="20"/>
                  <w:szCs w:val="20"/>
                </w:rPr>
                <w:t xml:space="preserve">Total </w:t>
              </w:r>
            </w:ins>
            <w:del w:id="25"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6"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7" w:author="Hardik Malhotra" w:date="2021-09-10T14:12:00Z">
              <w:r w:rsidRPr="005D2A6A" w:rsidDel="002163E7">
                <w:rPr>
                  <w:b/>
                  <w:bCs/>
                  <w:color w:val="000000" w:themeColor="text1"/>
                  <w:sz w:val="20"/>
                  <w:szCs w:val="20"/>
                </w:rPr>
                <w:delText xml:space="preserve">Global </w:delText>
              </w:r>
            </w:del>
            <w:ins w:id="28" w:author="Hardik Malhotra" w:date="2021-09-10T14:12:00Z">
              <w:r w:rsidRPr="005D2A6A">
                <w:rPr>
                  <w:b/>
                  <w:bCs/>
                  <w:color w:val="000000" w:themeColor="text1"/>
                  <w:sz w:val="20"/>
                  <w:szCs w:val="20"/>
                </w:rPr>
                <w:t xml:space="preserve">Total </w:t>
              </w:r>
            </w:ins>
            <w:del w:id="29"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30"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1" w:author="Hardik Malhotra" w:date="2021-09-10T14:38:00Z"/>
                <w:b/>
                <w:bCs/>
                <w:color w:val="000000" w:themeColor="text1"/>
                <w:sz w:val="20"/>
                <w:szCs w:val="20"/>
              </w:rPr>
            </w:pPr>
            <w:ins w:id="32" w:author="Hardik Malhotra" w:date="2021-09-10T14:39:00Z">
              <w:r w:rsidRPr="005D2A6A">
                <w:rPr>
                  <w:b/>
                  <w:bCs/>
                  <w:color w:val="000000" w:themeColor="text1"/>
                  <w:sz w:val="20"/>
                  <w:szCs w:val="20"/>
                </w:rPr>
                <w:t>Demand</w:t>
              </w:r>
            </w:ins>
            <w:ins w:id="33"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8" w:author="Hardik Malhotra" w:date="2021-09-10T14:38:00Z"/>
                <w:bCs/>
                <w:color w:val="000000" w:themeColor="text1"/>
                <w:sz w:val="20"/>
                <w:szCs w:val="20"/>
              </w:rPr>
            </w:pPr>
            <w:r w:rsidRPr="005D2A6A">
              <w:rPr>
                <w:color w:val="000000"/>
                <w:sz w:val="20"/>
                <w:szCs w:val="20"/>
              </w:rPr>
              <w:t>-438.76</w:t>
            </w:r>
          </w:p>
        </w:tc>
      </w:tr>
    </w:tbl>
    <w:p w14:paraId="6A5D6126" w14:textId="427ABB44" w:rsidR="00905DCB" w:rsidRDefault="00905DCB" w:rsidP="001F31CB">
      <w:pPr>
        <w:pStyle w:val="BodyText"/>
        <w:spacing w:before="162" w:line="480" w:lineRule="auto"/>
        <w:ind w:righ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2C9BE6" w14:textId="796F0A19" w:rsidR="00064CBC" w:rsidRDefault="00C62BA4" w:rsidP="009E126D">
      <w:pPr>
        <w:spacing w:line="360" w:lineRule="auto"/>
        <w:textAlignment w:val="baseline"/>
        <w:rPr>
          <w:rFonts w:ascii="Arial" w:hAnsi="Arial" w:cs="Arial"/>
          <w:b/>
          <w:bCs/>
          <w:sz w:val="24"/>
          <w:szCs w:val="24"/>
        </w:rPr>
      </w:pP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523F8790">
                <wp:simplePos x="0" y="0"/>
                <wp:positionH relativeFrom="column">
                  <wp:posOffset>-123190</wp:posOffset>
                </wp:positionH>
                <wp:positionV relativeFrom="paragraph">
                  <wp:posOffset>2465705</wp:posOffset>
                </wp:positionV>
                <wp:extent cx="6530975" cy="34328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34328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0" type="#_x0000_t202" style="position:absolute;margin-left:-9.7pt;margin-top:194.15pt;width:514.25pt;height:270.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v:textbox>
                <w10:wrap type="square"/>
              </v:shape>
            </w:pict>
          </mc:Fallback>
        </mc:AlternateContent>
      </w:r>
      <w:r w:rsidR="0008641D" w:rsidRPr="002B5730">
        <w:rPr>
          <w:bCs/>
          <w:noProof/>
          <w:color w:val="000000" w:themeColor="text1"/>
        </w:rPr>
        <mc:AlternateContent>
          <mc:Choice Requires="wps">
            <w:drawing>
              <wp:anchor distT="0" distB="0" distL="114300" distR="114300" simplePos="0" relativeHeight="252161024" behindDoc="0" locked="0" layoutInCell="1" allowOverlap="1" wp14:anchorId="446412CF" wp14:editId="660F43E0">
                <wp:simplePos x="0" y="0"/>
                <wp:positionH relativeFrom="margin">
                  <wp:posOffset>4219443</wp:posOffset>
                </wp:positionH>
                <wp:positionV relativeFrom="paragraph">
                  <wp:posOffset>2158749</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1" type="#_x0000_t202" style="position:absolute;margin-left:332.25pt;margin-top:170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F8ADB2A" w14:textId="33E35E97" w:rsidR="003A525D" w:rsidRDefault="003A525D" w:rsidP="009E126D">
      <w:pPr>
        <w:spacing w:line="360" w:lineRule="auto"/>
        <w:textAlignment w:val="baseline"/>
        <w:rPr>
          <w:rFonts w:ascii="Arial" w:hAnsi="Arial" w:cs="Arial"/>
          <w:b/>
          <w:bCs/>
          <w:sz w:val="24"/>
          <w:szCs w:val="24"/>
        </w:rPr>
      </w:pPr>
    </w:p>
    <w:p w14:paraId="34B083EC" w14:textId="72C1CFFF" w:rsidR="00C62BA4" w:rsidRDefault="00C62BA4" w:rsidP="009E126D">
      <w:pPr>
        <w:spacing w:line="360" w:lineRule="auto"/>
        <w:textAlignment w:val="baseline"/>
        <w:rPr>
          <w:rFonts w:ascii="Arial" w:hAnsi="Arial" w:cs="Arial"/>
          <w:b/>
          <w:bCs/>
          <w:sz w:val="24"/>
          <w:szCs w:val="24"/>
        </w:rPr>
      </w:pPr>
    </w:p>
    <w:p w14:paraId="10554C9F" w14:textId="77777777" w:rsidR="00C62BA4" w:rsidRDefault="00C62BA4" w:rsidP="009E126D">
      <w:pPr>
        <w:spacing w:line="360" w:lineRule="auto"/>
        <w:textAlignment w:val="baseline"/>
        <w:rPr>
          <w:rFonts w:ascii="Arial" w:hAnsi="Arial" w:cs="Arial"/>
          <w:b/>
          <w:bCs/>
          <w:sz w:val="24"/>
          <w:szCs w:val="24"/>
        </w:rPr>
      </w:pPr>
    </w:p>
    <w:p w14:paraId="180EEE6B" w14:textId="6A0E3522" w:rsidR="00CB55FA" w:rsidRPr="005D2A6A" w:rsidDel="00160783" w:rsidRDefault="00C46EA7" w:rsidP="009E126D">
      <w:pPr>
        <w:spacing w:line="360" w:lineRule="auto"/>
        <w:textAlignment w:val="baseline"/>
        <w:rPr>
          <w:del w:id="39" w:author="Hardik Malhotra" w:date="2021-09-10T14:55:00Z"/>
          <w:rFonts w:ascii="Arial" w:hAnsi="Arial" w:cs="Arial"/>
          <w:b/>
          <w:bCs/>
          <w:sz w:val="24"/>
          <w:szCs w:val="24"/>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7008" behindDoc="0" locked="0" layoutInCell="1" allowOverlap="1" wp14:anchorId="45ABC02C" wp14:editId="678565EC">
                <wp:simplePos x="0" y="0"/>
                <wp:positionH relativeFrom="column">
                  <wp:posOffset>495300</wp:posOffset>
                </wp:positionH>
                <wp:positionV relativeFrom="paragraph">
                  <wp:posOffset>2179320</wp:posOffset>
                </wp:positionV>
                <wp:extent cx="1651000" cy="722630"/>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26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2" style="position:absolute;margin-left:39pt;margin-top:171.6pt;width:130pt;height:56.9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9E126D" w:rsidRPr="005D2A6A">
        <w:rPr>
          <w:rFonts w:ascii="Arial" w:hAnsi="Arial" w:cs="Arial"/>
          <w:b/>
          <w:bCs/>
          <w:sz w:val="24"/>
          <w:szCs w:val="24"/>
        </w:rPr>
        <w:t>Global Vinyl Ester Resin Demand, By Volume (Thousand Tonnes), 2015–2030F</w:t>
      </w:r>
    </w:p>
    <w:p w14:paraId="5789BBA2" w14:textId="47A6EE3B"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3E19422D">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3"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DpVVzg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C541EC4" w14:textId="77777777" w:rsidR="0022743F" w:rsidRDefault="0022743F" w:rsidP="005D2A6A">
      <w:pPr>
        <w:rPr>
          <w:rFonts w:ascii="Arial" w:hAnsi="Arial" w:cs="Arial"/>
          <w:b/>
          <w:bCs/>
          <w:sz w:val="24"/>
          <w:szCs w:val="24"/>
        </w:rPr>
      </w:pPr>
    </w:p>
    <w:p w14:paraId="3B2616FA" w14:textId="77777777" w:rsidR="0022743F" w:rsidRDefault="0022743F" w:rsidP="005D2A6A">
      <w:pPr>
        <w:rPr>
          <w:rFonts w:ascii="Arial" w:hAnsi="Arial" w:cs="Arial"/>
          <w:b/>
          <w:bCs/>
          <w:sz w:val="24"/>
          <w:szCs w:val="24"/>
        </w:rPr>
      </w:pPr>
    </w:p>
    <w:p w14:paraId="08A580C7" w14:textId="222D33B9" w:rsidR="0068477D" w:rsidRPr="005D2A6A" w:rsidRDefault="009E126D" w:rsidP="005D2A6A">
      <w:pPr>
        <w:rPr>
          <w:rFonts w:ascii="Arial" w:hAnsi="Arial" w:cs="Arial"/>
          <w:b/>
          <w:bCs/>
          <w:sz w:val="24"/>
          <w:szCs w:val="24"/>
        </w:rPr>
      </w:pPr>
      <w:r w:rsidRPr="005D2A6A">
        <w:rPr>
          <w:rFonts w:ascii="Arial" w:hAnsi="Arial" w:cs="Arial"/>
          <w:b/>
          <w:bCs/>
          <w:sz w:val="24"/>
          <w:szCs w:val="24"/>
        </w:rPr>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Swancor</w:t>
            </w:r>
            <w:proofErr w:type="spellEnd"/>
            <w:r w:rsidRPr="00B60EF0">
              <w:rPr>
                <w:rFonts w:ascii="Calibri" w:eastAsia="Times New Roman" w:hAnsi="Calibri" w:cs="Times New Roman"/>
                <w:color w:val="000000"/>
                <w:lang w:val="en-US"/>
              </w:rPr>
              <w:t xml:space="preserve">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Polynt-Reichhold</w:t>
            </w:r>
            <w:proofErr w:type="spellEnd"/>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Eternal Materials </w:t>
            </w:r>
            <w:proofErr w:type="spellStart"/>
            <w:proofErr w:type="gramStart"/>
            <w:r w:rsidRPr="00B60EF0">
              <w:rPr>
                <w:rFonts w:ascii="Calibri" w:eastAsia="Times New Roman" w:hAnsi="Calibri" w:cs="Times New Roman"/>
                <w:color w:val="000000"/>
                <w:lang w:val="en-US"/>
              </w:rPr>
              <w:t>Co.,Ltd</w:t>
            </w:r>
            <w:proofErr w:type="spellEnd"/>
            <w:r w:rsidRPr="00B60EF0">
              <w:rPr>
                <w:rFonts w:ascii="Calibri" w:eastAsia="Times New Roman" w:hAnsi="Calibri" w:cs="Times New Roman"/>
                <w:color w:val="000000"/>
                <w:lang w:val="en-US"/>
              </w:rPr>
              <w:t>.</w:t>
            </w:r>
            <w:proofErr w:type="gramEnd"/>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Poliya</w:t>
            </w:r>
            <w:proofErr w:type="spellEnd"/>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0D963CB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Interplastic</w:t>
            </w:r>
            <w:proofErr w:type="spellEnd"/>
            <w:r w:rsidRPr="00B60EF0">
              <w:rPr>
                <w:rFonts w:ascii="Calibri" w:eastAsia="Times New Roman" w:hAnsi="Calibri" w:cs="Times New Roman"/>
                <w:color w:val="000000"/>
                <w:lang w:val="en-US"/>
              </w:rPr>
              <w:t xml:space="preserve">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Allnex</w:t>
            </w:r>
            <w:proofErr w:type="spellEnd"/>
            <w:r w:rsidRPr="00B60EF0">
              <w:rPr>
                <w:rFonts w:ascii="Calibri" w:eastAsia="Times New Roman" w:hAnsi="Calibri" w:cs="Times New Roman"/>
                <w:color w:val="000000"/>
                <w:lang w:val="en-US"/>
              </w:rPr>
              <w:t xml:space="preserve">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En</w:t>
            </w:r>
            <w:proofErr w:type="spellEnd"/>
            <w:r w:rsidRPr="00B60EF0">
              <w:rPr>
                <w:rFonts w:ascii="Calibri" w:eastAsia="Times New Roman" w:hAnsi="Calibri" w:cs="Times New Roman"/>
                <w:color w:val="000000"/>
                <w:lang w:val="en-US"/>
              </w:rPr>
              <w:t xml:space="preserve"> </w:t>
            </w:r>
            <w:proofErr w:type="spellStart"/>
            <w:r w:rsidRPr="00B60EF0">
              <w:rPr>
                <w:rFonts w:ascii="Calibri" w:eastAsia="Times New Roman" w:hAnsi="Calibri" w:cs="Times New Roman"/>
                <w:color w:val="000000"/>
                <w:lang w:val="en-US"/>
              </w:rPr>
              <w:t>Chuan</w:t>
            </w:r>
            <w:proofErr w:type="spellEnd"/>
            <w:r w:rsidRPr="00B60EF0">
              <w:rPr>
                <w:rFonts w:ascii="Calibri" w:eastAsia="Times New Roman" w:hAnsi="Calibri" w:cs="Times New Roman"/>
                <w:color w:val="000000"/>
                <w:lang w:val="en-US"/>
              </w:rPr>
              <w:t xml:space="preserve">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04C09408"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t>
            </w:r>
            <w:r w:rsidR="00C62BA4">
              <w:rPr>
                <w:rFonts w:ascii="Calibri" w:eastAsia="Times New Roman" w:hAnsi="Calibri" w:cs="Times New Roman"/>
                <w:color w:val="000000"/>
                <w:lang w:val="en-US"/>
              </w:rPr>
              <w:t>ewon</w:t>
            </w:r>
            <w:proofErr w:type="spellEnd"/>
            <w:r w:rsidRPr="00B60EF0">
              <w:rPr>
                <w:rFonts w:ascii="Calibri" w:eastAsia="Times New Roman" w:hAnsi="Calibri" w:cs="Times New Roman"/>
                <w:color w:val="000000"/>
                <w:lang w:val="en-US"/>
              </w:rPr>
              <w:t xml:space="preserve"> C</w:t>
            </w:r>
            <w:r w:rsidR="00C62BA4">
              <w:rPr>
                <w:rFonts w:ascii="Calibri" w:eastAsia="Times New Roman" w:hAnsi="Calibri" w:cs="Times New Roman"/>
                <w:color w:val="000000"/>
                <w:lang w:val="en-US"/>
              </w:rPr>
              <w:t>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57A4AF85"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63EE562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Satyen</w:t>
            </w:r>
            <w:proofErr w:type="spellEnd"/>
            <w:r w:rsidRPr="00B60EF0">
              <w:rPr>
                <w:rFonts w:ascii="Calibri" w:eastAsia="Times New Roman" w:hAnsi="Calibri" w:cs="Times New Roman"/>
                <w:color w:val="000000"/>
                <w:lang w:val="en-US"/>
              </w:rPr>
              <w:t xml:space="preserve">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496B47DE"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Crystic</w:t>
            </w:r>
            <w:proofErr w:type="spellEnd"/>
            <w:r w:rsidRPr="00B60EF0">
              <w:rPr>
                <w:rFonts w:ascii="Calibri" w:eastAsia="Times New Roman" w:hAnsi="Calibri" w:cs="Times New Roman"/>
                <w:color w:val="000000"/>
                <w:lang w:val="en-US"/>
              </w:rPr>
              <w:t xml:space="preserve">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33B0F09B"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lastRenderedPageBreak/>
              <w:t>Mechemco</w:t>
            </w:r>
            <w:proofErr w:type="spellEnd"/>
            <w:r w:rsidRPr="00B60EF0">
              <w:rPr>
                <w:rFonts w:ascii="Calibri" w:eastAsia="Times New Roman" w:hAnsi="Calibri" w:cs="Times New Roman"/>
                <w:color w:val="000000"/>
                <w:lang w:val="en-US"/>
              </w:rPr>
              <w:t xml:space="preserve"> resins </w:t>
            </w:r>
            <w:proofErr w:type="spellStart"/>
            <w:r w:rsidRPr="00B60EF0">
              <w:rPr>
                <w:rFonts w:ascii="Calibri" w:eastAsia="Times New Roman" w:hAnsi="Calibri" w:cs="Times New Roman"/>
                <w:color w:val="000000"/>
                <w:lang w:val="en-US"/>
              </w:rPr>
              <w:t>pvt</w:t>
            </w:r>
            <w:proofErr w:type="spellEnd"/>
            <w:r w:rsidRPr="00B60EF0">
              <w:rPr>
                <w:rFonts w:ascii="Calibri" w:eastAsia="Times New Roman" w:hAnsi="Calibri" w:cs="Times New Roman"/>
                <w:color w:val="000000"/>
                <w:lang w:val="en-US"/>
              </w:rPr>
              <w:t xml:space="preserve">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260B45C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Moras</w:t>
            </w:r>
            <w:proofErr w:type="spellEnd"/>
            <w:r w:rsidRPr="00B60EF0">
              <w:rPr>
                <w:rFonts w:ascii="Calibri" w:eastAsia="Times New Roman" w:hAnsi="Calibri" w:cs="Times New Roman"/>
                <w:color w:val="000000"/>
                <w:lang w:val="en-US"/>
              </w:rPr>
              <w:t xml:space="preserve">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198174A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1664364F" w:rsidR="00B46B4C" w:rsidRPr="00B60EF0" w:rsidRDefault="00B46B4C" w:rsidP="00E561A5">
            <w:pPr>
              <w:spacing w:after="0" w:line="240" w:lineRule="auto"/>
              <w:jc w:val="center"/>
              <w:rPr>
                <w:rFonts w:ascii="Calibri" w:eastAsia="Times New Roman" w:hAnsi="Calibri" w:cs="Times New Roman"/>
                <w:color w:val="000000"/>
                <w:lang w:val="en-US"/>
              </w:rPr>
            </w:pP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8"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A4B8Oc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39"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0"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1"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LLHvd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2"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I3kGGW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t xml:space="preserve">3.1. 4. Operating Efficiency </w:t>
      </w:r>
      <w:proofErr w:type="gramStart"/>
      <w:r w:rsidRPr="0061645E">
        <w:rPr>
          <w:rFonts w:eastAsiaTheme="minorHAnsi"/>
          <w:b/>
          <w:bCs/>
          <w:lang w:val="en-IN"/>
        </w:rPr>
        <w:t>By</w:t>
      </w:r>
      <w:proofErr w:type="gramEnd"/>
      <w:r w:rsidRPr="0061645E">
        <w:rPr>
          <w:rFonts w:eastAsiaTheme="minorHAnsi"/>
          <w:b/>
          <w:bCs/>
          <w:lang w:val="en-IN"/>
        </w:rPr>
        <w:t xml:space="preserve"> Company</w:t>
      </w:r>
    </w:p>
    <w:p w14:paraId="57D2C25C" w14:textId="37E8BBFB" w:rsidR="000F635C" w:rsidRPr="0061645E" w:rsidDel="0022576D" w:rsidRDefault="009E126D" w:rsidP="0061645E">
      <w:pPr>
        <w:rPr>
          <w:del w:id="40"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Swancor</w:t>
            </w:r>
            <w:proofErr w:type="spellEnd"/>
            <w:r w:rsidRPr="009E126D">
              <w:rPr>
                <w:rFonts w:ascii="Arial" w:eastAsia="Times New Roman" w:hAnsi="Arial" w:cs="Arial"/>
                <w:color w:val="000000"/>
                <w:sz w:val="20"/>
                <w:szCs w:val="20"/>
                <w:lang w:val="en-US"/>
              </w:rPr>
              <w:t xml:space="preserve">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Polynt-Reichhold</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Eternal Materials </w:t>
            </w:r>
            <w:proofErr w:type="spellStart"/>
            <w:proofErr w:type="gramStart"/>
            <w:r w:rsidRPr="009E126D">
              <w:rPr>
                <w:rFonts w:ascii="Arial" w:eastAsia="Times New Roman" w:hAnsi="Arial" w:cs="Arial"/>
                <w:color w:val="000000"/>
                <w:sz w:val="20"/>
                <w:szCs w:val="20"/>
                <w:lang w:val="en-US"/>
              </w:rPr>
              <w:t>Co.,Ltd</w:t>
            </w:r>
            <w:proofErr w:type="spellEnd"/>
            <w:r w:rsidRPr="009E126D">
              <w:rPr>
                <w:rFonts w:ascii="Arial" w:eastAsia="Times New Roman" w:hAnsi="Arial" w:cs="Arial"/>
                <w:color w:val="000000"/>
                <w:sz w:val="20"/>
                <w:szCs w:val="20"/>
                <w:lang w:val="en-US"/>
              </w:rPr>
              <w:t>.</w:t>
            </w:r>
            <w:proofErr w:type="gramEnd"/>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Poliya</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Interplastic</w:t>
            </w:r>
            <w:proofErr w:type="spellEnd"/>
            <w:r w:rsidRPr="009E126D">
              <w:rPr>
                <w:rFonts w:ascii="Arial" w:eastAsia="Times New Roman" w:hAnsi="Arial" w:cs="Arial"/>
                <w:color w:val="000000"/>
                <w:sz w:val="20"/>
                <w:szCs w:val="20"/>
                <w:lang w:val="en-US"/>
              </w:rPr>
              <w:t xml:space="preserve">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Allnex</w:t>
            </w:r>
            <w:proofErr w:type="spellEnd"/>
            <w:r w:rsidRPr="009E126D">
              <w:rPr>
                <w:rFonts w:ascii="Arial" w:eastAsia="Times New Roman" w:hAnsi="Arial" w:cs="Arial"/>
                <w:color w:val="000000"/>
                <w:sz w:val="20"/>
                <w:szCs w:val="20"/>
                <w:lang w:val="en-US"/>
              </w:rPr>
              <w:t xml:space="preserve">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En</w:t>
            </w:r>
            <w:proofErr w:type="spellEnd"/>
            <w:r w:rsidRPr="009E126D">
              <w:rPr>
                <w:rFonts w:ascii="Arial" w:eastAsia="Times New Roman" w:hAnsi="Arial" w:cs="Arial"/>
                <w:color w:val="000000"/>
                <w:sz w:val="20"/>
                <w:szCs w:val="20"/>
                <w:lang w:val="en-US"/>
              </w:rPr>
              <w:t xml:space="preserve"> </w:t>
            </w:r>
            <w:proofErr w:type="spellStart"/>
            <w:r w:rsidRPr="009E126D">
              <w:rPr>
                <w:rFonts w:ascii="Arial" w:eastAsia="Times New Roman" w:hAnsi="Arial" w:cs="Arial"/>
                <w:color w:val="000000"/>
                <w:sz w:val="20"/>
                <w:szCs w:val="20"/>
                <w:lang w:val="en-US"/>
              </w:rPr>
              <w:t>Chuan</w:t>
            </w:r>
            <w:proofErr w:type="spellEnd"/>
            <w:r w:rsidRPr="009E126D">
              <w:rPr>
                <w:rFonts w:ascii="Arial" w:eastAsia="Times New Roman" w:hAnsi="Arial" w:cs="Arial"/>
                <w:color w:val="000000"/>
                <w:sz w:val="20"/>
                <w:szCs w:val="20"/>
                <w:lang w:val="en-US"/>
              </w:rPr>
              <w:t xml:space="preserve">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Satyen</w:t>
            </w:r>
            <w:proofErr w:type="spellEnd"/>
            <w:r w:rsidRPr="009E126D">
              <w:rPr>
                <w:rFonts w:ascii="Arial" w:eastAsia="Times New Roman" w:hAnsi="Arial" w:cs="Arial"/>
                <w:color w:val="000000"/>
                <w:sz w:val="20"/>
                <w:szCs w:val="20"/>
                <w:lang w:val="en-US"/>
              </w:rPr>
              <w:t xml:space="preserve">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Crystic</w:t>
            </w:r>
            <w:proofErr w:type="spellEnd"/>
            <w:r w:rsidRPr="009E126D">
              <w:rPr>
                <w:rFonts w:ascii="Arial" w:eastAsia="Times New Roman" w:hAnsi="Arial" w:cs="Arial"/>
                <w:color w:val="000000"/>
                <w:sz w:val="20"/>
                <w:szCs w:val="20"/>
                <w:lang w:val="en-US"/>
              </w:rPr>
              <w:t xml:space="preserve">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Mechemco</w:t>
            </w:r>
            <w:proofErr w:type="spellEnd"/>
            <w:r w:rsidRPr="009E126D">
              <w:rPr>
                <w:rFonts w:ascii="Arial" w:eastAsia="Times New Roman" w:hAnsi="Arial" w:cs="Arial"/>
                <w:color w:val="000000"/>
                <w:sz w:val="20"/>
                <w:szCs w:val="20"/>
                <w:lang w:val="en-US"/>
              </w:rPr>
              <w:t xml:space="preserve"> resins </w:t>
            </w:r>
            <w:proofErr w:type="spellStart"/>
            <w:r w:rsidRPr="009E126D">
              <w:rPr>
                <w:rFonts w:ascii="Arial" w:eastAsia="Times New Roman" w:hAnsi="Arial" w:cs="Arial"/>
                <w:color w:val="000000"/>
                <w:sz w:val="20"/>
                <w:szCs w:val="20"/>
                <w:lang w:val="en-US"/>
              </w:rPr>
              <w:t>pvt</w:t>
            </w:r>
            <w:proofErr w:type="spellEnd"/>
            <w:r w:rsidRPr="009E126D">
              <w:rPr>
                <w:rFonts w:ascii="Arial" w:eastAsia="Times New Roman" w:hAnsi="Arial" w:cs="Arial"/>
                <w:color w:val="000000"/>
                <w:sz w:val="20"/>
                <w:szCs w:val="20"/>
                <w:lang w:val="en-US"/>
              </w:rPr>
              <w:t xml:space="preserve">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Moras</w:t>
            </w:r>
            <w:proofErr w:type="spellEnd"/>
            <w:r w:rsidRPr="009E126D">
              <w:rPr>
                <w:rFonts w:ascii="Arial" w:eastAsia="Times New Roman" w:hAnsi="Arial" w:cs="Arial"/>
                <w:color w:val="000000"/>
                <w:sz w:val="20"/>
                <w:szCs w:val="20"/>
                <w:lang w:val="en-US"/>
              </w:rPr>
              <w:t xml:space="preserve">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41" w:author="Hardik Malhotra" w:date="2021-09-10T19:51:00Z"/>
          <w:bCs/>
          <w:color w:val="000000" w:themeColor="text1"/>
        </w:rPr>
      </w:pPr>
      <w:r w:rsidRPr="002B5730">
        <w:rPr>
          <w:bCs/>
          <w:noProof/>
          <w:color w:val="000000" w:themeColor="text1"/>
        </w:rPr>
        <w:lastRenderedPageBreak/>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3"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4"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gC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PD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C6YGAI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5"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62467842" w14:textId="77777777" w:rsidR="00262FD4" w:rsidRDefault="00262FD4" w:rsidP="00B07577">
      <w:pPr>
        <w:pStyle w:val="BodyText"/>
        <w:spacing w:before="162" w:line="360" w:lineRule="auto"/>
        <w:ind w:right="-86"/>
        <w:jc w:val="both"/>
        <w:rPr>
          <w:noProof/>
          <w:color w:val="000000" w:themeColor="text1"/>
        </w:rPr>
      </w:pPr>
    </w:p>
    <w:p w14:paraId="39AD9EE8" w14:textId="6297528B" w:rsidR="0022743F" w:rsidRDefault="0022743F" w:rsidP="00B07577">
      <w:pPr>
        <w:pStyle w:val="BodyText"/>
        <w:spacing w:before="162" w:line="360" w:lineRule="auto"/>
        <w:ind w:right="-86"/>
        <w:jc w:val="both"/>
        <w:rPr>
          <w:noProof/>
          <w:color w:val="000000" w:themeColor="text1"/>
        </w:rPr>
        <w:sectPr w:rsidR="0022743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DB397F9" w14:textId="7184BDD6" w:rsidR="005D2A6A" w:rsidRPr="005D2A6A" w:rsidRDefault="005D2A6A" w:rsidP="00E561A5">
            <w:pPr>
              <w:spacing w:after="0" w:line="240" w:lineRule="auto"/>
              <w:jc w:val="center"/>
              <w:rPr>
                <w:rFonts w:ascii="Arial" w:eastAsia="Times New Roman" w:hAnsi="Arial" w:cs="Arial"/>
                <w:b/>
                <w:bCs/>
                <w:color w:val="FFFFFF" w:themeColor="background1"/>
                <w:sz w:val="20"/>
                <w:szCs w:val="20"/>
                <w:lang w:val="en-US"/>
              </w:rPr>
            </w:pPr>
            <w:bookmarkStart w:id="42" w:name="_Hlk84171200"/>
            <w:r w:rsidRPr="005D2A6A">
              <w:rPr>
                <w:rFonts w:ascii="Arial" w:eastAsia="Times New Roman" w:hAnsi="Arial" w:cs="Arial"/>
                <w:b/>
                <w:bCs/>
                <w:color w:val="FFFFFF" w:themeColor="background1"/>
                <w:sz w:val="20"/>
                <w:szCs w:val="20"/>
                <w:lang w:val="en-US"/>
              </w:rPr>
              <w:t xml:space="preserve">Demand by </w:t>
            </w:r>
            <w:r w:rsidR="0030317B">
              <w:rPr>
                <w:rFonts w:ascii="Arial" w:eastAsia="Times New Roman" w:hAnsi="Arial" w:cs="Arial"/>
                <w:b/>
                <w:bCs/>
                <w:color w:val="FFFFFF" w:themeColor="background1"/>
                <w:sz w:val="20"/>
                <w:szCs w:val="20"/>
                <w:lang w:val="en-US"/>
              </w:rPr>
              <w:t xml:space="preserve">Application </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2"/>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6"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CfUNN2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6CC78352" w:rsidR="0068477D" w:rsidRDefault="00410F69"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49A18CBE">
                <wp:simplePos x="0" y="0"/>
                <wp:positionH relativeFrom="margin">
                  <wp:align>right</wp:align>
                </wp:positionH>
                <wp:positionV relativeFrom="paragraph">
                  <wp:posOffset>2475230</wp:posOffset>
                </wp:positionV>
                <wp:extent cx="3800475" cy="405442"/>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405442"/>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ED5058" id="TextBox 22" o:spid="_x0000_s1047" type="#_x0000_t202" style="position:absolute;left:0;text-align:left;margin-left:248.05pt;margin-top:194.9pt;width:299.25pt;height:31.9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" filled="f" stroked="f">
                <v:textbo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0580D95A">
            <wp:extent cx="6419850" cy="2524125"/>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546CF40" w14:textId="6078E6CD" w:rsidR="00064CBC" w:rsidRPr="00957CCA" w:rsidRDefault="00C62BA4" w:rsidP="0068477D">
      <w:pPr>
        <w:pStyle w:val="BodyText"/>
        <w:spacing w:before="162" w:line="480" w:lineRule="auto"/>
        <w:ind w:right="-90"/>
        <w:jc w:val="both"/>
        <w:rPr>
          <w:b/>
          <w:bCs/>
          <w:noProof/>
          <w:color w:val="000000" w:themeColor="text1"/>
        </w:rPr>
      </w:pPr>
      <w:r>
        <w:rPr>
          <w:b/>
          <w:bCs/>
          <w:noProof/>
          <w:color w:val="000000" w:themeColor="text1"/>
        </w:rPr>
        <w:t xml:space="preserve">Regional </w:t>
      </w:r>
      <w:r w:rsidR="00957CCA" w:rsidRPr="00957CCA">
        <w:rPr>
          <w:b/>
          <w:bCs/>
          <w:noProof/>
          <w:color w:val="000000" w:themeColor="text1"/>
        </w:rPr>
        <w:t>Segmentation of Bisphenol A, F</w:t>
      </w:r>
      <w:r>
        <w:rPr>
          <w:b/>
          <w:bCs/>
          <w:noProof/>
          <w:color w:val="000000" w:themeColor="text1"/>
        </w:rPr>
        <w:t xml:space="preserve"> &amp; </w:t>
      </w:r>
      <w:r w:rsidR="00957CCA" w:rsidRPr="00957CCA">
        <w:rPr>
          <w:b/>
          <w:bCs/>
          <w:noProof/>
          <w:color w:val="000000" w:themeColor="text1"/>
        </w:rPr>
        <w:t>S</w:t>
      </w:r>
      <w:r>
        <w:rPr>
          <w:b/>
          <w:bCs/>
          <w:noProof/>
          <w:color w:val="000000" w:themeColor="text1"/>
        </w:rPr>
        <w:t xml:space="preserve"> Consumption for Vinyl Ester Resin Production</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095"/>
        <w:gridCol w:w="2025"/>
        <w:gridCol w:w="2025"/>
      </w:tblGrid>
      <w:tr w:rsidR="005F32CA" w:rsidRPr="005F32CA" w14:paraId="0CFDE076" w14:textId="77777777" w:rsidTr="005F32CA">
        <w:trPr>
          <w:trHeight w:val="337"/>
        </w:trPr>
        <w:tc>
          <w:tcPr>
            <w:tcW w:w="3777" w:type="dxa"/>
            <w:shd w:val="clear" w:color="auto" w:fill="FFC000"/>
            <w:noWrap/>
            <w:vAlign w:val="bottom"/>
            <w:hideMark/>
          </w:tcPr>
          <w:p w14:paraId="0C308908"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Region/ Country</w:t>
            </w:r>
          </w:p>
        </w:tc>
        <w:tc>
          <w:tcPr>
            <w:tcW w:w="2095" w:type="dxa"/>
            <w:shd w:val="clear" w:color="auto" w:fill="FFC000"/>
            <w:noWrap/>
            <w:vAlign w:val="bottom"/>
            <w:hideMark/>
          </w:tcPr>
          <w:p w14:paraId="3D05A9E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A</w:t>
            </w:r>
          </w:p>
        </w:tc>
        <w:tc>
          <w:tcPr>
            <w:tcW w:w="2025" w:type="dxa"/>
            <w:shd w:val="clear" w:color="auto" w:fill="FFC000"/>
            <w:noWrap/>
            <w:vAlign w:val="bottom"/>
            <w:hideMark/>
          </w:tcPr>
          <w:p w14:paraId="1D5322DD"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F</w:t>
            </w:r>
          </w:p>
        </w:tc>
        <w:tc>
          <w:tcPr>
            <w:tcW w:w="2025" w:type="dxa"/>
            <w:shd w:val="clear" w:color="auto" w:fill="FFC000"/>
            <w:noWrap/>
            <w:vAlign w:val="bottom"/>
            <w:hideMark/>
          </w:tcPr>
          <w:p w14:paraId="196D310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S</w:t>
            </w:r>
          </w:p>
        </w:tc>
      </w:tr>
      <w:tr w:rsidR="005F32CA" w:rsidRPr="005F32CA" w14:paraId="2678C166" w14:textId="77777777" w:rsidTr="005F32CA">
        <w:trPr>
          <w:trHeight w:val="337"/>
        </w:trPr>
        <w:tc>
          <w:tcPr>
            <w:tcW w:w="3777" w:type="dxa"/>
            <w:shd w:val="clear" w:color="auto" w:fill="auto"/>
            <w:noWrap/>
            <w:vAlign w:val="bottom"/>
            <w:hideMark/>
          </w:tcPr>
          <w:p w14:paraId="0298D45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India</w:t>
            </w:r>
          </w:p>
        </w:tc>
        <w:tc>
          <w:tcPr>
            <w:tcW w:w="2095" w:type="dxa"/>
            <w:shd w:val="clear" w:color="auto" w:fill="auto"/>
            <w:noWrap/>
            <w:vAlign w:val="bottom"/>
            <w:hideMark/>
          </w:tcPr>
          <w:p w14:paraId="3C165C9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92%</w:t>
            </w:r>
          </w:p>
        </w:tc>
        <w:tc>
          <w:tcPr>
            <w:tcW w:w="2025" w:type="dxa"/>
            <w:shd w:val="clear" w:color="auto" w:fill="auto"/>
            <w:noWrap/>
            <w:vAlign w:val="bottom"/>
            <w:hideMark/>
          </w:tcPr>
          <w:p w14:paraId="40EB61BB"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c>
          <w:tcPr>
            <w:tcW w:w="2025" w:type="dxa"/>
            <w:shd w:val="clear" w:color="auto" w:fill="auto"/>
            <w:noWrap/>
            <w:vAlign w:val="bottom"/>
            <w:hideMark/>
          </w:tcPr>
          <w:p w14:paraId="21110E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3%</w:t>
            </w:r>
          </w:p>
        </w:tc>
      </w:tr>
      <w:tr w:rsidR="005F32CA" w:rsidRPr="005F32CA" w14:paraId="1391271E" w14:textId="77777777" w:rsidTr="005F32CA">
        <w:trPr>
          <w:trHeight w:val="337"/>
        </w:trPr>
        <w:tc>
          <w:tcPr>
            <w:tcW w:w="3777" w:type="dxa"/>
            <w:shd w:val="clear" w:color="auto" w:fill="auto"/>
            <w:noWrap/>
            <w:vAlign w:val="bottom"/>
            <w:hideMark/>
          </w:tcPr>
          <w:p w14:paraId="01A03675"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APAC</w:t>
            </w:r>
          </w:p>
        </w:tc>
        <w:tc>
          <w:tcPr>
            <w:tcW w:w="2095" w:type="dxa"/>
            <w:shd w:val="clear" w:color="auto" w:fill="auto"/>
            <w:noWrap/>
            <w:vAlign w:val="bottom"/>
            <w:hideMark/>
          </w:tcPr>
          <w:p w14:paraId="7A55D628"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88%</w:t>
            </w:r>
          </w:p>
        </w:tc>
        <w:tc>
          <w:tcPr>
            <w:tcW w:w="2025" w:type="dxa"/>
            <w:shd w:val="clear" w:color="auto" w:fill="auto"/>
            <w:noWrap/>
            <w:vAlign w:val="bottom"/>
            <w:hideMark/>
          </w:tcPr>
          <w:p w14:paraId="4A05AA7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w:t>
            </w:r>
          </w:p>
        </w:tc>
        <w:tc>
          <w:tcPr>
            <w:tcW w:w="2025" w:type="dxa"/>
            <w:shd w:val="clear" w:color="auto" w:fill="auto"/>
            <w:noWrap/>
            <w:vAlign w:val="bottom"/>
            <w:hideMark/>
          </w:tcPr>
          <w:p w14:paraId="5668F523"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26463389" w14:textId="77777777" w:rsidTr="005F32CA">
        <w:trPr>
          <w:trHeight w:val="337"/>
        </w:trPr>
        <w:tc>
          <w:tcPr>
            <w:tcW w:w="3777" w:type="dxa"/>
            <w:shd w:val="clear" w:color="auto" w:fill="auto"/>
            <w:noWrap/>
            <w:vAlign w:val="bottom"/>
            <w:hideMark/>
          </w:tcPr>
          <w:p w14:paraId="429676DA"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Europe</w:t>
            </w:r>
          </w:p>
        </w:tc>
        <w:tc>
          <w:tcPr>
            <w:tcW w:w="2095" w:type="dxa"/>
            <w:shd w:val="clear" w:color="auto" w:fill="auto"/>
            <w:noWrap/>
            <w:vAlign w:val="bottom"/>
            <w:hideMark/>
          </w:tcPr>
          <w:p w14:paraId="215A519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81%</w:t>
            </w:r>
          </w:p>
        </w:tc>
        <w:tc>
          <w:tcPr>
            <w:tcW w:w="2025" w:type="dxa"/>
            <w:shd w:val="clear" w:color="auto" w:fill="auto"/>
            <w:noWrap/>
            <w:vAlign w:val="bottom"/>
            <w:hideMark/>
          </w:tcPr>
          <w:p w14:paraId="20F860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15%</w:t>
            </w:r>
          </w:p>
        </w:tc>
        <w:tc>
          <w:tcPr>
            <w:tcW w:w="2025" w:type="dxa"/>
            <w:shd w:val="clear" w:color="auto" w:fill="auto"/>
            <w:noWrap/>
            <w:vAlign w:val="bottom"/>
            <w:hideMark/>
          </w:tcPr>
          <w:p w14:paraId="738A936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67342957" w14:textId="77777777" w:rsidTr="005F32CA">
        <w:trPr>
          <w:trHeight w:val="337"/>
        </w:trPr>
        <w:tc>
          <w:tcPr>
            <w:tcW w:w="3777" w:type="dxa"/>
            <w:shd w:val="clear" w:color="auto" w:fill="auto"/>
            <w:noWrap/>
            <w:vAlign w:val="bottom"/>
            <w:hideMark/>
          </w:tcPr>
          <w:p w14:paraId="6E33C32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North America</w:t>
            </w:r>
          </w:p>
        </w:tc>
        <w:tc>
          <w:tcPr>
            <w:tcW w:w="2095" w:type="dxa"/>
            <w:shd w:val="clear" w:color="auto" w:fill="auto"/>
            <w:noWrap/>
            <w:vAlign w:val="bottom"/>
            <w:hideMark/>
          </w:tcPr>
          <w:p w14:paraId="52D23B01"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83%</w:t>
            </w:r>
          </w:p>
        </w:tc>
        <w:tc>
          <w:tcPr>
            <w:tcW w:w="2025" w:type="dxa"/>
            <w:shd w:val="clear" w:color="auto" w:fill="auto"/>
            <w:noWrap/>
            <w:vAlign w:val="bottom"/>
            <w:hideMark/>
          </w:tcPr>
          <w:p w14:paraId="662E8A2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12%</w:t>
            </w:r>
          </w:p>
        </w:tc>
        <w:tc>
          <w:tcPr>
            <w:tcW w:w="2025" w:type="dxa"/>
            <w:shd w:val="clear" w:color="auto" w:fill="auto"/>
            <w:noWrap/>
            <w:vAlign w:val="bottom"/>
            <w:hideMark/>
          </w:tcPr>
          <w:p w14:paraId="2277C102"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r>
      <w:tr w:rsidR="005F32CA" w:rsidRPr="005F32CA" w14:paraId="0C2144BC" w14:textId="77777777" w:rsidTr="005F32CA">
        <w:trPr>
          <w:trHeight w:val="337"/>
        </w:trPr>
        <w:tc>
          <w:tcPr>
            <w:tcW w:w="3777" w:type="dxa"/>
            <w:shd w:val="clear" w:color="auto" w:fill="auto"/>
            <w:noWrap/>
            <w:vAlign w:val="bottom"/>
            <w:hideMark/>
          </w:tcPr>
          <w:p w14:paraId="5722D09C"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South America</w:t>
            </w:r>
          </w:p>
        </w:tc>
        <w:tc>
          <w:tcPr>
            <w:tcW w:w="2095" w:type="dxa"/>
            <w:shd w:val="clear" w:color="auto" w:fill="auto"/>
            <w:noWrap/>
            <w:vAlign w:val="bottom"/>
            <w:hideMark/>
          </w:tcPr>
          <w:p w14:paraId="6DA9E0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94%</w:t>
            </w:r>
          </w:p>
        </w:tc>
        <w:tc>
          <w:tcPr>
            <w:tcW w:w="2025" w:type="dxa"/>
            <w:shd w:val="clear" w:color="auto" w:fill="auto"/>
            <w:noWrap/>
            <w:vAlign w:val="bottom"/>
            <w:hideMark/>
          </w:tcPr>
          <w:p w14:paraId="29292E77"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c>
          <w:tcPr>
            <w:tcW w:w="2025" w:type="dxa"/>
            <w:shd w:val="clear" w:color="auto" w:fill="auto"/>
            <w:noWrap/>
            <w:vAlign w:val="bottom"/>
            <w:hideMark/>
          </w:tcPr>
          <w:p w14:paraId="2BE85C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2%</w:t>
            </w:r>
          </w:p>
        </w:tc>
      </w:tr>
      <w:tr w:rsidR="005F32CA" w:rsidRPr="005F32CA" w14:paraId="70437477" w14:textId="77777777" w:rsidTr="005F32CA">
        <w:trPr>
          <w:trHeight w:val="337"/>
        </w:trPr>
        <w:tc>
          <w:tcPr>
            <w:tcW w:w="3777" w:type="dxa"/>
            <w:shd w:val="clear" w:color="auto" w:fill="auto"/>
            <w:noWrap/>
            <w:vAlign w:val="bottom"/>
            <w:hideMark/>
          </w:tcPr>
          <w:p w14:paraId="73568F20"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Middle East and Africa</w:t>
            </w:r>
          </w:p>
        </w:tc>
        <w:tc>
          <w:tcPr>
            <w:tcW w:w="2095" w:type="dxa"/>
            <w:shd w:val="clear" w:color="auto" w:fill="auto"/>
            <w:noWrap/>
            <w:vAlign w:val="bottom"/>
            <w:hideMark/>
          </w:tcPr>
          <w:p w14:paraId="5ABDAC9E"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86%</w:t>
            </w:r>
          </w:p>
        </w:tc>
        <w:tc>
          <w:tcPr>
            <w:tcW w:w="2025" w:type="dxa"/>
            <w:shd w:val="clear" w:color="auto" w:fill="auto"/>
            <w:noWrap/>
            <w:vAlign w:val="bottom"/>
            <w:hideMark/>
          </w:tcPr>
          <w:p w14:paraId="39941C1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10%</w:t>
            </w:r>
          </w:p>
        </w:tc>
        <w:tc>
          <w:tcPr>
            <w:tcW w:w="2025" w:type="dxa"/>
            <w:shd w:val="clear" w:color="auto" w:fill="auto"/>
            <w:noWrap/>
            <w:vAlign w:val="bottom"/>
            <w:hideMark/>
          </w:tcPr>
          <w:p w14:paraId="020761E6"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bl>
    <w:p w14:paraId="4C590343" w14:textId="78C1FD13" w:rsidR="005F32CA" w:rsidRDefault="005F32CA" w:rsidP="0068477D">
      <w:pPr>
        <w:pStyle w:val="BodyText"/>
        <w:spacing w:before="162" w:line="480" w:lineRule="auto"/>
        <w:ind w:right="-90"/>
        <w:jc w:val="both"/>
        <w:rPr>
          <w:noProof/>
          <w:color w:val="000000" w:themeColor="text1"/>
        </w:rPr>
      </w:pPr>
    </w:p>
    <w:p w14:paraId="4516CADF" w14:textId="77777777" w:rsidR="00E561A5" w:rsidRDefault="00E561A5"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671A85A"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43"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33F5169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08641D" w:rsidRPr="005D2A6A">
              <w:rPr>
                <w:rFonts w:ascii="Arial" w:hAnsi="Arial" w:cs="Arial"/>
                <w:color w:val="000000"/>
                <w:sz w:val="20"/>
                <w:szCs w:val="20"/>
              </w:rPr>
              <w:t xml:space="preserve">A, </w:t>
            </w:r>
            <w:proofErr w:type="gramStart"/>
            <w:r w:rsidR="0008641D"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643EDF6A"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Other </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3"/>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48"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49"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07131BC5" w:rsidR="00C36D81" w:rsidRDefault="00C36D81" w:rsidP="0061645E">
      <w:pPr>
        <w:rPr>
          <w:rFonts w:ascii="Arial" w:hAnsi="Arial" w:cs="Arial"/>
          <w:b/>
          <w:bCs/>
          <w:sz w:val="24"/>
          <w:szCs w:val="24"/>
        </w:rPr>
      </w:pPr>
    </w:p>
    <w:p w14:paraId="126F14D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645CDF4" w14:textId="4D06A184"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Global Vinyl Ester Resin Demand Supply Analysis, By Volume, 2015-2030F (Thousand Tonnes)</w:t>
      </w:r>
    </w:p>
    <w:tbl>
      <w:tblPr>
        <w:tblW w:w="10083" w:type="dxa"/>
        <w:tblCellMar>
          <w:left w:w="0" w:type="dxa"/>
          <w:right w:w="0" w:type="dxa"/>
        </w:tblCellMar>
        <w:tblLook w:val="0420" w:firstRow="1" w:lastRow="0" w:firstColumn="0" w:lastColumn="0" w:noHBand="0" w:noVBand="1"/>
      </w:tblPr>
      <w:tblGrid>
        <w:gridCol w:w="1279"/>
        <w:gridCol w:w="977"/>
        <w:gridCol w:w="977"/>
        <w:gridCol w:w="977"/>
        <w:gridCol w:w="977"/>
        <w:gridCol w:w="850"/>
        <w:gridCol w:w="1104"/>
        <w:gridCol w:w="981"/>
        <w:gridCol w:w="980"/>
        <w:gridCol w:w="981"/>
      </w:tblGrid>
      <w:tr w:rsidR="00E561A5" w:rsidRPr="00113DAD" w14:paraId="1991E04E" w14:textId="77777777" w:rsidTr="003A525D">
        <w:trPr>
          <w:trHeight w:val="359"/>
        </w:trPr>
        <w:tc>
          <w:tcPr>
            <w:tcW w:w="127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3D44F8" w14:textId="77777777" w:rsidR="00E561A5" w:rsidRPr="00113DAD" w:rsidRDefault="00E561A5" w:rsidP="005B1169">
            <w:pPr>
              <w:tabs>
                <w:tab w:val="left" w:pos="1290"/>
              </w:tabs>
              <w:spacing w:line="360" w:lineRule="auto"/>
              <w:jc w:val="both"/>
              <w:rPr>
                <w:rFonts w:ascii="Arial" w:eastAsia="Arial" w:hAnsi="Arial" w:cs="Arial"/>
                <w:color w:val="000000" w:themeColor="text1"/>
                <w:sz w:val="14"/>
                <w:szCs w:val="14"/>
                <w:lang w:val="en-US"/>
              </w:rPr>
            </w:pP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8BC6E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5B03B4"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AA0488"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7C9DDC"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85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C0F39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110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4CB1D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4FF089"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CB604E"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C3A747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E561A5" w:rsidRPr="00113DAD" w14:paraId="1E477126" w14:textId="77777777" w:rsidTr="003A525D">
        <w:trPr>
          <w:trHeight w:val="412"/>
        </w:trPr>
        <w:tc>
          <w:tcPr>
            <w:tcW w:w="127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93542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36C3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056B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B8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0EFD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85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A8D6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110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AED63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5D189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84D7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5AC51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E561A5" w:rsidRPr="00113DAD" w14:paraId="27FB15FE"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43F8CA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04431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8E30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C6C9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0E264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E0758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0A55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78265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63EB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602F1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E561A5" w:rsidRPr="00113DAD" w14:paraId="499F7673"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513D5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F9E54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DCD57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F7055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38CE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92492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0D039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3250321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67C4C5A"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E7EE63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52100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3E1D7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DED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86436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D3728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CDD3E7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EB164F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8B51B9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82251D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ABA0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4087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A02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11A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0CF05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6C5CC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2FC97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06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F853D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E561A5" w:rsidRPr="00113DAD" w14:paraId="75B586F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1E7A79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1602E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79719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69CE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BCDEA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B62C4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CE244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51FF0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629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C40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E561A5" w:rsidRPr="00113DAD" w14:paraId="2432E914"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1E483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862"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FC5B28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5F06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AF95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D312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031D0C8B" w14:textId="288563F9" w:rsidR="00F15E2C" w:rsidRPr="00F15E2C" w:rsidRDefault="00F15E2C" w:rsidP="00F15E2C">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05120" behindDoc="0" locked="0" layoutInCell="1" allowOverlap="1" wp14:anchorId="1F24103B" wp14:editId="458F60E7">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24103B" id="_x0000_s1050" type="#_x0000_t202" style="position:absolute;left:0;text-align:left;margin-left:361.35pt;margin-top:7.45pt;width:142.45pt;height:46.05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" filled="f" stroked="f">
                <v:textbox style="mso-fit-shape-to-text:t">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D8935FF" w14:textId="77777777" w:rsidR="00A42F2F" w:rsidRPr="00AF20A2" w:rsidRDefault="00A42F2F" w:rsidP="00A42F2F">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23E960E7" w14:textId="77777777" w:rsidR="00A42F2F" w:rsidRDefault="00A42F2F" w:rsidP="00A42F2F">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823552" behindDoc="0" locked="0" layoutInCell="1" allowOverlap="1" wp14:anchorId="0EA41781" wp14:editId="48266763">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A41781" id="_x0000_s1051" type="#_x0000_t202" style="position:absolute;margin-left:370pt;margin-top:195.75pt;width:142.45pt;height:46.0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N0EDOJkB&#10;AAAYAwAADgAAAAAAAAAAAAAAAAAuAgAAZHJzL2Uyb0RvYy54bWxQSwECLQAUAAYACAAAACEACCeX&#10;mOEAAAAMAQAADwAAAAAAAAAAAAAAAADzAwAAZHJzL2Rvd25yZXYueG1sUEsFBgAAAAAEAAQA8wAA&#10;AAEFAAAAAA==&#10;" filled="f" stroked="f">
                <v:textbox style="mso-fit-shape-to-text:t">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A42F2F" w:rsidRPr="009D7B5D" w14:paraId="5A170D65" w14:textId="77777777" w:rsidTr="005B1169">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3750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11EBF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95BB0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347E51"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5DEB88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C5ACBDF"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24BEAE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7F5EF0"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69C773"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154B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F803C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B6ACF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2030F</w:t>
            </w:r>
          </w:p>
        </w:tc>
      </w:tr>
      <w:tr w:rsidR="00A42F2F" w:rsidRPr="009D7B5D" w14:paraId="475BD63E" w14:textId="77777777" w:rsidTr="005B1169">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69D16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9343F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A35BFC"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0C92A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642FF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C921D2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765BD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AEBAD8"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2EC07"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65902D"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58DAB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E2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A42F2F" w:rsidRPr="009D7B5D" w14:paraId="2FF27639" w14:textId="77777777" w:rsidTr="005B1169">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936E00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3DBF78"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E71E4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81992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DC732F"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3BB70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E86E8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E5816C"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A2C52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515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4A2C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CE608F5"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A42F2F" w:rsidRPr="009D7B5D" w14:paraId="400B4533" w14:textId="77777777" w:rsidTr="005B1169">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3AE3A88" w14:textId="77777777" w:rsidR="00A42F2F" w:rsidRPr="009D7B5D" w:rsidRDefault="00A42F2F" w:rsidP="005B1169">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08345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CDE67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1062A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A4F28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F869A0"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F8F7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37901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A0B21B"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DD7C2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F14699"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2E58A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02AE6B6" w14:textId="04590B4C" w:rsidR="00A42F2F" w:rsidRDefault="00A42F2F" w:rsidP="0061645E">
      <w:pPr>
        <w:rPr>
          <w:rFonts w:ascii="Arial" w:hAnsi="Arial" w:cs="Arial"/>
          <w:b/>
          <w:bCs/>
          <w:sz w:val="24"/>
          <w:szCs w:val="24"/>
        </w:rPr>
      </w:pPr>
    </w:p>
    <w:p w14:paraId="67131D47" w14:textId="074A769F" w:rsidR="00A42F2F" w:rsidRDefault="00A42F2F" w:rsidP="0061645E">
      <w:pPr>
        <w:rPr>
          <w:rFonts w:ascii="Arial" w:hAnsi="Arial" w:cs="Arial"/>
          <w:b/>
          <w:bCs/>
          <w:sz w:val="24"/>
          <w:szCs w:val="24"/>
        </w:rPr>
      </w:pPr>
    </w:p>
    <w:p w14:paraId="4EB56516" w14:textId="1FF3E718" w:rsidR="000B6683" w:rsidRDefault="000B6683" w:rsidP="0061645E">
      <w:pPr>
        <w:rPr>
          <w:rFonts w:ascii="Arial" w:hAnsi="Arial" w:cs="Arial"/>
          <w:b/>
          <w:bCs/>
          <w:sz w:val="24"/>
          <w:szCs w:val="24"/>
        </w:rPr>
      </w:pPr>
    </w:p>
    <w:p w14:paraId="6AF53EFC" w14:textId="5D7E3D62" w:rsidR="000B6683" w:rsidRDefault="000B6683" w:rsidP="0061645E">
      <w:pPr>
        <w:rPr>
          <w:rFonts w:ascii="Arial" w:hAnsi="Arial" w:cs="Arial"/>
          <w:b/>
          <w:bCs/>
          <w:sz w:val="24"/>
          <w:szCs w:val="24"/>
        </w:rPr>
      </w:pPr>
    </w:p>
    <w:p w14:paraId="4F05D1E9" w14:textId="2D52B468" w:rsidR="000B6683" w:rsidRDefault="000B6683" w:rsidP="0061645E">
      <w:pPr>
        <w:rPr>
          <w:rFonts w:ascii="Arial" w:hAnsi="Arial" w:cs="Arial"/>
          <w:b/>
          <w:bCs/>
          <w:sz w:val="24"/>
          <w:szCs w:val="24"/>
        </w:rPr>
      </w:pPr>
    </w:p>
    <w:p w14:paraId="58DFCEAC" w14:textId="77777777" w:rsidR="000B6683" w:rsidRDefault="000B6683" w:rsidP="0061645E">
      <w:pPr>
        <w:rPr>
          <w:rFonts w:ascii="Arial" w:hAnsi="Arial" w:cs="Arial"/>
          <w:b/>
          <w:bCs/>
          <w:sz w:val="24"/>
          <w:szCs w:val="24"/>
        </w:rPr>
      </w:pPr>
    </w:p>
    <w:p w14:paraId="05E05BAF" w14:textId="7793E7A7" w:rsidR="009E126D" w:rsidRPr="0061645E" w:rsidRDefault="009E126D" w:rsidP="0061645E">
      <w:pPr>
        <w:rPr>
          <w:rFonts w:ascii="Arial" w:hAnsi="Arial" w:cs="Arial"/>
          <w:b/>
          <w:bCs/>
          <w:sz w:val="24"/>
          <w:szCs w:val="24"/>
        </w:rPr>
      </w:pPr>
      <w:r w:rsidRPr="0061645E">
        <w:rPr>
          <w:rFonts w:ascii="Arial" w:hAnsi="Arial" w:cs="Arial"/>
          <w:b/>
          <w:bCs/>
          <w:sz w:val="24"/>
          <w:szCs w:val="24"/>
        </w:rPr>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11FBC0A8" w14:textId="62E58C96" w:rsidR="00C52F8D"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2"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z/cEv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6F8AF67A">
            <wp:extent cx="6486525" cy="2819400"/>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44"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44"/>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3"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DptXny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BE091CE" w14:textId="77777777" w:rsidR="00410F69" w:rsidRDefault="00410F69" w:rsidP="0061645E">
      <w:pPr>
        <w:rPr>
          <w:rFonts w:ascii="Arial" w:hAnsi="Arial" w:cs="Arial"/>
          <w:b/>
          <w:bCs/>
          <w:sz w:val="24"/>
          <w:szCs w:val="24"/>
        </w:rPr>
      </w:pPr>
    </w:p>
    <w:p w14:paraId="75A2FE14" w14:textId="1B4F4A42"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E561A5"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E561A5" w:rsidRPr="00C52F8D" w:rsidRDefault="00E561A5" w:rsidP="00E561A5">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0439D410"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5DAB20B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5D7B5867"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49086459"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F2F3A7A"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18C167B1"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5BE2222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(2021E-2030F)</w:t>
            </w:r>
          </w:p>
        </w:tc>
      </w:tr>
      <w:tr w:rsidR="00E561A5"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57E32B7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283</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5560FFA0"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322</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572FBDCE"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2DA4D84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485</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2E5E210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688</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2340F6D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440C568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14.51%</w:t>
            </w:r>
          </w:p>
        </w:tc>
      </w:tr>
      <w:tr w:rsidR="00E561A5"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2D0C06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6BF66C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38EC27D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344D6CF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3FED36E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40C010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0DD81E4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11.70%</w:t>
            </w:r>
          </w:p>
        </w:tc>
      </w:tr>
      <w:tr w:rsidR="00E561A5"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37ECB64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131</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51C25ED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145</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0E74342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158</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2F5EDA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101D4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331</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04F09F3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409716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8.55%</w:t>
            </w:r>
          </w:p>
        </w:tc>
      </w:tr>
      <w:tr w:rsidR="00E561A5"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5C7CE9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6651FA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6DF5646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6FCDC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A26C4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34B12D3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57BF69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9.48%</w:t>
            </w:r>
          </w:p>
        </w:tc>
      </w:tr>
      <w:tr w:rsidR="00E561A5"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07A1BA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572D95B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2E21D71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0D016F9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549B306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00FE9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5CDBC5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8.85%</w:t>
            </w:r>
          </w:p>
        </w:tc>
      </w:tr>
      <w:tr w:rsidR="00E561A5"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1F6B191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28758E7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1EA1DA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80</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16700AB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61896F9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106</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03F13E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559B559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3.19%</w:t>
            </w:r>
          </w:p>
        </w:tc>
      </w:tr>
      <w:tr w:rsidR="00E561A5"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lastRenderedPageBreak/>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1F5E61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17C7285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45EFE2F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95F0B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2B808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5496E83E"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3C588829"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0F4FA86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171</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3B0F5F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178</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21E1B37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187</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5492BA3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229</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2E56BCF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282</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2235DC7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2CAFC10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8.55%</w:t>
            </w:r>
          </w:p>
        </w:tc>
      </w:tr>
      <w:tr w:rsidR="00E561A5"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021C19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63437C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191A9E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5ED8412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059F0D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6F01C1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292FEC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r>
      <w:tr w:rsidR="00E561A5"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32B149C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5AC352F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0A5D61E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F21ED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4C0E803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6E2508A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41993FE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4.84%</w:t>
            </w:r>
          </w:p>
        </w:tc>
      </w:tr>
      <w:tr w:rsidR="00E561A5"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41264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117E6E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1A7F8A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4E05B1E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6854357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30B35B5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62CF57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3.76%</w:t>
            </w:r>
          </w:p>
        </w:tc>
      </w:tr>
      <w:tr w:rsidR="00E561A5"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1D3D47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5AA0233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2C29B09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116</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5671516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144</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0E51C7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44E9A0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2442944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5.02%</w:t>
            </w:r>
          </w:p>
        </w:tc>
      </w:tr>
      <w:tr w:rsidR="00E561A5"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6EB6806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6A0D9A1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07C685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233EEDA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09675A3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2B6C6D7B"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9B0C054"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5F5BC59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153</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66A299A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164</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2A488D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173</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3FB2EE3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215</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654A11A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275</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0B1F35E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3F7B731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9.74%</w:t>
            </w:r>
          </w:p>
        </w:tc>
      </w:tr>
      <w:tr w:rsidR="00E561A5"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395DA2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140</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00999B4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148</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E5A80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157</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1A7E5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198</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2CFA6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257</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3795FA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22944FD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5.58%</w:t>
            </w:r>
          </w:p>
        </w:tc>
      </w:tr>
      <w:tr w:rsidR="00E561A5"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2D6B89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3064D55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23F499F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061BC15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394A73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0B0BD8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5BF68D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6.48%</w:t>
            </w:r>
          </w:p>
        </w:tc>
      </w:tr>
      <w:tr w:rsidR="00E561A5"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5D40B05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04984A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4CED459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558BE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0C4733B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3AB14F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15EA3AE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-3.70%</w:t>
            </w:r>
          </w:p>
        </w:tc>
      </w:tr>
      <w:tr w:rsidR="00E561A5"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548557C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C9261E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5A60649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1406222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4FE4974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0CCF3CA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05564F9A"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271BA0C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58EB2DB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133B3936"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604F562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25</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1C2FF99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31</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36D062B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14187F3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7.90%</w:t>
            </w:r>
          </w:p>
        </w:tc>
      </w:tr>
      <w:tr w:rsidR="00E561A5"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5A79811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43FFDA4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438168D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CDE28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454DF55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228F51C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3652EF9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w:t>
            </w:r>
          </w:p>
        </w:tc>
      </w:tr>
      <w:tr w:rsidR="00E561A5"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1623A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0775AA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1BA179F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28F6362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183D641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3174AA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0959BB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r>
      <w:tr w:rsidR="00E561A5"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11D143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169B4A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5CD626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686CA2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55DCC3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5F320AA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3040D77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3.75%</w:t>
            </w:r>
          </w:p>
        </w:tc>
      </w:tr>
      <w:tr w:rsidR="00E561A5"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4B1015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62130DF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19C6D0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471D42A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37C3956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5B386943"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1E2B1086"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6723F59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51</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B407CC5"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56</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303730E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59</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026C44A1"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73</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EC0EFE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w:t>
            </w:r>
          </w:p>
        </w:tc>
        <w:tc>
          <w:tcPr>
            <w:tcW w:w="1000" w:type="dxa"/>
            <w:tcBorders>
              <w:top w:val="nil"/>
              <w:left w:val="nil"/>
              <w:bottom w:val="nil"/>
              <w:right w:val="nil"/>
            </w:tcBorders>
            <w:shd w:val="clear" w:color="000000" w:fill="C00000"/>
            <w:noWrap/>
            <w:vAlign w:val="center"/>
            <w:hideMark/>
          </w:tcPr>
          <w:p w14:paraId="161E9CE6" w14:textId="6D7FBB6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5F670A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9.28%</w:t>
            </w:r>
          </w:p>
        </w:tc>
      </w:tr>
      <w:tr w:rsidR="00E561A5"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F2B8EF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45CB95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31BCF7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0D7CF1E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49C296F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57A37D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10B961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3.60%</w:t>
            </w:r>
          </w:p>
        </w:tc>
      </w:tr>
      <w:tr w:rsidR="00E561A5"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1DEF2C5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34</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0F0D2DC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42FAE6B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6800C2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4A7E03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3601F7F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65B1A9C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5.80%</w:t>
            </w:r>
          </w:p>
        </w:tc>
      </w:tr>
      <w:tr w:rsidR="00E561A5"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639A4D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572E0B0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2D45998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1DB8319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3C7C928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525AEB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41AC4147"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4"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znhFb/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01465EC9" w:rsidR="00650D00" w:rsidRDefault="00650D00" w:rsidP="0068477D">
      <w:pPr>
        <w:rPr>
          <w:color w:val="000000" w:themeColor="text1"/>
        </w:rPr>
      </w:pPr>
    </w:p>
    <w:p w14:paraId="03AEFB6C" w14:textId="77777777" w:rsidR="00410F69" w:rsidRDefault="00410F69" w:rsidP="0068477D">
      <w:pPr>
        <w:rPr>
          <w:color w:val="000000" w:themeColor="text1"/>
        </w:rPr>
      </w:pPr>
    </w:p>
    <w:p w14:paraId="7B596A0A" w14:textId="77777777" w:rsidR="00650D00" w:rsidRDefault="00650D00" w:rsidP="0068477D">
      <w:pPr>
        <w:rPr>
          <w:color w:val="000000" w:themeColor="text1"/>
        </w:rPr>
      </w:pPr>
    </w:p>
    <w:p w14:paraId="6D47CAED" w14:textId="77777777" w:rsidR="000B6683" w:rsidRDefault="000B6683" w:rsidP="009E126D">
      <w:pPr>
        <w:spacing w:line="360" w:lineRule="auto"/>
        <w:textAlignment w:val="baseline"/>
        <w:rPr>
          <w:rFonts w:ascii="Arial" w:hAnsi="Arial" w:cs="Arial"/>
          <w:b/>
          <w:bCs/>
          <w:sz w:val="24"/>
          <w:szCs w:val="24"/>
        </w:rPr>
      </w:pPr>
    </w:p>
    <w:p w14:paraId="74A3AB77" w14:textId="1D0894F9"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5"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ED2E71" w14:textId="3C31D9FE" w:rsidR="0068477D" w:rsidRPr="002B5730" w:rsidRDefault="0068477D" w:rsidP="0068477D">
      <w:pPr>
        <w:rPr>
          <w:color w:val="000000" w:themeColor="text1"/>
        </w:rPr>
      </w:pPr>
    </w:p>
    <w:p w14:paraId="021B6A70" w14:textId="03C5E080"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w:lastRenderedPageBreak/>
        <mc:AlternateContent>
          <mc:Choice Requires="wps">
            <w:drawing>
              <wp:anchor distT="45720" distB="45720" distL="114300" distR="114300" simplePos="0" relativeHeight="252656640" behindDoc="0" locked="0" layoutInCell="1" allowOverlap="1" wp14:anchorId="159BDF18" wp14:editId="5B158615">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6"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8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xIPeEoN8UTuhcFp/Ax87Gojf2VsB7zM0vczw23&#10;EjL4qDEBlpM06NfTJp1fTLGxpzf56Q2kAKggAxaXN55yHYLS5hqTomyoh49MBtKYiySDQZlh8J7u&#10;yer4T7P+D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JVH/Xw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424D00C6" w14:textId="5B569E29" w:rsidR="00925089" w:rsidRDefault="00925089"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239872" behindDoc="1" locked="0" layoutInCell="1" allowOverlap="1" wp14:anchorId="53564A5F" wp14:editId="1EBA0EF6">
            <wp:simplePos x="0" y="0"/>
            <wp:positionH relativeFrom="margin">
              <wp:posOffset>-596265</wp:posOffset>
            </wp:positionH>
            <wp:positionV relativeFrom="paragraph">
              <wp:posOffset>-1134745</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11D60" w14:textId="5890C45D" w:rsidR="00925089" w:rsidRDefault="00925089" w:rsidP="002B5730">
      <w:pPr>
        <w:tabs>
          <w:tab w:val="left" w:pos="1530"/>
        </w:tabs>
        <w:spacing w:line="480" w:lineRule="auto"/>
        <w:rPr>
          <w:rFonts w:ascii="Arial" w:eastAsia="Arial" w:hAnsi="Arial" w:cs="Arial"/>
          <w:b/>
          <w:color w:val="000000" w:themeColor="text1"/>
          <w:sz w:val="24"/>
          <w:szCs w:val="24"/>
        </w:rPr>
      </w:pPr>
    </w:p>
    <w:p w14:paraId="44CA117B" w14:textId="4BD8E85A" w:rsidR="00925089" w:rsidRDefault="00925089" w:rsidP="002B5730">
      <w:pPr>
        <w:tabs>
          <w:tab w:val="left" w:pos="1530"/>
        </w:tabs>
        <w:spacing w:line="480" w:lineRule="auto"/>
        <w:rPr>
          <w:rFonts w:ascii="Arial" w:eastAsia="Arial" w:hAnsi="Arial" w:cs="Arial"/>
          <w:b/>
          <w:color w:val="000000" w:themeColor="text1"/>
          <w:sz w:val="24"/>
          <w:szCs w:val="24"/>
        </w:rPr>
      </w:pPr>
    </w:p>
    <w:p w14:paraId="4B785E81" w14:textId="1CF10EE2"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24CBD7D6">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57"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3376E021"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4587264D"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6C6AB7D9"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618ACEC8"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485BB38B"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3B5486C5"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15282254"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14D502D6" w14:textId="77777777" w:rsidR="00925089" w:rsidRDefault="00925089"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3E3C2EB9" w:rsidR="00E913AE" w:rsidRDefault="00E913AE" w:rsidP="00E913AE">
      <w:pPr>
        <w:spacing w:line="360" w:lineRule="auto"/>
        <w:jc w:val="both"/>
        <w:rPr>
          <w:rFonts w:ascii="Arial" w:hAnsi="Arial" w:cs="Arial"/>
          <w:sz w:val="24"/>
          <w:szCs w:val="24"/>
        </w:rPr>
      </w:pPr>
    </w:p>
    <w:tbl>
      <w:tblPr>
        <w:tblW w:w="10032" w:type="dxa"/>
        <w:tblLook w:val="04A0" w:firstRow="1" w:lastRow="0" w:firstColumn="1" w:lastColumn="0" w:noHBand="0" w:noVBand="1"/>
      </w:tblPr>
      <w:tblGrid>
        <w:gridCol w:w="3246"/>
        <w:gridCol w:w="3246"/>
        <w:gridCol w:w="1180"/>
        <w:gridCol w:w="1180"/>
        <w:gridCol w:w="1180"/>
      </w:tblGrid>
      <w:tr w:rsidR="002E63D5" w:rsidRPr="002E63D5" w14:paraId="282D6FA0" w14:textId="77777777" w:rsidTr="002E63D5">
        <w:trPr>
          <w:trHeight w:val="298"/>
        </w:trPr>
        <w:tc>
          <w:tcPr>
            <w:tcW w:w="324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9A9151D"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Company</w:t>
            </w:r>
          </w:p>
        </w:tc>
        <w:tc>
          <w:tcPr>
            <w:tcW w:w="3246" w:type="dxa"/>
            <w:tcBorders>
              <w:top w:val="single" w:sz="8" w:space="0" w:color="auto"/>
              <w:left w:val="nil"/>
              <w:bottom w:val="single" w:sz="8" w:space="0" w:color="auto"/>
              <w:right w:val="single" w:sz="8" w:space="0" w:color="auto"/>
            </w:tcBorders>
            <w:shd w:val="clear" w:color="000000" w:fill="C00000"/>
            <w:noWrap/>
            <w:vAlign w:val="center"/>
            <w:hideMark/>
          </w:tcPr>
          <w:p w14:paraId="269BCFA1"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Location</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42792203"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2015</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3C1AB4B7"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2020</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6793B256"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2030F</w:t>
            </w:r>
          </w:p>
        </w:tc>
      </w:tr>
      <w:tr w:rsidR="002E63D5" w:rsidRPr="002E63D5" w14:paraId="1876221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7220138E"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Jinling</w:t>
            </w:r>
            <w:proofErr w:type="spellEnd"/>
            <w:r w:rsidRPr="002E63D5">
              <w:rPr>
                <w:rFonts w:ascii="Arial" w:eastAsia="Times New Roman" w:hAnsi="Arial" w:cs="Arial"/>
                <w:color w:val="000000"/>
                <w:sz w:val="20"/>
                <w:szCs w:val="20"/>
                <w:lang w:eastAsia="en-IN"/>
              </w:rPr>
              <w:t xml:space="preserve"> AOC Resins Co., Ltd.</w:t>
            </w:r>
          </w:p>
        </w:tc>
        <w:tc>
          <w:tcPr>
            <w:tcW w:w="3246" w:type="dxa"/>
            <w:tcBorders>
              <w:top w:val="nil"/>
              <w:left w:val="nil"/>
              <w:bottom w:val="single" w:sz="8" w:space="0" w:color="auto"/>
              <w:right w:val="single" w:sz="8" w:space="0" w:color="auto"/>
            </w:tcBorders>
            <w:shd w:val="clear" w:color="auto" w:fill="auto"/>
            <w:noWrap/>
            <w:vAlign w:val="center"/>
            <w:hideMark/>
          </w:tcPr>
          <w:p w14:paraId="539B24E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01E35E3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0AA1B1C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782E04AC"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27C4E29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7071218"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Swancor</w:t>
            </w:r>
            <w:proofErr w:type="spellEnd"/>
            <w:r w:rsidRPr="002E63D5">
              <w:rPr>
                <w:rFonts w:ascii="Arial" w:eastAsia="Times New Roman" w:hAnsi="Arial" w:cs="Arial"/>
                <w:color w:val="000000"/>
                <w:sz w:val="20"/>
                <w:szCs w:val="20"/>
                <w:lang w:eastAsia="en-IN"/>
              </w:rPr>
              <w:t xml:space="preserve"> Holding Co., LTD.</w:t>
            </w:r>
          </w:p>
        </w:tc>
        <w:tc>
          <w:tcPr>
            <w:tcW w:w="3246" w:type="dxa"/>
            <w:tcBorders>
              <w:top w:val="nil"/>
              <w:left w:val="nil"/>
              <w:bottom w:val="single" w:sz="8" w:space="0" w:color="auto"/>
              <w:right w:val="single" w:sz="8" w:space="0" w:color="auto"/>
            </w:tcBorders>
            <w:shd w:val="clear" w:color="auto" w:fill="auto"/>
            <w:noWrap/>
            <w:vAlign w:val="center"/>
            <w:hideMark/>
          </w:tcPr>
          <w:p w14:paraId="354DE39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Taiwan</w:t>
            </w:r>
          </w:p>
        </w:tc>
        <w:tc>
          <w:tcPr>
            <w:tcW w:w="1180" w:type="dxa"/>
            <w:tcBorders>
              <w:top w:val="nil"/>
              <w:left w:val="nil"/>
              <w:bottom w:val="single" w:sz="8" w:space="0" w:color="auto"/>
              <w:right w:val="single" w:sz="8" w:space="0" w:color="auto"/>
            </w:tcBorders>
            <w:shd w:val="clear" w:color="auto" w:fill="auto"/>
            <w:noWrap/>
            <w:vAlign w:val="center"/>
            <w:hideMark/>
          </w:tcPr>
          <w:p w14:paraId="082196B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60</w:t>
            </w:r>
          </w:p>
        </w:tc>
        <w:tc>
          <w:tcPr>
            <w:tcW w:w="1180" w:type="dxa"/>
            <w:tcBorders>
              <w:top w:val="nil"/>
              <w:left w:val="nil"/>
              <w:bottom w:val="single" w:sz="8" w:space="0" w:color="auto"/>
              <w:right w:val="single" w:sz="8" w:space="0" w:color="auto"/>
            </w:tcBorders>
            <w:shd w:val="clear" w:color="auto" w:fill="auto"/>
            <w:noWrap/>
            <w:vAlign w:val="center"/>
            <w:hideMark/>
          </w:tcPr>
          <w:p w14:paraId="0B9EAE9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619B8ED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7078D771"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4734C18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INEOS Composites</w:t>
            </w:r>
          </w:p>
        </w:tc>
        <w:tc>
          <w:tcPr>
            <w:tcW w:w="3246" w:type="dxa"/>
            <w:tcBorders>
              <w:top w:val="nil"/>
              <w:left w:val="nil"/>
              <w:bottom w:val="single" w:sz="8" w:space="0" w:color="auto"/>
              <w:right w:val="single" w:sz="8" w:space="0" w:color="auto"/>
            </w:tcBorders>
            <w:shd w:val="clear" w:color="auto" w:fill="auto"/>
            <w:noWrap/>
            <w:vAlign w:val="center"/>
            <w:hideMark/>
          </w:tcPr>
          <w:p w14:paraId="4DF1EEC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556216BE"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2F0F57A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7AA3942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r>
      <w:tr w:rsidR="002E63D5" w:rsidRPr="002E63D5" w14:paraId="02657E4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66EDFA5E"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DIC Corporation</w:t>
            </w:r>
          </w:p>
        </w:tc>
        <w:tc>
          <w:tcPr>
            <w:tcW w:w="3246" w:type="dxa"/>
            <w:tcBorders>
              <w:top w:val="nil"/>
              <w:left w:val="nil"/>
              <w:bottom w:val="single" w:sz="8" w:space="0" w:color="auto"/>
              <w:right w:val="single" w:sz="8" w:space="0" w:color="auto"/>
            </w:tcBorders>
            <w:shd w:val="clear" w:color="auto" w:fill="auto"/>
            <w:noWrap/>
            <w:vAlign w:val="center"/>
            <w:hideMark/>
          </w:tcPr>
          <w:p w14:paraId="52AACCC7"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Japan</w:t>
            </w:r>
          </w:p>
        </w:tc>
        <w:tc>
          <w:tcPr>
            <w:tcW w:w="1180" w:type="dxa"/>
            <w:tcBorders>
              <w:top w:val="nil"/>
              <w:left w:val="nil"/>
              <w:bottom w:val="single" w:sz="8" w:space="0" w:color="auto"/>
              <w:right w:val="single" w:sz="8" w:space="0" w:color="auto"/>
            </w:tcBorders>
            <w:shd w:val="clear" w:color="auto" w:fill="auto"/>
            <w:noWrap/>
            <w:vAlign w:val="center"/>
            <w:hideMark/>
          </w:tcPr>
          <w:p w14:paraId="7D7EC5F5"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037D35C7"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7584CAD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r>
      <w:tr w:rsidR="002E63D5" w:rsidRPr="002E63D5" w14:paraId="6DDD31DF"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AA964A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Sino Polymer</w:t>
            </w:r>
          </w:p>
        </w:tc>
        <w:tc>
          <w:tcPr>
            <w:tcW w:w="3246" w:type="dxa"/>
            <w:tcBorders>
              <w:top w:val="nil"/>
              <w:left w:val="nil"/>
              <w:bottom w:val="single" w:sz="8" w:space="0" w:color="auto"/>
              <w:right w:val="single" w:sz="8" w:space="0" w:color="auto"/>
            </w:tcBorders>
            <w:shd w:val="clear" w:color="auto" w:fill="auto"/>
            <w:noWrap/>
            <w:vAlign w:val="center"/>
            <w:hideMark/>
          </w:tcPr>
          <w:p w14:paraId="1F86F06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16C15D7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132ADEA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6EAC950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r>
      <w:tr w:rsidR="002E63D5" w:rsidRPr="002E63D5" w14:paraId="4253554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59CF2CD3"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Others</w:t>
            </w:r>
          </w:p>
        </w:tc>
        <w:tc>
          <w:tcPr>
            <w:tcW w:w="3246" w:type="dxa"/>
            <w:tcBorders>
              <w:top w:val="nil"/>
              <w:left w:val="nil"/>
              <w:bottom w:val="single" w:sz="8" w:space="0" w:color="auto"/>
              <w:right w:val="single" w:sz="8" w:space="0" w:color="auto"/>
            </w:tcBorders>
            <w:shd w:val="clear" w:color="auto" w:fill="auto"/>
            <w:noWrap/>
            <w:vAlign w:val="center"/>
            <w:hideMark/>
          </w:tcPr>
          <w:p w14:paraId="7BF77B62" w14:textId="0E6EA792"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 </w:t>
            </w:r>
            <w:r w:rsidR="007B2784">
              <w:rPr>
                <w:rFonts w:ascii="Calibri" w:eastAsia="Times New Roman" w:hAnsi="Calibri" w:cs="Calibri"/>
                <w:color w:val="000000"/>
                <w:lang w:eastAsia="en-IN"/>
              </w:rPr>
              <w:t>Rest of APAC</w:t>
            </w:r>
          </w:p>
        </w:tc>
        <w:tc>
          <w:tcPr>
            <w:tcW w:w="1180" w:type="dxa"/>
            <w:tcBorders>
              <w:top w:val="nil"/>
              <w:left w:val="nil"/>
              <w:bottom w:val="single" w:sz="8" w:space="0" w:color="auto"/>
              <w:right w:val="single" w:sz="8" w:space="0" w:color="auto"/>
            </w:tcBorders>
            <w:shd w:val="clear" w:color="auto" w:fill="auto"/>
            <w:noWrap/>
            <w:vAlign w:val="center"/>
            <w:hideMark/>
          </w:tcPr>
          <w:p w14:paraId="60454B8C"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207</w:t>
            </w:r>
          </w:p>
        </w:tc>
        <w:tc>
          <w:tcPr>
            <w:tcW w:w="1180" w:type="dxa"/>
            <w:tcBorders>
              <w:top w:val="nil"/>
              <w:left w:val="nil"/>
              <w:bottom w:val="single" w:sz="8" w:space="0" w:color="auto"/>
              <w:right w:val="single" w:sz="8" w:space="0" w:color="auto"/>
            </w:tcBorders>
            <w:shd w:val="clear" w:color="auto" w:fill="auto"/>
            <w:noWrap/>
            <w:vAlign w:val="center"/>
            <w:hideMark/>
          </w:tcPr>
          <w:p w14:paraId="5D7017E5"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212</w:t>
            </w:r>
          </w:p>
        </w:tc>
        <w:tc>
          <w:tcPr>
            <w:tcW w:w="1180" w:type="dxa"/>
            <w:tcBorders>
              <w:top w:val="nil"/>
              <w:left w:val="nil"/>
              <w:bottom w:val="single" w:sz="8" w:space="0" w:color="auto"/>
              <w:right w:val="single" w:sz="8" w:space="0" w:color="auto"/>
            </w:tcBorders>
            <w:shd w:val="clear" w:color="auto" w:fill="auto"/>
            <w:noWrap/>
            <w:vAlign w:val="center"/>
            <w:hideMark/>
          </w:tcPr>
          <w:p w14:paraId="30518475" w14:textId="542EE225"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257</w:t>
            </w:r>
          </w:p>
        </w:tc>
      </w:tr>
      <w:tr w:rsidR="002E63D5" w:rsidRPr="002E63D5" w14:paraId="1CB374AE" w14:textId="77777777" w:rsidTr="002E63D5">
        <w:trPr>
          <w:trHeight w:val="298"/>
        </w:trPr>
        <w:tc>
          <w:tcPr>
            <w:tcW w:w="3246" w:type="dxa"/>
            <w:tcBorders>
              <w:top w:val="nil"/>
              <w:left w:val="single" w:sz="8" w:space="0" w:color="auto"/>
              <w:bottom w:val="single" w:sz="8" w:space="0" w:color="auto"/>
              <w:right w:val="single" w:sz="8" w:space="0" w:color="auto"/>
            </w:tcBorders>
            <w:shd w:val="clear" w:color="000000" w:fill="C00000"/>
            <w:noWrap/>
            <w:vAlign w:val="center"/>
            <w:hideMark/>
          </w:tcPr>
          <w:p w14:paraId="11FC0174"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lastRenderedPageBreak/>
              <w:t>Total</w:t>
            </w:r>
          </w:p>
        </w:tc>
        <w:tc>
          <w:tcPr>
            <w:tcW w:w="3246" w:type="dxa"/>
            <w:tcBorders>
              <w:top w:val="nil"/>
              <w:left w:val="nil"/>
              <w:bottom w:val="single" w:sz="8" w:space="0" w:color="auto"/>
              <w:right w:val="single" w:sz="8" w:space="0" w:color="auto"/>
            </w:tcBorders>
            <w:shd w:val="clear" w:color="000000" w:fill="C00000"/>
            <w:noWrap/>
            <w:vAlign w:val="center"/>
            <w:hideMark/>
          </w:tcPr>
          <w:p w14:paraId="0BD08580"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 </w:t>
            </w:r>
          </w:p>
        </w:tc>
        <w:tc>
          <w:tcPr>
            <w:tcW w:w="1180" w:type="dxa"/>
            <w:tcBorders>
              <w:top w:val="nil"/>
              <w:left w:val="nil"/>
              <w:bottom w:val="single" w:sz="8" w:space="0" w:color="auto"/>
              <w:right w:val="single" w:sz="8" w:space="0" w:color="auto"/>
            </w:tcBorders>
            <w:shd w:val="clear" w:color="000000" w:fill="C00000"/>
            <w:noWrap/>
            <w:vAlign w:val="center"/>
            <w:hideMark/>
          </w:tcPr>
          <w:p w14:paraId="599E487B"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427</w:t>
            </w:r>
          </w:p>
        </w:tc>
        <w:tc>
          <w:tcPr>
            <w:tcW w:w="1180" w:type="dxa"/>
            <w:tcBorders>
              <w:top w:val="nil"/>
              <w:left w:val="nil"/>
              <w:bottom w:val="single" w:sz="8" w:space="0" w:color="auto"/>
              <w:right w:val="single" w:sz="8" w:space="0" w:color="auto"/>
            </w:tcBorders>
            <w:shd w:val="clear" w:color="000000" w:fill="C00000"/>
            <w:noWrap/>
            <w:vAlign w:val="center"/>
            <w:hideMark/>
          </w:tcPr>
          <w:p w14:paraId="284F6D61"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442</w:t>
            </w:r>
          </w:p>
        </w:tc>
        <w:tc>
          <w:tcPr>
            <w:tcW w:w="1180" w:type="dxa"/>
            <w:tcBorders>
              <w:top w:val="nil"/>
              <w:left w:val="nil"/>
              <w:bottom w:val="single" w:sz="8" w:space="0" w:color="auto"/>
              <w:right w:val="single" w:sz="8" w:space="0" w:color="auto"/>
            </w:tcBorders>
            <w:shd w:val="clear" w:color="000000" w:fill="C00000"/>
            <w:noWrap/>
            <w:vAlign w:val="center"/>
            <w:hideMark/>
          </w:tcPr>
          <w:p w14:paraId="0A23DBC9" w14:textId="11F50826"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487</w:t>
            </w:r>
          </w:p>
        </w:tc>
      </w:tr>
    </w:tbl>
    <w:p w14:paraId="47C4F49E" w14:textId="25A696E3" w:rsidR="00400E6B" w:rsidRDefault="002E63D5" w:rsidP="00912B14">
      <w:pPr>
        <w:spacing w:line="360" w:lineRule="auto"/>
        <w:textAlignment w:val="baseline"/>
        <w:rPr>
          <w:rFonts w:ascii="Arial" w:eastAsia="Arial" w:hAnsi="Arial" w:cs="Arial"/>
          <w:b/>
          <w:color w:val="000000" w:themeColor="text1"/>
          <w:sz w:val="24"/>
          <w:szCs w:val="24"/>
        </w:rPr>
      </w:pPr>
      <w:r>
        <w:rPr>
          <w:noProof/>
        </w:rPr>
        <mc:AlternateContent>
          <mc:Choice Requires="wps">
            <w:drawing>
              <wp:anchor distT="0" distB="0" distL="114300" distR="114300" simplePos="0" relativeHeight="252825600" behindDoc="0" locked="0" layoutInCell="1" allowOverlap="1" wp14:anchorId="21DA4344" wp14:editId="72DCDBDF">
                <wp:simplePos x="0" y="0"/>
                <wp:positionH relativeFrom="column">
                  <wp:posOffset>4535170</wp:posOffset>
                </wp:positionH>
                <wp:positionV relativeFrom="paragraph">
                  <wp:posOffset>43180</wp:posOffset>
                </wp:positionV>
                <wp:extent cx="1889764" cy="209116"/>
                <wp:effectExtent l="0" t="0" r="0" b="0"/>
                <wp:wrapNone/>
                <wp:docPr id="13" name="TextBox 4"/>
                <wp:cNvGraphicFramePr/>
                <a:graphic xmlns:a="http://schemas.openxmlformats.org/drawingml/2006/main">
                  <a:graphicData uri="http://schemas.microsoft.com/office/word/2010/wordprocessingShape">
                    <wps:wsp>
                      <wps:cNvSpPr txBox="1"/>
                      <wps:spPr>
                        <a:xfrm>
                          <a:off x="0" y="0"/>
                          <a:ext cx="1889764" cy="209116"/>
                        </a:xfrm>
                        <a:prstGeom prst="rect">
                          <a:avLst/>
                        </a:prstGeom>
                        <a:noFill/>
                      </wps:spPr>
                      <wps:txb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DA4344" id="_x0000_s1058" type="#_x0000_t202" style="position:absolute;margin-left:357.1pt;margin-top:3.4pt;width:148.8pt;height:16.4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" filled="f" stroked="f">
                <v:textbo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v:textbox>
              </v:shape>
            </w:pict>
          </mc:Fallback>
        </mc:AlternateContent>
      </w: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59"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0"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1"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JVQrGj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2"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BUM1fT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Increasing market of electronic parts due to development in telecommunication technologies as well as 5G revolution in mobile application has led to increase in 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lastRenderedPageBreak/>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63"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IJcZSy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64"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65"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0BCBBC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66"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1C17735E" w:rsidR="0068477D" w:rsidRDefault="002F3659" w:rsidP="0068477D">
      <w:pPr>
        <w:rPr>
          <w:rFonts w:ascii="Arial" w:eastAsia="Arial" w:hAnsi="Arial" w:cs="Arial"/>
          <w:color w:val="000000" w:themeColor="text1"/>
          <w:sz w:val="24"/>
          <w:szCs w:val="24"/>
        </w:rPr>
      </w:pPr>
      <w:r w:rsidRPr="002B5730">
        <w:rPr>
          <w:b/>
          <w:noProof/>
          <w:color w:val="000000" w:themeColor="text1"/>
        </w:rPr>
        <w:lastRenderedPageBreak/>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67"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AB1A42E" w14:textId="77777777" w:rsidR="007B2784" w:rsidRPr="002B5730" w:rsidRDefault="007B2784" w:rsidP="0068477D">
      <w:pPr>
        <w:rPr>
          <w:rFonts w:ascii="Arial" w:eastAsia="Arial" w:hAnsi="Arial" w:cs="Arial"/>
          <w:color w:val="000000" w:themeColor="text1"/>
          <w:sz w:val="24"/>
          <w:szCs w:val="24"/>
        </w:rPr>
      </w:pPr>
    </w:p>
    <w:tbl>
      <w:tblPr>
        <w:tblW w:w="10032" w:type="dxa"/>
        <w:tblLook w:val="04A0" w:firstRow="1" w:lastRow="0" w:firstColumn="1" w:lastColumn="0" w:noHBand="0" w:noVBand="1"/>
      </w:tblPr>
      <w:tblGrid>
        <w:gridCol w:w="2040"/>
        <w:gridCol w:w="2040"/>
        <w:gridCol w:w="742"/>
        <w:gridCol w:w="742"/>
        <w:gridCol w:w="742"/>
        <w:gridCol w:w="742"/>
        <w:gridCol w:w="742"/>
        <w:gridCol w:w="794"/>
        <w:gridCol w:w="783"/>
        <w:gridCol w:w="783"/>
      </w:tblGrid>
      <w:tr w:rsidR="007B2784" w:rsidRPr="007B2784" w14:paraId="7F74E8E7" w14:textId="77777777" w:rsidTr="007B2784">
        <w:trPr>
          <w:trHeight w:val="284"/>
        </w:trPr>
        <w:tc>
          <w:tcPr>
            <w:tcW w:w="204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7F39172" w14:textId="327754A2"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Demand by Application</w:t>
            </w:r>
          </w:p>
        </w:tc>
        <w:tc>
          <w:tcPr>
            <w:tcW w:w="2044" w:type="dxa"/>
            <w:tcBorders>
              <w:top w:val="single" w:sz="8" w:space="0" w:color="auto"/>
              <w:left w:val="nil"/>
              <w:bottom w:val="single" w:sz="8" w:space="0" w:color="auto"/>
              <w:right w:val="single" w:sz="8" w:space="0" w:color="auto"/>
            </w:tcBorders>
            <w:shd w:val="clear" w:color="000000" w:fill="C00000"/>
            <w:noWrap/>
            <w:vAlign w:val="center"/>
            <w:hideMark/>
          </w:tcPr>
          <w:p w14:paraId="461F7F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164AD3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E558F1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360229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5A1C4A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0A5C774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18595EF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379D516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29496358"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3B2CD6B1"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317E02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Pipes &amp; Tanks</w:t>
            </w:r>
          </w:p>
        </w:tc>
        <w:tc>
          <w:tcPr>
            <w:tcW w:w="2044" w:type="dxa"/>
            <w:tcBorders>
              <w:top w:val="nil"/>
              <w:left w:val="nil"/>
              <w:bottom w:val="single" w:sz="8" w:space="0" w:color="auto"/>
              <w:right w:val="single" w:sz="8" w:space="0" w:color="auto"/>
            </w:tcBorders>
            <w:shd w:val="clear" w:color="000000" w:fill="FFFFFF"/>
            <w:noWrap/>
            <w:vAlign w:val="center"/>
            <w:hideMark/>
          </w:tcPr>
          <w:p w14:paraId="05FE0F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743" w:type="dxa"/>
            <w:tcBorders>
              <w:top w:val="nil"/>
              <w:left w:val="nil"/>
              <w:bottom w:val="single" w:sz="8" w:space="0" w:color="auto"/>
              <w:right w:val="single" w:sz="8" w:space="0" w:color="auto"/>
            </w:tcBorders>
            <w:shd w:val="clear" w:color="000000" w:fill="FFFFFF"/>
            <w:noWrap/>
            <w:vAlign w:val="center"/>
            <w:hideMark/>
          </w:tcPr>
          <w:p w14:paraId="7E9FE6D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178</w:t>
            </w:r>
          </w:p>
        </w:tc>
        <w:tc>
          <w:tcPr>
            <w:tcW w:w="743" w:type="dxa"/>
            <w:tcBorders>
              <w:top w:val="nil"/>
              <w:left w:val="nil"/>
              <w:bottom w:val="single" w:sz="8" w:space="0" w:color="auto"/>
              <w:right w:val="single" w:sz="8" w:space="0" w:color="auto"/>
            </w:tcBorders>
            <w:shd w:val="clear" w:color="000000" w:fill="FFFFFF"/>
            <w:noWrap/>
            <w:vAlign w:val="center"/>
            <w:hideMark/>
          </w:tcPr>
          <w:p w14:paraId="57674BE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187</w:t>
            </w:r>
          </w:p>
        </w:tc>
        <w:tc>
          <w:tcPr>
            <w:tcW w:w="743" w:type="dxa"/>
            <w:tcBorders>
              <w:top w:val="nil"/>
              <w:left w:val="nil"/>
              <w:bottom w:val="single" w:sz="8" w:space="0" w:color="auto"/>
              <w:right w:val="single" w:sz="8" w:space="0" w:color="auto"/>
            </w:tcBorders>
            <w:shd w:val="clear" w:color="000000" w:fill="FFFFFF"/>
            <w:noWrap/>
            <w:vAlign w:val="center"/>
            <w:hideMark/>
          </w:tcPr>
          <w:p w14:paraId="30D6A9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196</w:t>
            </w:r>
          </w:p>
        </w:tc>
        <w:tc>
          <w:tcPr>
            <w:tcW w:w="743" w:type="dxa"/>
            <w:tcBorders>
              <w:top w:val="nil"/>
              <w:left w:val="nil"/>
              <w:bottom w:val="single" w:sz="8" w:space="0" w:color="auto"/>
              <w:right w:val="single" w:sz="8" w:space="0" w:color="auto"/>
            </w:tcBorders>
            <w:shd w:val="clear" w:color="000000" w:fill="FFFFFF"/>
            <w:noWrap/>
            <w:vAlign w:val="center"/>
            <w:hideMark/>
          </w:tcPr>
          <w:p w14:paraId="363B926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206</w:t>
            </w:r>
          </w:p>
        </w:tc>
        <w:tc>
          <w:tcPr>
            <w:tcW w:w="743" w:type="dxa"/>
            <w:tcBorders>
              <w:top w:val="nil"/>
              <w:left w:val="nil"/>
              <w:bottom w:val="single" w:sz="8" w:space="0" w:color="auto"/>
              <w:right w:val="single" w:sz="8" w:space="0" w:color="auto"/>
            </w:tcBorders>
            <w:shd w:val="clear" w:color="000000" w:fill="FFFFFF"/>
            <w:noWrap/>
            <w:vAlign w:val="center"/>
            <w:hideMark/>
          </w:tcPr>
          <w:p w14:paraId="266D51B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192</w:t>
            </w:r>
          </w:p>
        </w:tc>
        <w:tc>
          <w:tcPr>
            <w:tcW w:w="743" w:type="dxa"/>
            <w:tcBorders>
              <w:top w:val="nil"/>
              <w:left w:val="nil"/>
              <w:bottom w:val="single" w:sz="8" w:space="0" w:color="auto"/>
              <w:right w:val="single" w:sz="8" w:space="0" w:color="auto"/>
            </w:tcBorders>
            <w:shd w:val="clear" w:color="000000" w:fill="FFFFFF"/>
            <w:noWrap/>
            <w:vAlign w:val="center"/>
            <w:hideMark/>
          </w:tcPr>
          <w:p w14:paraId="4AE4A57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207</w:t>
            </w:r>
          </w:p>
        </w:tc>
        <w:tc>
          <w:tcPr>
            <w:tcW w:w="743" w:type="dxa"/>
            <w:tcBorders>
              <w:top w:val="nil"/>
              <w:left w:val="nil"/>
              <w:bottom w:val="single" w:sz="8" w:space="0" w:color="auto"/>
              <w:right w:val="single" w:sz="8" w:space="0" w:color="auto"/>
            </w:tcBorders>
            <w:shd w:val="clear" w:color="000000" w:fill="FFFFFF"/>
            <w:noWrap/>
            <w:vAlign w:val="center"/>
            <w:hideMark/>
          </w:tcPr>
          <w:p w14:paraId="40AC5A63"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289</w:t>
            </w:r>
          </w:p>
        </w:tc>
        <w:tc>
          <w:tcPr>
            <w:tcW w:w="743" w:type="dxa"/>
            <w:tcBorders>
              <w:top w:val="nil"/>
              <w:left w:val="nil"/>
              <w:bottom w:val="single" w:sz="8" w:space="0" w:color="auto"/>
              <w:right w:val="single" w:sz="8" w:space="0" w:color="auto"/>
            </w:tcBorders>
            <w:shd w:val="clear" w:color="000000" w:fill="FFFFFF"/>
            <w:noWrap/>
            <w:vAlign w:val="center"/>
            <w:hideMark/>
          </w:tcPr>
          <w:p w14:paraId="2F145C7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414</w:t>
            </w:r>
          </w:p>
        </w:tc>
      </w:tr>
      <w:tr w:rsidR="007B2784" w:rsidRPr="007B2784" w14:paraId="552BBF6F"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2350F61"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Marine Components</w:t>
            </w:r>
          </w:p>
        </w:tc>
        <w:tc>
          <w:tcPr>
            <w:tcW w:w="2044" w:type="dxa"/>
            <w:tcBorders>
              <w:top w:val="nil"/>
              <w:left w:val="nil"/>
              <w:bottom w:val="single" w:sz="8" w:space="0" w:color="auto"/>
              <w:right w:val="single" w:sz="8" w:space="0" w:color="auto"/>
            </w:tcBorders>
            <w:shd w:val="clear" w:color="000000" w:fill="FFFFFF"/>
            <w:noWrap/>
            <w:vAlign w:val="center"/>
            <w:hideMark/>
          </w:tcPr>
          <w:p w14:paraId="089BD63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743" w:type="dxa"/>
            <w:tcBorders>
              <w:top w:val="nil"/>
              <w:left w:val="nil"/>
              <w:bottom w:val="single" w:sz="8" w:space="0" w:color="auto"/>
              <w:right w:val="single" w:sz="8" w:space="0" w:color="auto"/>
            </w:tcBorders>
            <w:shd w:val="clear" w:color="000000" w:fill="FFFFFF"/>
            <w:noWrap/>
            <w:vAlign w:val="center"/>
            <w:hideMark/>
          </w:tcPr>
          <w:p w14:paraId="5D764EA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61</w:t>
            </w:r>
          </w:p>
        </w:tc>
        <w:tc>
          <w:tcPr>
            <w:tcW w:w="743" w:type="dxa"/>
            <w:tcBorders>
              <w:top w:val="nil"/>
              <w:left w:val="nil"/>
              <w:bottom w:val="single" w:sz="8" w:space="0" w:color="auto"/>
              <w:right w:val="single" w:sz="8" w:space="0" w:color="auto"/>
            </w:tcBorders>
            <w:shd w:val="clear" w:color="000000" w:fill="FFFFFF"/>
            <w:noWrap/>
            <w:vAlign w:val="center"/>
            <w:hideMark/>
          </w:tcPr>
          <w:p w14:paraId="1EB53A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64</w:t>
            </w:r>
          </w:p>
        </w:tc>
        <w:tc>
          <w:tcPr>
            <w:tcW w:w="743" w:type="dxa"/>
            <w:tcBorders>
              <w:top w:val="nil"/>
              <w:left w:val="nil"/>
              <w:bottom w:val="single" w:sz="8" w:space="0" w:color="auto"/>
              <w:right w:val="single" w:sz="8" w:space="0" w:color="auto"/>
            </w:tcBorders>
            <w:shd w:val="clear" w:color="000000" w:fill="FFFFFF"/>
            <w:noWrap/>
            <w:vAlign w:val="center"/>
            <w:hideMark/>
          </w:tcPr>
          <w:p w14:paraId="298CAA6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68</w:t>
            </w:r>
          </w:p>
        </w:tc>
        <w:tc>
          <w:tcPr>
            <w:tcW w:w="743" w:type="dxa"/>
            <w:tcBorders>
              <w:top w:val="nil"/>
              <w:left w:val="nil"/>
              <w:bottom w:val="single" w:sz="8" w:space="0" w:color="auto"/>
              <w:right w:val="single" w:sz="8" w:space="0" w:color="auto"/>
            </w:tcBorders>
            <w:shd w:val="clear" w:color="000000" w:fill="FFFFFF"/>
            <w:noWrap/>
            <w:vAlign w:val="center"/>
            <w:hideMark/>
          </w:tcPr>
          <w:p w14:paraId="1471CF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72</w:t>
            </w:r>
          </w:p>
        </w:tc>
        <w:tc>
          <w:tcPr>
            <w:tcW w:w="743" w:type="dxa"/>
            <w:tcBorders>
              <w:top w:val="nil"/>
              <w:left w:val="nil"/>
              <w:bottom w:val="single" w:sz="8" w:space="0" w:color="auto"/>
              <w:right w:val="single" w:sz="8" w:space="0" w:color="auto"/>
            </w:tcBorders>
            <w:shd w:val="clear" w:color="000000" w:fill="FFFFFF"/>
            <w:noWrap/>
            <w:vAlign w:val="center"/>
            <w:hideMark/>
          </w:tcPr>
          <w:p w14:paraId="6D3C5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3F88B0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74</w:t>
            </w:r>
          </w:p>
        </w:tc>
        <w:tc>
          <w:tcPr>
            <w:tcW w:w="743" w:type="dxa"/>
            <w:tcBorders>
              <w:top w:val="nil"/>
              <w:left w:val="nil"/>
              <w:bottom w:val="single" w:sz="8" w:space="0" w:color="auto"/>
              <w:right w:val="single" w:sz="8" w:space="0" w:color="auto"/>
            </w:tcBorders>
            <w:shd w:val="clear" w:color="000000" w:fill="FFFFFF"/>
            <w:noWrap/>
            <w:vAlign w:val="center"/>
            <w:hideMark/>
          </w:tcPr>
          <w:p w14:paraId="79E842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97</w:t>
            </w:r>
          </w:p>
        </w:tc>
        <w:tc>
          <w:tcPr>
            <w:tcW w:w="743" w:type="dxa"/>
            <w:tcBorders>
              <w:top w:val="nil"/>
              <w:left w:val="nil"/>
              <w:bottom w:val="single" w:sz="8" w:space="0" w:color="auto"/>
              <w:right w:val="single" w:sz="8" w:space="0" w:color="auto"/>
            </w:tcBorders>
            <w:shd w:val="clear" w:color="000000" w:fill="FFFFFF"/>
            <w:noWrap/>
            <w:vAlign w:val="center"/>
            <w:hideMark/>
          </w:tcPr>
          <w:p w14:paraId="5E5DF27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145</w:t>
            </w:r>
          </w:p>
        </w:tc>
      </w:tr>
      <w:tr w:rsidR="007B2784" w:rsidRPr="007B2784" w14:paraId="76C9E90C"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0A5BD70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Renewables</w:t>
            </w:r>
          </w:p>
        </w:tc>
        <w:tc>
          <w:tcPr>
            <w:tcW w:w="2044" w:type="dxa"/>
            <w:tcBorders>
              <w:top w:val="nil"/>
              <w:left w:val="nil"/>
              <w:bottom w:val="single" w:sz="8" w:space="0" w:color="auto"/>
              <w:right w:val="single" w:sz="8" w:space="0" w:color="auto"/>
            </w:tcBorders>
            <w:shd w:val="clear" w:color="000000" w:fill="FFFFFF"/>
            <w:noWrap/>
            <w:vAlign w:val="center"/>
            <w:hideMark/>
          </w:tcPr>
          <w:p w14:paraId="0053CE0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w:t>
            </w:r>
          </w:p>
        </w:tc>
        <w:tc>
          <w:tcPr>
            <w:tcW w:w="743" w:type="dxa"/>
            <w:tcBorders>
              <w:top w:val="nil"/>
              <w:left w:val="nil"/>
              <w:bottom w:val="single" w:sz="8" w:space="0" w:color="auto"/>
              <w:right w:val="single" w:sz="8" w:space="0" w:color="auto"/>
            </w:tcBorders>
            <w:shd w:val="clear" w:color="000000" w:fill="FFFFFF"/>
            <w:noWrap/>
            <w:vAlign w:val="center"/>
            <w:hideMark/>
          </w:tcPr>
          <w:p w14:paraId="2A13B0C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w:t>
            </w:r>
          </w:p>
        </w:tc>
        <w:tc>
          <w:tcPr>
            <w:tcW w:w="743" w:type="dxa"/>
            <w:tcBorders>
              <w:top w:val="nil"/>
              <w:left w:val="nil"/>
              <w:bottom w:val="single" w:sz="8" w:space="0" w:color="auto"/>
              <w:right w:val="single" w:sz="8" w:space="0" w:color="auto"/>
            </w:tcBorders>
            <w:shd w:val="clear" w:color="000000" w:fill="FFFFFF"/>
            <w:noWrap/>
            <w:vAlign w:val="center"/>
            <w:hideMark/>
          </w:tcPr>
          <w:p w14:paraId="5071415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21</w:t>
            </w:r>
          </w:p>
        </w:tc>
        <w:tc>
          <w:tcPr>
            <w:tcW w:w="743" w:type="dxa"/>
            <w:tcBorders>
              <w:top w:val="nil"/>
              <w:left w:val="nil"/>
              <w:bottom w:val="single" w:sz="8" w:space="0" w:color="auto"/>
              <w:right w:val="single" w:sz="8" w:space="0" w:color="auto"/>
            </w:tcBorders>
            <w:shd w:val="clear" w:color="000000" w:fill="FFFFFF"/>
            <w:noWrap/>
            <w:vAlign w:val="center"/>
            <w:hideMark/>
          </w:tcPr>
          <w:p w14:paraId="23E3C12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7375D14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09E98D8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22</w:t>
            </w:r>
          </w:p>
        </w:tc>
        <w:tc>
          <w:tcPr>
            <w:tcW w:w="743" w:type="dxa"/>
            <w:tcBorders>
              <w:top w:val="nil"/>
              <w:left w:val="nil"/>
              <w:bottom w:val="single" w:sz="8" w:space="0" w:color="auto"/>
              <w:right w:val="single" w:sz="8" w:space="0" w:color="auto"/>
            </w:tcBorders>
            <w:shd w:val="clear" w:color="000000" w:fill="FFFFFF"/>
            <w:noWrap/>
            <w:vAlign w:val="center"/>
            <w:hideMark/>
          </w:tcPr>
          <w:p w14:paraId="5FE6F82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43" w:type="dxa"/>
            <w:tcBorders>
              <w:top w:val="nil"/>
              <w:left w:val="nil"/>
              <w:bottom w:val="single" w:sz="8" w:space="0" w:color="auto"/>
              <w:right w:val="single" w:sz="8" w:space="0" w:color="auto"/>
            </w:tcBorders>
            <w:shd w:val="clear" w:color="000000" w:fill="FFFFFF"/>
            <w:noWrap/>
            <w:vAlign w:val="center"/>
            <w:hideMark/>
          </w:tcPr>
          <w:p w14:paraId="3ACB3CB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33</w:t>
            </w:r>
          </w:p>
        </w:tc>
        <w:tc>
          <w:tcPr>
            <w:tcW w:w="743" w:type="dxa"/>
            <w:tcBorders>
              <w:top w:val="nil"/>
              <w:left w:val="nil"/>
              <w:bottom w:val="single" w:sz="8" w:space="0" w:color="auto"/>
              <w:right w:val="single" w:sz="8" w:space="0" w:color="auto"/>
            </w:tcBorders>
            <w:shd w:val="clear" w:color="000000" w:fill="FFFFFF"/>
            <w:noWrap/>
            <w:vAlign w:val="center"/>
            <w:hideMark/>
          </w:tcPr>
          <w:p w14:paraId="21E55A6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47</w:t>
            </w:r>
          </w:p>
        </w:tc>
      </w:tr>
      <w:tr w:rsidR="007B2784" w:rsidRPr="007B2784" w14:paraId="65F0BFAB"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3AFE6413"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Others</w:t>
            </w:r>
          </w:p>
        </w:tc>
        <w:tc>
          <w:tcPr>
            <w:tcW w:w="2044" w:type="dxa"/>
            <w:tcBorders>
              <w:top w:val="nil"/>
              <w:left w:val="nil"/>
              <w:bottom w:val="single" w:sz="8" w:space="0" w:color="auto"/>
              <w:right w:val="single" w:sz="8" w:space="0" w:color="auto"/>
            </w:tcBorders>
            <w:shd w:val="clear" w:color="000000" w:fill="FFFFFF"/>
            <w:noWrap/>
            <w:vAlign w:val="center"/>
            <w:hideMark/>
          </w:tcPr>
          <w:p w14:paraId="4C520A5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43" w:type="dxa"/>
            <w:tcBorders>
              <w:top w:val="nil"/>
              <w:left w:val="nil"/>
              <w:bottom w:val="single" w:sz="8" w:space="0" w:color="auto"/>
              <w:right w:val="single" w:sz="8" w:space="0" w:color="auto"/>
            </w:tcBorders>
            <w:shd w:val="clear" w:color="000000" w:fill="FFFFFF"/>
            <w:noWrap/>
            <w:vAlign w:val="center"/>
            <w:hideMark/>
          </w:tcPr>
          <w:p w14:paraId="0263727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3C2BF8C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45</w:t>
            </w:r>
          </w:p>
        </w:tc>
        <w:tc>
          <w:tcPr>
            <w:tcW w:w="743" w:type="dxa"/>
            <w:tcBorders>
              <w:top w:val="nil"/>
              <w:left w:val="nil"/>
              <w:bottom w:val="single" w:sz="8" w:space="0" w:color="auto"/>
              <w:right w:val="single" w:sz="8" w:space="0" w:color="auto"/>
            </w:tcBorders>
            <w:shd w:val="clear" w:color="000000" w:fill="FFFFFF"/>
            <w:noWrap/>
            <w:vAlign w:val="center"/>
            <w:hideMark/>
          </w:tcPr>
          <w:p w14:paraId="7DF4D70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46</w:t>
            </w:r>
          </w:p>
        </w:tc>
        <w:tc>
          <w:tcPr>
            <w:tcW w:w="743" w:type="dxa"/>
            <w:tcBorders>
              <w:top w:val="nil"/>
              <w:left w:val="nil"/>
              <w:bottom w:val="single" w:sz="8" w:space="0" w:color="auto"/>
              <w:right w:val="single" w:sz="8" w:space="0" w:color="auto"/>
            </w:tcBorders>
            <w:shd w:val="clear" w:color="000000" w:fill="FFFFFF"/>
            <w:noWrap/>
            <w:vAlign w:val="center"/>
            <w:hideMark/>
          </w:tcPr>
          <w:p w14:paraId="34EABA8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48</w:t>
            </w:r>
          </w:p>
        </w:tc>
        <w:tc>
          <w:tcPr>
            <w:tcW w:w="743" w:type="dxa"/>
            <w:tcBorders>
              <w:top w:val="nil"/>
              <w:left w:val="nil"/>
              <w:bottom w:val="single" w:sz="8" w:space="0" w:color="auto"/>
              <w:right w:val="single" w:sz="8" w:space="0" w:color="auto"/>
            </w:tcBorders>
            <w:shd w:val="clear" w:color="000000" w:fill="FFFFFF"/>
            <w:noWrap/>
            <w:vAlign w:val="center"/>
            <w:hideMark/>
          </w:tcPr>
          <w:p w14:paraId="2C02BED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0060D46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44</w:t>
            </w:r>
          </w:p>
        </w:tc>
        <w:tc>
          <w:tcPr>
            <w:tcW w:w="743" w:type="dxa"/>
            <w:tcBorders>
              <w:top w:val="nil"/>
              <w:left w:val="nil"/>
              <w:bottom w:val="single" w:sz="8" w:space="0" w:color="auto"/>
              <w:right w:val="single" w:sz="8" w:space="0" w:color="auto"/>
            </w:tcBorders>
            <w:shd w:val="clear" w:color="000000" w:fill="FFFFFF"/>
            <w:noWrap/>
            <w:vAlign w:val="center"/>
            <w:hideMark/>
          </w:tcPr>
          <w:p w14:paraId="1DC0C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08454EE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82</w:t>
            </w:r>
          </w:p>
        </w:tc>
      </w:tr>
      <w:tr w:rsidR="007B2784" w:rsidRPr="007B2784" w14:paraId="37DF1ED2"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5FF5F576" w14:textId="77777777" w:rsidR="007B2784" w:rsidRPr="007B2784" w:rsidRDefault="007B2784" w:rsidP="007B2784">
            <w:pPr>
              <w:spacing w:after="0" w:line="240" w:lineRule="auto"/>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Total</w:t>
            </w:r>
          </w:p>
        </w:tc>
        <w:tc>
          <w:tcPr>
            <w:tcW w:w="2044" w:type="dxa"/>
            <w:tcBorders>
              <w:top w:val="nil"/>
              <w:left w:val="nil"/>
              <w:bottom w:val="single" w:sz="8" w:space="0" w:color="auto"/>
              <w:right w:val="single" w:sz="8" w:space="0" w:color="auto"/>
            </w:tcBorders>
            <w:shd w:val="clear" w:color="000000" w:fill="FFFFFF"/>
            <w:noWrap/>
            <w:vAlign w:val="center"/>
            <w:hideMark/>
          </w:tcPr>
          <w:p w14:paraId="79D690BF"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283</w:t>
            </w:r>
          </w:p>
        </w:tc>
        <w:tc>
          <w:tcPr>
            <w:tcW w:w="743" w:type="dxa"/>
            <w:tcBorders>
              <w:top w:val="nil"/>
              <w:left w:val="nil"/>
              <w:bottom w:val="single" w:sz="8" w:space="0" w:color="auto"/>
              <w:right w:val="single" w:sz="8" w:space="0" w:color="auto"/>
            </w:tcBorders>
            <w:shd w:val="clear" w:color="000000" w:fill="FFFFFF"/>
            <w:noWrap/>
            <w:vAlign w:val="center"/>
            <w:hideMark/>
          </w:tcPr>
          <w:p w14:paraId="377BEA45"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301</w:t>
            </w:r>
          </w:p>
        </w:tc>
        <w:tc>
          <w:tcPr>
            <w:tcW w:w="743" w:type="dxa"/>
            <w:tcBorders>
              <w:top w:val="nil"/>
              <w:left w:val="nil"/>
              <w:bottom w:val="single" w:sz="8" w:space="0" w:color="auto"/>
              <w:right w:val="single" w:sz="8" w:space="0" w:color="auto"/>
            </w:tcBorders>
            <w:shd w:val="clear" w:color="000000" w:fill="FFFFFF"/>
            <w:noWrap/>
            <w:vAlign w:val="center"/>
            <w:hideMark/>
          </w:tcPr>
          <w:p w14:paraId="27D72EB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317</w:t>
            </w:r>
          </w:p>
        </w:tc>
        <w:tc>
          <w:tcPr>
            <w:tcW w:w="743" w:type="dxa"/>
            <w:tcBorders>
              <w:top w:val="nil"/>
              <w:left w:val="nil"/>
              <w:bottom w:val="single" w:sz="8" w:space="0" w:color="auto"/>
              <w:right w:val="single" w:sz="8" w:space="0" w:color="auto"/>
            </w:tcBorders>
            <w:shd w:val="clear" w:color="000000" w:fill="FFFFFF"/>
            <w:noWrap/>
            <w:vAlign w:val="center"/>
            <w:hideMark/>
          </w:tcPr>
          <w:p w14:paraId="0527C733"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333</w:t>
            </w:r>
          </w:p>
        </w:tc>
        <w:tc>
          <w:tcPr>
            <w:tcW w:w="743" w:type="dxa"/>
            <w:tcBorders>
              <w:top w:val="nil"/>
              <w:left w:val="nil"/>
              <w:bottom w:val="single" w:sz="8" w:space="0" w:color="auto"/>
              <w:right w:val="single" w:sz="8" w:space="0" w:color="auto"/>
            </w:tcBorders>
            <w:shd w:val="clear" w:color="000000" w:fill="FFFFFF"/>
            <w:noWrap/>
            <w:vAlign w:val="center"/>
            <w:hideMark/>
          </w:tcPr>
          <w:p w14:paraId="6211A327"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59ACEEC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322</w:t>
            </w:r>
          </w:p>
        </w:tc>
        <w:tc>
          <w:tcPr>
            <w:tcW w:w="743" w:type="dxa"/>
            <w:tcBorders>
              <w:top w:val="nil"/>
              <w:left w:val="nil"/>
              <w:bottom w:val="single" w:sz="8" w:space="0" w:color="auto"/>
              <w:right w:val="single" w:sz="8" w:space="0" w:color="auto"/>
            </w:tcBorders>
            <w:shd w:val="clear" w:color="000000" w:fill="FFFFFF"/>
            <w:noWrap/>
            <w:vAlign w:val="center"/>
            <w:hideMark/>
          </w:tcPr>
          <w:p w14:paraId="5A51197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7449D30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485</w:t>
            </w:r>
          </w:p>
        </w:tc>
        <w:tc>
          <w:tcPr>
            <w:tcW w:w="743" w:type="dxa"/>
            <w:tcBorders>
              <w:top w:val="nil"/>
              <w:left w:val="nil"/>
              <w:bottom w:val="single" w:sz="8" w:space="0" w:color="auto"/>
              <w:right w:val="single" w:sz="8" w:space="0" w:color="auto"/>
            </w:tcBorders>
            <w:shd w:val="clear" w:color="000000" w:fill="FFFFFF"/>
            <w:noWrap/>
            <w:vAlign w:val="center"/>
            <w:hideMark/>
          </w:tcPr>
          <w:p w14:paraId="4F31784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688</w:t>
            </w:r>
          </w:p>
        </w:tc>
      </w:tr>
    </w:tbl>
    <w:p w14:paraId="5916F311" w14:textId="77B91889" w:rsidR="0068383C" w:rsidRDefault="007B2784" w:rsidP="00D47A79">
      <w:pPr>
        <w:spacing w:line="360" w:lineRule="auto"/>
        <w:jc w:val="both"/>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5F4649B">
                <wp:simplePos x="0" y="0"/>
                <wp:positionH relativeFrom="margin">
                  <wp:posOffset>3667125</wp:posOffset>
                </wp:positionH>
                <wp:positionV relativeFrom="paragraph">
                  <wp:posOffset>167005</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68" type="#_x0000_t202" style="position:absolute;left:0;text-align:left;margin-left:288.75pt;margin-top:13.1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8BF8CF5" w14:textId="2635C451" w:rsidR="00E03735" w:rsidRDefault="00E03735"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D5C" id="_x0000_s1069"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O7RYUI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5EEC825A" w14:textId="77777777" w:rsidR="003A525D" w:rsidRDefault="003A525D" w:rsidP="0061645E">
      <w:pPr>
        <w:spacing w:line="360" w:lineRule="auto"/>
        <w:rPr>
          <w:rFonts w:ascii="Arial" w:hAnsi="Arial" w:cs="Arial"/>
          <w:b/>
          <w:bCs/>
          <w:sz w:val="24"/>
          <w:szCs w:val="24"/>
        </w:rPr>
      </w:pPr>
    </w:p>
    <w:p w14:paraId="02E292BE" w14:textId="77777777" w:rsidR="003A525D" w:rsidRDefault="003A525D" w:rsidP="0061645E">
      <w:pPr>
        <w:spacing w:line="360" w:lineRule="auto"/>
        <w:rPr>
          <w:rFonts w:ascii="Arial" w:hAnsi="Arial" w:cs="Arial"/>
          <w:b/>
          <w:bCs/>
          <w:sz w:val="24"/>
          <w:szCs w:val="24"/>
        </w:rPr>
      </w:pPr>
    </w:p>
    <w:p w14:paraId="0AB39C0D" w14:textId="77777777" w:rsidR="003A525D" w:rsidRDefault="003A525D" w:rsidP="0061645E">
      <w:pPr>
        <w:spacing w:line="360" w:lineRule="auto"/>
        <w:rPr>
          <w:rFonts w:ascii="Arial" w:hAnsi="Arial" w:cs="Arial"/>
          <w:b/>
          <w:bCs/>
          <w:sz w:val="24"/>
          <w:szCs w:val="24"/>
        </w:rPr>
      </w:pPr>
    </w:p>
    <w:p w14:paraId="038C6590" w14:textId="77777777" w:rsidR="003A525D" w:rsidRDefault="003A525D" w:rsidP="0061645E">
      <w:pPr>
        <w:spacing w:line="360" w:lineRule="auto"/>
        <w:rPr>
          <w:rFonts w:ascii="Arial" w:hAnsi="Arial" w:cs="Arial"/>
          <w:b/>
          <w:bCs/>
          <w:sz w:val="24"/>
          <w:szCs w:val="24"/>
        </w:rPr>
      </w:pPr>
    </w:p>
    <w:p w14:paraId="5726385D" w14:textId="77777777" w:rsidR="003A525D" w:rsidRDefault="003A525D" w:rsidP="0061645E">
      <w:pPr>
        <w:spacing w:line="360" w:lineRule="auto"/>
        <w:rPr>
          <w:rFonts w:ascii="Arial" w:hAnsi="Arial" w:cs="Arial"/>
          <w:b/>
          <w:bCs/>
          <w:sz w:val="24"/>
          <w:szCs w:val="24"/>
        </w:rPr>
      </w:pPr>
    </w:p>
    <w:p w14:paraId="5E3758F2" w14:textId="77777777" w:rsidR="003A525D" w:rsidRDefault="003A525D" w:rsidP="0061645E">
      <w:pPr>
        <w:spacing w:line="360" w:lineRule="auto"/>
        <w:rPr>
          <w:rFonts w:ascii="Arial" w:hAnsi="Arial" w:cs="Arial"/>
          <w:b/>
          <w:bCs/>
          <w:sz w:val="24"/>
          <w:szCs w:val="24"/>
        </w:rPr>
      </w:pPr>
    </w:p>
    <w:p w14:paraId="36C0890B" w14:textId="77777777" w:rsidR="007B2784" w:rsidRDefault="007B2784" w:rsidP="0061645E">
      <w:pPr>
        <w:spacing w:line="360" w:lineRule="auto"/>
        <w:rPr>
          <w:rFonts w:ascii="Arial" w:hAnsi="Arial" w:cs="Arial"/>
          <w:b/>
          <w:bCs/>
          <w:sz w:val="24"/>
          <w:szCs w:val="24"/>
        </w:rPr>
      </w:pPr>
    </w:p>
    <w:p w14:paraId="5488FB1E" w14:textId="461F3852"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w:lastRenderedPageBreak/>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0"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9962" w:type="dxa"/>
        <w:tblLook w:val="04A0" w:firstRow="1" w:lastRow="0" w:firstColumn="1" w:lastColumn="0" w:noHBand="0" w:noVBand="1"/>
      </w:tblPr>
      <w:tblGrid>
        <w:gridCol w:w="2354"/>
        <w:gridCol w:w="1209"/>
        <w:gridCol w:w="894"/>
        <w:gridCol w:w="756"/>
        <w:gridCol w:w="756"/>
        <w:gridCol w:w="756"/>
        <w:gridCol w:w="756"/>
        <w:gridCol w:w="835"/>
        <w:gridCol w:w="823"/>
        <w:gridCol w:w="823"/>
      </w:tblGrid>
      <w:tr w:rsidR="007B2784" w:rsidRPr="007B2784" w14:paraId="17144158" w14:textId="77777777" w:rsidTr="007B2784">
        <w:trPr>
          <w:trHeight w:val="259"/>
        </w:trPr>
        <w:tc>
          <w:tcPr>
            <w:tcW w:w="235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6AD4ABF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 xml:space="preserve">Demand by Type </w:t>
            </w:r>
          </w:p>
        </w:tc>
        <w:tc>
          <w:tcPr>
            <w:tcW w:w="1209" w:type="dxa"/>
            <w:tcBorders>
              <w:top w:val="single" w:sz="8" w:space="0" w:color="auto"/>
              <w:left w:val="nil"/>
              <w:bottom w:val="single" w:sz="8" w:space="0" w:color="auto"/>
              <w:right w:val="single" w:sz="8" w:space="0" w:color="auto"/>
            </w:tcBorders>
            <w:shd w:val="clear" w:color="000000" w:fill="C00000"/>
            <w:noWrap/>
            <w:vAlign w:val="center"/>
            <w:hideMark/>
          </w:tcPr>
          <w:p w14:paraId="7BD6F88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894" w:type="dxa"/>
            <w:tcBorders>
              <w:top w:val="single" w:sz="8" w:space="0" w:color="auto"/>
              <w:left w:val="nil"/>
              <w:bottom w:val="single" w:sz="8" w:space="0" w:color="auto"/>
              <w:right w:val="single" w:sz="8" w:space="0" w:color="auto"/>
            </w:tcBorders>
            <w:shd w:val="clear" w:color="000000" w:fill="C00000"/>
            <w:noWrap/>
            <w:vAlign w:val="center"/>
            <w:hideMark/>
          </w:tcPr>
          <w:p w14:paraId="010A2BF1"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7E44739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23148803"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65B293A9"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0ED7998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835" w:type="dxa"/>
            <w:tcBorders>
              <w:top w:val="single" w:sz="8" w:space="0" w:color="auto"/>
              <w:left w:val="nil"/>
              <w:bottom w:val="single" w:sz="8" w:space="0" w:color="auto"/>
              <w:right w:val="single" w:sz="8" w:space="0" w:color="auto"/>
            </w:tcBorders>
            <w:shd w:val="clear" w:color="000000" w:fill="C00000"/>
            <w:noWrap/>
            <w:vAlign w:val="center"/>
            <w:hideMark/>
          </w:tcPr>
          <w:p w14:paraId="002AAA4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FD39A37"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3D03F2B"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29516D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7F1B9605"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Bisphenol-</w:t>
            </w:r>
            <w:proofErr w:type="gramStart"/>
            <w:r w:rsidRPr="007B2784">
              <w:rPr>
                <w:rFonts w:ascii="Arial" w:eastAsia="Times New Roman" w:hAnsi="Arial" w:cs="Arial"/>
                <w:color w:val="000000"/>
                <w:sz w:val="20"/>
                <w:szCs w:val="20"/>
                <w:lang w:eastAsia="en-IN"/>
              </w:rPr>
              <w:t>A,F</w:t>
            </w:r>
            <w:proofErr w:type="gramEnd"/>
            <w:r w:rsidRPr="007B2784">
              <w:rPr>
                <w:rFonts w:ascii="Arial" w:eastAsia="Times New Roman" w:hAnsi="Arial" w:cs="Arial"/>
                <w:color w:val="000000"/>
                <w:sz w:val="20"/>
                <w:szCs w:val="20"/>
                <w:lang w:eastAsia="en-IN"/>
              </w:rPr>
              <w:t>,S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605741D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146</w:t>
            </w:r>
          </w:p>
        </w:tc>
        <w:tc>
          <w:tcPr>
            <w:tcW w:w="894" w:type="dxa"/>
            <w:tcBorders>
              <w:top w:val="nil"/>
              <w:left w:val="nil"/>
              <w:bottom w:val="single" w:sz="8" w:space="0" w:color="auto"/>
              <w:right w:val="single" w:sz="8" w:space="0" w:color="auto"/>
            </w:tcBorders>
            <w:shd w:val="clear" w:color="000000" w:fill="FFFFFF"/>
            <w:noWrap/>
            <w:vAlign w:val="center"/>
            <w:hideMark/>
          </w:tcPr>
          <w:p w14:paraId="0E85B10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156</w:t>
            </w:r>
          </w:p>
        </w:tc>
        <w:tc>
          <w:tcPr>
            <w:tcW w:w="756" w:type="dxa"/>
            <w:tcBorders>
              <w:top w:val="nil"/>
              <w:left w:val="nil"/>
              <w:bottom w:val="single" w:sz="8" w:space="0" w:color="auto"/>
              <w:right w:val="single" w:sz="8" w:space="0" w:color="auto"/>
            </w:tcBorders>
            <w:shd w:val="clear" w:color="000000" w:fill="FFFFFF"/>
            <w:noWrap/>
            <w:vAlign w:val="center"/>
            <w:hideMark/>
          </w:tcPr>
          <w:p w14:paraId="39E5C7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164</w:t>
            </w:r>
          </w:p>
        </w:tc>
        <w:tc>
          <w:tcPr>
            <w:tcW w:w="756" w:type="dxa"/>
            <w:tcBorders>
              <w:top w:val="nil"/>
              <w:left w:val="nil"/>
              <w:bottom w:val="single" w:sz="8" w:space="0" w:color="auto"/>
              <w:right w:val="single" w:sz="8" w:space="0" w:color="auto"/>
            </w:tcBorders>
            <w:shd w:val="clear" w:color="000000" w:fill="FFFFFF"/>
            <w:noWrap/>
            <w:vAlign w:val="center"/>
            <w:hideMark/>
          </w:tcPr>
          <w:p w14:paraId="3F3527D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173</w:t>
            </w:r>
          </w:p>
        </w:tc>
        <w:tc>
          <w:tcPr>
            <w:tcW w:w="756" w:type="dxa"/>
            <w:tcBorders>
              <w:top w:val="nil"/>
              <w:left w:val="nil"/>
              <w:bottom w:val="single" w:sz="8" w:space="0" w:color="auto"/>
              <w:right w:val="single" w:sz="8" w:space="0" w:color="auto"/>
            </w:tcBorders>
            <w:shd w:val="clear" w:color="000000" w:fill="FFFFFF"/>
            <w:noWrap/>
            <w:vAlign w:val="center"/>
            <w:hideMark/>
          </w:tcPr>
          <w:p w14:paraId="75457C0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180</w:t>
            </w:r>
          </w:p>
        </w:tc>
        <w:tc>
          <w:tcPr>
            <w:tcW w:w="756" w:type="dxa"/>
            <w:tcBorders>
              <w:top w:val="nil"/>
              <w:left w:val="nil"/>
              <w:bottom w:val="single" w:sz="8" w:space="0" w:color="auto"/>
              <w:right w:val="single" w:sz="8" w:space="0" w:color="auto"/>
            </w:tcBorders>
            <w:shd w:val="clear" w:color="000000" w:fill="FFFFFF"/>
            <w:noWrap/>
            <w:vAlign w:val="center"/>
            <w:hideMark/>
          </w:tcPr>
          <w:p w14:paraId="05B30E9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835" w:type="dxa"/>
            <w:tcBorders>
              <w:top w:val="nil"/>
              <w:left w:val="nil"/>
              <w:bottom w:val="single" w:sz="8" w:space="0" w:color="auto"/>
              <w:right w:val="single" w:sz="8" w:space="0" w:color="auto"/>
            </w:tcBorders>
            <w:shd w:val="clear" w:color="000000" w:fill="FFFFFF"/>
            <w:noWrap/>
            <w:vAlign w:val="center"/>
            <w:hideMark/>
          </w:tcPr>
          <w:p w14:paraId="4143F4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181</w:t>
            </w:r>
          </w:p>
        </w:tc>
        <w:tc>
          <w:tcPr>
            <w:tcW w:w="823" w:type="dxa"/>
            <w:tcBorders>
              <w:top w:val="nil"/>
              <w:left w:val="nil"/>
              <w:bottom w:val="single" w:sz="8" w:space="0" w:color="auto"/>
              <w:right w:val="single" w:sz="8" w:space="0" w:color="auto"/>
            </w:tcBorders>
            <w:shd w:val="clear" w:color="000000" w:fill="FFFFFF"/>
            <w:noWrap/>
            <w:vAlign w:val="center"/>
            <w:hideMark/>
          </w:tcPr>
          <w:p w14:paraId="6707A21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252</w:t>
            </w:r>
          </w:p>
        </w:tc>
        <w:tc>
          <w:tcPr>
            <w:tcW w:w="823" w:type="dxa"/>
            <w:tcBorders>
              <w:top w:val="nil"/>
              <w:left w:val="nil"/>
              <w:bottom w:val="single" w:sz="8" w:space="0" w:color="auto"/>
              <w:right w:val="single" w:sz="8" w:space="0" w:color="auto"/>
            </w:tcBorders>
            <w:shd w:val="clear" w:color="000000" w:fill="FFFFFF"/>
            <w:noWrap/>
            <w:vAlign w:val="center"/>
            <w:hideMark/>
          </w:tcPr>
          <w:p w14:paraId="2AE188F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360</w:t>
            </w:r>
          </w:p>
        </w:tc>
      </w:tr>
      <w:tr w:rsidR="007B2784" w:rsidRPr="007B2784" w14:paraId="4F3436F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33D5A585" w14:textId="77777777" w:rsidR="007B2784" w:rsidRPr="007B2784" w:rsidRDefault="007B2784" w:rsidP="007B2784">
            <w:pPr>
              <w:spacing w:after="0" w:line="240" w:lineRule="auto"/>
              <w:rPr>
                <w:rFonts w:ascii="Arial" w:eastAsia="Times New Roman" w:hAnsi="Arial" w:cs="Arial"/>
                <w:color w:val="000000"/>
                <w:sz w:val="20"/>
                <w:szCs w:val="20"/>
                <w:lang w:eastAsia="en-IN"/>
              </w:rPr>
            </w:pPr>
            <w:proofErr w:type="spellStart"/>
            <w:r w:rsidRPr="007B2784">
              <w:rPr>
                <w:rFonts w:ascii="Arial" w:eastAsia="Times New Roman" w:hAnsi="Arial" w:cs="Arial"/>
                <w:color w:val="000000"/>
                <w:sz w:val="20"/>
                <w:szCs w:val="20"/>
                <w:lang w:eastAsia="en-IN"/>
              </w:rPr>
              <w:t>Novolac</w:t>
            </w:r>
            <w:proofErr w:type="spellEnd"/>
            <w:r w:rsidRPr="007B2784">
              <w:rPr>
                <w:rFonts w:ascii="Arial" w:eastAsia="Times New Roman" w:hAnsi="Arial" w:cs="Arial"/>
                <w:color w:val="000000"/>
                <w:sz w:val="20"/>
                <w:szCs w:val="20"/>
                <w:lang w:eastAsia="en-IN"/>
              </w:rPr>
              <w:t xml:space="preserve">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263BC12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c>
          <w:tcPr>
            <w:tcW w:w="894" w:type="dxa"/>
            <w:tcBorders>
              <w:top w:val="nil"/>
              <w:left w:val="nil"/>
              <w:bottom w:val="single" w:sz="8" w:space="0" w:color="auto"/>
              <w:right w:val="single" w:sz="8" w:space="0" w:color="auto"/>
            </w:tcBorders>
            <w:shd w:val="clear" w:color="000000" w:fill="FFFFFF"/>
            <w:noWrap/>
            <w:vAlign w:val="center"/>
            <w:hideMark/>
          </w:tcPr>
          <w:p w14:paraId="5D6E975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85</w:t>
            </w:r>
          </w:p>
        </w:tc>
        <w:tc>
          <w:tcPr>
            <w:tcW w:w="756" w:type="dxa"/>
            <w:tcBorders>
              <w:top w:val="nil"/>
              <w:left w:val="nil"/>
              <w:bottom w:val="single" w:sz="8" w:space="0" w:color="auto"/>
              <w:right w:val="single" w:sz="8" w:space="0" w:color="auto"/>
            </w:tcBorders>
            <w:shd w:val="clear" w:color="000000" w:fill="FFFFFF"/>
            <w:noWrap/>
            <w:vAlign w:val="center"/>
            <w:hideMark/>
          </w:tcPr>
          <w:p w14:paraId="76B1B79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89</w:t>
            </w:r>
          </w:p>
        </w:tc>
        <w:tc>
          <w:tcPr>
            <w:tcW w:w="756" w:type="dxa"/>
            <w:tcBorders>
              <w:top w:val="nil"/>
              <w:left w:val="nil"/>
              <w:bottom w:val="single" w:sz="8" w:space="0" w:color="auto"/>
              <w:right w:val="single" w:sz="8" w:space="0" w:color="auto"/>
            </w:tcBorders>
            <w:shd w:val="clear" w:color="000000" w:fill="FFFFFF"/>
            <w:noWrap/>
            <w:vAlign w:val="center"/>
            <w:hideMark/>
          </w:tcPr>
          <w:p w14:paraId="1ADC9F1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94</w:t>
            </w:r>
          </w:p>
        </w:tc>
        <w:tc>
          <w:tcPr>
            <w:tcW w:w="756" w:type="dxa"/>
            <w:tcBorders>
              <w:top w:val="nil"/>
              <w:left w:val="nil"/>
              <w:bottom w:val="single" w:sz="8" w:space="0" w:color="auto"/>
              <w:right w:val="single" w:sz="8" w:space="0" w:color="auto"/>
            </w:tcBorders>
            <w:shd w:val="clear" w:color="000000" w:fill="FFFFFF"/>
            <w:noWrap/>
            <w:vAlign w:val="center"/>
            <w:hideMark/>
          </w:tcPr>
          <w:p w14:paraId="1CCF94E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756" w:type="dxa"/>
            <w:tcBorders>
              <w:top w:val="nil"/>
              <w:left w:val="nil"/>
              <w:bottom w:val="single" w:sz="8" w:space="0" w:color="auto"/>
              <w:right w:val="single" w:sz="8" w:space="0" w:color="auto"/>
            </w:tcBorders>
            <w:shd w:val="clear" w:color="000000" w:fill="FFFFFF"/>
            <w:noWrap/>
            <w:vAlign w:val="center"/>
            <w:hideMark/>
          </w:tcPr>
          <w:p w14:paraId="629095E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91</w:t>
            </w:r>
          </w:p>
        </w:tc>
        <w:tc>
          <w:tcPr>
            <w:tcW w:w="835" w:type="dxa"/>
            <w:tcBorders>
              <w:top w:val="nil"/>
              <w:left w:val="nil"/>
              <w:bottom w:val="single" w:sz="8" w:space="0" w:color="auto"/>
              <w:right w:val="single" w:sz="8" w:space="0" w:color="auto"/>
            </w:tcBorders>
            <w:shd w:val="clear" w:color="000000" w:fill="FFFFFF"/>
            <w:noWrap/>
            <w:vAlign w:val="center"/>
            <w:hideMark/>
          </w:tcPr>
          <w:p w14:paraId="5FD3579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823" w:type="dxa"/>
            <w:tcBorders>
              <w:top w:val="nil"/>
              <w:left w:val="nil"/>
              <w:bottom w:val="single" w:sz="8" w:space="0" w:color="auto"/>
              <w:right w:val="single" w:sz="8" w:space="0" w:color="auto"/>
            </w:tcBorders>
            <w:shd w:val="clear" w:color="000000" w:fill="FFFFFF"/>
            <w:noWrap/>
            <w:vAlign w:val="center"/>
            <w:hideMark/>
          </w:tcPr>
          <w:p w14:paraId="49D34CA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137</w:t>
            </w:r>
          </w:p>
        </w:tc>
        <w:tc>
          <w:tcPr>
            <w:tcW w:w="823" w:type="dxa"/>
            <w:tcBorders>
              <w:top w:val="nil"/>
              <w:left w:val="nil"/>
              <w:bottom w:val="single" w:sz="8" w:space="0" w:color="auto"/>
              <w:right w:val="single" w:sz="8" w:space="0" w:color="auto"/>
            </w:tcBorders>
            <w:shd w:val="clear" w:color="000000" w:fill="FFFFFF"/>
            <w:noWrap/>
            <w:vAlign w:val="center"/>
            <w:hideMark/>
          </w:tcPr>
          <w:p w14:paraId="4A30DA5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194</w:t>
            </w:r>
          </w:p>
        </w:tc>
      </w:tr>
      <w:tr w:rsidR="007B2784" w:rsidRPr="007B2784" w14:paraId="6929C5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212E280E"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Brominated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02C3780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894" w:type="dxa"/>
            <w:tcBorders>
              <w:top w:val="nil"/>
              <w:left w:val="nil"/>
              <w:bottom w:val="single" w:sz="8" w:space="0" w:color="auto"/>
              <w:right w:val="single" w:sz="8" w:space="0" w:color="auto"/>
            </w:tcBorders>
            <w:shd w:val="clear" w:color="000000" w:fill="FFFFFF"/>
            <w:noWrap/>
            <w:vAlign w:val="center"/>
            <w:hideMark/>
          </w:tcPr>
          <w:p w14:paraId="1FDF8CD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56" w:type="dxa"/>
            <w:tcBorders>
              <w:top w:val="nil"/>
              <w:left w:val="nil"/>
              <w:bottom w:val="single" w:sz="8" w:space="0" w:color="auto"/>
              <w:right w:val="single" w:sz="8" w:space="0" w:color="auto"/>
            </w:tcBorders>
            <w:shd w:val="clear" w:color="000000" w:fill="FFFFFF"/>
            <w:noWrap/>
            <w:vAlign w:val="center"/>
            <w:hideMark/>
          </w:tcPr>
          <w:p w14:paraId="5E29E83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w:t>
            </w:r>
          </w:p>
        </w:tc>
        <w:tc>
          <w:tcPr>
            <w:tcW w:w="756" w:type="dxa"/>
            <w:tcBorders>
              <w:top w:val="nil"/>
              <w:left w:val="nil"/>
              <w:bottom w:val="single" w:sz="8" w:space="0" w:color="auto"/>
              <w:right w:val="single" w:sz="8" w:space="0" w:color="auto"/>
            </w:tcBorders>
            <w:shd w:val="clear" w:color="000000" w:fill="FFFFFF"/>
            <w:noWrap/>
            <w:vAlign w:val="center"/>
            <w:hideMark/>
          </w:tcPr>
          <w:p w14:paraId="08BEA95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756" w:type="dxa"/>
            <w:tcBorders>
              <w:top w:val="nil"/>
              <w:left w:val="nil"/>
              <w:bottom w:val="single" w:sz="8" w:space="0" w:color="auto"/>
              <w:right w:val="single" w:sz="8" w:space="0" w:color="auto"/>
            </w:tcBorders>
            <w:shd w:val="clear" w:color="000000" w:fill="FFFFFF"/>
            <w:noWrap/>
            <w:vAlign w:val="center"/>
            <w:hideMark/>
          </w:tcPr>
          <w:p w14:paraId="1572AE1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756" w:type="dxa"/>
            <w:tcBorders>
              <w:top w:val="nil"/>
              <w:left w:val="nil"/>
              <w:bottom w:val="single" w:sz="8" w:space="0" w:color="auto"/>
              <w:right w:val="single" w:sz="8" w:space="0" w:color="auto"/>
            </w:tcBorders>
            <w:shd w:val="clear" w:color="000000" w:fill="FFFFFF"/>
            <w:noWrap/>
            <w:vAlign w:val="center"/>
            <w:hideMark/>
          </w:tcPr>
          <w:p w14:paraId="6B8D997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835" w:type="dxa"/>
            <w:tcBorders>
              <w:top w:val="nil"/>
              <w:left w:val="nil"/>
              <w:bottom w:val="single" w:sz="8" w:space="0" w:color="auto"/>
              <w:right w:val="single" w:sz="8" w:space="0" w:color="auto"/>
            </w:tcBorders>
            <w:shd w:val="clear" w:color="000000" w:fill="FFFFFF"/>
            <w:noWrap/>
            <w:vAlign w:val="center"/>
            <w:hideMark/>
          </w:tcPr>
          <w:p w14:paraId="3246819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823" w:type="dxa"/>
            <w:tcBorders>
              <w:top w:val="nil"/>
              <w:left w:val="nil"/>
              <w:bottom w:val="single" w:sz="8" w:space="0" w:color="auto"/>
              <w:right w:val="single" w:sz="8" w:space="0" w:color="auto"/>
            </w:tcBorders>
            <w:shd w:val="clear" w:color="000000" w:fill="FFFFFF"/>
            <w:noWrap/>
            <w:vAlign w:val="center"/>
            <w:hideMark/>
          </w:tcPr>
          <w:p w14:paraId="55E7543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823" w:type="dxa"/>
            <w:tcBorders>
              <w:top w:val="nil"/>
              <w:left w:val="nil"/>
              <w:bottom w:val="single" w:sz="8" w:space="0" w:color="auto"/>
              <w:right w:val="single" w:sz="8" w:space="0" w:color="auto"/>
            </w:tcBorders>
            <w:shd w:val="clear" w:color="000000" w:fill="FFFFFF"/>
            <w:noWrap/>
            <w:vAlign w:val="center"/>
            <w:hideMark/>
          </w:tcPr>
          <w:p w14:paraId="269625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55</w:t>
            </w:r>
          </w:p>
        </w:tc>
      </w:tr>
      <w:tr w:rsidR="007B2784" w:rsidRPr="007B2784" w14:paraId="370A3939"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027DCD67"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 chemistry</w:t>
            </w:r>
          </w:p>
        </w:tc>
        <w:tc>
          <w:tcPr>
            <w:tcW w:w="1209" w:type="dxa"/>
            <w:tcBorders>
              <w:top w:val="nil"/>
              <w:left w:val="nil"/>
              <w:bottom w:val="single" w:sz="8" w:space="0" w:color="auto"/>
              <w:right w:val="single" w:sz="8" w:space="0" w:color="auto"/>
            </w:tcBorders>
            <w:shd w:val="clear" w:color="000000" w:fill="FFFFFF"/>
            <w:noWrap/>
            <w:vAlign w:val="center"/>
            <w:hideMark/>
          </w:tcPr>
          <w:p w14:paraId="2F3DA68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35</w:t>
            </w:r>
          </w:p>
        </w:tc>
        <w:tc>
          <w:tcPr>
            <w:tcW w:w="894" w:type="dxa"/>
            <w:tcBorders>
              <w:top w:val="nil"/>
              <w:left w:val="nil"/>
              <w:bottom w:val="single" w:sz="8" w:space="0" w:color="auto"/>
              <w:right w:val="single" w:sz="8" w:space="0" w:color="auto"/>
            </w:tcBorders>
            <w:shd w:val="clear" w:color="000000" w:fill="FFFFFF"/>
            <w:noWrap/>
            <w:vAlign w:val="center"/>
            <w:hideMark/>
          </w:tcPr>
          <w:p w14:paraId="6B2A9F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w:t>
            </w:r>
          </w:p>
        </w:tc>
        <w:tc>
          <w:tcPr>
            <w:tcW w:w="756" w:type="dxa"/>
            <w:tcBorders>
              <w:top w:val="nil"/>
              <w:left w:val="nil"/>
              <w:bottom w:val="single" w:sz="8" w:space="0" w:color="auto"/>
              <w:right w:val="single" w:sz="8" w:space="0" w:color="auto"/>
            </w:tcBorders>
            <w:shd w:val="clear" w:color="000000" w:fill="FFFFFF"/>
            <w:noWrap/>
            <w:vAlign w:val="center"/>
            <w:hideMark/>
          </w:tcPr>
          <w:p w14:paraId="5D35D82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756" w:type="dxa"/>
            <w:tcBorders>
              <w:top w:val="nil"/>
              <w:left w:val="nil"/>
              <w:bottom w:val="single" w:sz="8" w:space="0" w:color="auto"/>
              <w:right w:val="single" w:sz="8" w:space="0" w:color="auto"/>
            </w:tcBorders>
            <w:shd w:val="clear" w:color="000000" w:fill="FFFFFF"/>
            <w:noWrap/>
            <w:vAlign w:val="center"/>
            <w:hideMark/>
          </w:tcPr>
          <w:p w14:paraId="75B2244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56" w:type="dxa"/>
            <w:tcBorders>
              <w:top w:val="nil"/>
              <w:left w:val="nil"/>
              <w:bottom w:val="single" w:sz="8" w:space="0" w:color="auto"/>
              <w:right w:val="single" w:sz="8" w:space="0" w:color="auto"/>
            </w:tcBorders>
            <w:shd w:val="clear" w:color="000000" w:fill="FFFFFF"/>
            <w:noWrap/>
            <w:vAlign w:val="center"/>
            <w:hideMark/>
          </w:tcPr>
          <w:p w14:paraId="4E27EA3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43</w:t>
            </w:r>
          </w:p>
        </w:tc>
        <w:tc>
          <w:tcPr>
            <w:tcW w:w="756" w:type="dxa"/>
            <w:tcBorders>
              <w:top w:val="nil"/>
              <w:left w:val="nil"/>
              <w:bottom w:val="single" w:sz="8" w:space="0" w:color="auto"/>
              <w:right w:val="single" w:sz="8" w:space="0" w:color="auto"/>
            </w:tcBorders>
            <w:shd w:val="clear" w:color="000000" w:fill="FFFFFF"/>
            <w:noWrap/>
            <w:vAlign w:val="center"/>
            <w:hideMark/>
          </w:tcPr>
          <w:p w14:paraId="6C5192E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38</w:t>
            </w:r>
          </w:p>
        </w:tc>
        <w:tc>
          <w:tcPr>
            <w:tcW w:w="835" w:type="dxa"/>
            <w:tcBorders>
              <w:top w:val="nil"/>
              <w:left w:val="nil"/>
              <w:bottom w:val="single" w:sz="8" w:space="0" w:color="auto"/>
              <w:right w:val="single" w:sz="8" w:space="0" w:color="auto"/>
            </w:tcBorders>
            <w:shd w:val="clear" w:color="000000" w:fill="FFFFFF"/>
            <w:noWrap/>
            <w:vAlign w:val="center"/>
            <w:hideMark/>
          </w:tcPr>
          <w:p w14:paraId="107D8DF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823" w:type="dxa"/>
            <w:tcBorders>
              <w:top w:val="nil"/>
              <w:left w:val="nil"/>
              <w:bottom w:val="single" w:sz="8" w:space="0" w:color="auto"/>
              <w:right w:val="single" w:sz="8" w:space="0" w:color="auto"/>
            </w:tcBorders>
            <w:shd w:val="clear" w:color="000000" w:fill="FFFFFF"/>
            <w:noWrap/>
            <w:vAlign w:val="center"/>
            <w:hideMark/>
          </w:tcPr>
          <w:p w14:paraId="3BBC4C3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823" w:type="dxa"/>
            <w:tcBorders>
              <w:top w:val="nil"/>
              <w:left w:val="nil"/>
              <w:bottom w:val="single" w:sz="8" w:space="0" w:color="auto"/>
              <w:right w:val="single" w:sz="8" w:space="0" w:color="auto"/>
            </w:tcBorders>
            <w:shd w:val="clear" w:color="000000" w:fill="FFFFFF"/>
            <w:noWrap/>
            <w:vAlign w:val="center"/>
            <w:hideMark/>
          </w:tcPr>
          <w:p w14:paraId="41C4D41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r>
      <w:tr w:rsidR="007B2784" w:rsidRPr="0008641D" w14:paraId="6A3B615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1E420DA3" w14:textId="77777777" w:rsidR="007B2784" w:rsidRPr="0008641D" w:rsidRDefault="007B2784" w:rsidP="007B2784">
            <w:pPr>
              <w:spacing w:after="0" w:line="240" w:lineRule="auto"/>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Total</w:t>
            </w:r>
          </w:p>
        </w:tc>
        <w:tc>
          <w:tcPr>
            <w:tcW w:w="1209" w:type="dxa"/>
            <w:tcBorders>
              <w:top w:val="nil"/>
              <w:left w:val="nil"/>
              <w:bottom w:val="single" w:sz="8" w:space="0" w:color="auto"/>
              <w:right w:val="single" w:sz="8" w:space="0" w:color="auto"/>
            </w:tcBorders>
            <w:shd w:val="clear" w:color="000000" w:fill="FFFFFF"/>
            <w:noWrap/>
            <w:vAlign w:val="center"/>
            <w:hideMark/>
          </w:tcPr>
          <w:p w14:paraId="6711D618"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283</w:t>
            </w:r>
          </w:p>
        </w:tc>
        <w:tc>
          <w:tcPr>
            <w:tcW w:w="894" w:type="dxa"/>
            <w:tcBorders>
              <w:top w:val="nil"/>
              <w:left w:val="nil"/>
              <w:bottom w:val="single" w:sz="8" w:space="0" w:color="auto"/>
              <w:right w:val="single" w:sz="8" w:space="0" w:color="auto"/>
            </w:tcBorders>
            <w:shd w:val="clear" w:color="000000" w:fill="FFFFFF"/>
            <w:noWrap/>
            <w:vAlign w:val="center"/>
            <w:hideMark/>
          </w:tcPr>
          <w:p w14:paraId="324F332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301</w:t>
            </w:r>
          </w:p>
        </w:tc>
        <w:tc>
          <w:tcPr>
            <w:tcW w:w="756" w:type="dxa"/>
            <w:tcBorders>
              <w:top w:val="nil"/>
              <w:left w:val="nil"/>
              <w:bottom w:val="single" w:sz="8" w:space="0" w:color="auto"/>
              <w:right w:val="single" w:sz="8" w:space="0" w:color="auto"/>
            </w:tcBorders>
            <w:shd w:val="clear" w:color="000000" w:fill="FFFFFF"/>
            <w:noWrap/>
            <w:vAlign w:val="center"/>
            <w:hideMark/>
          </w:tcPr>
          <w:p w14:paraId="236B4B19"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317</w:t>
            </w:r>
          </w:p>
        </w:tc>
        <w:tc>
          <w:tcPr>
            <w:tcW w:w="756" w:type="dxa"/>
            <w:tcBorders>
              <w:top w:val="nil"/>
              <w:left w:val="nil"/>
              <w:bottom w:val="single" w:sz="8" w:space="0" w:color="auto"/>
              <w:right w:val="single" w:sz="8" w:space="0" w:color="auto"/>
            </w:tcBorders>
            <w:shd w:val="clear" w:color="000000" w:fill="FFFFFF"/>
            <w:noWrap/>
            <w:vAlign w:val="center"/>
            <w:hideMark/>
          </w:tcPr>
          <w:p w14:paraId="662CBA53"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333</w:t>
            </w:r>
          </w:p>
        </w:tc>
        <w:tc>
          <w:tcPr>
            <w:tcW w:w="756" w:type="dxa"/>
            <w:tcBorders>
              <w:top w:val="nil"/>
              <w:left w:val="nil"/>
              <w:bottom w:val="single" w:sz="8" w:space="0" w:color="auto"/>
              <w:right w:val="single" w:sz="8" w:space="0" w:color="auto"/>
            </w:tcBorders>
            <w:shd w:val="clear" w:color="000000" w:fill="FFFFFF"/>
            <w:noWrap/>
            <w:vAlign w:val="center"/>
            <w:hideMark/>
          </w:tcPr>
          <w:p w14:paraId="5CF4DD7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756" w:type="dxa"/>
            <w:tcBorders>
              <w:top w:val="nil"/>
              <w:left w:val="nil"/>
              <w:bottom w:val="single" w:sz="8" w:space="0" w:color="auto"/>
              <w:right w:val="single" w:sz="8" w:space="0" w:color="auto"/>
            </w:tcBorders>
            <w:shd w:val="clear" w:color="000000" w:fill="FFFFFF"/>
            <w:noWrap/>
            <w:vAlign w:val="center"/>
            <w:hideMark/>
          </w:tcPr>
          <w:p w14:paraId="38E1EE5C"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322</w:t>
            </w:r>
          </w:p>
        </w:tc>
        <w:tc>
          <w:tcPr>
            <w:tcW w:w="835" w:type="dxa"/>
            <w:tcBorders>
              <w:top w:val="nil"/>
              <w:left w:val="nil"/>
              <w:bottom w:val="single" w:sz="8" w:space="0" w:color="auto"/>
              <w:right w:val="single" w:sz="8" w:space="0" w:color="auto"/>
            </w:tcBorders>
            <w:shd w:val="clear" w:color="000000" w:fill="FFFFFF"/>
            <w:noWrap/>
            <w:vAlign w:val="center"/>
            <w:hideMark/>
          </w:tcPr>
          <w:p w14:paraId="4E82131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823" w:type="dxa"/>
            <w:tcBorders>
              <w:top w:val="nil"/>
              <w:left w:val="nil"/>
              <w:bottom w:val="single" w:sz="8" w:space="0" w:color="auto"/>
              <w:right w:val="single" w:sz="8" w:space="0" w:color="auto"/>
            </w:tcBorders>
            <w:shd w:val="clear" w:color="000000" w:fill="FFFFFF"/>
            <w:noWrap/>
            <w:vAlign w:val="center"/>
            <w:hideMark/>
          </w:tcPr>
          <w:p w14:paraId="6F243B9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485</w:t>
            </w:r>
          </w:p>
        </w:tc>
        <w:tc>
          <w:tcPr>
            <w:tcW w:w="823" w:type="dxa"/>
            <w:tcBorders>
              <w:top w:val="nil"/>
              <w:left w:val="nil"/>
              <w:bottom w:val="single" w:sz="8" w:space="0" w:color="auto"/>
              <w:right w:val="single" w:sz="8" w:space="0" w:color="auto"/>
            </w:tcBorders>
            <w:shd w:val="clear" w:color="000000" w:fill="FFFFFF"/>
            <w:noWrap/>
            <w:vAlign w:val="center"/>
            <w:hideMark/>
          </w:tcPr>
          <w:p w14:paraId="5C0FEE72"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1"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451FCEC0"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1802498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A4C3D1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6D4C47B3"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56FF3845" w14:textId="69D00B3E"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F15E2C" w:rsidRPr="00113DAD" w14:paraId="7D174B59" w14:textId="77777777" w:rsidTr="005B1169">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1EA3A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792F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62AFDFF"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5F008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9A3C2D6"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76616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82DE0A"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D25FD"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F7143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CFF38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BF3313"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F15E2C" w:rsidRPr="00113DAD" w14:paraId="1294AE6F" w14:textId="77777777" w:rsidTr="005B1169">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1B2817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lastRenderedPageBreak/>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1D1D2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F51F9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B9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7D42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A2C9B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213A6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C9B7C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B9ED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29604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5EF97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F15E2C" w:rsidRPr="00113DAD" w14:paraId="32865DD7"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CF4A3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2AA08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5D8B7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BD7E4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A2245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457E59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0F5AC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1A290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A40BB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624B1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E7828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F15E2C" w:rsidRPr="00113DAD" w14:paraId="46A28A8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7CAC5D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913AC0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BC79B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6392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1B2E3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C8AB6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55E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E0550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2A638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3818A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17299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F15E2C" w:rsidRPr="00113DAD" w14:paraId="223D72C0"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A9114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084EB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BFD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FC983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68B7F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668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AA36C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0454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2C5A0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875A5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A2CA7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F15E2C" w:rsidRPr="00113DAD" w14:paraId="6A31915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A67E27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E683B0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ADA48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38CD9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8B9D3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1BB68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36279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8CD4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08E4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3F7B6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807168" behindDoc="0" locked="0" layoutInCell="1" allowOverlap="1" wp14:anchorId="0ED72406" wp14:editId="6E8DB54C">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D72406" id="_x0000_s1072" type="#_x0000_t202" style="position:absolute;left:0;text-align:left;margin-left:-64pt;margin-top:35.1pt;width:142.45pt;height:46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" filled="f" stroked="f">
                      <v:textbox style="mso-fit-shape-to-text:t">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6DBE7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7AADEA23" w14:textId="77777777" w:rsidR="00CB6C8F" w:rsidRDefault="00CB6C8F" w:rsidP="0061645E">
      <w:pPr>
        <w:spacing w:line="360" w:lineRule="auto"/>
        <w:rPr>
          <w:rFonts w:ascii="Arial" w:hAnsi="Arial" w:cs="Arial"/>
          <w:b/>
          <w:bCs/>
          <w:sz w:val="24"/>
          <w:szCs w:val="24"/>
        </w:rPr>
      </w:pPr>
    </w:p>
    <w:p w14:paraId="28E0FE7C" w14:textId="216A866A"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3"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O899j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2F47E09" w14:textId="2986FCA5" w:rsidR="00243E52" w:rsidRDefault="00243E52" w:rsidP="0068477D">
      <w:pPr>
        <w:rPr>
          <w:rFonts w:ascii="Arial" w:eastAsia="Arial" w:hAnsi="Arial" w:cs="Arial"/>
          <w:color w:val="000000" w:themeColor="text1"/>
          <w:sz w:val="24"/>
          <w:szCs w:val="24"/>
        </w:rPr>
      </w:pPr>
    </w:p>
    <w:p w14:paraId="3A96FE5D" w14:textId="4DA90702" w:rsidR="00F15E2C" w:rsidRDefault="00F15E2C" w:rsidP="0068477D">
      <w:pPr>
        <w:rPr>
          <w:rFonts w:ascii="Arial" w:eastAsia="Arial" w:hAnsi="Arial" w:cs="Arial"/>
          <w:color w:val="000000" w:themeColor="text1"/>
          <w:sz w:val="24"/>
          <w:szCs w:val="24"/>
        </w:rPr>
      </w:pPr>
    </w:p>
    <w:p w14:paraId="687EADAB" w14:textId="77777777" w:rsidR="00F15E2C" w:rsidRDefault="00F15E2C"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296" w:type="dxa"/>
        <w:tblInd w:w="-185" w:type="dxa"/>
        <w:tblLook w:val="04A0" w:firstRow="1" w:lastRow="0" w:firstColumn="1" w:lastColumn="0" w:noHBand="0" w:noVBand="1"/>
      </w:tblPr>
      <w:tblGrid>
        <w:gridCol w:w="2424"/>
        <w:gridCol w:w="1061"/>
        <w:gridCol w:w="1061"/>
        <w:gridCol w:w="1061"/>
        <w:gridCol w:w="1063"/>
        <w:gridCol w:w="1212"/>
        <w:gridCol w:w="1207"/>
        <w:gridCol w:w="1207"/>
      </w:tblGrid>
      <w:tr w:rsidR="00E03735" w:rsidRPr="00051677" w14:paraId="4D7D082B" w14:textId="77777777" w:rsidTr="00881A72">
        <w:trPr>
          <w:trHeight w:val="469"/>
        </w:trPr>
        <w:tc>
          <w:tcPr>
            <w:tcW w:w="242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226799BC" w:rsidR="00E03735" w:rsidRPr="00051677" w:rsidRDefault="00E03735"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061"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063"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212"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63CD13C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r>
      <w:tr w:rsidR="00E03735" w:rsidRPr="00051677" w14:paraId="0374EA93"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6F4445C8" w14:textId="1255CE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061" w:type="dxa"/>
            <w:tcBorders>
              <w:top w:val="nil"/>
              <w:left w:val="nil"/>
              <w:bottom w:val="single" w:sz="4" w:space="0" w:color="auto"/>
              <w:right w:val="single" w:sz="4" w:space="0" w:color="auto"/>
            </w:tcBorders>
            <w:shd w:val="clear" w:color="000000" w:fill="FFFFFF"/>
            <w:noWrap/>
            <w:vAlign w:val="bottom"/>
            <w:hideMark/>
          </w:tcPr>
          <w:p w14:paraId="293607FD" w14:textId="036F6612"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061" w:type="dxa"/>
            <w:tcBorders>
              <w:top w:val="nil"/>
              <w:left w:val="nil"/>
              <w:bottom w:val="single" w:sz="4" w:space="0" w:color="auto"/>
              <w:right w:val="single" w:sz="4" w:space="0" w:color="auto"/>
            </w:tcBorders>
            <w:shd w:val="clear" w:color="000000" w:fill="FFFFFF"/>
            <w:noWrap/>
            <w:vAlign w:val="bottom"/>
            <w:hideMark/>
          </w:tcPr>
          <w:p w14:paraId="18DD31FB" w14:textId="41107755"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063" w:type="dxa"/>
            <w:tcBorders>
              <w:top w:val="nil"/>
              <w:left w:val="nil"/>
              <w:bottom w:val="single" w:sz="4" w:space="0" w:color="auto"/>
              <w:right w:val="single" w:sz="4" w:space="0" w:color="auto"/>
            </w:tcBorders>
            <w:shd w:val="clear" w:color="000000" w:fill="FFFFFF"/>
            <w:noWrap/>
            <w:vAlign w:val="bottom"/>
            <w:hideMark/>
          </w:tcPr>
          <w:p w14:paraId="78D31F14" w14:textId="469D1039"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212" w:type="dxa"/>
            <w:tcBorders>
              <w:top w:val="nil"/>
              <w:left w:val="nil"/>
              <w:bottom w:val="single" w:sz="4" w:space="0" w:color="auto"/>
              <w:right w:val="single" w:sz="4" w:space="0" w:color="auto"/>
            </w:tcBorders>
            <w:shd w:val="clear" w:color="000000" w:fill="FFFFFF"/>
            <w:noWrap/>
            <w:vAlign w:val="bottom"/>
            <w:hideMark/>
          </w:tcPr>
          <w:p w14:paraId="565C4B9C" w14:textId="746236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207" w:type="dxa"/>
            <w:tcBorders>
              <w:top w:val="nil"/>
              <w:left w:val="nil"/>
              <w:bottom w:val="single" w:sz="4" w:space="0" w:color="auto"/>
              <w:right w:val="single" w:sz="4" w:space="0" w:color="auto"/>
            </w:tcBorders>
            <w:shd w:val="clear" w:color="000000" w:fill="FFFFFF"/>
            <w:noWrap/>
            <w:vAlign w:val="bottom"/>
            <w:hideMark/>
          </w:tcPr>
          <w:p w14:paraId="2DCD7790" w14:textId="4A15D97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c>
          <w:tcPr>
            <w:tcW w:w="1207" w:type="dxa"/>
            <w:tcBorders>
              <w:top w:val="nil"/>
              <w:left w:val="nil"/>
              <w:bottom w:val="single" w:sz="4" w:space="0" w:color="auto"/>
              <w:right w:val="single" w:sz="4" w:space="0" w:color="auto"/>
            </w:tcBorders>
            <w:shd w:val="clear" w:color="000000" w:fill="FFFFFF"/>
            <w:noWrap/>
            <w:vAlign w:val="bottom"/>
            <w:hideMark/>
          </w:tcPr>
          <w:p w14:paraId="3E70ABA0" w14:textId="0083C43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r>
      <w:tr w:rsidR="00E03735" w:rsidRPr="00051677" w14:paraId="472F2A1C"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3E82580E" w14:textId="5835347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061" w:type="dxa"/>
            <w:tcBorders>
              <w:top w:val="nil"/>
              <w:left w:val="nil"/>
              <w:bottom w:val="single" w:sz="4" w:space="0" w:color="auto"/>
              <w:right w:val="single" w:sz="4" w:space="0" w:color="auto"/>
            </w:tcBorders>
            <w:shd w:val="clear" w:color="000000" w:fill="FFFFFF"/>
            <w:noWrap/>
            <w:vAlign w:val="bottom"/>
            <w:hideMark/>
          </w:tcPr>
          <w:p w14:paraId="2978DBB7" w14:textId="003B1FDA"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061" w:type="dxa"/>
            <w:tcBorders>
              <w:top w:val="nil"/>
              <w:left w:val="nil"/>
              <w:bottom w:val="single" w:sz="4" w:space="0" w:color="auto"/>
              <w:right w:val="single" w:sz="4" w:space="0" w:color="auto"/>
            </w:tcBorders>
            <w:shd w:val="clear" w:color="000000" w:fill="FFFFFF"/>
            <w:noWrap/>
            <w:vAlign w:val="bottom"/>
            <w:hideMark/>
          </w:tcPr>
          <w:p w14:paraId="1C91D206" w14:textId="2896FB2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063" w:type="dxa"/>
            <w:tcBorders>
              <w:top w:val="nil"/>
              <w:left w:val="nil"/>
              <w:bottom w:val="single" w:sz="4" w:space="0" w:color="auto"/>
              <w:right w:val="single" w:sz="4" w:space="0" w:color="auto"/>
            </w:tcBorders>
            <w:shd w:val="clear" w:color="000000" w:fill="FFFFFF"/>
            <w:noWrap/>
            <w:vAlign w:val="bottom"/>
            <w:hideMark/>
          </w:tcPr>
          <w:p w14:paraId="21330227" w14:textId="7A0B8F8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212" w:type="dxa"/>
            <w:tcBorders>
              <w:top w:val="nil"/>
              <w:left w:val="nil"/>
              <w:bottom w:val="single" w:sz="4" w:space="0" w:color="auto"/>
              <w:right w:val="single" w:sz="4" w:space="0" w:color="auto"/>
            </w:tcBorders>
            <w:shd w:val="clear" w:color="000000" w:fill="FFFFFF"/>
            <w:noWrap/>
            <w:vAlign w:val="bottom"/>
            <w:hideMark/>
          </w:tcPr>
          <w:p w14:paraId="3CE66111" w14:textId="5A8C41C0"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207" w:type="dxa"/>
            <w:tcBorders>
              <w:top w:val="nil"/>
              <w:left w:val="nil"/>
              <w:bottom w:val="single" w:sz="4" w:space="0" w:color="auto"/>
              <w:right w:val="single" w:sz="4" w:space="0" w:color="auto"/>
            </w:tcBorders>
            <w:shd w:val="clear" w:color="000000" w:fill="FFFFFF"/>
            <w:noWrap/>
            <w:vAlign w:val="bottom"/>
            <w:hideMark/>
          </w:tcPr>
          <w:p w14:paraId="6D26AD47" w14:textId="4C2E850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1207" w:type="dxa"/>
            <w:tcBorders>
              <w:top w:val="nil"/>
              <w:left w:val="nil"/>
              <w:bottom w:val="single" w:sz="4" w:space="0" w:color="auto"/>
              <w:right w:val="single" w:sz="4" w:space="0" w:color="auto"/>
            </w:tcBorders>
            <w:shd w:val="clear" w:color="000000" w:fill="FFFFFF"/>
            <w:noWrap/>
            <w:vAlign w:val="bottom"/>
            <w:hideMark/>
          </w:tcPr>
          <w:p w14:paraId="7FD27067" w14:textId="607641DF"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r>
      <w:tr w:rsidR="00E03735" w:rsidRPr="00051677" w14:paraId="4E276269"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E03735" w:rsidRPr="00477C5A" w:rsidRDefault="00E03735"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061" w:type="dxa"/>
            <w:tcBorders>
              <w:top w:val="nil"/>
              <w:left w:val="nil"/>
              <w:bottom w:val="single" w:sz="4" w:space="0" w:color="auto"/>
              <w:right w:val="single" w:sz="4" w:space="0" w:color="auto"/>
            </w:tcBorders>
            <w:shd w:val="clear" w:color="000000" w:fill="FFFFFF"/>
            <w:noWrap/>
            <w:vAlign w:val="bottom"/>
            <w:hideMark/>
          </w:tcPr>
          <w:p w14:paraId="05528C48" w14:textId="04821A8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061" w:type="dxa"/>
            <w:tcBorders>
              <w:top w:val="nil"/>
              <w:left w:val="nil"/>
              <w:bottom w:val="single" w:sz="4" w:space="0" w:color="auto"/>
              <w:right w:val="single" w:sz="4" w:space="0" w:color="auto"/>
            </w:tcBorders>
            <w:shd w:val="clear" w:color="000000" w:fill="FFFFFF"/>
            <w:noWrap/>
            <w:vAlign w:val="bottom"/>
            <w:hideMark/>
          </w:tcPr>
          <w:p w14:paraId="4ADC5822" w14:textId="2BED6D5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061" w:type="dxa"/>
            <w:tcBorders>
              <w:top w:val="nil"/>
              <w:left w:val="nil"/>
              <w:bottom w:val="single" w:sz="4" w:space="0" w:color="auto"/>
              <w:right w:val="single" w:sz="4" w:space="0" w:color="auto"/>
            </w:tcBorders>
            <w:shd w:val="clear" w:color="000000" w:fill="FFFFFF"/>
            <w:noWrap/>
            <w:vAlign w:val="bottom"/>
            <w:hideMark/>
          </w:tcPr>
          <w:p w14:paraId="022DF01D" w14:textId="0C36D0A6"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063" w:type="dxa"/>
            <w:tcBorders>
              <w:top w:val="nil"/>
              <w:left w:val="nil"/>
              <w:bottom w:val="single" w:sz="4" w:space="0" w:color="auto"/>
              <w:right w:val="single" w:sz="4" w:space="0" w:color="auto"/>
            </w:tcBorders>
            <w:shd w:val="clear" w:color="000000" w:fill="FFFFFF"/>
            <w:noWrap/>
            <w:vAlign w:val="bottom"/>
            <w:hideMark/>
          </w:tcPr>
          <w:p w14:paraId="37614142" w14:textId="494DEC1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212" w:type="dxa"/>
            <w:tcBorders>
              <w:top w:val="nil"/>
              <w:left w:val="nil"/>
              <w:bottom w:val="single" w:sz="4" w:space="0" w:color="auto"/>
              <w:right w:val="single" w:sz="4" w:space="0" w:color="auto"/>
            </w:tcBorders>
            <w:shd w:val="clear" w:color="000000" w:fill="FFFFFF"/>
            <w:noWrap/>
            <w:vAlign w:val="bottom"/>
            <w:hideMark/>
          </w:tcPr>
          <w:p w14:paraId="291147B7" w14:textId="5BE72DAD"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207" w:type="dxa"/>
            <w:tcBorders>
              <w:top w:val="nil"/>
              <w:left w:val="nil"/>
              <w:bottom w:val="single" w:sz="4" w:space="0" w:color="auto"/>
              <w:right w:val="single" w:sz="4" w:space="0" w:color="auto"/>
            </w:tcBorders>
            <w:shd w:val="clear" w:color="000000" w:fill="FFFFFF"/>
            <w:noWrap/>
            <w:vAlign w:val="bottom"/>
            <w:hideMark/>
          </w:tcPr>
          <w:p w14:paraId="16F8ED95" w14:textId="22CF43E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c>
          <w:tcPr>
            <w:tcW w:w="1207" w:type="dxa"/>
            <w:tcBorders>
              <w:top w:val="nil"/>
              <w:left w:val="nil"/>
              <w:bottom w:val="single" w:sz="4" w:space="0" w:color="auto"/>
              <w:right w:val="single" w:sz="4" w:space="0" w:color="auto"/>
            </w:tcBorders>
            <w:shd w:val="clear" w:color="000000" w:fill="FFFFFF"/>
            <w:noWrap/>
            <w:vAlign w:val="bottom"/>
            <w:hideMark/>
          </w:tcPr>
          <w:p w14:paraId="66BF2626" w14:textId="67680622"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r>
    </w:tbl>
    <w:p w14:paraId="1EE3A005" w14:textId="4F0E9DF2" w:rsidR="00F15E2C" w:rsidRDefault="00F15E2C" w:rsidP="00F15E2C">
      <w:pPr>
        <w:rPr>
          <w:rFonts w:ascii="Arial" w:eastAsia="Arial" w:hAnsi="Arial" w:cs="Arial"/>
          <w:color w:val="000000" w:themeColor="text1"/>
          <w:sz w:val="24"/>
          <w:szCs w:val="24"/>
        </w:rPr>
      </w:pPr>
      <w:r w:rsidRPr="002B5730">
        <w:rPr>
          <w:noProof/>
          <w:color w:val="000000" w:themeColor="text1"/>
        </w:rPr>
        <w:lastRenderedPageBreak/>
        <mc:AlternateContent>
          <mc:Choice Requires="wps">
            <w:drawing>
              <wp:anchor distT="0" distB="0" distL="114300" distR="114300" simplePos="0" relativeHeight="252475392" behindDoc="0" locked="0" layoutInCell="1" allowOverlap="1" wp14:anchorId="24A3AD5D" wp14:editId="015F4D9E">
                <wp:simplePos x="0" y="0"/>
                <wp:positionH relativeFrom="column">
                  <wp:posOffset>4197350</wp:posOffset>
                </wp:positionH>
                <wp:positionV relativeFrom="paragraph">
                  <wp:posOffset>160020</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74" type="#_x0000_t202" style="position:absolute;margin-left:330.5pt;margin-top:12.6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4ABE6BF7" w14:textId="77777777" w:rsidR="00F15E2C" w:rsidRDefault="00F15E2C" w:rsidP="00912B14">
      <w:pPr>
        <w:spacing w:line="360" w:lineRule="auto"/>
        <w:textAlignment w:val="baseline"/>
        <w:rPr>
          <w:rFonts w:ascii="Arial" w:hAnsi="Arial" w:cs="Arial"/>
          <w:b/>
          <w:bCs/>
          <w:sz w:val="24"/>
          <w:szCs w:val="24"/>
        </w:rPr>
      </w:pPr>
    </w:p>
    <w:p w14:paraId="0BBCD1A2" w14:textId="58B2499A"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2BC948C8" w:rsidR="00C77616" w:rsidRDefault="00C77616" w:rsidP="0068477D">
      <w:pPr>
        <w:rPr>
          <w:rFonts w:ascii="Arial" w:eastAsia="Arial" w:hAnsi="Arial" w:cs="Arial"/>
          <w:color w:val="000000" w:themeColor="text1"/>
          <w:sz w:val="24"/>
          <w:szCs w:val="24"/>
        </w:rPr>
      </w:pPr>
      <w:r w:rsidRPr="002B5730">
        <w:rPr>
          <w:noProof/>
          <w:color w:val="000000" w:themeColor="text1"/>
        </w:rPr>
        <w:drawing>
          <wp:inline distT="0" distB="0" distL="0" distR="0" wp14:anchorId="06433C1C" wp14:editId="644AE49A">
            <wp:extent cx="6457950" cy="3676650"/>
            <wp:effectExtent l="0" t="0" r="0" b="0"/>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779742" w14:textId="63F9F2DA" w:rsidR="00C77616" w:rsidRDefault="007B2784"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719B2CC9">
                <wp:simplePos x="0" y="0"/>
                <wp:positionH relativeFrom="margin">
                  <wp:posOffset>3171190</wp:posOffset>
                </wp:positionH>
                <wp:positionV relativeFrom="paragraph">
                  <wp:posOffset>8890</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75" type="#_x0000_t202" style="position:absolute;margin-left:249.7pt;margin-top:.7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4E30E35B" w14:textId="37CCCB60" w:rsidR="00C77616" w:rsidRDefault="00C77616" w:rsidP="0068477D">
      <w:pPr>
        <w:rPr>
          <w:rFonts w:ascii="Arial" w:eastAsia="Arial" w:hAnsi="Arial" w:cs="Arial"/>
          <w:color w:val="000000" w:themeColor="text1"/>
          <w:sz w:val="24"/>
          <w:szCs w:val="24"/>
        </w:rPr>
      </w:pPr>
    </w:p>
    <w:p w14:paraId="46A2F353" w14:textId="745D92A3" w:rsidR="007B2784" w:rsidRDefault="007B2784" w:rsidP="0068477D">
      <w:pPr>
        <w:rPr>
          <w:rFonts w:ascii="Arial" w:eastAsia="Arial" w:hAnsi="Arial" w:cs="Arial"/>
          <w:color w:val="000000" w:themeColor="text1"/>
          <w:sz w:val="24"/>
          <w:szCs w:val="24"/>
        </w:rPr>
      </w:pPr>
    </w:p>
    <w:p w14:paraId="44CF6F1A" w14:textId="64E603E5" w:rsidR="007B2784" w:rsidRDefault="007B2784" w:rsidP="0068477D">
      <w:pPr>
        <w:rPr>
          <w:rFonts w:ascii="Arial" w:eastAsia="Arial" w:hAnsi="Arial" w:cs="Arial"/>
          <w:color w:val="000000" w:themeColor="text1"/>
          <w:sz w:val="24"/>
          <w:szCs w:val="24"/>
        </w:rPr>
      </w:pPr>
    </w:p>
    <w:p w14:paraId="67306505" w14:textId="46A0622F" w:rsidR="007B2784" w:rsidRDefault="007B2784" w:rsidP="0068477D">
      <w:pPr>
        <w:rPr>
          <w:rFonts w:ascii="Arial" w:eastAsia="Arial" w:hAnsi="Arial" w:cs="Arial"/>
          <w:color w:val="000000" w:themeColor="text1"/>
          <w:sz w:val="24"/>
          <w:szCs w:val="24"/>
        </w:rPr>
      </w:pPr>
    </w:p>
    <w:p w14:paraId="11E37819" w14:textId="5E831472" w:rsidR="007B2784" w:rsidRDefault="007B2784" w:rsidP="0068477D">
      <w:pPr>
        <w:rPr>
          <w:rFonts w:ascii="Arial" w:eastAsia="Arial" w:hAnsi="Arial" w:cs="Arial"/>
          <w:color w:val="000000" w:themeColor="text1"/>
          <w:sz w:val="24"/>
          <w:szCs w:val="24"/>
        </w:rPr>
      </w:pPr>
    </w:p>
    <w:p w14:paraId="65B4508C" w14:textId="77777777" w:rsidR="007B2784" w:rsidRDefault="007B2784" w:rsidP="0068477D">
      <w:pPr>
        <w:rPr>
          <w:rFonts w:ascii="Arial" w:eastAsia="Arial" w:hAnsi="Arial" w:cs="Arial"/>
          <w:color w:val="000000" w:themeColor="text1"/>
          <w:sz w:val="24"/>
          <w:szCs w:val="24"/>
        </w:rPr>
      </w:pPr>
    </w:p>
    <w:p w14:paraId="52EE7AE1" w14:textId="7777777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proofErr w:type="spellStart"/>
      <w:r w:rsidRPr="00464C4B">
        <w:rPr>
          <w:sz w:val="23"/>
          <w:szCs w:val="23"/>
        </w:rPr>
        <w:t>Swancor</w:t>
      </w:r>
      <w:proofErr w:type="spellEnd"/>
      <w:r w:rsidRPr="00464C4B">
        <w:rPr>
          <w:sz w:val="23"/>
          <w:szCs w:val="23"/>
        </w:rPr>
        <w:t xml:space="preserve"> Holding and </w:t>
      </w:r>
      <w:proofErr w:type="spellStart"/>
      <w:r w:rsidRPr="00464C4B">
        <w:rPr>
          <w:sz w:val="23"/>
          <w:szCs w:val="23"/>
        </w:rPr>
        <w:t>Jinling</w:t>
      </w:r>
      <w:proofErr w:type="spellEnd"/>
      <w:r w:rsidRPr="00464C4B">
        <w:rPr>
          <w:sz w:val="23"/>
          <w:szCs w:val="23"/>
        </w:rPr>
        <w:t xml:space="preserve"> AOC are the major manufacturers in the APAC region with the combined market share of close to one-third in terms of sales. </w:t>
      </w:r>
    </w:p>
    <w:p w14:paraId="21ECF137" w14:textId="77777777" w:rsidR="00870FD9" w:rsidRPr="00951F7D"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AOC, globally, has been a key producer of specialty resins and collaboration with China based </w:t>
      </w:r>
      <w:proofErr w:type="spellStart"/>
      <w:r w:rsidRPr="00464C4B">
        <w:rPr>
          <w:sz w:val="23"/>
          <w:szCs w:val="23"/>
        </w:rPr>
        <w:t>Jinling</w:t>
      </w:r>
      <w:proofErr w:type="spellEnd"/>
      <w:r w:rsidRPr="00464C4B">
        <w:rPr>
          <w:sz w:val="23"/>
          <w:szCs w:val="23"/>
        </w:rPr>
        <w:t xml:space="preserve"> has enhanced the VER market prospects in the region.</w:t>
      </w:r>
    </w:p>
    <w:p w14:paraId="19EE9EE7" w14:textId="7777777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Pr>
          <w:sz w:val="23"/>
          <w:szCs w:val="23"/>
        </w:rPr>
        <w:lastRenderedPageBreak/>
        <w:t>With construction sector and electrical &amp; electronics sector are likely to lead demand growth in the region, market participants are expected to consolidate on the market prospects.</w:t>
      </w:r>
    </w:p>
    <w:p w14:paraId="7252C82D" w14:textId="1C5B3F5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Taiwan headquartered </w:t>
      </w:r>
      <w:proofErr w:type="spellStart"/>
      <w:r w:rsidRPr="00464C4B">
        <w:rPr>
          <w:sz w:val="23"/>
          <w:szCs w:val="23"/>
        </w:rPr>
        <w:t>Swancor</w:t>
      </w:r>
      <w:proofErr w:type="spellEnd"/>
      <w:r w:rsidRPr="00464C4B">
        <w:rPr>
          <w:sz w:val="23"/>
          <w:szCs w:val="23"/>
        </w:rPr>
        <w:t xml:space="preserve"> Holding has observed improved performance in the last two quarters after a lackluster 2020.</w:t>
      </w:r>
    </w:p>
    <w:p w14:paraId="57D06283" w14:textId="7B8196F0" w:rsidR="002B5C26" w:rsidRPr="003A525D"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 INEOS Composites, a US based company, also cater to the market demand in Asia Pacific countries with several manufacturing units in China. </w:t>
      </w:r>
    </w:p>
    <w:p w14:paraId="358866A1" w14:textId="4C506665" w:rsidR="003A525D" w:rsidRDefault="003A525D" w:rsidP="003A525D">
      <w:pPr>
        <w:spacing w:line="360" w:lineRule="auto"/>
        <w:contextualSpacing/>
        <w:textAlignment w:val="baseline"/>
        <w:rPr>
          <w:sz w:val="24"/>
          <w:szCs w:val="24"/>
        </w:rPr>
      </w:pPr>
    </w:p>
    <w:p w14:paraId="024519AD" w14:textId="77777777" w:rsidR="00143C36" w:rsidRPr="003A525D" w:rsidRDefault="00143C36" w:rsidP="00143C36">
      <w:pPr>
        <w:tabs>
          <w:tab w:val="left" w:pos="1530"/>
        </w:tabs>
        <w:spacing w:line="360" w:lineRule="auto"/>
        <w:jc w:val="both"/>
        <w:rPr>
          <w:rFonts w:ascii="Arial" w:eastAsia="Arial" w:hAnsi="Arial" w:cs="Arial"/>
          <w:b/>
          <w:color w:val="000000" w:themeColor="text1"/>
          <w:sz w:val="24"/>
          <w:szCs w:val="24"/>
        </w:rPr>
      </w:pPr>
      <w:r w:rsidRPr="003A525D">
        <w:rPr>
          <w:rFonts w:ascii="Arial" w:eastAsia="Arial" w:hAnsi="Arial" w:cs="Arial"/>
          <w:b/>
          <w:color w:val="000000" w:themeColor="text1"/>
          <w:sz w:val="24"/>
          <w:szCs w:val="24"/>
        </w:rPr>
        <w:t>Asia Pacific Market Insights</w:t>
      </w:r>
    </w:p>
    <w:p w14:paraId="2FF6BFE4" w14:textId="63AD4969"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VER is classified as highly versatile resin, and its market is growing tremendously due to healthy demand growth across several downstream sectors. The demand for VER grew at a CAGR of 2.61% between 2015-2020 and is expected to register a CAGR of 7.82% by volume between 2021-2030. As per our estimates, VER industry operating rate in Asia stands around 77.21% in the current year. Strong projections of GDP growth in several Asian countries will propel the market growth in the coming years, with India leading among several Asian countries.</w:t>
      </w:r>
    </w:p>
    <w:p w14:paraId="282C5098" w14:textId="77777777"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application, the APAC VER market has been segmented into pipes and tanks, marine composites, </w:t>
      </w:r>
      <w:proofErr w:type="gramStart"/>
      <w:r w:rsidRPr="003A525D">
        <w:rPr>
          <w:rFonts w:ascii="Arial" w:eastAsia="Arial" w:hAnsi="Arial" w:cs="Arial"/>
          <w:bCs/>
          <w:color w:val="000000" w:themeColor="text1"/>
          <w:sz w:val="24"/>
          <w:szCs w:val="24"/>
        </w:rPr>
        <w:t>renewables</w:t>
      </w:r>
      <w:proofErr w:type="gramEnd"/>
      <w:r w:rsidRPr="003A525D">
        <w:rPr>
          <w:rFonts w:ascii="Arial" w:eastAsia="Arial" w:hAnsi="Arial" w:cs="Arial"/>
          <w:bCs/>
          <w:color w:val="000000" w:themeColor="text1"/>
          <w:sz w:val="24"/>
          <w:szCs w:val="24"/>
        </w:rPr>
        <w:t xml:space="preserve"> and others, with pipes &amp; tanks holding more than 59% share in the overall demand, followed by marine composites. This is largely attributed to rising demand for portable water and expansion of piped water from the agricultural sector. </w:t>
      </w:r>
    </w:p>
    <w:p w14:paraId="471C9BA1" w14:textId="77777777" w:rsidR="00143C36"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Type, Bisphenol A, F, S based VER dominates the Asian market, holding more than 50% share followed by </w:t>
      </w:r>
      <w:proofErr w:type="spellStart"/>
      <w:r w:rsidRPr="003A525D">
        <w:rPr>
          <w:rFonts w:ascii="Arial" w:eastAsia="Arial" w:hAnsi="Arial" w:cs="Arial"/>
          <w:bCs/>
          <w:color w:val="000000" w:themeColor="text1"/>
          <w:sz w:val="24"/>
          <w:szCs w:val="24"/>
        </w:rPr>
        <w:t>Novolac</w:t>
      </w:r>
      <w:proofErr w:type="spellEnd"/>
      <w:r w:rsidRPr="003A525D">
        <w:rPr>
          <w:rFonts w:ascii="Arial" w:eastAsia="Arial" w:hAnsi="Arial" w:cs="Arial"/>
          <w:bCs/>
          <w:color w:val="000000" w:themeColor="text1"/>
          <w:sz w:val="24"/>
          <w:szCs w:val="24"/>
        </w:rPr>
        <w:t xml:space="preserve"> VER. Strong demand share of BPA-based VER is attributed to their versatile chemical applications and their high corrosion resistance. </w:t>
      </w:r>
      <w:r w:rsidRPr="002B5730">
        <w:rPr>
          <w:rFonts w:ascii="Arial" w:eastAsia="Arial" w:hAnsi="Arial" w:cs="Arial"/>
          <w:bCs/>
          <w:color w:val="000000" w:themeColor="text1"/>
          <w:sz w:val="24"/>
          <w:szCs w:val="24"/>
        </w:rPr>
        <w:t xml:space="preserve"> </w:t>
      </w:r>
    </w:p>
    <w:p w14:paraId="43751911" w14:textId="7E4F7BFC" w:rsidR="003A525D" w:rsidRDefault="003A525D" w:rsidP="003A525D">
      <w:pPr>
        <w:spacing w:line="360" w:lineRule="auto"/>
        <w:contextualSpacing/>
        <w:textAlignment w:val="baseline"/>
        <w:rPr>
          <w:sz w:val="24"/>
          <w:szCs w:val="24"/>
        </w:rPr>
      </w:pPr>
    </w:p>
    <w:p w14:paraId="4A547872" w14:textId="259D77AC" w:rsidR="003A525D" w:rsidRDefault="003A525D" w:rsidP="003A525D">
      <w:pPr>
        <w:spacing w:line="360" w:lineRule="auto"/>
        <w:contextualSpacing/>
        <w:textAlignment w:val="baseline"/>
        <w:rPr>
          <w:sz w:val="24"/>
          <w:szCs w:val="24"/>
        </w:rPr>
      </w:pPr>
    </w:p>
    <w:p w14:paraId="4FF3EB8C" w14:textId="5BA0314D" w:rsidR="003A525D" w:rsidRDefault="003A525D" w:rsidP="003A525D">
      <w:pPr>
        <w:spacing w:line="360" w:lineRule="auto"/>
        <w:contextualSpacing/>
        <w:textAlignment w:val="baseline"/>
        <w:rPr>
          <w:sz w:val="24"/>
          <w:szCs w:val="24"/>
        </w:rPr>
      </w:pPr>
    </w:p>
    <w:p w14:paraId="2B902FD7" w14:textId="55880EEA" w:rsidR="003A525D" w:rsidRDefault="003A525D" w:rsidP="003A525D">
      <w:pPr>
        <w:spacing w:line="360" w:lineRule="auto"/>
        <w:contextualSpacing/>
        <w:textAlignment w:val="baseline"/>
        <w:rPr>
          <w:sz w:val="24"/>
          <w:szCs w:val="24"/>
        </w:rPr>
      </w:pPr>
    </w:p>
    <w:p w14:paraId="2CCE4ECB" w14:textId="77777777" w:rsidR="003A525D" w:rsidRDefault="003A525D" w:rsidP="0068477D">
      <w:pPr>
        <w:rPr>
          <w:noProof/>
          <w:color w:val="000000" w:themeColor="text1"/>
        </w:rPr>
      </w:pPr>
    </w:p>
    <w:p w14:paraId="5D300A84" w14:textId="591B5F66" w:rsidR="00F15E2C" w:rsidRDefault="00F15E2C" w:rsidP="0068477D">
      <w:pPr>
        <w:rPr>
          <w:noProof/>
          <w:color w:val="000000" w:themeColor="text1"/>
        </w:rPr>
      </w:pPr>
      <w:r w:rsidRPr="002B5730">
        <w:rPr>
          <w:noProof/>
          <w:color w:val="000000" w:themeColor="text1"/>
        </w:rPr>
        <w:drawing>
          <wp:anchor distT="0" distB="0" distL="114300" distR="114300" simplePos="0" relativeHeight="252134400" behindDoc="1" locked="0" layoutInCell="1" allowOverlap="1" wp14:anchorId="18418C80" wp14:editId="70AB696E">
            <wp:simplePos x="0" y="0"/>
            <wp:positionH relativeFrom="page">
              <wp:posOffset>-4445</wp:posOffset>
            </wp:positionH>
            <wp:positionV relativeFrom="paragraph">
              <wp:posOffset>-1086485</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7771" w14:textId="44B5CC00" w:rsidR="002B5C26" w:rsidRDefault="00870FD9"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36753E9F">
                <wp:simplePos x="0" y="0"/>
                <wp:positionH relativeFrom="page">
                  <wp:posOffset>1659919</wp:posOffset>
                </wp:positionH>
                <wp:positionV relativeFrom="paragraph">
                  <wp:posOffset>275664</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76" type="#_x0000_t202" style="position:absolute;margin-left:130.7pt;margin-top:21.7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4B39855" w14:textId="44B1993B" w:rsidR="002B5C26" w:rsidRDefault="002B5C26" w:rsidP="0068477D">
      <w:pPr>
        <w:rPr>
          <w:noProof/>
          <w:color w:val="000000" w:themeColor="text1"/>
        </w:rPr>
      </w:pPr>
    </w:p>
    <w:p w14:paraId="1AFBC2BA" w14:textId="22A96F31"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10B3BA3C" w:rsidR="00912B14" w:rsidRDefault="00912B14">
      <w:pPr>
        <w:rPr>
          <w:color w:val="000000" w:themeColor="text1"/>
        </w:rPr>
      </w:pPr>
    </w:p>
    <w:p w14:paraId="2CD76DEA" w14:textId="2C6975FD" w:rsidR="00912B14" w:rsidRDefault="00912B14">
      <w:pPr>
        <w:rPr>
          <w:color w:val="000000" w:themeColor="text1"/>
        </w:rPr>
      </w:pPr>
    </w:p>
    <w:p w14:paraId="543D1532" w14:textId="5DE2C7EC" w:rsidR="00912B14" w:rsidRDefault="00912B14">
      <w:pPr>
        <w:rPr>
          <w:color w:val="000000" w:themeColor="text1"/>
        </w:rPr>
      </w:pPr>
    </w:p>
    <w:p w14:paraId="65F730E5" w14:textId="273A2D9F" w:rsidR="00912B14" w:rsidRDefault="00870FD9">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44FF2CC7">
            <wp:simplePos x="0" y="0"/>
            <wp:positionH relativeFrom="page">
              <wp:posOffset>2413428</wp:posOffset>
            </wp:positionH>
            <wp:positionV relativeFrom="paragraph">
              <wp:posOffset>232336</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00F47B48" w14:textId="59E7A88E" w:rsidR="00A63DF1" w:rsidRPr="002B5730" w:rsidRDefault="00A63DF1" w:rsidP="00A63DF1">
      <w:pPr>
        <w:rPr>
          <w:color w:val="000000" w:themeColor="text1"/>
        </w:rPr>
      </w:pPr>
    </w:p>
    <w:p w14:paraId="3E2A2B49" w14:textId="7FF9BC6C"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6DC4A6EE"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tab/>
      </w:r>
    </w:p>
    <w:p w14:paraId="5C75BC2A" w14:textId="77777777" w:rsidR="007D14B0" w:rsidRDefault="007D14B0" w:rsidP="0061645E">
      <w:pPr>
        <w:spacing w:line="360" w:lineRule="auto"/>
        <w:textAlignment w:val="baseline"/>
        <w:rPr>
          <w:rFonts w:ascii="Arial" w:hAnsi="Arial" w:cs="Arial"/>
          <w:b/>
          <w:bCs/>
          <w:sz w:val="24"/>
          <w:szCs w:val="24"/>
        </w:rPr>
      </w:pPr>
    </w:p>
    <w:p w14:paraId="110D3A44" w14:textId="77777777" w:rsidR="007D14B0" w:rsidRDefault="007D14B0" w:rsidP="0061645E">
      <w:pPr>
        <w:spacing w:line="360" w:lineRule="auto"/>
        <w:textAlignment w:val="baseline"/>
        <w:rPr>
          <w:rFonts w:ascii="Arial" w:hAnsi="Arial" w:cs="Arial"/>
          <w:b/>
          <w:bCs/>
          <w:sz w:val="24"/>
          <w:szCs w:val="24"/>
        </w:rPr>
      </w:pPr>
    </w:p>
    <w:p w14:paraId="5D18D689" w14:textId="77777777" w:rsidR="00143C36" w:rsidRDefault="00143C36" w:rsidP="0061645E">
      <w:pPr>
        <w:spacing w:line="360" w:lineRule="auto"/>
        <w:textAlignment w:val="baseline"/>
        <w:rPr>
          <w:rFonts w:ascii="Arial" w:hAnsi="Arial" w:cs="Arial"/>
          <w:b/>
          <w:bCs/>
          <w:sz w:val="24"/>
          <w:szCs w:val="24"/>
        </w:rPr>
      </w:pPr>
    </w:p>
    <w:p w14:paraId="6ACB1258" w14:textId="09E624A7"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77"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vfR6y6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lastRenderedPageBreak/>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06E67901" w:rsidR="00E913AE" w:rsidRPr="007B2784" w:rsidRDefault="00E913AE"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Company</w:t>
            </w:r>
            <w:r w:rsidR="007C5B32" w:rsidRPr="007B2784">
              <w:rPr>
                <w:rFonts w:ascii="Arial" w:eastAsia="Times New Roman" w:hAnsi="Arial" w:cs="Arial"/>
                <w:color w:val="FFFFFF" w:themeColor="background1"/>
                <w:lang w:val="en-US"/>
              </w:rPr>
              <w:t xml:space="preserve"> </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proofErr w:type="spellStart"/>
            <w:r>
              <w:rPr>
                <w:rFonts w:ascii="Arial" w:hAnsi="Arial" w:cs="Arial"/>
                <w:sz w:val="20"/>
                <w:szCs w:val="20"/>
              </w:rPr>
              <w:t>Allnex</w:t>
            </w:r>
            <w:proofErr w:type="spellEnd"/>
            <w:r>
              <w:rPr>
                <w:rFonts w:ascii="Arial" w:hAnsi="Arial" w:cs="Arial"/>
                <w:sz w:val="20"/>
                <w:szCs w:val="20"/>
              </w:rPr>
              <w:t xml:space="preserve">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7B2784">
            <w:pPr>
              <w:spacing w:after="0" w:line="240" w:lineRule="auto"/>
              <w:jc w:val="center"/>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7B2784" w:rsidRDefault="002B1115"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78"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MRVEo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60935B17" w:rsidR="008D05CC" w:rsidRPr="002B5730" w:rsidRDefault="00D51608">
      <w:pPr>
        <w:rPr>
          <w:color w:val="000000" w:themeColor="text1"/>
        </w:rPr>
      </w:pPr>
      <w:r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0DD6A163">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79"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A8r87r6gEAAB0EAAAOAAAAAAAAAAAAAAAAAC4CAABkcnMvZTJvRG9j&#10;LnhtbFBLAQItABQABgAIAAAAIQBdeAxT4AAAAAsBAAAPAAAAAAAAAAAAAAAAAEQEAABkcnMvZG93&#10;bnJldi54bWxQSwUGAAAAAAQABADzAAAAUQU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0"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CPGOu86wEAAB0EAAAOAAAAAAAAAAAAAAAAAC4CAABkcnMvZTJvRG9j&#10;LnhtbFBLAQItABQABgAIAAAAIQBuRL6L3wAAAAsBAAAPAAAAAAAAAAAAAAAAAEUEAABkcnMvZG93&#10;bnJldi54bWxQSwUGAAAAAAQABADzAAAAUQU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934244E" w14:textId="7D8C8499" w:rsidR="008D05CC" w:rsidRPr="002B5730" w:rsidRDefault="008D05CC">
      <w:pPr>
        <w:rPr>
          <w:color w:val="000000" w:themeColor="text1"/>
        </w:rPr>
      </w:pPr>
    </w:p>
    <w:p w14:paraId="0903F69A" w14:textId="101A5C2C" w:rsidR="00EE4063" w:rsidRDefault="007B2784" w:rsidP="00EE4063">
      <w:r w:rsidRPr="002B5730">
        <w:rPr>
          <w:noProof/>
          <w:color w:val="000000" w:themeColor="text1"/>
        </w:rPr>
        <mc:AlternateContent>
          <mc:Choice Requires="wps">
            <w:drawing>
              <wp:anchor distT="0" distB="0" distL="114300" distR="114300" simplePos="0" relativeHeight="251664384" behindDoc="0" locked="0" layoutInCell="1" allowOverlap="1" wp14:anchorId="0559A1BD" wp14:editId="00A3A818">
                <wp:simplePos x="0" y="0"/>
                <wp:positionH relativeFrom="margin">
                  <wp:posOffset>4072890</wp:posOffset>
                </wp:positionH>
                <wp:positionV relativeFrom="paragraph">
                  <wp:posOffset>90805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81" type="#_x0000_t202" style="position:absolute;margin-left:320.7pt;margin-top:7.15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wps:txbx>
                      <wps:bodyPr wrap="square">
                        <a:spAutoFit/>
                      </wps:bodyPr>
                    </wps:wsp>
                  </a:graphicData>
                </a:graphic>
                <wp14:sizeRelH relativeFrom="margin">
                  <wp14:pctWidth>0</wp14:pctWidth>
                </wp14:sizeRelH>
              </wp:anchor>
            </w:drawing>
          </mc:Choice>
          <mc:Fallback>
            <w:pict>
              <v:rect w14:anchorId="36FA63D5" id="Rectangle 7" o:spid="_x0000_s1082"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" fillcolor="#deeaf6 [664]" stroked="f">
                <v:textbox style="mso-fit-shape-to-text:t">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3"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1543D8FD" w14:textId="77777777" w:rsidR="0097059C" w:rsidRDefault="0097059C" w:rsidP="0061645E">
      <w:pPr>
        <w:spacing w:line="360" w:lineRule="auto"/>
        <w:rPr>
          <w:rFonts w:ascii="Arial" w:hAnsi="Arial" w:cs="Arial"/>
          <w:b/>
          <w:bCs/>
          <w:sz w:val="24"/>
          <w:szCs w:val="24"/>
        </w:rPr>
      </w:pPr>
    </w:p>
    <w:p w14:paraId="74EACC26" w14:textId="6FDD3B96"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lastRenderedPageBreak/>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2DD22D1">
                <wp:simplePos x="0" y="0"/>
                <wp:positionH relativeFrom="margin">
                  <wp:posOffset>2905125</wp:posOffset>
                </wp:positionH>
                <wp:positionV relativeFrom="paragraph">
                  <wp:posOffset>4093845</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84" type="#_x0000_t202" style="position:absolute;margin-left:228.75pt;margin-top:322.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176CE4D5">
            <wp:extent cx="6410325" cy="4895850"/>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024" w:type="dxa"/>
        <w:tblLook w:val="04A0" w:firstRow="1" w:lastRow="0" w:firstColumn="1" w:lastColumn="0" w:noHBand="0" w:noVBand="1"/>
      </w:tblPr>
      <w:tblGrid>
        <w:gridCol w:w="2347"/>
        <w:gridCol w:w="853"/>
        <w:gridCol w:w="853"/>
        <w:gridCol w:w="853"/>
        <w:gridCol w:w="853"/>
        <w:gridCol w:w="853"/>
        <w:gridCol w:w="853"/>
        <w:gridCol w:w="853"/>
        <w:gridCol w:w="853"/>
        <w:gridCol w:w="853"/>
      </w:tblGrid>
      <w:tr w:rsidR="0097059C" w:rsidRPr="0097059C" w14:paraId="285780ED" w14:textId="77777777" w:rsidTr="0097059C">
        <w:trPr>
          <w:trHeight w:val="378"/>
        </w:trPr>
        <w:tc>
          <w:tcPr>
            <w:tcW w:w="234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E7F2011"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 xml:space="preserve">Demand by Application </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4DFE0E42"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2015</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2675CAE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2016</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FF5B9FE"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2017</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0ECEFFB"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2018</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7CBF5E8D"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2019</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49B366A"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2020</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1836FA0"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2021E</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A5E354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2025F</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B2EAAB3"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2030F</w:t>
            </w:r>
          </w:p>
        </w:tc>
      </w:tr>
      <w:tr w:rsidR="0097059C" w:rsidRPr="0097059C" w14:paraId="230A4DF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3FF9CD27"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Pipes &amp; Tanks</w:t>
            </w:r>
          </w:p>
        </w:tc>
        <w:tc>
          <w:tcPr>
            <w:tcW w:w="853" w:type="dxa"/>
            <w:tcBorders>
              <w:top w:val="nil"/>
              <w:left w:val="nil"/>
              <w:bottom w:val="single" w:sz="8" w:space="0" w:color="auto"/>
              <w:right w:val="single" w:sz="8" w:space="0" w:color="auto"/>
            </w:tcBorders>
            <w:shd w:val="clear" w:color="000000" w:fill="FFFFFF"/>
            <w:noWrap/>
            <w:vAlign w:val="center"/>
            <w:hideMark/>
          </w:tcPr>
          <w:p w14:paraId="6D402ED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100</w:t>
            </w:r>
          </w:p>
        </w:tc>
        <w:tc>
          <w:tcPr>
            <w:tcW w:w="853" w:type="dxa"/>
            <w:tcBorders>
              <w:top w:val="nil"/>
              <w:left w:val="nil"/>
              <w:bottom w:val="single" w:sz="8" w:space="0" w:color="auto"/>
              <w:right w:val="single" w:sz="8" w:space="0" w:color="auto"/>
            </w:tcBorders>
            <w:shd w:val="clear" w:color="000000" w:fill="FFFFFF"/>
            <w:noWrap/>
            <w:vAlign w:val="center"/>
            <w:hideMark/>
          </w:tcPr>
          <w:p w14:paraId="525156C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103</w:t>
            </w:r>
          </w:p>
        </w:tc>
        <w:tc>
          <w:tcPr>
            <w:tcW w:w="853" w:type="dxa"/>
            <w:tcBorders>
              <w:top w:val="nil"/>
              <w:left w:val="nil"/>
              <w:bottom w:val="single" w:sz="8" w:space="0" w:color="auto"/>
              <w:right w:val="single" w:sz="8" w:space="0" w:color="auto"/>
            </w:tcBorders>
            <w:shd w:val="clear" w:color="000000" w:fill="FFFFFF"/>
            <w:noWrap/>
            <w:vAlign w:val="center"/>
            <w:hideMark/>
          </w:tcPr>
          <w:p w14:paraId="157BE3F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105</w:t>
            </w:r>
          </w:p>
        </w:tc>
        <w:tc>
          <w:tcPr>
            <w:tcW w:w="853" w:type="dxa"/>
            <w:tcBorders>
              <w:top w:val="nil"/>
              <w:left w:val="nil"/>
              <w:bottom w:val="single" w:sz="8" w:space="0" w:color="auto"/>
              <w:right w:val="single" w:sz="8" w:space="0" w:color="auto"/>
            </w:tcBorders>
            <w:shd w:val="clear" w:color="000000" w:fill="FFFFFF"/>
            <w:noWrap/>
            <w:vAlign w:val="center"/>
            <w:hideMark/>
          </w:tcPr>
          <w:p w14:paraId="4CE47CD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109</w:t>
            </w:r>
          </w:p>
        </w:tc>
        <w:tc>
          <w:tcPr>
            <w:tcW w:w="853" w:type="dxa"/>
            <w:tcBorders>
              <w:top w:val="nil"/>
              <w:left w:val="nil"/>
              <w:bottom w:val="single" w:sz="8" w:space="0" w:color="auto"/>
              <w:right w:val="single" w:sz="8" w:space="0" w:color="auto"/>
            </w:tcBorders>
            <w:shd w:val="clear" w:color="000000" w:fill="FFFFFF"/>
            <w:noWrap/>
            <w:vAlign w:val="center"/>
            <w:hideMark/>
          </w:tcPr>
          <w:p w14:paraId="74968B0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111</w:t>
            </w:r>
          </w:p>
        </w:tc>
        <w:tc>
          <w:tcPr>
            <w:tcW w:w="853" w:type="dxa"/>
            <w:tcBorders>
              <w:top w:val="nil"/>
              <w:left w:val="nil"/>
              <w:bottom w:val="single" w:sz="8" w:space="0" w:color="auto"/>
              <w:right w:val="single" w:sz="8" w:space="0" w:color="auto"/>
            </w:tcBorders>
            <w:shd w:val="clear" w:color="000000" w:fill="FFFFFF"/>
            <w:noWrap/>
            <w:vAlign w:val="center"/>
            <w:hideMark/>
          </w:tcPr>
          <w:p w14:paraId="4E60E249"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104</w:t>
            </w:r>
          </w:p>
        </w:tc>
        <w:tc>
          <w:tcPr>
            <w:tcW w:w="853" w:type="dxa"/>
            <w:tcBorders>
              <w:top w:val="nil"/>
              <w:left w:val="nil"/>
              <w:bottom w:val="single" w:sz="8" w:space="0" w:color="auto"/>
              <w:right w:val="single" w:sz="8" w:space="0" w:color="auto"/>
            </w:tcBorders>
            <w:shd w:val="clear" w:color="000000" w:fill="FFFFFF"/>
            <w:noWrap/>
            <w:vAlign w:val="center"/>
            <w:hideMark/>
          </w:tcPr>
          <w:p w14:paraId="75D5FAD6"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110</w:t>
            </w:r>
          </w:p>
        </w:tc>
        <w:tc>
          <w:tcPr>
            <w:tcW w:w="853" w:type="dxa"/>
            <w:tcBorders>
              <w:top w:val="nil"/>
              <w:left w:val="nil"/>
              <w:bottom w:val="single" w:sz="8" w:space="0" w:color="auto"/>
              <w:right w:val="single" w:sz="8" w:space="0" w:color="auto"/>
            </w:tcBorders>
            <w:shd w:val="clear" w:color="000000" w:fill="FFFFFF"/>
            <w:noWrap/>
            <w:vAlign w:val="center"/>
            <w:hideMark/>
          </w:tcPr>
          <w:p w14:paraId="2D04C84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134</w:t>
            </w:r>
          </w:p>
        </w:tc>
        <w:tc>
          <w:tcPr>
            <w:tcW w:w="853" w:type="dxa"/>
            <w:tcBorders>
              <w:top w:val="nil"/>
              <w:left w:val="nil"/>
              <w:bottom w:val="single" w:sz="8" w:space="0" w:color="auto"/>
              <w:right w:val="single" w:sz="8" w:space="0" w:color="auto"/>
            </w:tcBorders>
            <w:shd w:val="clear" w:color="000000" w:fill="FFFFFF"/>
            <w:noWrap/>
            <w:vAlign w:val="center"/>
            <w:hideMark/>
          </w:tcPr>
          <w:p w14:paraId="2B84DC7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166</w:t>
            </w:r>
          </w:p>
        </w:tc>
      </w:tr>
      <w:tr w:rsidR="0097059C" w:rsidRPr="0097059C" w14:paraId="439B8A3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5D5DF849"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Marine Components</w:t>
            </w:r>
          </w:p>
        </w:tc>
        <w:tc>
          <w:tcPr>
            <w:tcW w:w="853" w:type="dxa"/>
            <w:tcBorders>
              <w:top w:val="nil"/>
              <w:left w:val="nil"/>
              <w:bottom w:val="single" w:sz="8" w:space="0" w:color="auto"/>
              <w:right w:val="single" w:sz="8" w:space="0" w:color="auto"/>
            </w:tcBorders>
            <w:shd w:val="clear" w:color="000000" w:fill="FFFFFF"/>
            <w:noWrap/>
            <w:vAlign w:val="center"/>
            <w:hideMark/>
          </w:tcPr>
          <w:p w14:paraId="790AF68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29</w:t>
            </w:r>
          </w:p>
        </w:tc>
        <w:tc>
          <w:tcPr>
            <w:tcW w:w="853" w:type="dxa"/>
            <w:tcBorders>
              <w:top w:val="nil"/>
              <w:left w:val="nil"/>
              <w:bottom w:val="single" w:sz="8" w:space="0" w:color="auto"/>
              <w:right w:val="single" w:sz="8" w:space="0" w:color="auto"/>
            </w:tcBorders>
            <w:shd w:val="clear" w:color="000000" w:fill="FFFFFF"/>
            <w:noWrap/>
            <w:vAlign w:val="center"/>
            <w:hideMark/>
          </w:tcPr>
          <w:p w14:paraId="349FF24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1F77C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0D42ADD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31</w:t>
            </w:r>
          </w:p>
        </w:tc>
        <w:tc>
          <w:tcPr>
            <w:tcW w:w="853" w:type="dxa"/>
            <w:tcBorders>
              <w:top w:val="nil"/>
              <w:left w:val="nil"/>
              <w:bottom w:val="single" w:sz="8" w:space="0" w:color="auto"/>
              <w:right w:val="single" w:sz="8" w:space="0" w:color="auto"/>
            </w:tcBorders>
            <w:shd w:val="clear" w:color="000000" w:fill="FFFFFF"/>
            <w:noWrap/>
            <w:vAlign w:val="center"/>
            <w:hideMark/>
          </w:tcPr>
          <w:p w14:paraId="5212D8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7F971F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9577E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C26BA9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39</w:t>
            </w:r>
          </w:p>
        </w:tc>
        <w:tc>
          <w:tcPr>
            <w:tcW w:w="853" w:type="dxa"/>
            <w:tcBorders>
              <w:top w:val="nil"/>
              <w:left w:val="nil"/>
              <w:bottom w:val="single" w:sz="8" w:space="0" w:color="auto"/>
              <w:right w:val="single" w:sz="8" w:space="0" w:color="auto"/>
            </w:tcBorders>
            <w:shd w:val="clear" w:color="000000" w:fill="FFFFFF"/>
            <w:noWrap/>
            <w:vAlign w:val="center"/>
            <w:hideMark/>
          </w:tcPr>
          <w:p w14:paraId="34D0A6C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48</w:t>
            </w:r>
          </w:p>
        </w:tc>
      </w:tr>
      <w:tr w:rsidR="0097059C" w:rsidRPr="0097059C" w14:paraId="7DAA281B"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4112635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Renewables</w:t>
            </w:r>
          </w:p>
        </w:tc>
        <w:tc>
          <w:tcPr>
            <w:tcW w:w="853" w:type="dxa"/>
            <w:tcBorders>
              <w:top w:val="nil"/>
              <w:left w:val="nil"/>
              <w:bottom w:val="single" w:sz="8" w:space="0" w:color="auto"/>
              <w:right w:val="single" w:sz="8" w:space="0" w:color="auto"/>
            </w:tcBorders>
            <w:shd w:val="clear" w:color="000000" w:fill="FFFFFF"/>
            <w:noWrap/>
            <w:vAlign w:val="center"/>
            <w:hideMark/>
          </w:tcPr>
          <w:p w14:paraId="7979775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3E324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7BEFFD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0CDF37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3800E8A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15E9334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2E609C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4B5480C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w:t>
            </w:r>
          </w:p>
        </w:tc>
        <w:tc>
          <w:tcPr>
            <w:tcW w:w="853" w:type="dxa"/>
            <w:tcBorders>
              <w:top w:val="nil"/>
              <w:left w:val="nil"/>
              <w:bottom w:val="single" w:sz="8" w:space="0" w:color="auto"/>
              <w:right w:val="single" w:sz="8" w:space="0" w:color="auto"/>
            </w:tcBorders>
            <w:shd w:val="clear" w:color="000000" w:fill="FFFFFF"/>
            <w:noWrap/>
            <w:vAlign w:val="center"/>
            <w:hideMark/>
          </w:tcPr>
          <w:p w14:paraId="03DE2E7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w:t>
            </w:r>
          </w:p>
        </w:tc>
      </w:tr>
      <w:tr w:rsidR="0097059C" w:rsidRPr="0097059C" w14:paraId="7C6A0646"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3D1849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Others</w:t>
            </w:r>
          </w:p>
        </w:tc>
        <w:tc>
          <w:tcPr>
            <w:tcW w:w="853" w:type="dxa"/>
            <w:tcBorders>
              <w:top w:val="nil"/>
              <w:left w:val="nil"/>
              <w:bottom w:val="single" w:sz="8" w:space="0" w:color="auto"/>
              <w:right w:val="single" w:sz="8" w:space="0" w:color="auto"/>
            </w:tcBorders>
            <w:shd w:val="clear" w:color="000000" w:fill="FFFFFF"/>
            <w:noWrap/>
            <w:vAlign w:val="center"/>
            <w:hideMark/>
          </w:tcPr>
          <w:p w14:paraId="17D7E37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503EA49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33</w:t>
            </w:r>
          </w:p>
        </w:tc>
        <w:tc>
          <w:tcPr>
            <w:tcW w:w="853" w:type="dxa"/>
            <w:tcBorders>
              <w:top w:val="nil"/>
              <w:left w:val="nil"/>
              <w:bottom w:val="single" w:sz="8" w:space="0" w:color="auto"/>
              <w:right w:val="single" w:sz="8" w:space="0" w:color="auto"/>
            </w:tcBorders>
            <w:shd w:val="clear" w:color="000000" w:fill="FFFFFF"/>
            <w:noWrap/>
            <w:vAlign w:val="center"/>
            <w:hideMark/>
          </w:tcPr>
          <w:p w14:paraId="0E3E57C8"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08BA5C57"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7075306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36</w:t>
            </w:r>
          </w:p>
        </w:tc>
        <w:tc>
          <w:tcPr>
            <w:tcW w:w="853" w:type="dxa"/>
            <w:tcBorders>
              <w:top w:val="nil"/>
              <w:left w:val="nil"/>
              <w:bottom w:val="single" w:sz="8" w:space="0" w:color="auto"/>
              <w:right w:val="single" w:sz="8" w:space="0" w:color="auto"/>
            </w:tcBorders>
            <w:shd w:val="clear" w:color="000000" w:fill="FFFFFF"/>
            <w:noWrap/>
            <w:vAlign w:val="center"/>
            <w:hideMark/>
          </w:tcPr>
          <w:p w14:paraId="5ACF8FA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67C5D8A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2C1524E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43</w:t>
            </w:r>
          </w:p>
        </w:tc>
        <w:tc>
          <w:tcPr>
            <w:tcW w:w="853" w:type="dxa"/>
            <w:tcBorders>
              <w:top w:val="nil"/>
              <w:left w:val="nil"/>
              <w:bottom w:val="single" w:sz="8" w:space="0" w:color="auto"/>
              <w:right w:val="single" w:sz="8" w:space="0" w:color="auto"/>
            </w:tcBorders>
            <w:shd w:val="clear" w:color="000000" w:fill="FFFFFF"/>
            <w:noWrap/>
            <w:vAlign w:val="center"/>
            <w:hideMark/>
          </w:tcPr>
          <w:p w14:paraId="4234BE0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52</w:t>
            </w:r>
          </w:p>
        </w:tc>
      </w:tr>
      <w:tr w:rsidR="0097059C" w:rsidRPr="0097059C" w14:paraId="41C1B2A9"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A7FAA70" w14:textId="77777777" w:rsidR="0097059C" w:rsidRPr="0097059C" w:rsidRDefault="0097059C" w:rsidP="0097059C">
            <w:pPr>
              <w:spacing w:after="0" w:line="240" w:lineRule="auto"/>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Total</w:t>
            </w:r>
          </w:p>
        </w:tc>
        <w:tc>
          <w:tcPr>
            <w:tcW w:w="853" w:type="dxa"/>
            <w:tcBorders>
              <w:top w:val="nil"/>
              <w:left w:val="nil"/>
              <w:bottom w:val="single" w:sz="8" w:space="0" w:color="auto"/>
              <w:right w:val="single" w:sz="8" w:space="0" w:color="auto"/>
            </w:tcBorders>
            <w:shd w:val="clear" w:color="000000" w:fill="FFFFFF"/>
            <w:noWrap/>
            <w:vAlign w:val="center"/>
            <w:hideMark/>
          </w:tcPr>
          <w:p w14:paraId="5EBA39A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171</w:t>
            </w:r>
          </w:p>
        </w:tc>
        <w:tc>
          <w:tcPr>
            <w:tcW w:w="853" w:type="dxa"/>
            <w:tcBorders>
              <w:top w:val="nil"/>
              <w:left w:val="nil"/>
              <w:bottom w:val="single" w:sz="8" w:space="0" w:color="auto"/>
              <w:right w:val="single" w:sz="8" w:space="0" w:color="auto"/>
            </w:tcBorders>
            <w:shd w:val="clear" w:color="000000" w:fill="FFFFFF"/>
            <w:noWrap/>
            <w:vAlign w:val="center"/>
            <w:hideMark/>
          </w:tcPr>
          <w:p w14:paraId="29432AB1"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176</w:t>
            </w:r>
          </w:p>
        </w:tc>
        <w:tc>
          <w:tcPr>
            <w:tcW w:w="853" w:type="dxa"/>
            <w:tcBorders>
              <w:top w:val="nil"/>
              <w:left w:val="nil"/>
              <w:bottom w:val="single" w:sz="8" w:space="0" w:color="auto"/>
              <w:right w:val="single" w:sz="8" w:space="0" w:color="auto"/>
            </w:tcBorders>
            <w:shd w:val="clear" w:color="000000" w:fill="FFFFFF"/>
            <w:noWrap/>
            <w:vAlign w:val="center"/>
            <w:hideMark/>
          </w:tcPr>
          <w:p w14:paraId="10C98C6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180</w:t>
            </w:r>
          </w:p>
        </w:tc>
        <w:tc>
          <w:tcPr>
            <w:tcW w:w="853" w:type="dxa"/>
            <w:tcBorders>
              <w:top w:val="nil"/>
              <w:left w:val="nil"/>
              <w:bottom w:val="single" w:sz="8" w:space="0" w:color="auto"/>
              <w:right w:val="single" w:sz="8" w:space="0" w:color="auto"/>
            </w:tcBorders>
            <w:shd w:val="clear" w:color="000000" w:fill="FFFFFF"/>
            <w:noWrap/>
            <w:vAlign w:val="center"/>
            <w:hideMark/>
          </w:tcPr>
          <w:p w14:paraId="1F1C7642"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186</w:t>
            </w:r>
          </w:p>
        </w:tc>
        <w:tc>
          <w:tcPr>
            <w:tcW w:w="853" w:type="dxa"/>
            <w:tcBorders>
              <w:top w:val="nil"/>
              <w:left w:val="nil"/>
              <w:bottom w:val="single" w:sz="8" w:space="0" w:color="auto"/>
              <w:right w:val="single" w:sz="8" w:space="0" w:color="auto"/>
            </w:tcBorders>
            <w:shd w:val="clear" w:color="000000" w:fill="FFFFFF"/>
            <w:noWrap/>
            <w:vAlign w:val="center"/>
            <w:hideMark/>
          </w:tcPr>
          <w:p w14:paraId="21F17AD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190</w:t>
            </w:r>
          </w:p>
        </w:tc>
        <w:tc>
          <w:tcPr>
            <w:tcW w:w="853" w:type="dxa"/>
            <w:tcBorders>
              <w:top w:val="nil"/>
              <w:left w:val="nil"/>
              <w:bottom w:val="single" w:sz="8" w:space="0" w:color="auto"/>
              <w:right w:val="single" w:sz="8" w:space="0" w:color="auto"/>
            </w:tcBorders>
            <w:shd w:val="clear" w:color="000000" w:fill="FFFFFF"/>
            <w:noWrap/>
            <w:vAlign w:val="center"/>
            <w:hideMark/>
          </w:tcPr>
          <w:p w14:paraId="4802AB80"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178</w:t>
            </w:r>
          </w:p>
        </w:tc>
        <w:tc>
          <w:tcPr>
            <w:tcW w:w="853" w:type="dxa"/>
            <w:tcBorders>
              <w:top w:val="nil"/>
              <w:left w:val="nil"/>
              <w:bottom w:val="single" w:sz="8" w:space="0" w:color="auto"/>
              <w:right w:val="single" w:sz="8" w:space="0" w:color="auto"/>
            </w:tcBorders>
            <w:shd w:val="clear" w:color="000000" w:fill="FFFFFF"/>
            <w:noWrap/>
            <w:vAlign w:val="center"/>
            <w:hideMark/>
          </w:tcPr>
          <w:p w14:paraId="297A3115"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187</w:t>
            </w:r>
          </w:p>
        </w:tc>
        <w:tc>
          <w:tcPr>
            <w:tcW w:w="853" w:type="dxa"/>
            <w:tcBorders>
              <w:top w:val="nil"/>
              <w:left w:val="nil"/>
              <w:bottom w:val="single" w:sz="8" w:space="0" w:color="auto"/>
              <w:right w:val="single" w:sz="8" w:space="0" w:color="auto"/>
            </w:tcBorders>
            <w:shd w:val="clear" w:color="000000" w:fill="FFFFFF"/>
            <w:noWrap/>
            <w:vAlign w:val="center"/>
            <w:hideMark/>
          </w:tcPr>
          <w:p w14:paraId="4FB9B577"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229</w:t>
            </w:r>
          </w:p>
        </w:tc>
        <w:tc>
          <w:tcPr>
            <w:tcW w:w="853" w:type="dxa"/>
            <w:tcBorders>
              <w:top w:val="nil"/>
              <w:left w:val="nil"/>
              <w:bottom w:val="single" w:sz="8" w:space="0" w:color="auto"/>
              <w:right w:val="single" w:sz="8" w:space="0" w:color="auto"/>
            </w:tcBorders>
            <w:shd w:val="clear" w:color="000000" w:fill="FFFFFF"/>
            <w:noWrap/>
            <w:vAlign w:val="center"/>
            <w:hideMark/>
          </w:tcPr>
          <w:p w14:paraId="227370F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85"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lastRenderedPageBreak/>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86"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HTRJ2K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01DBF98D"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87"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1F109B61"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lastRenderedPageBreak/>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7B4D9339"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258E8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ADAF8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D7212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C38D5E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71F82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489F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29E2F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8F5C79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F606B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6BF8F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3BD45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24A3D1C2"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A15E38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4C6623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B2F6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AE401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DE56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A0AF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681D4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36FB7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58DF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77921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2BC7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7B461A" w:rsidRPr="00113DAD" w14:paraId="6A33A13B"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BB2D6B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E32E9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480804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C6CB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69DEE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997B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1ACBB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075B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575D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AB747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9F8E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7B461A" w:rsidRPr="00113DAD" w14:paraId="4C8C4FE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9BD339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711B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48EE1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E211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0FB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6EA2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B21F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61D8E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CA81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D575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0A27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7B461A" w:rsidRPr="00113DAD" w14:paraId="0FC76DD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DE2BA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E29AD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EB2ED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7067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3FE7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8EDA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64FE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7F2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FC6B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B3281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15EA3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7B461A" w:rsidRPr="00113DAD" w14:paraId="7331413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0CCADF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3B8C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7E00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D8B59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BBC2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15A55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750F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D485B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19CE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1A10C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032F0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20962E60" w14:textId="40B4FF5C" w:rsidR="002B5C26"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3312" behindDoc="0" locked="0" layoutInCell="1" allowOverlap="1" wp14:anchorId="411C1C49" wp14:editId="6E76054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11C1C49" id="_x0000_s1088" type="#_x0000_t202" style="position:absolute;left:0;text-align:left;margin-left:357.75pt;margin-top:7.95pt;width:142.45pt;height:46.05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PGh7QCYAQAAFgMA&#10;AA4AAAAAAAAAAAAAAAAALgIAAGRycy9lMm9Eb2MueG1sUEsBAi0AFAAGAAgAAAAhAJg0luTdAAAA&#10;CwEAAA8AAAAAAAAAAAAAAAAA8gMAAGRycy9kb3ducmV2LnhtbFBLBQYAAAAABAAEAPMAAAD8BAAA&#10;AAA=&#10;" filled="f" stroked="f">
                <v:textbox style="mso-fit-shape-to-text:t">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89"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FFTpq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0EB0B2" w14:textId="2F6B7D7D" w:rsidR="00E03735" w:rsidRDefault="00E03735">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2F6D6FF0" w14:textId="77777777" w:rsidTr="00BF252C">
        <w:trPr>
          <w:trHeight w:val="228"/>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3C0F3B9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6D7C300C"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1814B4F" w14:textId="671703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081" w:type="dxa"/>
            <w:tcBorders>
              <w:top w:val="nil"/>
              <w:left w:val="nil"/>
              <w:bottom w:val="single" w:sz="4" w:space="0" w:color="auto"/>
              <w:right w:val="single" w:sz="4" w:space="0" w:color="auto"/>
            </w:tcBorders>
            <w:shd w:val="clear" w:color="000000" w:fill="FFFFFF"/>
            <w:noWrap/>
            <w:vAlign w:val="bottom"/>
            <w:hideMark/>
          </w:tcPr>
          <w:p w14:paraId="2832C295" w14:textId="5D4BD01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081" w:type="dxa"/>
            <w:tcBorders>
              <w:top w:val="nil"/>
              <w:left w:val="nil"/>
              <w:bottom w:val="single" w:sz="4" w:space="0" w:color="auto"/>
              <w:right w:val="single" w:sz="4" w:space="0" w:color="auto"/>
            </w:tcBorders>
            <w:shd w:val="clear" w:color="000000" w:fill="FFFFFF"/>
            <w:noWrap/>
            <w:vAlign w:val="bottom"/>
            <w:hideMark/>
          </w:tcPr>
          <w:p w14:paraId="3E5FA067" w14:textId="62DD5C9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083" w:type="dxa"/>
            <w:tcBorders>
              <w:top w:val="nil"/>
              <w:left w:val="nil"/>
              <w:bottom w:val="single" w:sz="4" w:space="0" w:color="auto"/>
              <w:right w:val="single" w:sz="4" w:space="0" w:color="auto"/>
            </w:tcBorders>
            <w:shd w:val="clear" w:color="000000" w:fill="FFFFFF"/>
            <w:noWrap/>
            <w:vAlign w:val="bottom"/>
            <w:hideMark/>
          </w:tcPr>
          <w:p w14:paraId="759953D3" w14:textId="67737F4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235" w:type="dxa"/>
            <w:tcBorders>
              <w:top w:val="nil"/>
              <w:left w:val="nil"/>
              <w:bottom w:val="single" w:sz="4" w:space="0" w:color="auto"/>
              <w:right w:val="single" w:sz="4" w:space="0" w:color="auto"/>
            </w:tcBorders>
            <w:shd w:val="clear" w:color="000000" w:fill="FFFFFF"/>
            <w:noWrap/>
            <w:vAlign w:val="bottom"/>
            <w:hideMark/>
          </w:tcPr>
          <w:p w14:paraId="1631BFA3" w14:textId="41B85D3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229" w:type="dxa"/>
            <w:tcBorders>
              <w:top w:val="nil"/>
              <w:left w:val="nil"/>
              <w:bottom w:val="single" w:sz="4" w:space="0" w:color="auto"/>
              <w:right w:val="single" w:sz="4" w:space="0" w:color="auto"/>
            </w:tcBorders>
            <w:shd w:val="clear" w:color="000000" w:fill="FFFFFF"/>
            <w:noWrap/>
            <w:vAlign w:val="bottom"/>
            <w:hideMark/>
          </w:tcPr>
          <w:p w14:paraId="0D919EF8" w14:textId="034646A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c>
          <w:tcPr>
            <w:tcW w:w="1229" w:type="dxa"/>
            <w:tcBorders>
              <w:top w:val="nil"/>
              <w:left w:val="nil"/>
              <w:bottom w:val="single" w:sz="4" w:space="0" w:color="auto"/>
              <w:right w:val="single" w:sz="4" w:space="0" w:color="auto"/>
            </w:tcBorders>
            <w:shd w:val="clear" w:color="000000" w:fill="FFFFFF"/>
            <w:noWrap/>
            <w:vAlign w:val="bottom"/>
            <w:hideMark/>
          </w:tcPr>
          <w:p w14:paraId="268C3FE6" w14:textId="2FC23C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r>
      <w:tr w:rsidR="00E2530D" w:rsidRPr="008D1421" w14:paraId="4C2A8E6B"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36F4385" w14:textId="4A6CE4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81" w:type="dxa"/>
            <w:tcBorders>
              <w:top w:val="nil"/>
              <w:left w:val="nil"/>
              <w:bottom w:val="single" w:sz="4" w:space="0" w:color="auto"/>
              <w:right w:val="single" w:sz="4" w:space="0" w:color="auto"/>
            </w:tcBorders>
            <w:shd w:val="clear" w:color="000000" w:fill="FFFFFF"/>
            <w:noWrap/>
            <w:vAlign w:val="bottom"/>
            <w:hideMark/>
          </w:tcPr>
          <w:p w14:paraId="2E7DFDD0" w14:textId="0AB96E9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1" w:type="dxa"/>
            <w:tcBorders>
              <w:top w:val="nil"/>
              <w:left w:val="nil"/>
              <w:bottom w:val="single" w:sz="4" w:space="0" w:color="auto"/>
              <w:right w:val="single" w:sz="4" w:space="0" w:color="auto"/>
            </w:tcBorders>
            <w:shd w:val="clear" w:color="000000" w:fill="FFFFFF"/>
            <w:noWrap/>
            <w:vAlign w:val="bottom"/>
            <w:hideMark/>
          </w:tcPr>
          <w:p w14:paraId="327EECC1" w14:textId="093FC85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3" w:type="dxa"/>
            <w:tcBorders>
              <w:top w:val="nil"/>
              <w:left w:val="nil"/>
              <w:bottom w:val="single" w:sz="4" w:space="0" w:color="auto"/>
              <w:right w:val="single" w:sz="4" w:space="0" w:color="auto"/>
            </w:tcBorders>
            <w:shd w:val="clear" w:color="000000" w:fill="FFFFFF"/>
            <w:noWrap/>
            <w:vAlign w:val="bottom"/>
            <w:hideMark/>
          </w:tcPr>
          <w:p w14:paraId="4A4D79EF" w14:textId="43DAE72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35" w:type="dxa"/>
            <w:tcBorders>
              <w:top w:val="nil"/>
              <w:left w:val="nil"/>
              <w:bottom w:val="single" w:sz="4" w:space="0" w:color="auto"/>
              <w:right w:val="single" w:sz="4" w:space="0" w:color="auto"/>
            </w:tcBorders>
            <w:shd w:val="clear" w:color="000000" w:fill="FFFFFF"/>
            <w:noWrap/>
            <w:vAlign w:val="bottom"/>
            <w:hideMark/>
          </w:tcPr>
          <w:p w14:paraId="194BAD27" w14:textId="51A2AF8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29" w:type="dxa"/>
            <w:tcBorders>
              <w:top w:val="nil"/>
              <w:left w:val="nil"/>
              <w:bottom w:val="single" w:sz="4" w:space="0" w:color="auto"/>
              <w:right w:val="single" w:sz="4" w:space="0" w:color="auto"/>
            </w:tcBorders>
            <w:shd w:val="clear" w:color="000000" w:fill="FFFFFF"/>
            <w:noWrap/>
            <w:vAlign w:val="bottom"/>
            <w:hideMark/>
          </w:tcPr>
          <w:p w14:paraId="073E7728" w14:textId="1113F5D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9" w:type="dxa"/>
            <w:tcBorders>
              <w:top w:val="nil"/>
              <w:left w:val="nil"/>
              <w:bottom w:val="single" w:sz="4" w:space="0" w:color="auto"/>
              <w:right w:val="single" w:sz="4" w:space="0" w:color="auto"/>
            </w:tcBorders>
            <w:shd w:val="clear" w:color="000000" w:fill="FFFFFF"/>
            <w:noWrap/>
            <w:vAlign w:val="bottom"/>
            <w:hideMark/>
          </w:tcPr>
          <w:p w14:paraId="026DDFAD" w14:textId="68E4DEF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1CFAE2F5"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6912BF8C" w14:textId="2BA85B8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081" w:type="dxa"/>
            <w:tcBorders>
              <w:top w:val="nil"/>
              <w:left w:val="nil"/>
              <w:bottom w:val="single" w:sz="4" w:space="0" w:color="auto"/>
              <w:right w:val="single" w:sz="4" w:space="0" w:color="auto"/>
            </w:tcBorders>
            <w:shd w:val="clear" w:color="000000" w:fill="FFFFFF"/>
            <w:noWrap/>
            <w:vAlign w:val="bottom"/>
            <w:hideMark/>
          </w:tcPr>
          <w:p w14:paraId="0F4B53F3" w14:textId="57529D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081" w:type="dxa"/>
            <w:tcBorders>
              <w:top w:val="nil"/>
              <w:left w:val="nil"/>
              <w:bottom w:val="single" w:sz="4" w:space="0" w:color="auto"/>
              <w:right w:val="single" w:sz="4" w:space="0" w:color="auto"/>
            </w:tcBorders>
            <w:shd w:val="clear" w:color="000000" w:fill="FFFFFF"/>
            <w:noWrap/>
            <w:vAlign w:val="bottom"/>
            <w:hideMark/>
          </w:tcPr>
          <w:p w14:paraId="57E04EF1" w14:textId="2C566D36"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083" w:type="dxa"/>
            <w:tcBorders>
              <w:top w:val="nil"/>
              <w:left w:val="nil"/>
              <w:bottom w:val="single" w:sz="4" w:space="0" w:color="auto"/>
              <w:right w:val="single" w:sz="4" w:space="0" w:color="auto"/>
            </w:tcBorders>
            <w:shd w:val="clear" w:color="000000" w:fill="FFFFFF"/>
            <w:noWrap/>
            <w:vAlign w:val="bottom"/>
            <w:hideMark/>
          </w:tcPr>
          <w:p w14:paraId="53416032" w14:textId="7A4570AE"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235" w:type="dxa"/>
            <w:tcBorders>
              <w:top w:val="nil"/>
              <w:left w:val="nil"/>
              <w:bottom w:val="single" w:sz="4" w:space="0" w:color="auto"/>
              <w:right w:val="single" w:sz="4" w:space="0" w:color="auto"/>
            </w:tcBorders>
            <w:shd w:val="clear" w:color="000000" w:fill="FFFFFF"/>
            <w:noWrap/>
            <w:vAlign w:val="bottom"/>
            <w:hideMark/>
          </w:tcPr>
          <w:p w14:paraId="0E14468B" w14:textId="170B25A4"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229" w:type="dxa"/>
            <w:tcBorders>
              <w:top w:val="nil"/>
              <w:left w:val="nil"/>
              <w:bottom w:val="single" w:sz="4" w:space="0" w:color="auto"/>
              <w:right w:val="single" w:sz="4" w:space="0" w:color="auto"/>
            </w:tcBorders>
            <w:shd w:val="clear" w:color="000000" w:fill="FFFFFF"/>
            <w:noWrap/>
            <w:vAlign w:val="bottom"/>
            <w:hideMark/>
          </w:tcPr>
          <w:p w14:paraId="3AE2F6F2" w14:textId="6DB05D32"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c>
          <w:tcPr>
            <w:tcW w:w="1229" w:type="dxa"/>
            <w:tcBorders>
              <w:top w:val="nil"/>
              <w:left w:val="nil"/>
              <w:bottom w:val="single" w:sz="4" w:space="0" w:color="auto"/>
              <w:right w:val="single" w:sz="4" w:space="0" w:color="auto"/>
            </w:tcBorders>
            <w:shd w:val="clear" w:color="000000" w:fill="FFFFFF"/>
            <w:noWrap/>
            <w:vAlign w:val="bottom"/>
            <w:hideMark/>
          </w:tcPr>
          <w:p w14:paraId="30288173" w14:textId="37C8A440"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0"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At/+Tm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0949CC5" w14:textId="77777777" w:rsidR="0097059C" w:rsidRDefault="0097059C" w:rsidP="00555BDB">
      <w:pPr>
        <w:spacing w:line="360" w:lineRule="auto"/>
        <w:textAlignment w:val="baseline"/>
        <w:rPr>
          <w:rFonts w:ascii="Arial" w:hAnsi="Arial" w:cs="Arial"/>
          <w:b/>
          <w:bCs/>
          <w:sz w:val="24"/>
          <w:szCs w:val="24"/>
        </w:rPr>
      </w:pPr>
    </w:p>
    <w:p w14:paraId="6AD04722" w14:textId="6F015130"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004F0591" w:rsidR="00C77616" w:rsidRDefault="00C77616" w:rsidP="00C77616">
      <w:pPr>
        <w:rPr>
          <w:rFonts w:ascii="Arial" w:eastAsia="Arial" w:hAnsi="Arial" w:cs="Arial"/>
          <w:color w:val="000000" w:themeColor="text1"/>
          <w:sz w:val="24"/>
          <w:szCs w:val="24"/>
        </w:rPr>
      </w:pPr>
      <w:r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295308A" w14:textId="39708DEE" w:rsidR="0097059C" w:rsidRDefault="0097059C"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765F0D89">
                <wp:simplePos x="0" y="0"/>
                <wp:positionH relativeFrom="margin">
                  <wp:posOffset>2419985</wp:posOffset>
                </wp:positionH>
                <wp:positionV relativeFrom="paragraph">
                  <wp:posOffset>29845</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1" type="#_x0000_t202" style="position:absolute;margin-left:190.55pt;margin-top:2.35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5E195346" w14:textId="1E719588" w:rsidR="0097059C" w:rsidRDefault="0097059C" w:rsidP="00C77616">
      <w:pPr>
        <w:rPr>
          <w:rFonts w:ascii="Arial" w:eastAsia="Arial" w:hAnsi="Arial" w:cs="Arial"/>
          <w:color w:val="000000" w:themeColor="text1"/>
          <w:sz w:val="24"/>
          <w:szCs w:val="24"/>
        </w:rPr>
      </w:pPr>
    </w:p>
    <w:p w14:paraId="0682440C" w14:textId="77777777" w:rsidR="0097059C" w:rsidRDefault="0097059C" w:rsidP="00C77616">
      <w:pPr>
        <w:rPr>
          <w:rFonts w:ascii="Arial" w:eastAsia="Arial" w:hAnsi="Arial" w:cs="Arial"/>
          <w:color w:val="000000" w:themeColor="text1"/>
          <w:sz w:val="24"/>
          <w:szCs w:val="24"/>
        </w:rPr>
      </w:pPr>
    </w:p>
    <w:p w14:paraId="1A1F8152" w14:textId="2870E432" w:rsidR="0097059C" w:rsidRPr="0097059C" w:rsidRDefault="0097059C" w:rsidP="0097059C">
      <w:pPr>
        <w:rPr>
          <w:rFonts w:ascii="Arial" w:eastAsia="Arial" w:hAnsi="Arial" w:cs="Arial"/>
          <w:b/>
          <w:bCs/>
          <w:color w:val="000000" w:themeColor="text1"/>
          <w:sz w:val="24"/>
          <w:szCs w:val="24"/>
        </w:rPr>
      </w:pPr>
      <w:r w:rsidRPr="0097059C">
        <w:rPr>
          <w:rFonts w:ascii="Arial" w:eastAsia="Arial" w:hAnsi="Arial" w:cs="Arial"/>
          <w:b/>
          <w:bCs/>
          <w:color w:val="000000" w:themeColor="text1"/>
          <w:sz w:val="24"/>
          <w:szCs w:val="24"/>
        </w:rPr>
        <w:t>Europe Market Insights</w:t>
      </w:r>
    </w:p>
    <w:p w14:paraId="29F105A0" w14:textId="77777777" w:rsidR="0097059C" w:rsidRDefault="0097059C" w:rsidP="0097059C">
      <w:pPr>
        <w:rPr>
          <w:rFonts w:ascii="Arial" w:eastAsia="Arial" w:hAnsi="Arial" w:cs="Arial"/>
          <w:color w:val="000000" w:themeColor="text1"/>
          <w:sz w:val="24"/>
          <w:szCs w:val="24"/>
        </w:rPr>
      </w:pPr>
    </w:p>
    <w:p w14:paraId="45B0EA99" w14:textId="78391FB1"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VER demand in Europe has registered a CAGR of around 0.75% from 2015-2020. It is expected to grow at a substantial pace with a CAGR of 4.66% from 2021-2030 driven by its increasing preference in pipes and marine components owing to the effective chemical and corrosion resistance offered.</w:t>
      </w:r>
    </w:p>
    <w:p w14:paraId="2F24D82F" w14:textId="6D9F653E"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 xml:space="preserve">European VER market is </w:t>
      </w:r>
      <w:r w:rsidR="00C62BA4">
        <w:rPr>
          <w:rFonts w:ascii="Arial" w:eastAsia="Arial" w:hAnsi="Arial" w:cs="Arial"/>
          <w:color w:val="000000" w:themeColor="text1"/>
          <w:sz w:val="24"/>
          <w:szCs w:val="24"/>
        </w:rPr>
        <w:t xml:space="preserve">being controlled by </w:t>
      </w:r>
      <w:r w:rsidRPr="0097059C">
        <w:rPr>
          <w:rFonts w:ascii="Arial" w:eastAsia="Arial" w:hAnsi="Arial" w:cs="Arial"/>
          <w:color w:val="000000" w:themeColor="text1"/>
          <w:sz w:val="24"/>
          <w:szCs w:val="24"/>
        </w:rPr>
        <w:t>INEOS Composites and Hexion Inc. each having 30KTPA capacity.</w:t>
      </w:r>
    </w:p>
    <w:p w14:paraId="1271F40A" w14:textId="56BE9596" w:rsidR="0097059C" w:rsidRDefault="0097059C" w:rsidP="00C77616">
      <w:pPr>
        <w:rPr>
          <w:rFonts w:ascii="Arial" w:eastAsia="Arial" w:hAnsi="Arial" w:cs="Arial"/>
          <w:color w:val="000000" w:themeColor="text1"/>
          <w:sz w:val="24"/>
          <w:szCs w:val="24"/>
        </w:rPr>
      </w:pPr>
    </w:p>
    <w:p w14:paraId="1228C263" w14:textId="40B615E0" w:rsidR="0097059C" w:rsidRDefault="0097059C" w:rsidP="00C77616">
      <w:pPr>
        <w:rPr>
          <w:rFonts w:ascii="Arial" w:eastAsia="Arial" w:hAnsi="Arial" w:cs="Arial"/>
          <w:color w:val="000000" w:themeColor="text1"/>
          <w:sz w:val="24"/>
          <w:szCs w:val="24"/>
        </w:rPr>
      </w:pPr>
    </w:p>
    <w:p w14:paraId="5545A6D3" w14:textId="3928D466" w:rsidR="00A63DF1" w:rsidRPr="002B5730" w:rsidRDefault="00A63DF1" w:rsidP="00A63DF1">
      <w:pPr>
        <w:rPr>
          <w:color w:val="000000" w:themeColor="text1"/>
        </w:rPr>
      </w:pPr>
    </w:p>
    <w:p w14:paraId="6C1DC763" w14:textId="29C3C551" w:rsidR="00A63DF1" w:rsidRPr="002B5730" w:rsidRDefault="00A63DF1" w:rsidP="00A63DF1">
      <w:pPr>
        <w:rPr>
          <w:color w:val="000000" w:themeColor="text1"/>
        </w:rPr>
      </w:pPr>
    </w:p>
    <w:p w14:paraId="4D771FE5" w14:textId="77A07866" w:rsidR="00A63DF1" w:rsidRDefault="00A63DF1" w:rsidP="00A63DF1">
      <w:pPr>
        <w:rPr>
          <w:color w:val="000000" w:themeColor="text1"/>
        </w:rPr>
      </w:pPr>
    </w:p>
    <w:p w14:paraId="586D5983" w14:textId="6757A05D"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3D4E327A" w:rsidR="00A93F5E" w:rsidRDefault="00A93F5E" w:rsidP="00A63DF1">
      <w:pPr>
        <w:rPr>
          <w:color w:val="000000" w:themeColor="text1"/>
        </w:rPr>
      </w:pPr>
    </w:p>
    <w:p w14:paraId="715A6044" w14:textId="4E5AD94F" w:rsidR="00A93F5E" w:rsidRDefault="00A93F5E" w:rsidP="00A63DF1">
      <w:pPr>
        <w:rPr>
          <w:color w:val="000000" w:themeColor="text1"/>
        </w:rPr>
      </w:pPr>
    </w:p>
    <w:p w14:paraId="00E872B1" w14:textId="0E4F8C36" w:rsidR="00A93F5E" w:rsidRDefault="00327180" w:rsidP="00A63DF1">
      <w:pPr>
        <w:rPr>
          <w:color w:val="000000" w:themeColor="text1"/>
        </w:rPr>
      </w:pPr>
      <w:r w:rsidRPr="002B5730">
        <w:rPr>
          <w:noProof/>
          <w:color w:val="000000" w:themeColor="text1"/>
        </w:rPr>
        <w:lastRenderedPageBreak/>
        <w:drawing>
          <wp:anchor distT="0" distB="0" distL="114300" distR="114300" simplePos="0" relativeHeight="251656190" behindDoc="1" locked="0" layoutInCell="1" allowOverlap="1" wp14:anchorId="3697F5EF" wp14:editId="79FBC5DF">
            <wp:simplePos x="0" y="0"/>
            <wp:positionH relativeFrom="margin">
              <wp:posOffset>-574970</wp:posOffset>
            </wp:positionH>
            <wp:positionV relativeFrom="paragraph">
              <wp:posOffset>-1328789</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BA4"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63EC2EDB">
                <wp:simplePos x="0" y="0"/>
                <wp:positionH relativeFrom="page">
                  <wp:posOffset>1428475</wp:posOffset>
                </wp:positionH>
                <wp:positionV relativeFrom="paragraph">
                  <wp:posOffset>108633</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2" type="#_x0000_t202" style="position:absolute;margin-left:112.5pt;margin-top:8.55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" filled="f" stroked="f">
                <v:textbox inset="2.30908mm,1.1546mm,2.30908mm,1.1546mm">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1133453F" w:rsidR="009531BD" w:rsidRDefault="009531BD" w:rsidP="00A63DF1">
      <w:pPr>
        <w:rPr>
          <w:color w:val="000000" w:themeColor="text1"/>
        </w:rPr>
      </w:pPr>
    </w:p>
    <w:p w14:paraId="76F447CB" w14:textId="147322A5" w:rsidR="00C62BA4" w:rsidRDefault="00C62BA4" w:rsidP="00A63DF1">
      <w:pPr>
        <w:rPr>
          <w:color w:val="000000" w:themeColor="text1"/>
        </w:rPr>
      </w:pPr>
    </w:p>
    <w:p w14:paraId="2004DD00" w14:textId="759F004B" w:rsidR="00C62BA4" w:rsidRDefault="00C62BA4" w:rsidP="00A63DF1">
      <w:pPr>
        <w:rPr>
          <w:color w:val="000000" w:themeColor="text1"/>
        </w:rPr>
      </w:pPr>
    </w:p>
    <w:p w14:paraId="6FDB3F65" w14:textId="491BF329" w:rsidR="00C62BA4" w:rsidRDefault="00C62BA4" w:rsidP="00A63DF1">
      <w:pPr>
        <w:rPr>
          <w:color w:val="000000" w:themeColor="text1"/>
        </w:rPr>
      </w:pPr>
    </w:p>
    <w:p w14:paraId="504C5445" w14:textId="1B49B5E2" w:rsidR="00C62BA4" w:rsidRDefault="00C62BA4" w:rsidP="00A63DF1">
      <w:pPr>
        <w:rPr>
          <w:color w:val="000000" w:themeColor="text1"/>
        </w:rPr>
      </w:pPr>
    </w:p>
    <w:p w14:paraId="75D35845" w14:textId="47EE3F9C" w:rsidR="00C62BA4" w:rsidRDefault="00C62BA4" w:rsidP="00A63DF1">
      <w:pPr>
        <w:rPr>
          <w:color w:val="000000" w:themeColor="text1"/>
        </w:rPr>
      </w:pPr>
    </w:p>
    <w:p w14:paraId="1A0B16EB" w14:textId="367B07A5" w:rsidR="00C62BA4" w:rsidRDefault="00C62BA4" w:rsidP="00A63DF1">
      <w:pPr>
        <w:rPr>
          <w:color w:val="000000" w:themeColor="text1"/>
        </w:rPr>
      </w:pPr>
    </w:p>
    <w:p w14:paraId="28E1095A" w14:textId="5C309550" w:rsidR="00C62BA4" w:rsidRDefault="00C62BA4" w:rsidP="00A63DF1">
      <w:pPr>
        <w:rPr>
          <w:color w:val="000000" w:themeColor="text1"/>
        </w:rPr>
      </w:pPr>
    </w:p>
    <w:p w14:paraId="4EDD132D" w14:textId="12357B85" w:rsidR="00C62BA4" w:rsidRDefault="00C62BA4" w:rsidP="00A63DF1">
      <w:pPr>
        <w:rPr>
          <w:color w:val="000000" w:themeColor="text1"/>
        </w:rPr>
      </w:pPr>
    </w:p>
    <w:p w14:paraId="28D04C73" w14:textId="5A1194EB" w:rsidR="00C62BA4" w:rsidRDefault="00C62BA4" w:rsidP="00A63DF1">
      <w:pPr>
        <w:rPr>
          <w:color w:val="000000" w:themeColor="text1"/>
        </w:rPr>
      </w:pPr>
    </w:p>
    <w:p w14:paraId="6F8ADD99" w14:textId="77777777" w:rsidR="00C62BA4" w:rsidRDefault="00C62BA4" w:rsidP="00A63DF1">
      <w:pPr>
        <w:rPr>
          <w:color w:val="000000" w:themeColor="text1"/>
        </w:rPr>
      </w:pPr>
    </w:p>
    <w:p w14:paraId="633B3896" w14:textId="71F6CFD8" w:rsidR="009531BD" w:rsidRDefault="009531BD" w:rsidP="00A63DF1">
      <w:pPr>
        <w:rPr>
          <w:color w:val="000000" w:themeColor="text1"/>
        </w:rPr>
      </w:pPr>
    </w:p>
    <w:p w14:paraId="6183B5C2" w14:textId="216E0F5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7020EB00" w14:textId="053561E2"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3"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ouv3aMBAAAwAwAADgAAAAAAAAAAAAAAAAAuAgAAZHJzL2Uyb0RvYy54bWxQSwECLQAUAAYA&#10;CAAAACEA1lMJm+AAAAAMAQAADwAAAAAAAAAAAAAAAAD9AwAAZHJzL2Rvd25yZXYueG1sUEsFBgAA&#10;AAAEAAQA8wAAAAoFA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471E7550">
            <wp:extent cx="6457950" cy="3609975"/>
            <wp:effectExtent l="0" t="0" r="0" b="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bl>
      <w:tblPr>
        <w:tblW w:w="10062" w:type="dxa"/>
        <w:tblLook w:val="04A0" w:firstRow="1" w:lastRow="0" w:firstColumn="1" w:lastColumn="0" w:noHBand="0" w:noVBand="1"/>
      </w:tblPr>
      <w:tblGrid>
        <w:gridCol w:w="3522"/>
        <w:gridCol w:w="2727"/>
        <w:gridCol w:w="1271"/>
        <w:gridCol w:w="1271"/>
        <w:gridCol w:w="1271"/>
      </w:tblGrid>
      <w:tr w:rsidR="002679BF" w:rsidRPr="002679BF" w14:paraId="2216A156" w14:textId="77777777" w:rsidTr="002679BF">
        <w:trPr>
          <w:trHeight w:val="334"/>
        </w:trPr>
        <w:tc>
          <w:tcPr>
            <w:tcW w:w="352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10BEAC6F" w14:textId="77777777" w:rsidR="002679BF" w:rsidRPr="002679BF" w:rsidRDefault="002679BF" w:rsidP="002679BF">
            <w:pPr>
              <w:spacing w:after="0" w:line="240" w:lineRule="auto"/>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Company</w:t>
            </w:r>
          </w:p>
        </w:tc>
        <w:tc>
          <w:tcPr>
            <w:tcW w:w="2727" w:type="dxa"/>
            <w:tcBorders>
              <w:top w:val="single" w:sz="8" w:space="0" w:color="auto"/>
              <w:left w:val="nil"/>
              <w:bottom w:val="single" w:sz="8" w:space="0" w:color="auto"/>
              <w:right w:val="single" w:sz="8" w:space="0" w:color="auto"/>
            </w:tcBorders>
            <w:shd w:val="clear" w:color="000000" w:fill="C00000"/>
            <w:noWrap/>
            <w:vAlign w:val="center"/>
            <w:hideMark/>
          </w:tcPr>
          <w:p w14:paraId="7DE9E14F"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eastAsia="en-IN"/>
              </w:rPr>
              <w:t>Location</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10757C61"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2015</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06313F47"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2020</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2A553673"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2030F</w:t>
            </w:r>
          </w:p>
        </w:tc>
      </w:tr>
      <w:tr w:rsidR="002679BF" w:rsidRPr="002679BF" w14:paraId="5B49CCFD"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93825A0"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 xml:space="preserve">AOC - </w:t>
            </w:r>
            <w:proofErr w:type="spellStart"/>
            <w:r w:rsidRPr="002679BF">
              <w:rPr>
                <w:rFonts w:ascii="Arial" w:eastAsia="Times New Roman" w:hAnsi="Arial" w:cs="Arial"/>
                <w:color w:val="000000"/>
                <w:sz w:val="20"/>
                <w:szCs w:val="20"/>
                <w:lang w:eastAsia="en-IN"/>
              </w:rPr>
              <w:t>Aliancys</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5A084C9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0B6FBC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60</w:t>
            </w:r>
          </w:p>
        </w:tc>
        <w:tc>
          <w:tcPr>
            <w:tcW w:w="1271" w:type="dxa"/>
            <w:tcBorders>
              <w:top w:val="nil"/>
              <w:left w:val="nil"/>
              <w:bottom w:val="single" w:sz="8" w:space="0" w:color="auto"/>
              <w:right w:val="single" w:sz="8" w:space="0" w:color="auto"/>
            </w:tcBorders>
            <w:shd w:val="clear" w:color="auto" w:fill="auto"/>
            <w:noWrap/>
            <w:vAlign w:val="center"/>
            <w:hideMark/>
          </w:tcPr>
          <w:p w14:paraId="58943E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c>
          <w:tcPr>
            <w:tcW w:w="1271" w:type="dxa"/>
            <w:tcBorders>
              <w:top w:val="nil"/>
              <w:left w:val="nil"/>
              <w:bottom w:val="single" w:sz="8" w:space="0" w:color="auto"/>
              <w:right w:val="single" w:sz="8" w:space="0" w:color="auto"/>
            </w:tcBorders>
            <w:shd w:val="clear" w:color="auto" w:fill="auto"/>
            <w:noWrap/>
            <w:vAlign w:val="center"/>
            <w:hideMark/>
          </w:tcPr>
          <w:p w14:paraId="4A34811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r>
      <w:tr w:rsidR="002679BF" w:rsidRPr="002679BF" w14:paraId="459B7FC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3949DA21"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Polynt-Reichhold</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6142041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CA4F4D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1F511B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1271" w:type="dxa"/>
            <w:tcBorders>
              <w:top w:val="nil"/>
              <w:left w:val="nil"/>
              <w:bottom w:val="single" w:sz="8" w:space="0" w:color="auto"/>
              <w:right w:val="single" w:sz="8" w:space="0" w:color="auto"/>
            </w:tcBorders>
            <w:shd w:val="clear" w:color="auto" w:fill="auto"/>
            <w:noWrap/>
            <w:vAlign w:val="center"/>
            <w:hideMark/>
          </w:tcPr>
          <w:p w14:paraId="058B21C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r>
      <w:tr w:rsidR="002679BF" w:rsidRPr="002679BF" w14:paraId="74F09165"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7981966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INEOS Composites</w:t>
            </w:r>
          </w:p>
        </w:tc>
        <w:tc>
          <w:tcPr>
            <w:tcW w:w="2727" w:type="dxa"/>
            <w:tcBorders>
              <w:top w:val="nil"/>
              <w:left w:val="nil"/>
              <w:bottom w:val="single" w:sz="8" w:space="0" w:color="auto"/>
              <w:right w:val="single" w:sz="8" w:space="0" w:color="auto"/>
            </w:tcBorders>
            <w:shd w:val="clear" w:color="auto" w:fill="auto"/>
            <w:noWrap/>
            <w:vAlign w:val="center"/>
            <w:hideMark/>
          </w:tcPr>
          <w:p w14:paraId="7B741EE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0D3296A"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2FE88DB8"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079186E4"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r>
      <w:tr w:rsidR="002679BF" w:rsidRPr="002679BF" w14:paraId="549AD51B"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4C06D537"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Interplastic</w:t>
            </w:r>
            <w:proofErr w:type="spellEnd"/>
            <w:r w:rsidRPr="002679BF">
              <w:rPr>
                <w:rFonts w:ascii="Arial" w:eastAsia="Times New Roman" w:hAnsi="Arial" w:cs="Arial"/>
                <w:color w:val="000000"/>
                <w:sz w:val="20"/>
                <w:szCs w:val="20"/>
                <w:lang w:eastAsia="en-IN"/>
              </w:rPr>
              <w:t xml:space="preserve"> Corporation</w:t>
            </w:r>
          </w:p>
        </w:tc>
        <w:tc>
          <w:tcPr>
            <w:tcW w:w="2727" w:type="dxa"/>
            <w:tcBorders>
              <w:top w:val="nil"/>
              <w:left w:val="nil"/>
              <w:bottom w:val="single" w:sz="8" w:space="0" w:color="auto"/>
              <w:right w:val="single" w:sz="8" w:space="0" w:color="auto"/>
            </w:tcBorders>
            <w:shd w:val="clear" w:color="auto" w:fill="auto"/>
            <w:noWrap/>
            <w:vAlign w:val="center"/>
            <w:hideMark/>
          </w:tcPr>
          <w:p w14:paraId="3D2E6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911F6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0130454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33DD87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r>
      <w:tr w:rsidR="002679BF" w:rsidRPr="002679BF" w14:paraId="5201002E"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2EE41E4"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Ashland Global Holdings Inc.</w:t>
            </w:r>
          </w:p>
        </w:tc>
        <w:tc>
          <w:tcPr>
            <w:tcW w:w="2727" w:type="dxa"/>
            <w:tcBorders>
              <w:top w:val="nil"/>
              <w:left w:val="nil"/>
              <w:bottom w:val="single" w:sz="8" w:space="0" w:color="auto"/>
              <w:right w:val="single" w:sz="8" w:space="0" w:color="auto"/>
            </w:tcBorders>
            <w:shd w:val="clear" w:color="auto" w:fill="auto"/>
            <w:noWrap/>
            <w:vAlign w:val="center"/>
            <w:hideMark/>
          </w:tcPr>
          <w:p w14:paraId="1962982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7673DF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30</w:t>
            </w:r>
          </w:p>
        </w:tc>
        <w:tc>
          <w:tcPr>
            <w:tcW w:w="1271" w:type="dxa"/>
            <w:tcBorders>
              <w:top w:val="nil"/>
              <w:left w:val="nil"/>
              <w:bottom w:val="single" w:sz="8" w:space="0" w:color="auto"/>
              <w:right w:val="single" w:sz="8" w:space="0" w:color="auto"/>
            </w:tcBorders>
            <w:shd w:val="clear" w:color="auto" w:fill="auto"/>
            <w:noWrap/>
            <w:vAlign w:val="center"/>
            <w:hideMark/>
          </w:tcPr>
          <w:p w14:paraId="5647330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047D325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r>
      <w:tr w:rsidR="002679BF" w:rsidRPr="002679BF" w14:paraId="472D955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0B70D6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2727" w:type="dxa"/>
            <w:tcBorders>
              <w:top w:val="nil"/>
              <w:left w:val="nil"/>
              <w:bottom w:val="single" w:sz="8" w:space="0" w:color="auto"/>
              <w:right w:val="single" w:sz="8" w:space="0" w:color="auto"/>
            </w:tcBorders>
            <w:shd w:val="clear" w:color="auto" w:fill="auto"/>
            <w:noWrap/>
            <w:vAlign w:val="center"/>
            <w:hideMark/>
          </w:tcPr>
          <w:p w14:paraId="02F40EBD"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Rest of North America</w:t>
            </w:r>
          </w:p>
        </w:tc>
        <w:tc>
          <w:tcPr>
            <w:tcW w:w="1271" w:type="dxa"/>
            <w:tcBorders>
              <w:top w:val="nil"/>
              <w:left w:val="nil"/>
              <w:bottom w:val="single" w:sz="8" w:space="0" w:color="auto"/>
              <w:right w:val="single" w:sz="8" w:space="0" w:color="auto"/>
            </w:tcBorders>
            <w:shd w:val="clear" w:color="auto" w:fill="auto"/>
            <w:noWrap/>
            <w:vAlign w:val="center"/>
            <w:hideMark/>
          </w:tcPr>
          <w:p w14:paraId="67E61AEF"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01A43E76"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14FCF41C"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r>
      <w:tr w:rsidR="002679BF" w:rsidRPr="002679BF" w14:paraId="3F468DE6" w14:textId="77777777" w:rsidTr="002679BF">
        <w:trPr>
          <w:trHeight w:val="334"/>
        </w:trPr>
        <w:tc>
          <w:tcPr>
            <w:tcW w:w="3522" w:type="dxa"/>
            <w:tcBorders>
              <w:top w:val="nil"/>
              <w:left w:val="single" w:sz="8" w:space="0" w:color="auto"/>
              <w:bottom w:val="single" w:sz="8" w:space="0" w:color="auto"/>
              <w:right w:val="single" w:sz="8" w:space="0" w:color="auto"/>
            </w:tcBorders>
            <w:shd w:val="clear" w:color="000000" w:fill="C00000"/>
            <w:noWrap/>
            <w:vAlign w:val="center"/>
            <w:hideMark/>
          </w:tcPr>
          <w:p w14:paraId="3AC6EE4E" w14:textId="77777777" w:rsidR="002679BF" w:rsidRPr="002679BF" w:rsidRDefault="002679BF" w:rsidP="002679BF">
            <w:pPr>
              <w:spacing w:after="0" w:line="240" w:lineRule="auto"/>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val="en-US" w:eastAsia="en-IN"/>
              </w:rPr>
              <w:t>Total</w:t>
            </w:r>
          </w:p>
        </w:tc>
        <w:tc>
          <w:tcPr>
            <w:tcW w:w="2727" w:type="dxa"/>
            <w:tcBorders>
              <w:top w:val="nil"/>
              <w:left w:val="nil"/>
              <w:bottom w:val="single" w:sz="8" w:space="0" w:color="auto"/>
              <w:right w:val="single" w:sz="8" w:space="0" w:color="auto"/>
            </w:tcBorders>
            <w:shd w:val="clear" w:color="000000" w:fill="C00000"/>
            <w:noWrap/>
            <w:vAlign w:val="center"/>
            <w:hideMark/>
          </w:tcPr>
          <w:p w14:paraId="7CB0F143" w14:textId="77777777" w:rsidR="002679BF" w:rsidRPr="002679BF" w:rsidRDefault="002679BF" w:rsidP="002679BF">
            <w:pPr>
              <w:spacing w:after="0" w:line="240" w:lineRule="auto"/>
              <w:jc w:val="center"/>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eastAsia="en-IN"/>
              </w:rPr>
              <w:t> </w:t>
            </w:r>
          </w:p>
        </w:tc>
        <w:tc>
          <w:tcPr>
            <w:tcW w:w="1271" w:type="dxa"/>
            <w:tcBorders>
              <w:top w:val="nil"/>
              <w:left w:val="nil"/>
              <w:bottom w:val="single" w:sz="8" w:space="0" w:color="auto"/>
              <w:right w:val="single" w:sz="8" w:space="0" w:color="auto"/>
            </w:tcBorders>
            <w:shd w:val="clear" w:color="000000" w:fill="C00000"/>
            <w:noWrap/>
            <w:vAlign w:val="center"/>
            <w:hideMark/>
          </w:tcPr>
          <w:p w14:paraId="2B2489C2" w14:textId="77777777" w:rsidR="002679BF" w:rsidRPr="002679BF" w:rsidRDefault="002679BF" w:rsidP="002679BF">
            <w:pPr>
              <w:spacing w:after="0" w:line="240" w:lineRule="auto"/>
              <w:jc w:val="center"/>
              <w:rPr>
                <w:rFonts w:ascii="Calibri" w:eastAsia="Times New Roman" w:hAnsi="Calibri" w:cs="Calibri"/>
                <w:b/>
                <w:bCs/>
                <w:color w:val="FFFFFF"/>
                <w:lang w:eastAsia="en-IN"/>
              </w:rPr>
            </w:pPr>
            <w:r w:rsidRPr="002679BF">
              <w:rPr>
                <w:rFonts w:ascii="Calibri" w:eastAsia="Times New Roman" w:hAnsi="Calibri" w:cs="Calibri"/>
                <w:b/>
                <w:bCs/>
                <w:color w:val="FFFFFF"/>
                <w:lang w:eastAsia="en-IN"/>
              </w:rPr>
              <w:t>200</w:t>
            </w:r>
          </w:p>
        </w:tc>
        <w:tc>
          <w:tcPr>
            <w:tcW w:w="1271" w:type="dxa"/>
            <w:tcBorders>
              <w:top w:val="nil"/>
              <w:left w:val="nil"/>
              <w:bottom w:val="single" w:sz="8" w:space="0" w:color="auto"/>
              <w:right w:val="single" w:sz="8" w:space="0" w:color="auto"/>
            </w:tcBorders>
            <w:shd w:val="clear" w:color="000000" w:fill="C00000"/>
            <w:noWrap/>
            <w:vAlign w:val="center"/>
            <w:hideMark/>
          </w:tcPr>
          <w:p w14:paraId="33C5990A"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c>
          <w:tcPr>
            <w:tcW w:w="1271" w:type="dxa"/>
            <w:tcBorders>
              <w:top w:val="nil"/>
              <w:left w:val="nil"/>
              <w:bottom w:val="single" w:sz="8" w:space="0" w:color="auto"/>
              <w:right w:val="single" w:sz="8" w:space="0" w:color="auto"/>
            </w:tcBorders>
            <w:shd w:val="clear" w:color="000000" w:fill="C00000"/>
            <w:noWrap/>
            <w:vAlign w:val="center"/>
            <w:hideMark/>
          </w:tcPr>
          <w:p w14:paraId="3E8CEC00"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r>
    </w:tbl>
    <w:p w14:paraId="73C53890" w14:textId="05548E5F" w:rsidR="00A93F5E" w:rsidRDefault="002679BF"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0139105D">
                <wp:simplePos x="0" y="0"/>
                <wp:positionH relativeFrom="column">
                  <wp:posOffset>5100955</wp:posOffset>
                </wp:positionH>
                <wp:positionV relativeFrom="paragraph">
                  <wp:posOffset>62230</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4" type="#_x0000_t202" style="position:absolute;left:0;text-align:left;margin-left:401.65pt;margin-top:4.9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1AAE4CF1" w14:textId="77777777" w:rsidR="007E1CA0" w:rsidRPr="007E1CA0" w:rsidRDefault="007E1CA0" w:rsidP="007E1CA0">
      <w:pPr>
        <w:spacing w:line="360" w:lineRule="auto"/>
        <w:textAlignment w:val="baseline"/>
        <w:rPr>
          <w:rFonts w:ascii="Arial" w:hAnsi="Arial" w:cs="Arial"/>
          <w:b/>
          <w:bCs/>
          <w:sz w:val="24"/>
          <w:szCs w:val="24"/>
        </w:rPr>
      </w:pPr>
      <w:r w:rsidRPr="007E1CA0">
        <w:rPr>
          <w:rFonts w:ascii="Arial" w:hAnsi="Arial" w:cs="Arial"/>
          <w:b/>
          <w:bCs/>
          <w:sz w:val="24"/>
          <w:szCs w:val="24"/>
        </w:rPr>
        <w:t>Capacity and Production by Company</w:t>
      </w:r>
    </w:p>
    <w:p w14:paraId="2BCA7D5D" w14:textId="5E9DB4C4"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 xml:space="preserve">The total installed capacity in North America region stood at 225 thousand tonnes in 2020. The key market players in the region are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INEOS composites, and </w:t>
      </w:r>
      <w:proofErr w:type="spellStart"/>
      <w:r w:rsidRPr="007E1CA0">
        <w:rPr>
          <w:rFonts w:ascii="Arial" w:hAnsi="Arial" w:cs="Arial"/>
          <w:sz w:val="24"/>
          <w:szCs w:val="24"/>
        </w:rPr>
        <w:t>Interplastics</w:t>
      </w:r>
      <w:proofErr w:type="spellEnd"/>
      <w:r w:rsidRPr="007E1CA0">
        <w:rPr>
          <w:rFonts w:ascii="Arial" w:hAnsi="Arial" w:cs="Arial"/>
          <w:sz w:val="24"/>
          <w:szCs w:val="24"/>
        </w:rPr>
        <w:t xml:space="preserve"> Corporation.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and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together contribute to 51% of the total installed capacities. </w:t>
      </w:r>
    </w:p>
    <w:p w14:paraId="18AB0218" w14:textId="77777777" w:rsidR="007E1CA0" w:rsidRDefault="007E1CA0" w:rsidP="007E1CA0">
      <w:pPr>
        <w:spacing w:line="360" w:lineRule="auto"/>
        <w:jc w:val="both"/>
        <w:textAlignment w:val="baseline"/>
        <w:rPr>
          <w:rFonts w:ascii="Arial" w:hAnsi="Arial" w:cs="Arial"/>
          <w:sz w:val="24"/>
          <w:szCs w:val="24"/>
        </w:rPr>
      </w:pPr>
    </w:p>
    <w:p w14:paraId="12381B06" w14:textId="43CC88DB"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lastRenderedPageBreak/>
        <w:t>In 2019, INEOS composites took complete acquisition of Ashland Global Holdings taking over its 30 thousand tonnes per annum of vinyl ester resin capacity.</w:t>
      </w:r>
    </w:p>
    <w:p w14:paraId="0D717E8A" w14:textId="77777777"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production of vinyl ester resin in 2020 volumed to 181 thousand tonnes, which was lower than its production of 194 thousand tonnes in 2019 due to the subdued operations in the pandemic period.</w:t>
      </w:r>
    </w:p>
    <w:p w14:paraId="3B0F8BDC" w14:textId="561020F0" w:rsidR="009531BD"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increasing demand in the end-user industries is going to propel the companies to produce higher volumes of vinyl ester resin which is expected to rise to 200 thousand tonnes by 2030.</w:t>
      </w:r>
    </w:p>
    <w:p w14:paraId="539A122D" w14:textId="5930DB5A" w:rsidR="009531BD" w:rsidRPr="007E1CA0" w:rsidRDefault="009531BD" w:rsidP="007E1CA0">
      <w:pPr>
        <w:spacing w:line="360" w:lineRule="auto"/>
        <w:jc w:val="both"/>
        <w:textAlignment w:val="baseline"/>
        <w:rPr>
          <w:rFonts w:ascii="Arial" w:hAnsi="Arial" w:cs="Arial"/>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562348B0" w:rsidR="00023038" w:rsidRDefault="00881A72">
      <w:pPr>
        <w:rPr>
          <w:color w:val="000000" w:themeColor="text1"/>
        </w:rPr>
      </w:pPr>
      <w:r>
        <w:rPr>
          <w:noProof/>
        </w:rPr>
        <mc:AlternateContent>
          <mc:Choice Requires="wps">
            <w:drawing>
              <wp:anchor distT="0" distB="0" distL="114300" distR="114300" simplePos="0" relativeHeight="252530688" behindDoc="0" locked="0" layoutInCell="1" allowOverlap="1" wp14:anchorId="088A68A4" wp14:editId="32E0E844">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095"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5B90AD95">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9F0649" w14:textId="6D73807F" w:rsidR="00BF7D58" w:rsidRDefault="00BF7D58" w:rsidP="00AB7B64">
      <w:pPr>
        <w:spacing w:line="360" w:lineRule="auto"/>
        <w:jc w:val="both"/>
        <w:rPr>
          <w:rFonts w:ascii="Arial" w:hAnsi="Arial" w:cs="Arial"/>
          <w:color w:val="000000" w:themeColor="text1"/>
          <w:sz w:val="24"/>
          <w:szCs w:val="24"/>
        </w:rPr>
      </w:pPr>
    </w:p>
    <w:p w14:paraId="5A9183F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vinyl ester resin market in North America has grown at a steady pace in the historical years. However, limitations in the downstream sectors owing to operation halts and lockdown constraints restricted the market growth in 2020 which stood at 164 thousand tonnes.</w:t>
      </w:r>
    </w:p>
    <w:p w14:paraId="1B7F9BF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With revival of infrastructural projects post-COVID19 period and increasing investment in renewables are expected to drive the vinyl ester resin market growth at a quite healthy CAGR of 5.3% by 2030.</w:t>
      </w:r>
    </w:p>
    <w:p w14:paraId="098EAC98"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Several manufacturers are investing heavily in capacity expansion and new technology development to meet the growing demand for vinyl ester resin in the region.</w:t>
      </w:r>
    </w:p>
    <w:p w14:paraId="01564CC2" w14:textId="42EF4072" w:rsidR="00143C36" w:rsidRDefault="00143C36" w:rsidP="00555BDB">
      <w:pPr>
        <w:spacing w:line="360" w:lineRule="auto"/>
        <w:textAlignment w:val="baseline"/>
        <w:rPr>
          <w:rFonts w:ascii="Arial" w:hAnsi="Arial" w:cs="Arial"/>
          <w:b/>
          <w:bCs/>
          <w:sz w:val="24"/>
          <w:szCs w:val="24"/>
        </w:rPr>
      </w:pPr>
      <w:r w:rsidRPr="00BF7D58">
        <w:rPr>
          <w:rFonts w:ascii="Arial" w:hAnsi="Arial" w:cs="Arial"/>
          <w:noProof/>
          <w:color w:val="000000" w:themeColor="text1"/>
          <w:sz w:val="24"/>
          <w:szCs w:val="24"/>
        </w:rPr>
        <w:lastRenderedPageBreak/>
        <mc:AlternateContent>
          <mc:Choice Requires="wps">
            <w:drawing>
              <wp:anchor distT="45720" distB="45720" distL="114300" distR="114300" simplePos="0" relativeHeight="252532736" behindDoc="0" locked="0" layoutInCell="1" allowOverlap="1" wp14:anchorId="29241406" wp14:editId="50B8095A">
                <wp:simplePos x="0" y="0"/>
                <wp:positionH relativeFrom="column">
                  <wp:posOffset>-111760</wp:posOffset>
                </wp:positionH>
                <wp:positionV relativeFrom="paragraph">
                  <wp:posOffset>338455</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096" type="#_x0000_t202" style="position:absolute;margin-left:-8.8pt;margin-top:26.65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XdAw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20661120" w14:textId="45EA4C88" w:rsidR="00143C36" w:rsidRDefault="00143C36" w:rsidP="00555BDB">
      <w:pPr>
        <w:spacing w:line="360" w:lineRule="auto"/>
        <w:textAlignment w:val="baseline"/>
        <w:rPr>
          <w:rFonts w:ascii="Arial" w:hAnsi="Arial" w:cs="Arial"/>
          <w:b/>
          <w:bCs/>
          <w:sz w:val="24"/>
          <w:szCs w:val="24"/>
        </w:rPr>
      </w:pPr>
    </w:p>
    <w:p w14:paraId="02F6331F" w14:textId="52FB79B1" w:rsidR="00143C36" w:rsidRDefault="00143C36" w:rsidP="00555BDB">
      <w:pPr>
        <w:spacing w:line="360" w:lineRule="auto"/>
        <w:textAlignment w:val="baseline"/>
        <w:rPr>
          <w:rFonts w:ascii="Arial" w:hAnsi="Arial" w:cs="Arial"/>
          <w:b/>
          <w:bCs/>
          <w:sz w:val="24"/>
          <w:szCs w:val="24"/>
        </w:rPr>
      </w:pPr>
    </w:p>
    <w:p w14:paraId="6FA3341A" w14:textId="1B6669A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3.2.4.2. Operating Efficiency</w:t>
      </w:r>
    </w:p>
    <w:p w14:paraId="772067F4" w14:textId="68A8BDBA" w:rsidR="002679BF" w:rsidRPr="00672393" w:rsidRDefault="008D1421" w:rsidP="00672393">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097"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Bve+ba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6F3FD80" w14:textId="77777777" w:rsidR="00143C36" w:rsidRDefault="00143C36" w:rsidP="00143C36">
      <w:pPr>
        <w:spacing w:line="360" w:lineRule="auto"/>
        <w:jc w:val="both"/>
        <w:rPr>
          <w:rFonts w:ascii="Arial" w:hAnsi="Arial" w:cs="Arial"/>
          <w:color w:val="000000" w:themeColor="text1"/>
          <w:sz w:val="24"/>
          <w:szCs w:val="24"/>
        </w:rPr>
      </w:pPr>
    </w:p>
    <w:p w14:paraId="0287C09A" w14:textId="6F883206"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Majority of the vinyl ester resin producers operate at 84-86% utilization rate. The operating rates declined to 80% in 2020 owing to limited demand and operational constraints due the outbreak of COVID19 pandemic.</w:t>
      </w:r>
    </w:p>
    <w:p w14:paraId="79B2FF65" w14:textId="2CF4760A" w:rsidR="00143C36" w:rsidRDefault="00143C36" w:rsidP="00143C36">
      <w:pPr>
        <w:spacing w:line="360" w:lineRule="auto"/>
        <w:rPr>
          <w:rFonts w:ascii="Arial" w:hAnsi="Arial" w:cs="Arial"/>
          <w:b/>
          <w:bCs/>
          <w:sz w:val="24"/>
          <w:szCs w:val="24"/>
        </w:rPr>
      </w:pPr>
      <w:r w:rsidRPr="00672393">
        <w:rPr>
          <w:rFonts w:ascii="Arial" w:hAnsi="Arial" w:cs="Arial"/>
          <w:color w:val="000000" w:themeColor="text1"/>
          <w:sz w:val="24"/>
          <w:szCs w:val="24"/>
        </w:rPr>
        <w:t>With recovering operational activities in 2021 in North America, the companies have regained pace of operating at 86% rate which is expected to further rise to almost 89% in 2030 with rise in epoxy resin demand in the end-user industries.</w:t>
      </w:r>
    </w:p>
    <w:p w14:paraId="36A120B2" w14:textId="77777777" w:rsidR="00143C36" w:rsidRDefault="00143C36" w:rsidP="0061645E">
      <w:pPr>
        <w:spacing w:line="360" w:lineRule="auto"/>
        <w:rPr>
          <w:rFonts w:ascii="Arial" w:hAnsi="Arial" w:cs="Arial"/>
          <w:b/>
          <w:bCs/>
          <w:sz w:val="24"/>
          <w:szCs w:val="24"/>
        </w:rPr>
      </w:pPr>
    </w:p>
    <w:p w14:paraId="10F1E3FC" w14:textId="77777777" w:rsidR="00143C36" w:rsidRDefault="00143C36" w:rsidP="0061645E">
      <w:pPr>
        <w:spacing w:line="360" w:lineRule="auto"/>
        <w:rPr>
          <w:rFonts w:ascii="Arial" w:hAnsi="Arial" w:cs="Arial"/>
          <w:b/>
          <w:bCs/>
          <w:sz w:val="24"/>
          <w:szCs w:val="24"/>
        </w:rPr>
      </w:pPr>
    </w:p>
    <w:p w14:paraId="3AEDDE13" w14:textId="77777777" w:rsidR="00143C36" w:rsidRDefault="00143C36" w:rsidP="0061645E">
      <w:pPr>
        <w:spacing w:line="360" w:lineRule="auto"/>
        <w:rPr>
          <w:rFonts w:ascii="Arial" w:hAnsi="Arial" w:cs="Arial"/>
          <w:b/>
          <w:bCs/>
          <w:sz w:val="24"/>
          <w:szCs w:val="24"/>
        </w:rPr>
      </w:pPr>
    </w:p>
    <w:p w14:paraId="615E673E" w14:textId="77777777" w:rsidR="00143C36" w:rsidRDefault="00143C36" w:rsidP="0061645E">
      <w:pPr>
        <w:spacing w:line="360" w:lineRule="auto"/>
        <w:rPr>
          <w:rFonts w:ascii="Arial" w:hAnsi="Arial" w:cs="Arial"/>
          <w:b/>
          <w:bCs/>
          <w:sz w:val="24"/>
          <w:szCs w:val="24"/>
        </w:rPr>
      </w:pPr>
    </w:p>
    <w:p w14:paraId="14D4B3AE" w14:textId="6950F1F0"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410C12EB"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09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CVhqE9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W w:w="10118" w:type="dxa"/>
        <w:tblLook w:val="04A0" w:firstRow="1" w:lastRow="0" w:firstColumn="1" w:lastColumn="0" w:noHBand="0" w:noVBand="1"/>
      </w:tblPr>
      <w:tblGrid>
        <w:gridCol w:w="2167"/>
        <w:gridCol w:w="1678"/>
        <w:gridCol w:w="782"/>
        <w:gridCol w:w="782"/>
        <w:gridCol w:w="782"/>
        <w:gridCol w:w="782"/>
        <w:gridCol w:w="782"/>
        <w:gridCol w:w="795"/>
        <w:gridCol w:w="784"/>
        <w:gridCol w:w="784"/>
      </w:tblGrid>
      <w:tr w:rsidR="002679BF" w:rsidRPr="002679BF" w14:paraId="4D02B099" w14:textId="77777777" w:rsidTr="00672393">
        <w:trPr>
          <w:trHeight w:val="345"/>
        </w:trPr>
        <w:tc>
          <w:tcPr>
            <w:tcW w:w="216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E201EB8"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 xml:space="preserve">Demand by Application </w:t>
            </w:r>
          </w:p>
        </w:tc>
        <w:tc>
          <w:tcPr>
            <w:tcW w:w="1678" w:type="dxa"/>
            <w:tcBorders>
              <w:top w:val="single" w:sz="8" w:space="0" w:color="auto"/>
              <w:left w:val="nil"/>
              <w:bottom w:val="single" w:sz="8" w:space="0" w:color="auto"/>
              <w:right w:val="single" w:sz="8" w:space="0" w:color="auto"/>
            </w:tcBorders>
            <w:shd w:val="clear" w:color="000000" w:fill="C00000"/>
            <w:noWrap/>
            <w:vAlign w:val="center"/>
            <w:hideMark/>
          </w:tcPr>
          <w:p w14:paraId="714756E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DCCE0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29D7D54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1EDC1D"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32EF2904"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1C05482F"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795" w:type="dxa"/>
            <w:tcBorders>
              <w:top w:val="single" w:sz="8" w:space="0" w:color="auto"/>
              <w:left w:val="nil"/>
              <w:bottom w:val="single" w:sz="8" w:space="0" w:color="auto"/>
              <w:right w:val="single" w:sz="8" w:space="0" w:color="auto"/>
            </w:tcBorders>
            <w:shd w:val="clear" w:color="000000" w:fill="C00000"/>
            <w:noWrap/>
            <w:vAlign w:val="center"/>
            <w:hideMark/>
          </w:tcPr>
          <w:p w14:paraId="11AF02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02085046"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13FC3179"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72FAB44A"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7B3DAC8E"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Pipes &amp; Tanks</w:t>
            </w:r>
          </w:p>
        </w:tc>
        <w:tc>
          <w:tcPr>
            <w:tcW w:w="1678" w:type="dxa"/>
            <w:tcBorders>
              <w:top w:val="nil"/>
              <w:left w:val="nil"/>
              <w:bottom w:val="single" w:sz="8" w:space="0" w:color="auto"/>
              <w:right w:val="single" w:sz="8" w:space="0" w:color="auto"/>
            </w:tcBorders>
            <w:shd w:val="clear" w:color="000000" w:fill="FFFFFF"/>
            <w:noWrap/>
            <w:vAlign w:val="center"/>
            <w:hideMark/>
          </w:tcPr>
          <w:p w14:paraId="0811AEA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91</w:t>
            </w:r>
          </w:p>
        </w:tc>
        <w:tc>
          <w:tcPr>
            <w:tcW w:w="782" w:type="dxa"/>
            <w:tcBorders>
              <w:top w:val="nil"/>
              <w:left w:val="nil"/>
              <w:bottom w:val="single" w:sz="8" w:space="0" w:color="auto"/>
              <w:right w:val="single" w:sz="8" w:space="0" w:color="auto"/>
            </w:tcBorders>
            <w:shd w:val="clear" w:color="000000" w:fill="FFFFFF"/>
            <w:noWrap/>
            <w:vAlign w:val="center"/>
            <w:hideMark/>
          </w:tcPr>
          <w:p w14:paraId="2966529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93</w:t>
            </w:r>
          </w:p>
        </w:tc>
        <w:tc>
          <w:tcPr>
            <w:tcW w:w="782" w:type="dxa"/>
            <w:tcBorders>
              <w:top w:val="nil"/>
              <w:left w:val="nil"/>
              <w:bottom w:val="single" w:sz="8" w:space="0" w:color="auto"/>
              <w:right w:val="single" w:sz="8" w:space="0" w:color="auto"/>
            </w:tcBorders>
            <w:shd w:val="clear" w:color="000000" w:fill="FFFFFF"/>
            <w:noWrap/>
            <w:vAlign w:val="center"/>
            <w:hideMark/>
          </w:tcPr>
          <w:p w14:paraId="557BA32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96</w:t>
            </w:r>
          </w:p>
        </w:tc>
        <w:tc>
          <w:tcPr>
            <w:tcW w:w="782" w:type="dxa"/>
            <w:tcBorders>
              <w:top w:val="nil"/>
              <w:left w:val="nil"/>
              <w:bottom w:val="single" w:sz="8" w:space="0" w:color="auto"/>
              <w:right w:val="single" w:sz="8" w:space="0" w:color="auto"/>
            </w:tcBorders>
            <w:shd w:val="clear" w:color="000000" w:fill="FFFFFF"/>
            <w:noWrap/>
            <w:vAlign w:val="center"/>
            <w:hideMark/>
          </w:tcPr>
          <w:p w14:paraId="032FEF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101</w:t>
            </w:r>
          </w:p>
        </w:tc>
        <w:tc>
          <w:tcPr>
            <w:tcW w:w="782" w:type="dxa"/>
            <w:tcBorders>
              <w:top w:val="nil"/>
              <w:left w:val="nil"/>
              <w:bottom w:val="single" w:sz="8" w:space="0" w:color="auto"/>
              <w:right w:val="single" w:sz="8" w:space="0" w:color="auto"/>
            </w:tcBorders>
            <w:shd w:val="clear" w:color="000000" w:fill="FFFFFF"/>
            <w:noWrap/>
            <w:vAlign w:val="center"/>
            <w:hideMark/>
          </w:tcPr>
          <w:p w14:paraId="60FA7E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104</w:t>
            </w:r>
          </w:p>
        </w:tc>
        <w:tc>
          <w:tcPr>
            <w:tcW w:w="782" w:type="dxa"/>
            <w:tcBorders>
              <w:top w:val="nil"/>
              <w:left w:val="nil"/>
              <w:bottom w:val="single" w:sz="8" w:space="0" w:color="auto"/>
              <w:right w:val="single" w:sz="8" w:space="0" w:color="auto"/>
            </w:tcBorders>
            <w:shd w:val="clear" w:color="000000" w:fill="FFFFFF"/>
            <w:noWrap/>
            <w:vAlign w:val="center"/>
            <w:hideMark/>
          </w:tcPr>
          <w:p w14:paraId="04DDB2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97</w:t>
            </w:r>
          </w:p>
        </w:tc>
        <w:tc>
          <w:tcPr>
            <w:tcW w:w="795" w:type="dxa"/>
            <w:tcBorders>
              <w:top w:val="nil"/>
              <w:left w:val="nil"/>
              <w:bottom w:val="single" w:sz="8" w:space="0" w:color="auto"/>
              <w:right w:val="single" w:sz="8" w:space="0" w:color="auto"/>
            </w:tcBorders>
            <w:shd w:val="clear" w:color="000000" w:fill="FFFFFF"/>
            <w:noWrap/>
            <w:vAlign w:val="center"/>
            <w:hideMark/>
          </w:tcPr>
          <w:p w14:paraId="481FF55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103</w:t>
            </w:r>
          </w:p>
        </w:tc>
        <w:tc>
          <w:tcPr>
            <w:tcW w:w="784" w:type="dxa"/>
            <w:tcBorders>
              <w:top w:val="nil"/>
              <w:left w:val="nil"/>
              <w:bottom w:val="single" w:sz="8" w:space="0" w:color="auto"/>
              <w:right w:val="single" w:sz="8" w:space="0" w:color="auto"/>
            </w:tcBorders>
            <w:shd w:val="clear" w:color="000000" w:fill="FFFFFF"/>
            <w:noWrap/>
            <w:vAlign w:val="center"/>
            <w:hideMark/>
          </w:tcPr>
          <w:p w14:paraId="0D134F1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129</w:t>
            </w:r>
          </w:p>
        </w:tc>
        <w:tc>
          <w:tcPr>
            <w:tcW w:w="784" w:type="dxa"/>
            <w:tcBorders>
              <w:top w:val="nil"/>
              <w:left w:val="nil"/>
              <w:bottom w:val="single" w:sz="8" w:space="0" w:color="auto"/>
              <w:right w:val="single" w:sz="8" w:space="0" w:color="auto"/>
            </w:tcBorders>
            <w:shd w:val="clear" w:color="000000" w:fill="FFFFFF"/>
            <w:noWrap/>
            <w:vAlign w:val="center"/>
            <w:hideMark/>
          </w:tcPr>
          <w:p w14:paraId="38CED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167</w:t>
            </w:r>
          </w:p>
        </w:tc>
      </w:tr>
      <w:tr w:rsidR="002679BF" w:rsidRPr="002679BF" w14:paraId="1A122AEE"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16E35DB7"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Marine Components</w:t>
            </w:r>
          </w:p>
        </w:tc>
        <w:tc>
          <w:tcPr>
            <w:tcW w:w="1678" w:type="dxa"/>
            <w:tcBorders>
              <w:top w:val="nil"/>
              <w:left w:val="nil"/>
              <w:bottom w:val="single" w:sz="8" w:space="0" w:color="auto"/>
              <w:right w:val="single" w:sz="8" w:space="0" w:color="auto"/>
            </w:tcBorders>
            <w:shd w:val="clear" w:color="000000" w:fill="FFFFFF"/>
            <w:noWrap/>
            <w:vAlign w:val="center"/>
            <w:hideMark/>
          </w:tcPr>
          <w:p w14:paraId="2B8EFF7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782" w:type="dxa"/>
            <w:tcBorders>
              <w:top w:val="nil"/>
              <w:left w:val="nil"/>
              <w:bottom w:val="single" w:sz="8" w:space="0" w:color="auto"/>
              <w:right w:val="single" w:sz="8" w:space="0" w:color="auto"/>
            </w:tcBorders>
            <w:shd w:val="clear" w:color="000000" w:fill="FFFFFF"/>
            <w:noWrap/>
            <w:vAlign w:val="center"/>
            <w:hideMark/>
          </w:tcPr>
          <w:p w14:paraId="27EA29E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32</w:t>
            </w:r>
          </w:p>
        </w:tc>
        <w:tc>
          <w:tcPr>
            <w:tcW w:w="782" w:type="dxa"/>
            <w:tcBorders>
              <w:top w:val="nil"/>
              <w:left w:val="nil"/>
              <w:bottom w:val="single" w:sz="8" w:space="0" w:color="auto"/>
              <w:right w:val="single" w:sz="8" w:space="0" w:color="auto"/>
            </w:tcBorders>
            <w:shd w:val="clear" w:color="000000" w:fill="FFFFFF"/>
            <w:noWrap/>
            <w:vAlign w:val="center"/>
            <w:hideMark/>
          </w:tcPr>
          <w:p w14:paraId="5D556D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82" w:type="dxa"/>
            <w:tcBorders>
              <w:top w:val="nil"/>
              <w:left w:val="nil"/>
              <w:bottom w:val="single" w:sz="8" w:space="0" w:color="auto"/>
              <w:right w:val="single" w:sz="8" w:space="0" w:color="auto"/>
            </w:tcBorders>
            <w:shd w:val="clear" w:color="000000" w:fill="FFFFFF"/>
            <w:noWrap/>
            <w:vAlign w:val="center"/>
            <w:hideMark/>
          </w:tcPr>
          <w:p w14:paraId="31542D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c>
          <w:tcPr>
            <w:tcW w:w="782" w:type="dxa"/>
            <w:tcBorders>
              <w:top w:val="nil"/>
              <w:left w:val="nil"/>
              <w:bottom w:val="single" w:sz="8" w:space="0" w:color="auto"/>
              <w:right w:val="single" w:sz="8" w:space="0" w:color="auto"/>
            </w:tcBorders>
            <w:shd w:val="clear" w:color="000000" w:fill="FFFFFF"/>
            <w:noWrap/>
            <w:vAlign w:val="center"/>
            <w:hideMark/>
          </w:tcPr>
          <w:p w14:paraId="0557746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2" w:type="dxa"/>
            <w:tcBorders>
              <w:top w:val="nil"/>
              <w:left w:val="nil"/>
              <w:bottom w:val="single" w:sz="8" w:space="0" w:color="auto"/>
              <w:right w:val="single" w:sz="8" w:space="0" w:color="auto"/>
            </w:tcBorders>
            <w:shd w:val="clear" w:color="000000" w:fill="FFFFFF"/>
            <w:noWrap/>
            <w:vAlign w:val="center"/>
            <w:hideMark/>
          </w:tcPr>
          <w:p w14:paraId="0719F3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95" w:type="dxa"/>
            <w:tcBorders>
              <w:top w:val="nil"/>
              <w:left w:val="nil"/>
              <w:bottom w:val="single" w:sz="8" w:space="0" w:color="auto"/>
              <w:right w:val="single" w:sz="8" w:space="0" w:color="auto"/>
            </w:tcBorders>
            <w:shd w:val="clear" w:color="000000" w:fill="FFFFFF"/>
            <w:noWrap/>
            <w:vAlign w:val="center"/>
            <w:hideMark/>
          </w:tcPr>
          <w:p w14:paraId="09A9068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4" w:type="dxa"/>
            <w:tcBorders>
              <w:top w:val="nil"/>
              <w:left w:val="nil"/>
              <w:bottom w:val="single" w:sz="8" w:space="0" w:color="auto"/>
              <w:right w:val="single" w:sz="8" w:space="0" w:color="auto"/>
            </w:tcBorders>
            <w:shd w:val="clear" w:color="000000" w:fill="FFFFFF"/>
            <w:noWrap/>
            <w:vAlign w:val="center"/>
            <w:hideMark/>
          </w:tcPr>
          <w:p w14:paraId="346B89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44</w:t>
            </w:r>
          </w:p>
        </w:tc>
        <w:tc>
          <w:tcPr>
            <w:tcW w:w="784" w:type="dxa"/>
            <w:tcBorders>
              <w:top w:val="nil"/>
              <w:left w:val="nil"/>
              <w:bottom w:val="single" w:sz="8" w:space="0" w:color="auto"/>
              <w:right w:val="single" w:sz="8" w:space="0" w:color="auto"/>
            </w:tcBorders>
            <w:shd w:val="clear" w:color="000000" w:fill="FFFFFF"/>
            <w:noWrap/>
            <w:vAlign w:val="center"/>
            <w:hideMark/>
          </w:tcPr>
          <w:p w14:paraId="1C8449D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r>
      <w:tr w:rsidR="002679BF" w:rsidRPr="002679BF" w14:paraId="3EEEC2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4605B42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Renewables</w:t>
            </w:r>
          </w:p>
        </w:tc>
        <w:tc>
          <w:tcPr>
            <w:tcW w:w="1678" w:type="dxa"/>
            <w:tcBorders>
              <w:top w:val="nil"/>
              <w:left w:val="nil"/>
              <w:bottom w:val="single" w:sz="8" w:space="0" w:color="auto"/>
              <w:right w:val="single" w:sz="8" w:space="0" w:color="auto"/>
            </w:tcBorders>
            <w:shd w:val="clear" w:color="000000" w:fill="FFFFFF"/>
            <w:noWrap/>
            <w:vAlign w:val="center"/>
            <w:hideMark/>
          </w:tcPr>
          <w:p w14:paraId="63DDA8F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49A6FEC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2689720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01E897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52FFD6E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3BE5506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95" w:type="dxa"/>
            <w:tcBorders>
              <w:top w:val="nil"/>
              <w:left w:val="nil"/>
              <w:bottom w:val="single" w:sz="8" w:space="0" w:color="auto"/>
              <w:right w:val="single" w:sz="8" w:space="0" w:color="auto"/>
            </w:tcBorders>
            <w:shd w:val="clear" w:color="000000" w:fill="FFFFFF"/>
            <w:noWrap/>
            <w:vAlign w:val="center"/>
            <w:hideMark/>
          </w:tcPr>
          <w:p w14:paraId="6749D45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4" w:type="dxa"/>
            <w:tcBorders>
              <w:top w:val="nil"/>
              <w:left w:val="nil"/>
              <w:bottom w:val="single" w:sz="8" w:space="0" w:color="auto"/>
              <w:right w:val="single" w:sz="8" w:space="0" w:color="auto"/>
            </w:tcBorders>
            <w:shd w:val="clear" w:color="000000" w:fill="FFFFFF"/>
            <w:noWrap/>
            <w:vAlign w:val="center"/>
            <w:hideMark/>
          </w:tcPr>
          <w:p w14:paraId="1663B01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w:t>
            </w:r>
          </w:p>
        </w:tc>
        <w:tc>
          <w:tcPr>
            <w:tcW w:w="784" w:type="dxa"/>
            <w:tcBorders>
              <w:top w:val="nil"/>
              <w:left w:val="nil"/>
              <w:bottom w:val="single" w:sz="8" w:space="0" w:color="auto"/>
              <w:right w:val="single" w:sz="8" w:space="0" w:color="auto"/>
            </w:tcBorders>
            <w:shd w:val="clear" w:color="000000" w:fill="FFFFFF"/>
            <w:noWrap/>
            <w:vAlign w:val="center"/>
            <w:hideMark/>
          </w:tcPr>
          <w:p w14:paraId="096691A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18</w:t>
            </w:r>
          </w:p>
        </w:tc>
      </w:tr>
      <w:tr w:rsidR="002679BF" w:rsidRPr="002679BF" w14:paraId="1873DB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689C4A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1678" w:type="dxa"/>
            <w:tcBorders>
              <w:top w:val="nil"/>
              <w:left w:val="nil"/>
              <w:bottom w:val="single" w:sz="8" w:space="0" w:color="auto"/>
              <w:right w:val="single" w:sz="8" w:space="0" w:color="auto"/>
            </w:tcBorders>
            <w:shd w:val="clear" w:color="000000" w:fill="FFFFFF"/>
            <w:noWrap/>
            <w:vAlign w:val="center"/>
            <w:hideMark/>
          </w:tcPr>
          <w:p w14:paraId="4EF56B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21</w:t>
            </w:r>
          </w:p>
        </w:tc>
        <w:tc>
          <w:tcPr>
            <w:tcW w:w="782" w:type="dxa"/>
            <w:tcBorders>
              <w:top w:val="nil"/>
              <w:left w:val="nil"/>
              <w:bottom w:val="single" w:sz="8" w:space="0" w:color="auto"/>
              <w:right w:val="single" w:sz="8" w:space="0" w:color="auto"/>
            </w:tcBorders>
            <w:shd w:val="clear" w:color="000000" w:fill="FFFFFF"/>
            <w:noWrap/>
            <w:vAlign w:val="center"/>
            <w:hideMark/>
          </w:tcPr>
          <w:p w14:paraId="3819CDA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22</w:t>
            </w:r>
          </w:p>
        </w:tc>
        <w:tc>
          <w:tcPr>
            <w:tcW w:w="782" w:type="dxa"/>
            <w:tcBorders>
              <w:top w:val="nil"/>
              <w:left w:val="nil"/>
              <w:bottom w:val="single" w:sz="8" w:space="0" w:color="auto"/>
              <w:right w:val="single" w:sz="8" w:space="0" w:color="auto"/>
            </w:tcBorders>
            <w:shd w:val="clear" w:color="000000" w:fill="FFFFFF"/>
            <w:noWrap/>
            <w:vAlign w:val="center"/>
            <w:hideMark/>
          </w:tcPr>
          <w:p w14:paraId="50F4903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514E299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3E9E268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2" w:type="dxa"/>
            <w:tcBorders>
              <w:top w:val="nil"/>
              <w:left w:val="nil"/>
              <w:bottom w:val="single" w:sz="8" w:space="0" w:color="auto"/>
              <w:right w:val="single" w:sz="8" w:space="0" w:color="auto"/>
            </w:tcBorders>
            <w:shd w:val="clear" w:color="000000" w:fill="FFFFFF"/>
            <w:noWrap/>
            <w:vAlign w:val="center"/>
            <w:hideMark/>
          </w:tcPr>
          <w:p w14:paraId="5438C4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95" w:type="dxa"/>
            <w:tcBorders>
              <w:top w:val="nil"/>
              <w:left w:val="nil"/>
              <w:bottom w:val="single" w:sz="8" w:space="0" w:color="auto"/>
              <w:right w:val="single" w:sz="8" w:space="0" w:color="auto"/>
            </w:tcBorders>
            <w:shd w:val="clear" w:color="000000" w:fill="FFFFFF"/>
            <w:noWrap/>
            <w:vAlign w:val="center"/>
            <w:hideMark/>
          </w:tcPr>
          <w:p w14:paraId="20C47F0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4" w:type="dxa"/>
            <w:tcBorders>
              <w:top w:val="nil"/>
              <w:left w:val="nil"/>
              <w:bottom w:val="single" w:sz="8" w:space="0" w:color="auto"/>
              <w:right w:val="single" w:sz="8" w:space="0" w:color="auto"/>
            </w:tcBorders>
            <w:shd w:val="clear" w:color="000000" w:fill="FFFFFF"/>
            <w:noWrap/>
            <w:vAlign w:val="center"/>
            <w:hideMark/>
          </w:tcPr>
          <w:p w14:paraId="2D4B1F5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28</w:t>
            </w:r>
          </w:p>
        </w:tc>
        <w:tc>
          <w:tcPr>
            <w:tcW w:w="784" w:type="dxa"/>
            <w:tcBorders>
              <w:top w:val="nil"/>
              <w:left w:val="nil"/>
              <w:bottom w:val="single" w:sz="8" w:space="0" w:color="auto"/>
              <w:right w:val="single" w:sz="8" w:space="0" w:color="auto"/>
            </w:tcBorders>
            <w:shd w:val="clear" w:color="000000" w:fill="FFFFFF"/>
            <w:noWrap/>
            <w:vAlign w:val="center"/>
            <w:hideMark/>
          </w:tcPr>
          <w:p w14:paraId="35FF26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r>
      <w:tr w:rsidR="002679BF" w:rsidRPr="002679BF" w14:paraId="35049941"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2FAC4AC7"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1678" w:type="dxa"/>
            <w:tcBorders>
              <w:top w:val="nil"/>
              <w:left w:val="nil"/>
              <w:bottom w:val="single" w:sz="8" w:space="0" w:color="auto"/>
              <w:right w:val="single" w:sz="8" w:space="0" w:color="auto"/>
            </w:tcBorders>
            <w:shd w:val="clear" w:color="000000" w:fill="FFFFFF"/>
            <w:noWrap/>
            <w:vAlign w:val="center"/>
            <w:hideMark/>
          </w:tcPr>
          <w:p w14:paraId="7FBD90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782" w:type="dxa"/>
            <w:tcBorders>
              <w:top w:val="nil"/>
              <w:left w:val="nil"/>
              <w:bottom w:val="single" w:sz="8" w:space="0" w:color="auto"/>
              <w:right w:val="single" w:sz="8" w:space="0" w:color="auto"/>
            </w:tcBorders>
            <w:shd w:val="clear" w:color="000000" w:fill="FFFFFF"/>
            <w:noWrap/>
            <w:vAlign w:val="center"/>
            <w:hideMark/>
          </w:tcPr>
          <w:p w14:paraId="26643BA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782" w:type="dxa"/>
            <w:tcBorders>
              <w:top w:val="nil"/>
              <w:left w:val="nil"/>
              <w:bottom w:val="single" w:sz="8" w:space="0" w:color="auto"/>
              <w:right w:val="single" w:sz="8" w:space="0" w:color="auto"/>
            </w:tcBorders>
            <w:shd w:val="clear" w:color="000000" w:fill="FFFFFF"/>
            <w:noWrap/>
            <w:vAlign w:val="center"/>
            <w:hideMark/>
          </w:tcPr>
          <w:p w14:paraId="6E504FD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782" w:type="dxa"/>
            <w:tcBorders>
              <w:top w:val="nil"/>
              <w:left w:val="nil"/>
              <w:bottom w:val="single" w:sz="8" w:space="0" w:color="auto"/>
              <w:right w:val="single" w:sz="8" w:space="0" w:color="auto"/>
            </w:tcBorders>
            <w:shd w:val="clear" w:color="000000" w:fill="FFFFFF"/>
            <w:noWrap/>
            <w:vAlign w:val="center"/>
            <w:hideMark/>
          </w:tcPr>
          <w:p w14:paraId="1A14392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782" w:type="dxa"/>
            <w:tcBorders>
              <w:top w:val="nil"/>
              <w:left w:val="nil"/>
              <w:bottom w:val="single" w:sz="8" w:space="0" w:color="auto"/>
              <w:right w:val="single" w:sz="8" w:space="0" w:color="auto"/>
            </w:tcBorders>
            <w:shd w:val="clear" w:color="000000" w:fill="FFFFFF"/>
            <w:noWrap/>
            <w:vAlign w:val="center"/>
            <w:hideMark/>
          </w:tcPr>
          <w:p w14:paraId="14E1A127"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782" w:type="dxa"/>
            <w:tcBorders>
              <w:top w:val="nil"/>
              <w:left w:val="nil"/>
              <w:bottom w:val="single" w:sz="8" w:space="0" w:color="auto"/>
              <w:right w:val="single" w:sz="8" w:space="0" w:color="auto"/>
            </w:tcBorders>
            <w:shd w:val="clear" w:color="000000" w:fill="FFFFFF"/>
            <w:noWrap/>
            <w:vAlign w:val="center"/>
            <w:hideMark/>
          </w:tcPr>
          <w:p w14:paraId="2EF0250B"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795" w:type="dxa"/>
            <w:tcBorders>
              <w:top w:val="nil"/>
              <w:left w:val="nil"/>
              <w:bottom w:val="single" w:sz="8" w:space="0" w:color="auto"/>
              <w:right w:val="single" w:sz="8" w:space="0" w:color="auto"/>
            </w:tcBorders>
            <w:shd w:val="clear" w:color="000000" w:fill="FFFFFF"/>
            <w:noWrap/>
            <w:vAlign w:val="center"/>
            <w:hideMark/>
          </w:tcPr>
          <w:p w14:paraId="4DC9E29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173</w:t>
            </w:r>
          </w:p>
        </w:tc>
        <w:tc>
          <w:tcPr>
            <w:tcW w:w="784" w:type="dxa"/>
            <w:tcBorders>
              <w:top w:val="nil"/>
              <w:left w:val="nil"/>
              <w:bottom w:val="single" w:sz="8" w:space="0" w:color="auto"/>
              <w:right w:val="single" w:sz="8" w:space="0" w:color="auto"/>
            </w:tcBorders>
            <w:shd w:val="clear" w:color="000000" w:fill="FFFFFF"/>
            <w:noWrap/>
            <w:vAlign w:val="center"/>
            <w:hideMark/>
          </w:tcPr>
          <w:p w14:paraId="5506EBFC"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784" w:type="dxa"/>
            <w:tcBorders>
              <w:top w:val="nil"/>
              <w:left w:val="nil"/>
              <w:bottom w:val="single" w:sz="8" w:space="0" w:color="auto"/>
              <w:right w:val="single" w:sz="8" w:space="0" w:color="auto"/>
            </w:tcBorders>
            <w:shd w:val="clear" w:color="000000" w:fill="FFFFFF"/>
            <w:noWrap/>
            <w:vAlign w:val="center"/>
            <w:hideMark/>
          </w:tcPr>
          <w:p w14:paraId="05980B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3C357753" w14:textId="1C7D2A56" w:rsidR="009531BD" w:rsidRDefault="00672393"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4DF1C9FD">
                <wp:simplePos x="0" y="0"/>
                <wp:positionH relativeFrom="margin">
                  <wp:posOffset>3303905</wp:posOffset>
                </wp:positionH>
                <wp:positionV relativeFrom="paragraph">
                  <wp:posOffset>55880</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099" type="#_x0000_t202" style="position:absolute;left:0;text-align:left;margin-left:260.15pt;margin-top:4.4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C280C22"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application of vinyl ester resins in tanks and pipes for corrosion resistance materials and coatings holds the highest demand share rounding to 59.5%. It is widely used to manufacture tanks and vessels in Fiberglass Reinforced Plastics (FRP) coating and lining Industry.</w:t>
      </w:r>
    </w:p>
    <w:p w14:paraId="4766417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corrosion resistance ability attracts its application in marine industry that accounts for 20% of the total demand share. Application in Renewables hold 6% market share.</w:t>
      </w:r>
    </w:p>
    <w:p w14:paraId="7CDFEB1F" w14:textId="7B671E2E" w:rsidR="00143C36" w:rsidRDefault="00143C36" w:rsidP="006721C8">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The increasing industrialization will drive the use of vinyl ester resins in tanks and pipes manufacturing which will dominate the vinyl ester resins market by taking </w:t>
      </w:r>
      <w:proofErr w:type="gramStart"/>
      <w:r w:rsidRPr="00672393">
        <w:rPr>
          <w:rFonts w:ascii="Arial" w:hAnsi="Arial" w:cs="Arial"/>
          <w:color w:val="000000" w:themeColor="text1"/>
          <w:sz w:val="24"/>
          <w:szCs w:val="24"/>
        </w:rPr>
        <w:t>an</w:t>
      </w:r>
      <w:proofErr w:type="gramEnd"/>
      <w:r w:rsidRPr="00672393">
        <w:rPr>
          <w:rFonts w:ascii="Arial" w:hAnsi="Arial" w:cs="Arial"/>
          <w:color w:val="000000" w:themeColor="text1"/>
          <w:sz w:val="24"/>
          <w:szCs w:val="24"/>
        </w:rPr>
        <w:t xml:space="preserve"> volume share of 167 thousand tonnes in 2030 rising from 97 thousand tonnes in 2020.</w:t>
      </w:r>
    </w:p>
    <w:p w14:paraId="3DFDC286" w14:textId="77777777" w:rsidR="00143C36" w:rsidRDefault="00143C36"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6B06B3A0">
                <wp:simplePos x="0" y="0"/>
                <wp:positionH relativeFrom="margin">
                  <wp:posOffset>-85725</wp:posOffset>
                </wp:positionH>
                <wp:positionV relativeFrom="paragraph">
                  <wp:posOffset>165736</wp:posOffset>
                </wp:positionV>
                <wp:extent cx="6543675" cy="3562350"/>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562350"/>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0" type="#_x0000_t202" style="position:absolute;margin-left:-6.75pt;margin-top:13.05pt;width:515.25pt;height:28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1"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54EA5F1E" w:rsidR="00755D0C" w:rsidRDefault="00755D0C" w:rsidP="00447C32">
      <w:pPr>
        <w:rPr>
          <w:color w:val="000000" w:themeColor="text1"/>
        </w:rPr>
      </w:pPr>
    </w:p>
    <w:tbl>
      <w:tblPr>
        <w:tblW w:w="9996" w:type="dxa"/>
        <w:tblLook w:val="04A0" w:firstRow="1" w:lastRow="0" w:firstColumn="1" w:lastColumn="0" w:noHBand="0" w:noVBand="1"/>
      </w:tblPr>
      <w:tblGrid>
        <w:gridCol w:w="2526"/>
        <w:gridCol w:w="830"/>
        <w:gridCol w:w="830"/>
        <w:gridCol w:w="830"/>
        <w:gridCol w:w="830"/>
        <w:gridCol w:w="830"/>
        <w:gridCol w:w="830"/>
        <w:gridCol w:w="830"/>
        <w:gridCol w:w="830"/>
        <w:gridCol w:w="830"/>
      </w:tblGrid>
      <w:tr w:rsidR="002679BF" w:rsidRPr="002679BF" w14:paraId="01777390" w14:textId="77777777" w:rsidTr="002679BF">
        <w:trPr>
          <w:trHeight w:val="367"/>
        </w:trPr>
        <w:tc>
          <w:tcPr>
            <w:tcW w:w="252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D64496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Demand by Type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4B61D7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039DE173"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ADEBB5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DC4D14B"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29DECE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F9759A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C563002"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17C913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2DCF387"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153D6BDC"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5E9915E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Bisphenol-</w:t>
            </w:r>
            <w:proofErr w:type="gramStart"/>
            <w:r w:rsidRPr="002679BF">
              <w:rPr>
                <w:rFonts w:ascii="Arial" w:eastAsia="Times New Roman" w:hAnsi="Arial" w:cs="Arial"/>
                <w:color w:val="000000"/>
                <w:sz w:val="20"/>
                <w:szCs w:val="20"/>
                <w:lang w:eastAsia="en-IN"/>
              </w:rPr>
              <w:t>A,F</w:t>
            </w:r>
            <w:proofErr w:type="gramEnd"/>
            <w:r w:rsidRPr="002679BF">
              <w:rPr>
                <w:rFonts w:ascii="Arial" w:eastAsia="Times New Roman" w:hAnsi="Arial" w:cs="Arial"/>
                <w:color w:val="000000"/>
                <w:sz w:val="20"/>
                <w:szCs w:val="20"/>
                <w:lang w:eastAsia="en-IN"/>
              </w:rPr>
              <w:t>,S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31EA40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77</w:t>
            </w:r>
          </w:p>
        </w:tc>
        <w:tc>
          <w:tcPr>
            <w:tcW w:w="830" w:type="dxa"/>
            <w:tcBorders>
              <w:top w:val="nil"/>
              <w:left w:val="nil"/>
              <w:bottom w:val="single" w:sz="8" w:space="0" w:color="auto"/>
              <w:right w:val="single" w:sz="8" w:space="0" w:color="auto"/>
            </w:tcBorders>
            <w:shd w:val="clear" w:color="000000" w:fill="FFFFFF"/>
            <w:noWrap/>
            <w:vAlign w:val="center"/>
            <w:hideMark/>
          </w:tcPr>
          <w:p w14:paraId="02C3A28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79</w:t>
            </w:r>
          </w:p>
        </w:tc>
        <w:tc>
          <w:tcPr>
            <w:tcW w:w="830" w:type="dxa"/>
            <w:tcBorders>
              <w:top w:val="nil"/>
              <w:left w:val="nil"/>
              <w:bottom w:val="single" w:sz="8" w:space="0" w:color="auto"/>
              <w:right w:val="single" w:sz="8" w:space="0" w:color="auto"/>
            </w:tcBorders>
            <w:shd w:val="clear" w:color="000000" w:fill="FFFFFF"/>
            <w:noWrap/>
            <w:vAlign w:val="center"/>
            <w:hideMark/>
          </w:tcPr>
          <w:p w14:paraId="263FE50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81</w:t>
            </w:r>
          </w:p>
        </w:tc>
        <w:tc>
          <w:tcPr>
            <w:tcW w:w="830" w:type="dxa"/>
            <w:tcBorders>
              <w:top w:val="nil"/>
              <w:left w:val="nil"/>
              <w:bottom w:val="single" w:sz="8" w:space="0" w:color="auto"/>
              <w:right w:val="single" w:sz="8" w:space="0" w:color="auto"/>
            </w:tcBorders>
            <w:shd w:val="clear" w:color="000000" w:fill="FFFFFF"/>
            <w:noWrap/>
            <w:vAlign w:val="center"/>
            <w:hideMark/>
          </w:tcPr>
          <w:p w14:paraId="7C41DCF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85</w:t>
            </w:r>
          </w:p>
        </w:tc>
        <w:tc>
          <w:tcPr>
            <w:tcW w:w="830" w:type="dxa"/>
            <w:tcBorders>
              <w:top w:val="nil"/>
              <w:left w:val="nil"/>
              <w:bottom w:val="single" w:sz="8" w:space="0" w:color="auto"/>
              <w:right w:val="single" w:sz="8" w:space="0" w:color="auto"/>
            </w:tcBorders>
            <w:shd w:val="clear" w:color="000000" w:fill="FFFFFF"/>
            <w:noWrap/>
            <w:vAlign w:val="center"/>
            <w:hideMark/>
          </w:tcPr>
          <w:p w14:paraId="05C5D82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88</w:t>
            </w:r>
          </w:p>
        </w:tc>
        <w:tc>
          <w:tcPr>
            <w:tcW w:w="830" w:type="dxa"/>
            <w:tcBorders>
              <w:top w:val="nil"/>
              <w:left w:val="nil"/>
              <w:bottom w:val="single" w:sz="8" w:space="0" w:color="auto"/>
              <w:right w:val="single" w:sz="8" w:space="0" w:color="auto"/>
            </w:tcBorders>
            <w:shd w:val="clear" w:color="000000" w:fill="FFFFFF"/>
            <w:noWrap/>
            <w:vAlign w:val="center"/>
            <w:hideMark/>
          </w:tcPr>
          <w:p w14:paraId="120218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83</w:t>
            </w:r>
          </w:p>
        </w:tc>
        <w:tc>
          <w:tcPr>
            <w:tcW w:w="830" w:type="dxa"/>
            <w:tcBorders>
              <w:top w:val="nil"/>
              <w:left w:val="nil"/>
              <w:bottom w:val="single" w:sz="8" w:space="0" w:color="auto"/>
              <w:right w:val="single" w:sz="8" w:space="0" w:color="auto"/>
            </w:tcBorders>
            <w:shd w:val="clear" w:color="000000" w:fill="FFFFFF"/>
            <w:noWrap/>
            <w:vAlign w:val="center"/>
            <w:hideMark/>
          </w:tcPr>
          <w:p w14:paraId="7571BEA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87</w:t>
            </w:r>
          </w:p>
        </w:tc>
        <w:tc>
          <w:tcPr>
            <w:tcW w:w="830" w:type="dxa"/>
            <w:tcBorders>
              <w:top w:val="nil"/>
              <w:left w:val="nil"/>
              <w:bottom w:val="single" w:sz="8" w:space="0" w:color="auto"/>
              <w:right w:val="single" w:sz="8" w:space="0" w:color="auto"/>
            </w:tcBorders>
            <w:shd w:val="clear" w:color="000000" w:fill="FFFFFF"/>
            <w:noWrap/>
            <w:vAlign w:val="center"/>
            <w:hideMark/>
          </w:tcPr>
          <w:p w14:paraId="27AC380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109</w:t>
            </w:r>
          </w:p>
        </w:tc>
        <w:tc>
          <w:tcPr>
            <w:tcW w:w="830" w:type="dxa"/>
            <w:tcBorders>
              <w:top w:val="nil"/>
              <w:left w:val="nil"/>
              <w:bottom w:val="single" w:sz="8" w:space="0" w:color="auto"/>
              <w:right w:val="single" w:sz="8" w:space="0" w:color="auto"/>
            </w:tcBorders>
            <w:shd w:val="clear" w:color="000000" w:fill="FFFFFF"/>
            <w:noWrap/>
            <w:vAlign w:val="center"/>
            <w:hideMark/>
          </w:tcPr>
          <w:p w14:paraId="14EE4E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141</w:t>
            </w:r>
          </w:p>
        </w:tc>
      </w:tr>
      <w:tr w:rsidR="002679BF" w:rsidRPr="002679BF" w14:paraId="5B38624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05F92A3"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Novolac</w:t>
            </w:r>
            <w:proofErr w:type="spellEnd"/>
            <w:r w:rsidRPr="002679BF">
              <w:rPr>
                <w:rFonts w:ascii="Arial" w:eastAsia="Times New Roman" w:hAnsi="Arial" w:cs="Arial"/>
                <w:color w:val="000000"/>
                <w:sz w:val="20"/>
                <w:szCs w:val="20"/>
                <w:lang w:eastAsia="en-IN"/>
              </w:rPr>
              <w:t xml:space="preserve">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1D896E8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38</w:t>
            </w:r>
          </w:p>
        </w:tc>
        <w:tc>
          <w:tcPr>
            <w:tcW w:w="830" w:type="dxa"/>
            <w:tcBorders>
              <w:top w:val="nil"/>
              <w:left w:val="nil"/>
              <w:bottom w:val="single" w:sz="8" w:space="0" w:color="auto"/>
              <w:right w:val="single" w:sz="8" w:space="0" w:color="auto"/>
            </w:tcBorders>
            <w:shd w:val="clear" w:color="000000" w:fill="FFFFFF"/>
            <w:noWrap/>
            <w:vAlign w:val="center"/>
            <w:hideMark/>
          </w:tcPr>
          <w:p w14:paraId="3C6104E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40</w:t>
            </w:r>
          </w:p>
        </w:tc>
        <w:tc>
          <w:tcPr>
            <w:tcW w:w="830" w:type="dxa"/>
            <w:tcBorders>
              <w:top w:val="nil"/>
              <w:left w:val="nil"/>
              <w:bottom w:val="single" w:sz="8" w:space="0" w:color="auto"/>
              <w:right w:val="single" w:sz="8" w:space="0" w:color="auto"/>
            </w:tcBorders>
            <w:shd w:val="clear" w:color="000000" w:fill="FFFFFF"/>
            <w:noWrap/>
            <w:vAlign w:val="center"/>
            <w:hideMark/>
          </w:tcPr>
          <w:p w14:paraId="710715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41</w:t>
            </w:r>
          </w:p>
        </w:tc>
        <w:tc>
          <w:tcPr>
            <w:tcW w:w="830" w:type="dxa"/>
            <w:tcBorders>
              <w:top w:val="nil"/>
              <w:left w:val="nil"/>
              <w:bottom w:val="single" w:sz="8" w:space="0" w:color="auto"/>
              <w:right w:val="single" w:sz="8" w:space="0" w:color="auto"/>
            </w:tcBorders>
            <w:shd w:val="clear" w:color="000000" w:fill="FFFFFF"/>
            <w:noWrap/>
            <w:vAlign w:val="center"/>
            <w:hideMark/>
          </w:tcPr>
          <w:p w14:paraId="37DFE09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43</w:t>
            </w:r>
          </w:p>
        </w:tc>
        <w:tc>
          <w:tcPr>
            <w:tcW w:w="830" w:type="dxa"/>
            <w:tcBorders>
              <w:top w:val="nil"/>
              <w:left w:val="nil"/>
              <w:bottom w:val="single" w:sz="8" w:space="0" w:color="auto"/>
              <w:right w:val="single" w:sz="8" w:space="0" w:color="auto"/>
            </w:tcBorders>
            <w:shd w:val="clear" w:color="000000" w:fill="FFFFFF"/>
            <w:noWrap/>
            <w:vAlign w:val="center"/>
            <w:hideMark/>
          </w:tcPr>
          <w:p w14:paraId="22B6BD3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5785DD1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42</w:t>
            </w:r>
          </w:p>
        </w:tc>
        <w:tc>
          <w:tcPr>
            <w:tcW w:w="830" w:type="dxa"/>
            <w:tcBorders>
              <w:top w:val="nil"/>
              <w:left w:val="nil"/>
              <w:bottom w:val="single" w:sz="8" w:space="0" w:color="auto"/>
              <w:right w:val="single" w:sz="8" w:space="0" w:color="auto"/>
            </w:tcBorders>
            <w:shd w:val="clear" w:color="000000" w:fill="FFFFFF"/>
            <w:noWrap/>
            <w:vAlign w:val="center"/>
            <w:hideMark/>
          </w:tcPr>
          <w:p w14:paraId="457EB93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2993EC8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c>
          <w:tcPr>
            <w:tcW w:w="830" w:type="dxa"/>
            <w:tcBorders>
              <w:top w:val="nil"/>
              <w:left w:val="nil"/>
              <w:bottom w:val="single" w:sz="8" w:space="0" w:color="auto"/>
              <w:right w:val="single" w:sz="8" w:space="0" w:color="auto"/>
            </w:tcBorders>
            <w:shd w:val="clear" w:color="000000" w:fill="FFFFFF"/>
            <w:noWrap/>
            <w:vAlign w:val="center"/>
            <w:hideMark/>
          </w:tcPr>
          <w:p w14:paraId="2AE62C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73</w:t>
            </w:r>
          </w:p>
        </w:tc>
      </w:tr>
      <w:tr w:rsidR="002679BF" w:rsidRPr="002679BF" w14:paraId="63151BE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1D1E3726"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Brominated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2B3676F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637F74A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BAAA24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4C204A7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0DD4CA4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761285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5545E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0A9F7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19</w:t>
            </w:r>
          </w:p>
        </w:tc>
        <w:tc>
          <w:tcPr>
            <w:tcW w:w="830" w:type="dxa"/>
            <w:tcBorders>
              <w:top w:val="nil"/>
              <w:left w:val="nil"/>
              <w:bottom w:val="single" w:sz="8" w:space="0" w:color="auto"/>
              <w:right w:val="single" w:sz="8" w:space="0" w:color="auto"/>
            </w:tcBorders>
            <w:shd w:val="clear" w:color="000000" w:fill="FFFFFF"/>
            <w:noWrap/>
            <w:vAlign w:val="center"/>
            <w:hideMark/>
          </w:tcPr>
          <w:p w14:paraId="03760E7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r>
      <w:tr w:rsidR="002679BF" w:rsidRPr="002679BF" w14:paraId="73EDAC24"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3BDB793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w:t>
            </w:r>
          </w:p>
        </w:tc>
        <w:tc>
          <w:tcPr>
            <w:tcW w:w="830" w:type="dxa"/>
            <w:tcBorders>
              <w:top w:val="nil"/>
              <w:left w:val="nil"/>
              <w:bottom w:val="single" w:sz="8" w:space="0" w:color="auto"/>
              <w:right w:val="single" w:sz="8" w:space="0" w:color="auto"/>
            </w:tcBorders>
            <w:shd w:val="clear" w:color="000000" w:fill="FFFFFF"/>
            <w:noWrap/>
            <w:vAlign w:val="center"/>
            <w:hideMark/>
          </w:tcPr>
          <w:p w14:paraId="6DC694E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764ABB1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2BF8D15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3843BB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F4BD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25B3D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830" w:type="dxa"/>
            <w:tcBorders>
              <w:top w:val="nil"/>
              <w:left w:val="nil"/>
              <w:bottom w:val="single" w:sz="8" w:space="0" w:color="auto"/>
              <w:right w:val="single" w:sz="8" w:space="0" w:color="auto"/>
            </w:tcBorders>
            <w:shd w:val="clear" w:color="000000" w:fill="FFFFFF"/>
            <w:noWrap/>
            <w:vAlign w:val="center"/>
            <w:hideMark/>
          </w:tcPr>
          <w:p w14:paraId="7B70003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12C4292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830" w:type="dxa"/>
            <w:tcBorders>
              <w:top w:val="nil"/>
              <w:left w:val="nil"/>
              <w:bottom w:val="single" w:sz="8" w:space="0" w:color="auto"/>
              <w:right w:val="single" w:sz="8" w:space="0" w:color="auto"/>
            </w:tcBorders>
            <w:shd w:val="clear" w:color="000000" w:fill="FFFFFF"/>
            <w:noWrap/>
            <w:vAlign w:val="center"/>
            <w:hideMark/>
          </w:tcPr>
          <w:p w14:paraId="0A6C33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37</w:t>
            </w:r>
          </w:p>
        </w:tc>
      </w:tr>
      <w:tr w:rsidR="002679BF" w:rsidRPr="002679BF" w14:paraId="0FCC9C5F"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FF1C7CD"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830" w:type="dxa"/>
            <w:tcBorders>
              <w:top w:val="nil"/>
              <w:left w:val="nil"/>
              <w:bottom w:val="single" w:sz="8" w:space="0" w:color="auto"/>
              <w:right w:val="single" w:sz="8" w:space="0" w:color="auto"/>
            </w:tcBorders>
            <w:shd w:val="clear" w:color="000000" w:fill="FFFFFF"/>
            <w:noWrap/>
            <w:vAlign w:val="center"/>
            <w:hideMark/>
          </w:tcPr>
          <w:p w14:paraId="798B04D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830" w:type="dxa"/>
            <w:tcBorders>
              <w:top w:val="nil"/>
              <w:left w:val="nil"/>
              <w:bottom w:val="single" w:sz="8" w:space="0" w:color="auto"/>
              <w:right w:val="single" w:sz="8" w:space="0" w:color="auto"/>
            </w:tcBorders>
            <w:shd w:val="clear" w:color="000000" w:fill="FFFFFF"/>
            <w:noWrap/>
            <w:vAlign w:val="center"/>
            <w:hideMark/>
          </w:tcPr>
          <w:p w14:paraId="6546D38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830" w:type="dxa"/>
            <w:tcBorders>
              <w:top w:val="nil"/>
              <w:left w:val="nil"/>
              <w:bottom w:val="single" w:sz="8" w:space="0" w:color="auto"/>
              <w:right w:val="single" w:sz="8" w:space="0" w:color="auto"/>
            </w:tcBorders>
            <w:shd w:val="clear" w:color="000000" w:fill="FFFFFF"/>
            <w:noWrap/>
            <w:vAlign w:val="center"/>
            <w:hideMark/>
          </w:tcPr>
          <w:p w14:paraId="692DA6E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830" w:type="dxa"/>
            <w:tcBorders>
              <w:top w:val="nil"/>
              <w:left w:val="nil"/>
              <w:bottom w:val="single" w:sz="8" w:space="0" w:color="auto"/>
              <w:right w:val="single" w:sz="8" w:space="0" w:color="auto"/>
            </w:tcBorders>
            <w:shd w:val="clear" w:color="000000" w:fill="FFFFFF"/>
            <w:noWrap/>
            <w:vAlign w:val="center"/>
            <w:hideMark/>
          </w:tcPr>
          <w:p w14:paraId="1768C2F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830" w:type="dxa"/>
            <w:tcBorders>
              <w:top w:val="nil"/>
              <w:left w:val="nil"/>
              <w:bottom w:val="single" w:sz="8" w:space="0" w:color="auto"/>
              <w:right w:val="single" w:sz="8" w:space="0" w:color="auto"/>
            </w:tcBorders>
            <w:shd w:val="clear" w:color="000000" w:fill="FFFFFF"/>
            <w:noWrap/>
            <w:vAlign w:val="center"/>
            <w:hideMark/>
          </w:tcPr>
          <w:p w14:paraId="290D19E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830" w:type="dxa"/>
            <w:tcBorders>
              <w:top w:val="nil"/>
              <w:left w:val="nil"/>
              <w:bottom w:val="single" w:sz="8" w:space="0" w:color="auto"/>
              <w:right w:val="single" w:sz="8" w:space="0" w:color="auto"/>
            </w:tcBorders>
            <w:shd w:val="clear" w:color="000000" w:fill="FFFFFF"/>
            <w:noWrap/>
            <w:vAlign w:val="center"/>
            <w:hideMark/>
          </w:tcPr>
          <w:p w14:paraId="76A8BE3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830" w:type="dxa"/>
            <w:tcBorders>
              <w:top w:val="nil"/>
              <w:left w:val="nil"/>
              <w:bottom w:val="single" w:sz="8" w:space="0" w:color="auto"/>
              <w:right w:val="single" w:sz="8" w:space="0" w:color="auto"/>
            </w:tcBorders>
            <w:shd w:val="clear" w:color="000000" w:fill="FFFFFF"/>
            <w:noWrap/>
            <w:vAlign w:val="center"/>
            <w:hideMark/>
          </w:tcPr>
          <w:p w14:paraId="429710E3" w14:textId="3013D5A4" w:rsidR="002679BF" w:rsidRPr="002679BF" w:rsidRDefault="00143C36" w:rsidP="002679BF">
            <w:pPr>
              <w:spacing w:after="0" w:line="240" w:lineRule="auto"/>
              <w:jc w:val="center"/>
              <w:rPr>
                <w:rFonts w:ascii="Arial" w:eastAsia="Times New Roman" w:hAnsi="Arial" w:cs="Arial"/>
                <w:b/>
                <w:bCs/>
                <w:color w:val="000000"/>
                <w:sz w:val="20"/>
                <w:szCs w:val="20"/>
                <w:lang w:eastAsia="en-IN"/>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16A0517F">
                      <wp:simplePos x="0" y="0"/>
                      <wp:positionH relativeFrom="margin">
                        <wp:posOffset>-2590165</wp:posOffset>
                      </wp:positionH>
                      <wp:positionV relativeFrom="paragraph">
                        <wp:posOffset>215265</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2" type="#_x0000_t202" style="position:absolute;left:0;text-align:left;margin-left:-203.95pt;margin-top:16.95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679BF" w:rsidRPr="002679BF">
              <w:rPr>
                <w:rFonts w:ascii="Arial" w:eastAsia="Times New Roman" w:hAnsi="Arial" w:cs="Arial"/>
                <w:b/>
                <w:bCs/>
                <w:color w:val="000000"/>
                <w:sz w:val="20"/>
                <w:szCs w:val="20"/>
                <w:lang w:eastAsia="en-IN"/>
              </w:rPr>
              <w:t>173</w:t>
            </w:r>
          </w:p>
        </w:tc>
        <w:tc>
          <w:tcPr>
            <w:tcW w:w="830" w:type="dxa"/>
            <w:tcBorders>
              <w:top w:val="nil"/>
              <w:left w:val="nil"/>
              <w:bottom w:val="single" w:sz="8" w:space="0" w:color="auto"/>
              <w:right w:val="single" w:sz="8" w:space="0" w:color="auto"/>
            </w:tcBorders>
            <w:shd w:val="clear" w:color="000000" w:fill="FFFFFF"/>
            <w:noWrap/>
            <w:vAlign w:val="center"/>
            <w:hideMark/>
          </w:tcPr>
          <w:p w14:paraId="386FAF8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830" w:type="dxa"/>
            <w:tcBorders>
              <w:top w:val="nil"/>
              <w:left w:val="nil"/>
              <w:bottom w:val="single" w:sz="8" w:space="0" w:color="auto"/>
              <w:right w:val="single" w:sz="8" w:space="0" w:color="auto"/>
            </w:tcBorders>
            <w:shd w:val="clear" w:color="000000" w:fill="FFFFFF"/>
            <w:noWrap/>
            <w:vAlign w:val="center"/>
            <w:hideMark/>
          </w:tcPr>
          <w:p w14:paraId="2FACB5F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52CA2772" w14:textId="321D7B66"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415E2AB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Bisphenol-</w:t>
      </w:r>
      <w:proofErr w:type="gramStart"/>
      <w:r w:rsidRPr="00672393">
        <w:rPr>
          <w:rFonts w:ascii="Arial" w:hAnsi="Arial" w:cs="Arial"/>
          <w:color w:val="000000" w:themeColor="text1"/>
          <w:sz w:val="24"/>
          <w:szCs w:val="24"/>
        </w:rPr>
        <w:t>A,F</w:t>
      </w:r>
      <w:proofErr w:type="gramEnd"/>
      <w:r w:rsidRPr="00672393">
        <w:rPr>
          <w:rFonts w:ascii="Arial" w:hAnsi="Arial" w:cs="Arial"/>
          <w:color w:val="000000" w:themeColor="text1"/>
          <w:sz w:val="24"/>
          <w:szCs w:val="24"/>
        </w:rPr>
        <w:t>,S vinyl ester enjoys the highest demand of 50.5% amounting to 83 thousand tonnes in 2020 owing to its corrosion and chemical resistance properties.</w:t>
      </w:r>
    </w:p>
    <w:p w14:paraId="5499215E" w14:textId="77777777"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Novolac</w:t>
      </w:r>
      <w:proofErr w:type="spellEnd"/>
      <w:r w:rsidRPr="00672393">
        <w:rPr>
          <w:rFonts w:ascii="Arial" w:hAnsi="Arial" w:cs="Arial"/>
          <w:color w:val="000000" w:themeColor="text1"/>
          <w:sz w:val="24"/>
          <w:szCs w:val="24"/>
        </w:rPr>
        <w:t xml:space="preserve"> vinyl ester contributes to 25.8% of the total demand in North America due to its excellent bonding and adhesion properties. They are specifically applied in harsh environments due to their high mechanical and thermal stability.</w:t>
      </w:r>
    </w:p>
    <w:p w14:paraId="0F2E1A11" w14:textId="066A555B" w:rsidR="00143C36" w:rsidRDefault="00143C36" w:rsidP="00260328">
      <w:pPr>
        <w:spacing w:line="360" w:lineRule="auto"/>
        <w:jc w:val="both"/>
        <w:rPr>
          <w:rFonts w:ascii="Arial" w:hAnsi="Arial" w:cs="Arial"/>
          <w:color w:val="000000" w:themeColor="text1"/>
          <w:sz w:val="24"/>
          <w:szCs w:val="24"/>
        </w:rPr>
        <w:sectPr w:rsidR="00143C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70939FCD"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3"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AurciM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665FA6" w14:textId="74705DF6" w:rsidR="007E1CA0" w:rsidRDefault="007E1CA0">
      <w:pPr>
        <w:rPr>
          <w:color w:val="000000" w:themeColor="text1"/>
        </w:rPr>
      </w:pPr>
    </w:p>
    <w:p w14:paraId="15D18D79" w14:textId="77777777" w:rsidR="007E1CA0" w:rsidRDefault="007E1CA0">
      <w:pPr>
        <w:rPr>
          <w:color w:val="000000" w:themeColor="text1"/>
        </w:rPr>
      </w:pPr>
    </w:p>
    <w:tbl>
      <w:tblPr>
        <w:tblW w:w="10034" w:type="dxa"/>
        <w:tblLook w:val="04A0" w:firstRow="1" w:lastRow="0" w:firstColumn="1" w:lastColumn="0" w:noHBand="0" w:noVBand="1"/>
      </w:tblPr>
      <w:tblGrid>
        <w:gridCol w:w="2355"/>
        <w:gridCol w:w="1097"/>
        <w:gridCol w:w="1097"/>
        <w:gridCol w:w="1097"/>
        <w:gridCol w:w="1097"/>
        <w:gridCol w:w="1097"/>
        <w:gridCol w:w="1097"/>
        <w:gridCol w:w="1097"/>
      </w:tblGrid>
      <w:tr w:rsidR="007E1CA0" w:rsidRPr="007E1CA0" w14:paraId="463EA90C" w14:textId="77777777" w:rsidTr="007E1CA0">
        <w:trPr>
          <w:trHeight w:val="514"/>
        </w:trPr>
        <w:tc>
          <w:tcPr>
            <w:tcW w:w="2355"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1FAC20B" w14:textId="232D0C0A"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 xml:space="preserve">Demand by Sales Channel </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BF2EDD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2015</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19B6D1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2016</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2B5858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2017</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D0EC13"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2018</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01FD992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2019</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E93792"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2020</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2605C40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2021E</w:t>
            </w:r>
          </w:p>
        </w:tc>
      </w:tr>
      <w:tr w:rsidR="007E1CA0" w:rsidRPr="007E1CA0" w14:paraId="48F34024"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6CE7FD09"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1AE32DA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c>
          <w:tcPr>
            <w:tcW w:w="1097" w:type="dxa"/>
            <w:tcBorders>
              <w:top w:val="nil"/>
              <w:left w:val="nil"/>
              <w:bottom w:val="single" w:sz="8" w:space="0" w:color="auto"/>
              <w:right w:val="single" w:sz="8" w:space="0" w:color="auto"/>
            </w:tcBorders>
            <w:shd w:val="clear" w:color="000000" w:fill="FFFFFF"/>
            <w:noWrap/>
            <w:vAlign w:val="center"/>
            <w:hideMark/>
          </w:tcPr>
          <w:p w14:paraId="185AD1A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125</w:t>
            </w:r>
          </w:p>
        </w:tc>
        <w:tc>
          <w:tcPr>
            <w:tcW w:w="1097" w:type="dxa"/>
            <w:tcBorders>
              <w:top w:val="nil"/>
              <w:left w:val="nil"/>
              <w:bottom w:val="single" w:sz="8" w:space="0" w:color="auto"/>
              <w:right w:val="single" w:sz="8" w:space="0" w:color="auto"/>
            </w:tcBorders>
            <w:shd w:val="clear" w:color="000000" w:fill="FFFFFF"/>
            <w:noWrap/>
            <w:vAlign w:val="center"/>
            <w:hideMark/>
          </w:tcPr>
          <w:p w14:paraId="6F29F5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129</w:t>
            </w:r>
          </w:p>
        </w:tc>
        <w:tc>
          <w:tcPr>
            <w:tcW w:w="1097" w:type="dxa"/>
            <w:tcBorders>
              <w:top w:val="nil"/>
              <w:left w:val="nil"/>
              <w:bottom w:val="single" w:sz="8" w:space="0" w:color="auto"/>
              <w:right w:val="single" w:sz="8" w:space="0" w:color="auto"/>
            </w:tcBorders>
            <w:shd w:val="clear" w:color="000000" w:fill="FFFFFF"/>
            <w:noWrap/>
            <w:vAlign w:val="center"/>
            <w:hideMark/>
          </w:tcPr>
          <w:p w14:paraId="37AE61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135</w:t>
            </w:r>
          </w:p>
        </w:tc>
        <w:tc>
          <w:tcPr>
            <w:tcW w:w="1097" w:type="dxa"/>
            <w:tcBorders>
              <w:top w:val="nil"/>
              <w:left w:val="nil"/>
              <w:bottom w:val="single" w:sz="8" w:space="0" w:color="auto"/>
              <w:right w:val="single" w:sz="8" w:space="0" w:color="auto"/>
            </w:tcBorders>
            <w:shd w:val="clear" w:color="000000" w:fill="FFFFFF"/>
            <w:noWrap/>
            <w:vAlign w:val="center"/>
            <w:hideMark/>
          </w:tcPr>
          <w:p w14:paraId="37DEB22E"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140</w:t>
            </w:r>
          </w:p>
        </w:tc>
        <w:tc>
          <w:tcPr>
            <w:tcW w:w="1097" w:type="dxa"/>
            <w:tcBorders>
              <w:top w:val="nil"/>
              <w:left w:val="nil"/>
              <w:bottom w:val="single" w:sz="8" w:space="0" w:color="auto"/>
              <w:right w:val="single" w:sz="8" w:space="0" w:color="auto"/>
            </w:tcBorders>
            <w:shd w:val="clear" w:color="000000" w:fill="FFFFFF"/>
            <w:noWrap/>
            <w:vAlign w:val="center"/>
            <w:hideMark/>
          </w:tcPr>
          <w:p w14:paraId="75666A4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130</w:t>
            </w:r>
          </w:p>
        </w:tc>
        <w:tc>
          <w:tcPr>
            <w:tcW w:w="1097" w:type="dxa"/>
            <w:tcBorders>
              <w:top w:val="nil"/>
              <w:left w:val="nil"/>
              <w:bottom w:val="single" w:sz="8" w:space="0" w:color="auto"/>
              <w:right w:val="single" w:sz="8" w:space="0" w:color="auto"/>
            </w:tcBorders>
            <w:shd w:val="clear" w:color="000000" w:fill="FFFFFF"/>
            <w:noWrap/>
            <w:vAlign w:val="center"/>
            <w:hideMark/>
          </w:tcPr>
          <w:p w14:paraId="7507D7EB"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r>
      <w:tr w:rsidR="007E1CA0" w:rsidRPr="007E1CA0" w14:paraId="1EAC574D"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36F082F7"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Indirect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43DD080F"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c>
          <w:tcPr>
            <w:tcW w:w="1097" w:type="dxa"/>
            <w:tcBorders>
              <w:top w:val="nil"/>
              <w:left w:val="nil"/>
              <w:bottom w:val="single" w:sz="8" w:space="0" w:color="auto"/>
              <w:right w:val="single" w:sz="8" w:space="0" w:color="auto"/>
            </w:tcBorders>
            <w:shd w:val="clear" w:color="000000" w:fill="FFFFFF"/>
            <w:noWrap/>
            <w:vAlign w:val="center"/>
            <w:hideMark/>
          </w:tcPr>
          <w:p w14:paraId="118B08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32</w:t>
            </w:r>
          </w:p>
        </w:tc>
        <w:tc>
          <w:tcPr>
            <w:tcW w:w="1097" w:type="dxa"/>
            <w:tcBorders>
              <w:top w:val="nil"/>
              <w:left w:val="nil"/>
              <w:bottom w:val="single" w:sz="8" w:space="0" w:color="auto"/>
              <w:right w:val="single" w:sz="8" w:space="0" w:color="auto"/>
            </w:tcBorders>
            <w:shd w:val="clear" w:color="000000" w:fill="FFFFFF"/>
            <w:noWrap/>
            <w:vAlign w:val="center"/>
            <w:hideMark/>
          </w:tcPr>
          <w:p w14:paraId="1DD139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33</w:t>
            </w:r>
          </w:p>
        </w:tc>
        <w:tc>
          <w:tcPr>
            <w:tcW w:w="1097" w:type="dxa"/>
            <w:tcBorders>
              <w:top w:val="nil"/>
              <w:left w:val="nil"/>
              <w:bottom w:val="single" w:sz="8" w:space="0" w:color="auto"/>
              <w:right w:val="single" w:sz="8" w:space="0" w:color="auto"/>
            </w:tcBorders>
            <w:shd w:val="clear" w:color="000000" w:fill="FFFFFF"/>
            <w:noWrap/>
            <w:vAlign w:val="center"/>
            <w:hideMark/>
          </w:tcPr>
          <w:p w14:paraId="7E89E77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B82258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1AE5E58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0A3958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r>
      <w:tr w:rsidR="007E1CA0" w:rsidRPr="007E1CA0" w14:paraId="6CC79FD5"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549DF718" w14:textId="77777777" w:rsidR="007E1CA0" w:rsidRPr="007E1CA0" w:rsidRDefault="007E1CA0" w:rsidP="007E1CA0">
            <w:pPr>
              <w:spacing w:after="0" w:line="240" w:lineRule="auto"/>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Total</w:t>
            </w:r>
          </w:p>
        </w:tc>
        <w:tc>
          <w:tcPr>
            <w:tcW w:w="1097" w:type="dxa"/>
            <w:tcBorders>
              <w:top w:val="nil"/>
              <w:left w:val="nil"/>
              <w:bottom w:val="single" w:sz="8" w:space="0" w:color="auto"/>
              <w:right w:val="single" w:sz="8" w:space="0" w:color="auto"/>
            </w:tcBorders>
            <w:shd w:val="clear" w:color="000000" w:fill="FFFFFF"/>
            <w:noWrap/>
            <w:vAlign w:val="center"/>
            <w:hideMark/>
          </w:tcPr>
          <w:p w14:paraId="4B1D3C0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c>
          <w:tcPr>
            <w:tcW w:w="1097" w:type="dxa"/>
            <w:tcBorders>
              <w:top w:val="nil"/>
              <w:left w:val="nil"/>
              <w:bottom w:val="single" w:sz="8" w:space="0" w:color="auto"/>
              <w:right w:val="single" w:sz="8" w:space="0" w:color="auto"/>
            </w:tcBorders>
            <w:shd w:val="clear" w:color="000000" w:fill="FFFFFF"/>
            <w:noWrap/>
            <w:vAlign w:val="center"/>
            <w:hideMark/>
          </w:tcPr>
          <w:p w14:paraId="3B95CFA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157</w:t>
            </w:r>
          </w:p>
        </w:tc>
        <w:tc>
          <w:tcPr>
            <w:tcW w:w="1097" w:type="dxa"/>
            <w:tcBorders>
              <w:top w:val="nil"/>
              <w:left w:val="nil"/>
              <w:bottom w:val="single" w:sz="8" w:space="0" w:color="auto"/>
              <w:right w:val="single" w:sz="8" w:space="0" w:color="auto"/>
            </w:tcBorders>
            <w:shd w:val="clear" w:color="000000" w:fill="FFFFFF"/>
            <w:noWrap/>
            <w:vAlign w:val="center"/>
            <w:hideMark/>
          </w:tcPr>
          <w:p w14:paraId="7D4B5EED"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162</w:t>
            </w:r>
          </w:p>
        </w:tc>
        <w:tc>
          <w:tcPr>
            <w:tcW w:w="1097" w:type="dxa"/>
            <w:tcBorders>
              <w:top w:val="nil"/>
              <w:left w:val="nil"/>
              <w:bottom w:val="single" w:sz="8" w:space="0" w:color="auto"/>
              <w:right w:val="single" w:sz="8" w:space="0" w:color="auto"/>
            </w:tcBorders>
            <w:shd w:val="clear" w:color="000000" w:fill="FFFFFF"/>
            <w:noWrap/>
            <w:vAlign w:val="center"/>
            <w:hideMark/>
          </w:tcPr>
          <w:p w14:paraId="4F85AB93"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169</w:t>
            </w:r>
          </w:p>
        </w:tc>
        <w:tc>
          <w:tcPr>
            <w:tcW w:w="1097" w:type="dxa"/>
            <w:tcBorders>
              <w:top w:val="nil"/>
              <w:left w:val="nil"/>
              <w:bottom w:val="single" w:sz="8" w:space="0" w:color="auto"/>
              <w:right w:val="single" w:sz="8" w:space="0" w:color="auto"/>
            </w:tcBorders>
            <w:shd w:val="clear" w:color="000000" w:fill="FFFFFF"/>
            <w:noWrap/>
            <w:vAlign w:val="center"/>
            <w:hideMark/>
          </w:tcPr>
          <w:p w14:paraId="5613FB7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174</w:t>
            </w:r>
          </w:p>
        </w:tc>
        <w:tc>
          <w:tcPr>
            <w:tcW w:w="1097" w:type="dxa"/>
            <w:tcBorders>
              <w:top w:val="nil"/>
              <w:left w:val="nil"/>
              <w:bottom w:val="single" w:sz="8" w:space="0" w:color="auto"/>
              <w:right w:val="single" w:sz="8" w:space="0" w:color="auto"/>
            </w:tcBorders>
            <w:shd w:val="clear" w:color="000000" w:fill="FFFFFF"/>
            <w:noWrap/>
            <w:vAlign w:val="center"/>
            <w:hideMark/>
          </w:tcPr>
          <w:p w14:paraId="57A22479"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164</w:t>
            </w:r>
          </w:p>
        </w:tc>
        <w:tc>
          <w:tcPr>
            <w:tcW w:w="1097" w:type="dxa"/>
            <w:tcBorders>
              <w:top w:val="nil"/>
              <w:left w:val="nil"/>
              <w:bottom w:val="single" w:sz="8" w:space="0" w:color="auto"/>
              <w:right w:val="single" w:sz="8" w:space="0" w:color="auto"/>
            </w:tcBorders>
            <w:shd w:val="clear" w:color="000000" w:fill="FFFFFF"/>
            <w:noWrap/>
            <w:vAlign w:val="center"/>
            <w:hideMark/>
          </w:tcPr>
          <w:p w14:paraId="025E0A8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4"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AbMpom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0335FED3" w14:textId="494FBA7B" w:rsidR="009531BD" w:rsidRDefault="009531BD">
      <w:pPr>
        <w:rPr>
          <w:color w:val="000000" w:themeColor="text1"/>
        </w:rPr>
      </w:pPr>
    </w:p>
    <w:p w14:paraId="2331E737"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Vinyl ester resins manufacturers sell their product in bulk quantities directly to their customers in bulk quantities. Hence direct sales channels contribute to 79.8% of the total sales in this region.</w:t>
      </w:r>
    </w:p>
    <w:p w14:paraId="4C7FDE1B"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Indirect sales channel of vinyl ester resins come into play in cases where bulk volume is not required and demand for the same is addressed by distributors and agents.</w:t>
      </w: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5A1C70A7" w14:textId="12338E23"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23D61EA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01AA3C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095BA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70E4AD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5A223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EE0CCA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18605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33ACA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C72BF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22083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A25A55"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7050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0940595F"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863BFA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BBECE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7BB9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845E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23F2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24334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CFCC9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E86D4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B4640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6D4A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DCD0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7B461A" w:rsidRPr="00113DAD" w14:paraId="0FACD498"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B1574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26DD00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9D26D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CCAE0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3CB24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9064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687AC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3B7A2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C97A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5F806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CEF5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7B461A" w:rsidRPr="00113DAD" w14:paraId="542A7A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4647B5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DBEA2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B2D3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6D8BD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99EA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BE853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0918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C5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C6FD9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FC9D1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2478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7B461A" w:rsidRPr="00113DAD" w14:paraId="6CF1634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A1BE3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40C698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3936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FEA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02A62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AC242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459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276D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9698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6DC9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DF9F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7B461A" w:rsidRPr="00113DAD" w14:paraId="505E3D8A"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379EF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D9C30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1ACA8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D8ED9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1EC0F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DED1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04C9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333E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0ACF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C37BE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74794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4A6BA44F"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1264" behindDoc="0" locked="0" layoutInCell="1" allowOverlap="1" wp14:anchorId="60556DDB" wp14:editId="48644632">
                <wp:simplePos x="0" y="0"/>
                <wp:positionH relativeFrom="column">
                  <wp:posOffset>4585970</wp:posOffset>
                </wp:positionH>
                <wp:positionV relativeFrom="paragraph">
                  <wp:posOffset>67310</wp:posOffset>
                </wp:positionV>
                <wp:extent cx="1809277" cy="584775"/>
                <wp:effectExtent l="0" t="0" r="0" b="0"/>
                <wp:wrapNone/>
                <wp:docPr id="5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0556DDB" id="_x0000_s1105" type="#_x0000_t202" style="position:absolute;left:0;text-align:left;margin-left:361.1pt;margin-top:5.3pt;width:142.45pt;height:46.0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" filled="f" stroked="f">
                <v:textbox style="mso-fit-shape-to-text:t">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032F234" w14:textId="11C890CC"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6E3D53E">
                <wp:simplePos x="0" y="0"/>
                <wp:positionH relativeFrom="margin">
                  <wp:posOffset>4806950</wp:posOffset>
                </wp:positionH>
                <wp:positionV relativeFrom="paragraph">
                  <wp:posOffset>1996440</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06" type="#_x0000_t202" style="position:absolute;margin-left:378.5pt;margin-top:157.2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17B09214">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04E3A5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AOC – </w:t>
      </w:r>
      <w:proofErr w:type="spellStart"/>
      <w:r w:rsidRPr="00672393">
        <w:rPr>
          <w:rFonts w:ascii="Arial" w:hAnsi="Arial" w:cs="Arial"/>
          <w:color w:val="000000" w:themeColor="text1"/>
          <w:sz w:val="24"/>
          <w:szCs w:val="24"/>
        </w:rPr>
        <w:t>Aliancys</w:t>
      </w:r>
      <w:proofErr w:type="spellEnd"/>
      <w:r w:rsidRPr="00672393">
        <w:rPr>
          <w:rFonts w:ascii="Arial" w:hAnsi="Arial" w:cs="Arial"/>
          <w:color w:val="000000" w:themeColor="text1"/>
          <w:sz w:val="24"/>
          <w:szCs w:val="24"/>
        </w:rPr>
        <w:t xml:space="preserve"> has emerged as the largest player holding a market share of more than 29%. </w:t>
      </w:r>
    </w:p>
    <w:p w14:paraId="661D0443" w14:textId="1DAF0756"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Polynt-Reichhold</w:t>
      </w:r>
      <w:proofErr w:type="spellEnd"/>
      <w:r w:rsidRPr="00672393">
        <w:rPr>
          <w:rFonts w:ascii="Arial" w:hAnsi="Arial" w:cs="Arial"/>
          <w:color w:val="000000" w:themeColor="text1"/>
          <w:sz w:val="24"/>
          <w:szCs w:val="24"/>
        </w:rPr>
        <w:t xml:space="preserve">, INEOS composites and </w:t>
      </w:r>
      <w:proofErr w:type="spellStart"/>
      <w:r w:rsidRPr="00672393">
        <w:rPr>
          <w:rFonts w:ascii="Arial" w:hAnsi="Arial" w:cs="Arial"/>
          <w:color w:val="000000" w:themeColor="text1"/>
          <w:sz w:val="24"/>
          <w:szCs w:val="24"/>
        </w:rPr>
        <w:t>Interplastics</w:t>
      </w:r>
      <w:proofErr w:type="spellEnd"/>
      <w:r w:rsidRPr="00672393">
        <w:rPr>
          <w:rFonts w:ascii="Arial" w:hAnsi="Arial" w:cs="Arial"/>
          <w:color w:val="000000" w:themeColor="text1"/>
          <w:sz w:val="24"/>
          <w:szCs w:val="24"/>
        </w:rPr>
        <w:t xml:space="preserve"> Corporation account for 17%, 14% and 7% market share respectively.</w:t>
      </w:r>
      <w:r>
        <w:rPr>
          <w:rFonts w:ascii="Arial" w:hAnsi="Arial" w:cs="Arial"/>
          <w:color w:val="000000" w:themeColor="text1"/>
          <w:sz w:val="24"/>
          <w:szCs w:val="24"/>
        </w:rPr>
        <w:t xml:space="preserve"> </w:t>
      </w:r>
      <w:r w:rsidRPr="00672393">
        <w:rPr>
          <w:rFonts w:ascii="Arial" w:hAnsi="Arial" w:cs="Arial"/>
          <w:color w:val="000000" w:themeColor="text1"/>
          <w:sz w:val="24"/>
          <w:szCs w:val="24"/>
        </w:rPr>
        <w:t>Strong sales network is the key reason behind the leading market position of the mentioned players.</w:t>
      </w:r>
    </w:p>
    <w:p w14:paraId="2DE0CD72" w14:textId="409E462C" w:rsidR="009531BD" w:rsidRDefault="009531BD">
      <w:pPr>
        <w:rPr>
          <w:color w:val="000000" w:themeColor="text1"/>
        </w:rPr>
      </w:pPr>
    </w:p>
    <w:p w14:paraId="527063A5" w14:textId="12F6E393" w:rsidR="009531BD" w:rsidRDefault="007E1CA0">
      <w:pPr>
        <w:rPr>
          <w:color w:val="000000" w:themeColor="text1"/>
        </w:rPr>
      </w:pPr>
      <w:r w:rsidRPr="002B5730">
        <w:rPr>
          <w:noProof/>
          <w:color w:val="000000" w:themeColor="text1"/>
        </w:rPr>
        <w:lastRenderedPageBreak/>
        <w:drawing>
          <wp:anchor distT="0" distB="0" distL="114300" distR="114300" simplePos="0" relativeHeight="251655165" behindDoc="1" locked="0" layoutInCell="1" allowOverlap="1" wp14:anchorId="3A92DBF0" wp14:editId="303A3A12">
            <wp:simplePos x="0" y="0"/>
            <wp:positionH relativeFrom="page">
              <wp:posOffset>-65405</wp:posOffset>
            </wp:positionH>
            <wp:positionV relativeFrom="paragraph">
              <wp:posOffset>-1082040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39753" w14:textId="3445BE6E" w:rsidR="009531BD" w:rsidRDefault="009531BD">
      <w:pPr>
        <w:rPr>
          <w:color w:val="000000" w:themeColor="text1"/>
        </w:rPr>
      </w:pPr>
    </w:p>
    <w:p w14:paraId="34749046" w14:textId="76CF91B0" w:rsidR="009531BD" w:rsidRDefault="009531BD">
      <w:pPr>
        <w:rPr>
          <w:color w:val="000000" w:themeColor="text1"/>
        </w:rPr>
      </w:pPr>
    </w:p>
    <w:p w14:paraId="1414F8FD" w14:textId="0F8EB224" w:rsidR="009531BD" w:rsidRDefault="009531BD">
      <w:pPr>
        <w:rPr>
          <w:color w:val="000000" w:themeColor="text1"/>
        </w:rPr>
      </w:pPr>
    </w:p>
    <w:p w14:paraId="46F3ED4B" w14:textId="454B9DDE" w:rsidR="009531BD" w:rsidRDefault="009531BD">
      <w:pPr>
        <w:rPr>
          <w:color w:val="000000" w:themeColor="text1"/>
        </w:rPr>
      </w:pPr>
    </w:p>
    <w:p w14:paraId="23E3D73C" w14:textId="76C4F03C" w:rsidR="009531BD" w:rsidRDefault="009531BD">
      <w:pPr>
        <w:rPr>
          <w:color w:val="000000" w:themeColor="text1"/>
        </w:rPr>
      </w:pPr>
    </w:p>
    <w:p w14:paraId="7C412D06" w14:textId="27C9A964" w:rsidR="009531BD" w:rsidRDefault="009531BD">
      <w:pPr>
        <w:rPr>
          <w:color w:val="000000" w:themeColor="text1"/>
        </w:rPr>
      </w:pPr>
    </w:p>
    <w:p w14:paraId="3C6A0A1D" w14:textId="6AC8D653" w:rsidR="009531BD" w:rsidRDefault="009531BD">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07"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PX2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ft/6jc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73455F7F" w14:textId="726B5FB7" w:rsidR="00653B9A" w:rsidRDefault="00653B9A" w:rsidP="00A93F5E">
      <w:pPr>
        <w:rPr>
          <w:rFonts w:ascii="Arial" w:hAnsi="Arial" w:cs="Arial"/>
          <w:b/>
          <w:bCs/>
          <w:sz w:val="24"/>
          <w:szCs w:val="24"/>
        </w:rPr>
      </w:pP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08"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BLsFyK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51A5B2" w14:textId="47D08AFA" w:rsidR="00A93F5E" w:rsidRDefault="00672393" w:rsidP="00672393">
      <w:pPr>
        <w:spacing w:line="360" w:lineRule="auto"/>
        <w:jc w:val="both"/>
        <w:rPr>
          <w:rFonts w:ascii="Arial" w:hAnsi="Arial" w:cs="Arial"/>
          <w:sz w:val="24"/>
          <w:szCs w:val="24"/>
        </w:rPr>
      </w:pPr>
      <w:r w:rsidRPr="00672393">
        <w:rPr>
          <w:rFonts w:ascii="Arial" w:hAnsi="Arial" w:cs="Arial"/>
          <w:sz w:val="24"/>
          <w:szCs w:val="24"/>
        </w:rPr>
        <w:t>In South America, as of 2020 the total capacity of vinyl ester stood at about 22 thousand tonnes with production of about 16 thousand tonnes. An increase in production of vinyl ester is estimated in forecasted years as the South American market recovers to its pre pandemic levels of economic activity.</w:t>
      </w:r>
    </w:p>
    <w:p w14:paraId="083DB8DD" w14:textId="77777777" w:rsidR="00672393" w:rsidRDefault="00672393"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09"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sLQ9yJ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0"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ZaIQaewBAAAd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1"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b7AEAAB0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T2+vLUxA12B+p2SOYOx/cgnOyRnoNMYxqHH14SKl1sz1FGyjE6zWCx5/he8pD/vC+o&#10;86te/wA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Y1JLm+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4232796D" w:rsidR="00653B9A" w:rsidRPr="00672393" w:rsidRDefault="00672393" w:rsidP="00672393">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lastRenderedPageBreak/>
        <w:t xml:space="preserve">The South American vinyl ester market grew at an average CAGR of 0.67% in terms of volume during the period 2015-2020 and is forecasted to grow at CAGR of 4.31% by 2030 owing to the increasing infrastructural development, increasing demand of manufacturing corrosion-resistant materials and growing demand of using </w:t>
      </w:r>
      <w:r w:rsidR="00CD321F" w:rsidRPr="00672393">
        <w:rPr>
          <w:rFonts w:ascii="Arial" w:hAnsi="Arial" w:cs="Arial"/>
          <w:color w:val="000000" w:themeColor="text1"/>
          <w:sz w:val="24"/>
          <w:szCs w:val="24"/>
        </w:rPr>
        <w:t>fibre</w:t>
      </w:r>
      <w:r w:rsidRPr="00672393">
        <w:rPr>
          <w:rFonts w:ascii="Arial" w:hAnsi="Arial" w:cs="Arial"/>
          <w:color w:val="000000" w:themeColor="text1"/>
          <w:sz w:val="24"/>
          <w:szCs w:val="24"/>
        </w:rPr>
        <w:t xml:space="preserve"> reinforced plastics for tanks and vessels.</w:t>
      </w: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2"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&#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KOhTc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UOJjw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353E1E7" w14:textId="19355609" w:rsidR="003B1BF5" w:rsidRPr="00672393" w:rsidRDefault="00672393" w:rsidP="00672393">
      <w:pPr>
        <w:spacing w:line="360" w:lineRule="auto"/>
        <w:jc w:val="both"/>
        <w:rPr>
          <w:rFonts w:ascii="Arial" w:hAnsi="Arial" w:cs="Arial"/>
          <w:sz w:val="24"/>
          <w:szCs w:val="24"/>
        </w:rPr>
      </w:pPr>
      <w:r w:rsidRPr="00672393">
        <w:rPr>
          <w:rFonts w:ascii="Arial" w:hAnsi="Arial" w:cs="Arial"/>
          <w:sz w:val="24"/>
          <w:szCs w:val="24"/>
        </w:rPr>
        <w:t>There is a gradual increase in operating efficiency of all key manufacturers till 2019. The companies suffered a backlog in production efficiency rates in the year 2020 owing to the pandemic. However, as the South American market recovers to its pre pandemic levels of economic activity, the demand for vinyl ester in general is going to increase significantly showing operating efficiency of more than 70 %</w:t>
      </w: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236FB0AA" w:rsidR="003D3AD1" w:rsidRPr="002B5730" w:rsidRDefault="00672393">
      <w:pPr>
        <w:rPr>
          <w:color w:val="000000" w:themeColor="text1"/>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181E9D63">
                <wp:simplePos x="0" y="0"/>
                <wp:positionH relativeFrom="margin">
                  <wp:posOffset>2876550</wp:posOffset>
                </wp:positionH>
                <wp:positionV relativeFrom="paragraph">
                  <wp:posOffset>2399665</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4" type="#_x0000_t202" style="position:absolute;margin-left:226.5pt;margin-top:188.9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B0ED8D7" wp14:editId="503B707E">
            <wp:extent cx="6457950" cy="2533650"/>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0ED93B82"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Application</w:t>
            </w:r>
            <w:r w:rsidR="007C5B32">
              <w:rPr>
                <w:rFonts w:ascii="Arial" w:eastAsia="Times New Roman" w:hAnsi="Arial" w:cs="Arial"/>
                <w:b/>
                <w:bCs/>
                <w:color w:val="FFFFFF" w:themeColor="background1"/>
                <w:sz w:val="20"/>
                <w:szCs w:val="20"/>
                <w:lang w:val="en-US"/>
              </w:rPr>
              <w:t xml:space="preserve"> </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4751FDEF"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center"/>
            <w:hideMark/>
          </w:tcPr>
          <w:p w14:paraId="40FF30A6" w14:textId="6DB3288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18FA1EAF" w14:textId="31A1D25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4E77D2E6" w14:textId="69D65A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center"/>
            <w:hideMark/>
          </w:tcPr>
          <w:p w14:paraId="65E2ABA7" w14:textId="61F2E8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center"/>
            <w:hideMark/>
          </w:tcPr>
          <w:p w14:paraId="43E0074D" w14:textId="390B082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center"/>
            <w:hideMark/>
          </w:tcPr>
          <w:p w14:paraId="0484E274" w14:textId="1515D52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78F02892" w14:textId="41469F8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center"/>
            <w:hideMark/>
          </w:tcPr>
          <w:p w14:paraId="2344AC02" w14:textId="0C72C46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center"/>
            <w:hideMark/>
          </w:tcPr>
          <w:p w14:paraId="1D405037" w14:textId="68DFC6A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r>
      <w:tr w:rsidR="00195C31" w:rsidRPr="008D1421" w14:paraId="611D7B8E"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center"/>
            <w:hideMark/>
          </w:tcPr>
          <w:p w14:paraId="00A8A1E1" w14:textId="5AFDE5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6056F15B" w14:textId="08A36D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27607E1" w14:textId="473A9D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center"/>
            <w:hideMark/>
          </w:tcPr>
          <w:p w14:paraId="0518FD30" w14:textId="5A0CD6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center"/>
            <w:hideMark/>
          </w:tcPr>
          <w:p w14:paraId="2AB5C1A1" w14:textId="67E9747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19D207E3" w14:textId="7B3703B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298541DB" w14:textId="1C6199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32970969" w14:textId="3FC4C4E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42B627B1" w14:textId="75EDFA2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1834E481"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center"/>
            <w:hideMark/>
          </w:tcPr>
          <w:p w14:paraId="506656E1" w14:textId="6FF518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011FE922" w14:textId="6A0DAF4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403F6656" w14:textId="63CA535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5B45D8CB" w14:textId="1E68E2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center"/>
            <w:hideMark/>
          </w:tcPr>
          <w:p w14:paraId="219ACA1A" w14:textId="592DBD8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4A47FF91" w14:textId="2D10281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47243963" w14:textId="033FEB2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7F70C5AF" w14:textId="657D6E2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center"/>
            <w:hideMark/>
          </w:tcPr>
          <w:p w14:paraId="59331837" w14:textId="24AD1A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r>
      <w:tr w:rsidR="00195C31" w:rsidRPr="008D1421" w14:paraId="740A0C30"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center"/>
            <w:hideMark/>
          </w:tcPr>
          <w:p w14:paraId="6051EC94" w14:textId="2F5173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41EDD2AA" w14:textId="66B861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5BB7A8FC" w14:textId="3FB97C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2FDAB499" w14:textId="223CF3D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center"/>
            <w:hideMark/>
          </w:tcPr>
          <w:p w14:paraId="744F1E61" w14:textId="6863E04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1A4D7669" w14:textId="5384D80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28C467B2" w14:textId="57693BA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1D76AEB" w14:textId="0E964C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56ED98C1" w14:textId="32D8BFE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01E07027"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195C31" w:rsidRPr="00F27D0D" w:rsidRDefault="00195C31" w:rsidP="00195C31">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t>Total</w:t>
            </w:r>
          </w:p>
        </w:tc>
        <w:tc>
          <w:tcPr>
            <w:tcW w:w="859" w:type="dxa"/>
            <w:tcBorders>
              <w:top w:val="nil"/>
              <w:left w:val="nil"/>
              <w:bottom w:val="single" w:sz="4" w:space="0" w:color="auto"/>
              <w:right w:val="single" w:sz="4" w:space="0" w:color="auto"/>
            </w:tcBorders>
            <w:shd w:val="clear" w:color="000000" w:fill="FFFFFF"/>
            <w:noWrap/>
            <w:vAlign w:val="center"/>
            <w:hideMark/>
          </w:tcPr>
          <w:p w14:paraId="6778ACAD" w14:textId="66EA297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1B8557E5" w14:textId="4B452612"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6589A702" w14:textId="3CBFE57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center"/>
            <w:hideMark/>
          </w:tcPr>
          <w:p w14:paraId="6CD8E81E" w14:textId="563440F8"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center"/>
            <w:hideMark/>
          </w:tcPr>
          <w:p w14:paraId="584DB26B" w14:textId="6B813494"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center"/>
            <w:hideMark/>
          </w:tcPr>
          <w:p w14:paraId="37C2A5E3" w14:textId="46F32F0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center"/>
            <w:hideMark/>
          </w:tcPr>
          <w:p w14:paraId="4162C856" w14:textId="6D8DB599"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center"/>
            <w:hideMark/>
          </w:tcPr>
          <w:p w14:paraId="3BB9B210" w14:textId="7A94E36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center"/>
            <w:hideMark/>
          </w:tcPr>
          <w:p w14:paraId="0077756C" w14:textId="30DE1CA3"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5"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P2r44p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F5D65E9" w14:textId="77777777" w:rsidR="00195C31" w:rsidRDefault="00195C31" w:rsidP="00555BDB">
      <w:pPr>
        <w:spacing w:line="360" w:lineRule="auto"/>
        <w:jc w:val="both"/>
        <w:rPr>
          <w:rFonts w:ascii="Arial" w:hAnsi="Arial" w:cs="Arial"/>
          <w:sz w:val="24"/>
          <w:szCs w:val="24"/>
        </w:rPr>
      </w:pPr>
    </w:p>
    <w:p w14:paraId="24E3959A" w14:textId="26F0CFB7" w:rsidR="00195C31" w:rsidRPr="00195C31" w:rsidRDefault="00195C31" w:rsidP="00555BDB">
      <w:pPr>
        <w:spacing w:line="360" w:lineRule="auto"/>
        <w:jc w:val="both"/>
        <w:rPr>
          <w:rFonts w:ascii="Arial" w:hAnsi="Arial" w:cs="Arial"/>
          <w:sz w:val="24"/>
          <w:szCs w:val="24"/>
        </w:rPr>
      </w:pPr>
      <w:r w:rsidRPr="00195C31">
        <w:rPr>
          <w:rFonts w:ascii="Arial" w:hAnsi="Arial" w:cs="Arial"/>
          <w:sz w:val="24"/>
          <w:szCs w:val="24"/>
        </w:rPr>
        <w:t xml:space="preserve">Vinyl </w:t>
      </w:r>
      <w:r>
        <w:rPr>
          <w:rFonts w:ascii="Arial" w:hAnsi="Arial" w:cs="Arial"/>
          <w:sz w:val="24"/>
          <w:szCs w:val="24"/>
        </w:rPr>
        <w:t>E</w:t>
      </w:r>
      <w:r w:rsidRPr="00195C31">
        <w:rPr>
          <w:rFonts w:ascii="Arial" w:hAnsi="Arial" w:cs="Arial"/>
          <w:sz w:val="24"/>
          <w:szCs w:val="24"/>
        </w:rPr>
        <w:t>ster offers wide range of applications including pipes and tanks, marine components, renewables etc. Over the past several years, pipes and tanks segment holds largest market share in the vinyl ester market at about 60% as of 2020 and is forecasted to hold more than 60% market share by 2030 owing to increasing demand in Chlor-alkali and chemical industry, power generation industry, mining and metal industry, industrial water and wastewater industry, food processing industry, and pulp and paper industry.</w:t>
      </w:r>
    </w:p>
    <w:p w14:paraId="65BB36A6" w14:textId="77777777" w:rsidR="00195C31" w:rsidRDefault="00195C31" w:rsidP="00555BDB">
      <w:pPr>
        <w:spacing w:line="360" w:lineRule="auto"/>
        <w:jc w:val="both"/>
        <w:rPr>
          <w:rFonts w:ascii="Arial" w:hAnsi="Arial" w:cs="Arial"/>
          <w:b/>
          <w:bCs/>
          <w:sz w:val="24"/>
          <w:szCs w:val="24"/>
        </w:rPr>
      </w:pPr>
    </w:p>
    <w:p w14:paraId="616C840F" w14:textId="3D1B91F5"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30BFCB4">
                <wp:simplePos x="0" y="0"/>
                <wp:positionH relativeFrom="margin">
                  <wp:posOffset>2664460</wp:posOffset>
                </wp:positionH>
                <wp:positionV relativeFrom="paragraph">
                  <wp:posOffset>2935605</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16" type="#_x0000_t202" style="position:absolute;margin-left:209.8pt;margin-top:231.1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BCF76C5">
            <wp:extent cx="6381750" cy="3333750"/>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4DEA4EF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Type</w:t>
            </w:r>
            <w:r w:rsidR="007C5B32">
              <w:rPr>
                <w:rFonts w:ascii="Arial" w:eastAsia="Times New Roman" w:hAnsi="Arial" w:cs="Arial"/>
                <w:b/>
                <w:bCs/>
                <w:color w:val="FFFFFF" w:themeColor="background1"/>
                <w:sz w:val="20"/>
                <w:szCs w:val="20"/>
                <w:lang w:val="en-US"/>
              </w:rPr>
              <w:t xml:space="preserve"> </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264AA96"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4AB11DF8" w14:textId="0E36568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07D782BF" w14:textId="6B30F8C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71BF9015" w14:textId="354101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center"/>
            <w:hideMark/>
          </w:tcPr>
          <w:p w14:paraId="5D076665" w14:textId="6ED7BFE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center"/>
            <w:hideMark/>
          </w:tcPr>
          <w:p w14:paraId="7FF018C3" w14:textId="5F701A7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center"/>
            <w:hideMark/>
          </w:tcPr>
          <w:p w14:paraId="38F2FC82" w14:textId="0EE6312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5CCDD0E1" w14:textId="68953F4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64E12CDF" w14:textId="360AE7C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center"/>
            <w:hideMark/>
          </w:tcPr>
          <w:p w14:paraId="30D1F9B0" w14:textId="44C4A2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0C478877"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195C31" w:rsidRPr="008D1421" w:rsidRDefault="00195C31" w:rsidP="00195C31">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35FC883F" w14:textId="105F2D5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3403A923" w14:textId="731E06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0B7C6BCD" w14:textId="2758148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center"/>
            <w:hideMark/>
          </w:tcPr>
          <w:p w14:paraId="3F4040E9" w14:textId="0EBB8D1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center"/>
            <w:hideMark/>
          </w:tcPr>
          <w:p w14:paraId="1F06EF48" w14:textId="6B8A513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center"/>
            <w:hideMark/>
          </w:tcPr>
          <w:p w14:paraId="68165F51" w14:textId="68FA7B6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3D538F2D" w14:textId="746B534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7BA2CCA4" w14:textId="6E56C0F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center"/>
            <w:hideMark/>
          </w:tcPr>
          <w:p w14:paraId="7120A42F" w14:textId="3D1EFFB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195C31" w:rsidRPr="008D1421" w14:paraId="008EAF51"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68E462B8" w14:textId="101D09F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1CAC0915" w14:textId="3EB3491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0EE5351C" w14:textId="0D0248F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center"/>
            <w:hideMark/>
          </w:tcPr>
          <w:p w14:paraId="0A333BC8" w14:textId="6CF2AAA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center"/>
            <w:hideMark/>
          </w:tcPr>
          <w:p w14:paraId="6A891B81" w14:textId="5203DD6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28F11861" w14:textId="3109F82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44410606" w14:textId="21DDFEF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11540F57" w14:textId="5904443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center"/>
            <w:hideMark/>
          </w:tcPr>
          <w:p w14:paraId="3A94FBDA" w14:textId="7D59AF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r>
      <w:tr w:rsidR="00195C31" w:rsidRPr="008D1421" w14:paraId="0159AEC3" w14:textId="77777777" w:rsidTr="007B6EC3">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center"/>
            <w:hideMark/>
          </w:tcPr>
          <w:p w14:paraId="7D2D7DD4" w14:textId="7FE828B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5541168A" w14:textId="3BC09A0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3D0A94F5" w14:textId="1D23D7A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80" w:type="dxa"/>
            <w:tcBorders>
              <w:top w:val="nil"/>
              <w:left w:val="nil"/>
              <w:bottom w:val="single" w:sz="4" w:space="0" w:color="auto"/>
              <w:right w:val="single" w:sz="4" w:space="0" w:color="auto"/>
            </w:tcBorders>
            <w:shd w:val="clear" w:color="000000" w:fill="FFFFFF"/>
            <w:noWrap/>
            <w:vAlign w:val="center"/>
            <w:hideMark/>
          </w:tcPr>
          <w:p w14:paraId="5A015943" w14:textId="44C82DC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04" w:type="dxa"/>
            <w:tcBorders>
              <w:top w:val="nil"/>
              <w:left w:val="nil"/>
              <w:bottom w:val="single" w:sz="4" w:space="0" w:color="auto"/>
              <w:right w:val="single" w:sz="4" w:space="0" w:color="auto"/>
            </w:tcBorders>
            <w:shd w:val="clear" w:color="000000" w:fill="FFFFFF"/>
            <w:noWrap/>
            <w:vAlign w:val="center"/>
            <w:hideMark/>
          </w:tcPr>
          <w:p w14:paraId="00CA4C84" w14:textId="4569530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6BE60A04" w14:textId="52F713A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731B1FC8" w14:textId="39CCA4E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center"/>
            <w:hideMark/>
          </w:tcPr>
          <w:p w14:paraId="63557EC7" w14:textId="50CBCB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center"/>
            <w:hideMark/>
          </w:tcPr>
          <w:p w14:paraId="2F0F8478" w14:textId="6AF7E3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335B2636" w14:textId="77777777" w:rsidTr="007B6EC3">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center"/>
            <w:hideMark/>
          </w:tcPr>
          <w:p w14:paraId="49F066F3" w14:textId="4FC6CF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26AA660D" w14:textId="77B4DBD8"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7219B82B" w14:textId="1F4A458A"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center"/>
            <w:hideMark/>
          </w:tcPr>
          <w:p w14:paraId="5FBB3358" w14:textId="4F3E761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center"/>
            <w:hideMark/>
          </w:tcPr>
          <w:p w14:paraId="2BAD9C33" w14:textId="1351D469"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center"/>
            <w:hideMark/>
          </w:tcPr>
          <w:p w14:paraId="3E4E1337" w14:textId="6F209C23"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center"/>
            <w:hideMark/>
          </w:tcPr>
          <w:p w14:paraId="5443F1C8" w14:textId="5AA62F5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center"/>
            <w:hideMark/>
          </w:tcPr>
          <w:p w14:paraId="394B7417" w14:textId="29931B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center"/>
            <w:hideMark/>
          </w:tcPr>
          <w:p w14:paraId="368BFC4F" w14:textId="7DE5AE2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17"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G5d30K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South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088D2735" w14:textId="77777777" w:rsidR="00195C31" w:rsidRPr="00195C31" w:rsidRDefault="00195C31" w:rsidP="00195C31">
      <w:pPr>
        <w:spacing w:line="360" w:lineRule="auto"/>
        <w:jc w:val="both"/>
        <w:rPr>
          <w:rFonts w:ascii="Arial" w:eastAsia="Verdana" w:hAnsi="Arial" w:cs="Arial"/>
          <w:color w:val="000000"/>
          <w:kern w:val="24"/>
          <w:sz w:val="24"/>
          <w:szCs w:val="24"/>
        </w:rPr>
      </w:pPr>
      <w:r w:rsidRPr="00195C31">
        <w:rPr>
          <w:rFonts w:ascii="Arial" w:eastAsia="Verdana" w:hAnsi="Arial" w:cs="Arial"/>
          <w:color w:val="000000"/>
          <w:kern w:val="24"/>
          <w:sz w:val="24"/>
          <w:szCs w:val="24"/>
        </w:rPr>
        <w:t>Depending on the type, Bisphenol-</w:t>
      </w:r>
      <w:proofErr w:type="gramStart"/>
      <w:r w:rsidRPr="00195C31">
        <w:rPr>
          <w:rFonts w:ascii="Arial" w:eastAsia="Verdana" w:hAnsi="Arial" w:cs="Arial"/>
          <w:color w:val="000000"/>
          <w:kern w:val="24"/>
          <w:sz w:val="24"/>
          <w:szCs w:val="24"/>
        </w:rPr>
        <w:t>A,F</w:t>
      </w:r>
      <w:proofErr w:type="gramEnd"/>
      <w:r w:rsidRPr="00195C31">
        <w:rPr>
          <w:rFonts w:ascii="Arial" w:eastAsia="Verdana" w:hAnsi="Arial" w:cs="Arial"/>
          <w:color w:val="000000"/>
          <w:kern w:val="24"/>
          <w:sz w:val="24"/>
          <w:szCs w:val="24"/>
        </w:rPr>
        <w:t xml:space="preserve">,S vinyl ester resin holds the largest demand share of about 49% as of 2020. It continues to dominate the market among other categories comprising of </w:t>
      </w:r>
      <w:proofErr w:type="spellStart"/>
      <w:r w:rsidRPr="00195C31">
        <w:rPr>
          <w:rFonts w:ascii="Arial" w:eastAsia="Verdana" w:hAnsi="Arial" w:cs="Arial"/>
          <w:color w:val="000000"/>
          <w:kern w:val="24"/>
          <w:sz w:val="24"/>
          <w:szCs w:val="24"/>
        </w:rPr>
        <w:t>Novolac</w:t>
      </w:r>
      <w:proofErr w:type="spellEnd"/>
      <w:r w:rsidRPr="00195C31">
        <w:rPr>
          <w:rFonts w:ascii="Arial" w:eastAsia="Verdana" w:hAnsi="Arial" w:cs="Arial"/>
          <w:color w:val="000000"/>
          <w:kern w:val="24"/>
          <w:sz w:val="24"/>
          <w:szCs w:val="24"/>
        </w:rPr>
        <w:t xml:space="preserve"> vinyl ester resin, Brominated vinyl ester resin and others which include Urethane Modified vinyl ester resin and Elastomer Modified vinyl ester resin.</w:t>
      </w:r>
    </w:p>
    <w:p w14:paraId="1A58E18C" w14:textId="77777777" w:rsidR="00672393" w:rsidRDefault="00672393" w:rsidP="007B461A">
      <w:pPr>
        <w:spacing w:line="360" w:lineRule="auto"/>
        <w:textAlignment w:val="baseline"/>
        <w:rPr>
          <w:rFonts w:ascii="Arial" w:eastAsia="Verdana" w:hAnsi="Arial" w:cs="Arial"/>
          <w:b/>
          <w:bCs/>
          <w:color w:val="000000"/>
          <w:kern w:val="24"/>
          <w:sz w:val="24"/>
          <w:szCs w:val="24"/>
        </w:rPr>
      </w:pPr>
    </w:p>
    <w:p w14:paraId="25A8A28A" w14:textId="42E9B1DA"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19A5ED60"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70577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D8F13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6AB65A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68D11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29B25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AAEDA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26AD3E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517C9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C25E5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DE88D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358E6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16374E0"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D90466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2EAB98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DC92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FAF6E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DE2A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18CC6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6647D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DDB9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138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87A6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FE79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7B461A" w:rsidRPr="00113DAD" w14:paraId="54CBBA54"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F878EF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E85630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55C6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260F1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1CD57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726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C1743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94BF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B70F6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ADD5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DD09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195C31" w:rsidRPr="00113DAD" w14:paraId="303D75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B80F7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E36381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12F831" w14:textId="5A8633B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C832DC" w14:textId="28E9C00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541191" w14:textId="71AACE3C"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2BF58" w14:textId="41AD8D3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35A60" w14:textId="735276DF"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0EF2AF" w14:textId="534C5059"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810D4D" w14:textId="4607BA44"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E801C3" w14:textId="558D249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9877EB" w14:textId="74DFC79A"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31</w:t>
            </w:r>
          </w:p>
        </w:tc>
      </w:tr>
      <w:tr w:rsidR="007B461A" w:rsidRPr="00113DAD" w14:paraId="33EB083F"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0C8BE7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040CD3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0E01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6297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21AF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E166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248E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702E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3A6FF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9E3B1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4CD7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7B461A" w:rsidRPr="00113DAD" w14:paraId="32B0A9B4"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AA829B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055EAC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1C100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FF0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E9A8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F80DA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3154C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8D3E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BBA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26B5D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1B4EF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1FF1B527" w14:textId="035EAF8D" w:rsidR="00195C31" w:rsidRDefault="00195C31"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5360" behindDoc="0" locked="0" layoutInCell="1" allowOverlap="1" wp14:anchorId="2FDDCC13" wp14:editId="6B102726">
                <wp:simplePos x="0" y="0"/>
                <wp:positionH relativeFrom="column">
                  <wp:posOffset>4582160</wp:posOffset>
                </wp:positionH>
                <wp:positionV relativeFrom="paragraph">
                  <wp:posOffset>46355</wp:posOffset>
                </wp:positionV>
                <wp:extent cx="1809277" cy="584775"/>
                <wp:effectExtent l="0" t="0" r="0" b="0"/>
                <wp:wrapNone/>
                <wp:docPr id="6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DDCC13" id="_x0000_s1118" type="#_x0000_t202" style="position:absolute;left:0;text-align:left;margin-left:360.8pt;margin-top:3.65pt;width:142.45pt;height:46.0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" filled="f" stroked="f">
                <v:textbox style="mso-fit-shape-to-text:t">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3FD66D6" w14:textId="219B4CF0"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3793840A" w14:textId="63683444"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06503F48" w14:textId="151FE346" w:rsidR="007B461A" w:rsidRPr="007B461A" w:rsidRDefault="007B461A" w:rsidP="007B461A">
      <w:pPr>
        <w:tabs>
          <w:tab w:val="left" w:pos="1290"/>
        </w:tabs>
        <w:spacing w:line="360" w:lineRule="auto"/>
        <w:jc w:val="both"/>
        <w:rPr>
          <w:rFonts w:ascii="Arial" w:eastAsia="Arial" w:hAnsi="Arial" w:cs="Arial"/>
          <w:color w:val="000000" w:themeColor="text1"/>
          <w:sz w:val="24"/>
          <w:szCs w:val="24"/>
        </w:rPr>
      </w:pP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19"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Dg0ZtK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195C31" w:rsidRPr="008D1421" w14:paraId="7F4C2C2C"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7335CF73" w14:textId="07EDBC3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center"/>
            <w:hideMark/>
          </w:tcPr>
          <w:p w14:paraId="72645175" w14:textId="082C514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center"/>
            <w:hideMark/>
          </w:tcPr>
          <w:p w14:paraId="0D95D7E3" w14:textId="11559C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center"/>
            <w:hideMark/>
          </w:tcPr>
          <w:p w14:paraId="4887E5F9" w14:textId="6D48EA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center"/>
            <w:hideMark/>
          </w:tcPr>
          <w:p w14:paraId="208E5860" w14:textId="56D2558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center"/>
            <w:hideMark/>
          </w:tcPr>
          <w:p w14:paraId="0FE12954" w14:textId="3922C98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center"/>
            <w:hideMark/>
          </w:tcPr>
          <w:p w14:paraId="4BFB35CF" w14:textId="7E760FF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5C5B0E51"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5E461903" w14:textId="3B2BD34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center"/>
            <w:hideMark/>
          </w:tcPr>
          <w:p w14:paraId="423A6CA5" w14:textId="53368DB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1081" w:type="dxa"/>
            <w:tcBorders>
              <w:top w:val="nil"/>
              <w:left w:val="nil"/>
              <w:bottom w:val="single" w:sz="4" w:space="0" w:color="auto"/>
              <w:right w:val="single" w:sz="4" w:space="0" w:color="auto"/>
            </w:tcBorders>
            <w:shd w:val="clear" w:color="000000" w:fill="FFFFFF"/>
            <w:noWrap/>
            <w:vAlign w:val="center"/>
            <w:hideMark/>
          </w:tcPr>
          <w:p w14:paraId="5666C6A3" w14:textId="2FE9EF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center"/>
            <w:hideMark/>
          </w:tcPr>
          <w:p w14:paraId="3FDF4D1B" w14:textId="5655B0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center"/>
            <w:hideMark/>
          </w:tcPr>
          <w:p w14:paraId="749DE23E" w14:textId="2D1546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67FD51C4" w14:textId="6EBA49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7C36C61C" w14:textId="1436E8E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5CC47092"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center"/>
            <w:hideMark/>
          </w:tcPr>
          <w:p w14:paraId="57A3E857" w14:textId="28CF87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46153064" w14:textId="1C16049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35EE3D8D" w14:textId="1C5D2BB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center"/>
            <w:hideMark/>
          </w:tcPr>
          <w:p w14:paraId="0FBC202B" w14:textId="33EDF3F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center"/>
            <w:hideMark/>
          </w:tcPr>
          <w:p w14:paraId="3F2AD236" w14:textId="78FC625E"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center"/>
            <w:hideMark/>
          </w:tcPr>
          <w:p w14:paraId="68CF2B1F" w14:textId="6A36B8C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center"/>
            <w:hideMark/>
          </w:tcPr>
          <w:p w14:paraId="6EB6255E" w14:textId="3C37302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0"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WeaC75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F6A9971" w14:textId="178D616A" w:rsidR="00672393" w:rsidRDefault="00672393">
      <w:pPr>
        <w:rPr>
          <w:color w:val="000000" w:themeColor="text1"/>
        </w:rPr>
      </w:pPr>
    </w:p>
    <w:p w14:paraId="25DEDF6C" w14:textId="77777777" w:rsidR="00672393" w:rsidRDefault="00672393">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0162C949" w:rsidR="001039EA" w:rsidRPr="002B5730" w:rsidRDefault="001039EA">
      <w:pPr>
        <w:rPr>
          <w:color w:val="000000" w:themeColor="text1"/>
        </w:rPr>
      </w:pPr>
    </w:p>
    <w:p w14:paraId="173CB26B" w14:textId="785B79A2" w:rsidR="001039EA" w:rsidRPr="002B5730" w:rsidRDefault="004B0F37">
      <w:pPr>
        <w:rPr>
          <w:color w:val="000000" w:themeColor="text1"/>
        </w:rPr>
      </w:pPr>
      <w:r w:rsidRPr="002B5730">
        <w:rPr>
          <w:noProof/>
          <w:color w:val="000000" w:themeColor="text1"/>
        </w:rPr>
        <w:lastRenderedPageBreak/>
        <w:drawing>
          <wp:anchor distT="0" distB="0" distL="114300" distR="114300" simplePos="0" relativeHeight="252153856" behindDoc="1" locked="0" layoutInCell="1" allowOverlap="1" wp14:anchorId="29B65BB6" wp14:editId="25386336">
            <wp:simplePos x="0" y="0"/>
            <wp:positionH relativeFrom="page">
              <wp:posOffset>0</wp:posOffset>
            </wp:positionH>
            <wp:positionV relativeFrom="paragraph">
              <wp:posOffset>-1085053</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1"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Fx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m&#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DtqwXH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6B01BB3C" w:rsidR="003B1BF5" w:rsidRDefault="00A93F5E" w:rsidP="00A93F5E">
      <w:pPr>
        <w:rPr>
          <w:rFonts w:ascii="Arial" w:hAnsi="Arial" w:cs="Arial"/>
          <w:b/>
          <w:bCs/>
          <w:sz w:val="24"/>
          <w:szCs w:val="24"/>
        </w:rPr>
      </w:pPr>
      <w:r>
        <w:rPr>
          <w:rFonts w:ascii="Arial" w:hAnsi="Arial" w:cs="Arial"/>
          <w:b/>
          <w:bCs/>
          <w:sz w:val="24"/>
          <w:szCs w:val="24"/>
        </w:rPr>
        <w:lastRenderedPageBreak/>
        <w:t>Middle East &amp; Africa</w:t>
      </w:r>
      <w:r w:rsidRPr="0022076A">
        <w:rPr>
          <w:rFonts w:ascii="Arial" w:hAnsi="Arial" w:cs="Arial"/>
          <w:b/>
          <w:bCs/>
          <w:sz w:val="24"/>
          <w:szCs w:val="24"/>
        </w:rPr>
        <w:t xml:space="preserve"> </w:t>
      </w:r>
      <w:r w:rsidR="00925089">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65DCD32E" w:rsidR="004F4F10" w:rsidRDefault="00545715"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2"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Pt3T1S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7E7ACF49">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4F4F10">
        <w:rPr>
          <w:rFonts w:ascii="Arial" w:hAnsi="Arial" w:cs="Arial"/>
          <w:sz w:val="24"/>
          <w:szCs w:val="24"/>
        </w:rPr>
        <w:t xml:space="preserve"> </w:t>
      </w:r>
    </w:p>
    <w:p w14:paraId="1EB9891E" w14:textId="29DA8FDB" w:rsidR="00195C31" w:rsidRDefault="00195C31" w:rsidP="00A93F5E">
      <w:pPr>
        <w:spacing w:line="360" w:lineRule="auto"/>
        <w:jc w:val="both"/>
        <w:rPr>
          <w:rFonts w:ascii="Arial" w:hAnsi="Arial" w:cs="Arial"/>
          <w:sz w:val="24"/>
          <w:szCs w:val="24"/>
        </w:rPr>
      </w:pPr>
      <w:r w:rsidRPr="00195C31">
        <w:rPr>
          <w:rFonts w:ascii="Arial" w:hAnsi="Arial" w:cs="Arial"/>
          <w:sz w:val="24"/>
          <w:szCs w:val="24"/>
        </w:rPr>
        <w:t>In Middle East, as of 2020 the total capacity of vinyl ester stood at about 83 thousand tonnes with production of about 64 thousand tonnes. An increase in production of vinyl ester is estimated in forecasted years as the market recovers to its pre pandemic levels of economic activity.</w:t>
      </w:r>
    </w:p>
    <w:p w14:paraId="78F24009" w14:textId="13FF5D82" w:rsidR="00195C31" w:rsidRDefault="00195C31" w:rsidP="00195C31">
      <w:pPr>
        <w:spacing w:line="360" w:lineRule="auto"/>
        <w:jc w:val="both"/>
        <w:rPr>
          <w:rFonts w:ascii="Arial" w:hAnsi="Arial" w:cs="Arial"/>
          <w:sz w:val="24"/>
          <w:szCs w:val="24"/>
        </w:rPr>
      </w:pPr>
      <w:r w:rsidRPr="004F4F10">
        <w:rPr>
          <w:rFonts w:ascii="Arial" w:hAnsi="Arial" w:cs="Arial"/>
          <w:b/>
          <w:bCs/>
          <w:sz w:val="24"/>
          <w:szCs w:val="24"/>
        </w:rPr>
        <w:t>Major Demand Drivers of Vinyl Ester Resin During Forecast Period</w:t>
      </w:r>
    </w:p>
    <w:p w14:paraId="7E014809" w14:textId="77777777" w:rsidR="00195C31" w:rsidRPr="004F4F10" w:rsidRDefault="00195C31" w:rsidP="00F14E20">
      <w:pPr>
        <w:pStyle w:val="ListParagraph"/>
        <w:numPr>
          <w:ilvl w:val="0"/>
          <w:numId w:val="11"/>
        </w:numPr>
        <w:spacing w:line="360" w:lineRule="auto"/>
        <w:jc w:val="both"/>
        <w:rPr>
          <w:sz w:val="24"/>
          <w:szCs w:val="24"/>
        </w:rPr>
      </w:pPr>
      <w:r w:rsidRPr="004F4F10">
        <w:rPr>
          <w:b/>
          <w:bCs/>
          <w:sz w:val="24"/>
          <w:szCs w:val="24"/>
        </w:rPr>
        <w:t>Increasing Desalination Construction Projects</w:t>
      </w:r>
    </w:p>
    <w:p w14:paraId="123582A3" w14:textId="77777777" w:rsidR="00195C31"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29E15EBD" w14:textId="77777777" w:rsidR="00195C31" w:rsidRPr="004F4F10" w:rsidRDefault="00195C31" w:rsidP="00F14E20">
      <w:pPr>
        <w:pStyle w:val="ListParagraph"/>
        <w:numPr>
          <w:ilvl w:val="0"/>
          <w:numId w:val="11"/>
        </w:numPr>
        <w:jc w:val="both"/>
        <w:rPr>
          <w:sz w:val="24"/>
          <w:szCs w:val="24"/>
        </w:rPr>
      </w:pPr>
      <w:r w:rsidRPr="004F4F10">
        <w:rPr>
          <w:b/>
          <w:bCs/>
          <w:sz w:val="24"/>
          <w:szCs w:val="24"/>
        </w:rPr>
        <w:t>Smart Cities Development</w:t>
      </w:r>
    </w:p>
    <w:p w14:paraId="45FC42FD" w14:textId="77777777" w:rsidR="00195C31" w:rsidRPr="004C7FEF"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79A2C4F0" w14:textId="77777777" w:rsidR="00195C31" w:rsidRPr="004F4F10" w:rsidRDefault="00195C31" w:rsidP="00F14E20">
      <w:pPr>
        <w:pStyle w:val="ListParagraph"/>
        <w:numPr>
          <w:ilvl w:val="0"/>
          <w:numId w:val="11"/>
        </w:numPr>
        <w:jc w:val="both"/>
        <w:rPr>
          <w:sz w:val="24"/>
          <w:szCs w:val="24"/>
        </w:rPr>
      </w:pPr>
      <w:r w:rsidRPr="004F4F10">
        <w:rPr>
          <w:b/>
          <w:bCs/>
          <w:sz w:val="24"/>
          <w:szCs w:val="24"/>
        </w:rPr>
        <w:t>Growth in Infrastructure Projects</w:t>
      </w:r>
    </w:p>
    <w:p w14:paraId="746A3401" w14:textId="77777777" w:rsidR="00195C31" w:rsidRDefault="00195C31" w:rsidP="00195C31">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7B6171CD" w14:textId="77777777" w:rsidR="00195C31" w:rsidRDefault="00195C31" w:rsidP="004C7FEF">
      <w:pPr>
        <w:jc w:val="both"/>
        <w:rPr>
          <w:rFonts w:ascii="Arial" w:hAnsi="Arial" w:cs="Arial"/>
          <w:b/>
          <w:bCs/>
          <w:sz w:val="24"/>
          <w:szCs w:val="24"/>
        </w:rPr>
      </w:pPr>
    </w:p>
    <w:p w14:paraId="7865230D" w14:textId="5D3CAA63" w:rsidR="004C7FEF" w:rsidRDefault="004F4F10" w:rsidP="004C7FEF">
      <w:pPr>
        <w:jc w:val="both"/>
        <w:rPr>
          <w:rFonts w:ascii="Arial" w:hAnsi="Arial" w:cs="Arial"/>
          <w:b/>
          <w:bCs/>
          <w:sz w:val="24"/>
          <w:szCs w:val="24"/>
        </w:rPr>
      </w:pPr>
      <w:r w:rsidRPr="004F4F10">
        <w:rPr>
          <w:rFonts w:ascii="Arial" w:hAnsi="Arial" w:cs="Arial"/>
          <w:b/>
          <w:bCs/>
          <w:sz w:val="24"/>
          <w:szCs w:val="24"/>
        </w:rPr>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6457BD82" w:rsidR="004F4F10"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12BF9D18"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30972ED3">
                <wp:simplePos x="0" y="0"/>
                <wp:positionH relativeFrom="column">
                  <wp:posOffset>4370705</wp:posOffset>
                </wp:positionH>
                <wp:positionV relativeFrom="paragraph">
                  <wp:posOffset>1947545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3" style="position:absolute;margin-left:344.15pt;margin-top:153.3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281D125A">
                <wp:simplePos x="0" y="0"/>
                <wp:positionH relativeFrom="column">
                  <wp:posOffset>913765</wp:posOffset>
                </wp:positionH>
                <wp:positionV relativeFrom="paragraph">
                  <wp:posOffset>1959610</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4" style="position:absolute;margin-left:71.95pt;margin-top:154.3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DE76236" w14:textId="5BFA68E6"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19C962C1">
                <wp:simplePos x="0" y="0"/>
                <wp:positionH relativeFrom="margin">
                  <wp:posOffset>4231005</wp:posOffset>
                </wp:positionH>
                <wp:positionV relativeFrom="paragraph">
                  <wp:posOffset>50165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5" type="#_x0000_t202" style="position:absolute;margin-left:333.15pt;margin-top:3.9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FE48294" w:rsidR="00A14586" w:rsidRPr="002B5730" w:rsidRDefault="00195C31" w:rsidP="00195C31">
      <w:pPr>
        <w:spacing w:line="360" w:lineRule="auto"/>
        <w:rPr>
          <w:rFonts w:ascii="Arial" w:eastAsia="Arial" w:hAnsi="Arial" w:cs="Arial"/>
          <w:color w:val="000000" w:themeColor="text1"/>
          <w:sz w:val="24"/>
          <w:szCs w:val="24"/>
        </w:rPr>
      </w:pPr>
      <w:r w:rsidRPr="00195C31">
        <w:rPr>
          <w:rFonts w:ascii="Arial" w:eastAsia="Arial" w:hAnsi="Arial" w:cs="Arial"/>
          <w:color w:val="000000" w:themeColor="text1"/>
          <w:sz w:val="24"/>
          <w:szCs w:val="24"/>
        </w:rPr>
        <w:t xml:space="preserve">The Middle East vinyl ester market grew at an average CAGR of 1.86% in terms of volume during the period 2015-2020 and is forecasted to grow at CAGR of 5.05% by 2030 owing to rising demand from end user industries.  </w:t>
      </w: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26"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CrV2ve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22E9DB3" w14:textId="5B5ECCCE" w:rsidR="00195C31" w:rsidRPr="00195C31" w:rsidRDefault="00195C31" w:rsidP="00195C31">
      <w:pPr>
        <w:spacing w:line="360" w:lineRule="auto"/>
        <w:jc w:val="both"/>
        <w:textAlignment w:val="baseline"/>
        <w:rPr>
          <w:rFonts w:ascii="Arial" w:hAnsi="Arial" w:cs="Arial"/>
          <w:sz w:val="24"/>
          <w:szCs w:val="24"/>
        </w:rPr>
      </w:pPr>
      <w:r w:rsidRPr="00195C31">
        <w:rPr>
          <w:rFonts w:ascii="Arial" w:hAnsi="Arial" w:cs="Arial"/>
          <w:sz w:val="24"/>
          <w:szCs w:val="24"/>
        </w:rPr>
        <w:t>There is a gradual increase in operating efficiency of all key manufacturers till 2019. The companies suffered a backlog in production efficiency rates in the year 2020 owing to the pandemic. However, post pandemic as the middle east market recovers, the demand for vinyl ester in general is going to increase significantly showing operating efficiency of more than 70 % and forecasted to reach about 90% by 2030.</w:t>
      </w:r>
    </w:p>
    <w:p w14:paraId="7AD9B34A" w14:textId="5DDE3F48"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6E868E79">
                <wp:simplePos x="0" y="0"/>
                <wp:positionH relativeFrom="margin">
                  <wp:posOffset>3243580</wp:posOffset>
                </wp:positionH>
                <wp:positionV relativeFrom="paragraph">
                  <wp:posOffset>2508885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27" type="#_x0000_t202" style="position:absolute;margin-left:255.4pt;margin-top:197.55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3CCB40D8">
            <wp:extent cx="6410325" cy="2844800"/>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10117" w:type="dxa"/>
        <w:tblInd w:w="-5" w:type="dxa"/>
        <w:tblLook w:val="04A0" w:firstRow="1" w:lastRow="0" w:firstColumn="1" w:lastColumn="0" w:noHBand="0" w:noVBand="1"/>
      </w:tblPr>
      <w:tblGrid>
        <w:gridCol w:w="1960"/>
        <w:gridCol w:w="857"/>
        <w:gridCol w:w="857"/>
        <w:gridCol w:w="857"/>
        <w:gridCol w:w="859"/>
        <w:gridCol w:w="980"/>
        <w:gridCol w:w="976"/>
        <w:gridCol w:w="976"/>
        <w:gridCol w:w="976"/>
        <w:gridCol w:w="819"/>
      </w:tblGrid>
      <w:tr w:rsidR="008D1421" w:rsidRPr="008D1421" w14:paraId="095FC6B6" w14:textId="77777777" w:rsidTr="00751D1F">
        <w:trPr>
          <w:trHeight w:val="395"/>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81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5BAF65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7" w:type="dxa"/>
            <w:tcBorders>
              <w:top w:val="nil"/>
              <w:left w:val="nil"/>
              <w:bottom w:val="single" w:sz="4" w:space="0" w:color="auto"/>
              <w:right w:val="single" w:sz="4" w:space="0" w:color="auto"/>
            </w:tcBorders>
            <w:shd w:val="clear" w:color="000000" w:fill="FFFFFF"/>
            <w:noWrap/>
            <w:vAlign w:val="center"/>
            <w:hideMark/>
          </w:tcPr>
          <w:p w14:paraId="3424B6B3" w14:textId="3A32189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857" w:type="dxa"/>
            <w:tcBorders>
              <w:top w:val="nil"/>
              <w:left w:val="nil"/>
              <w:bottom w:val="single" w:sz="4" w:space="0" w:color="auto"/>
              <w:right w:val="single" w:sz="4" w:space="0" w:color="auto"/>
            </w:tcBorders>
            <w:shd w:val="clear" w:color="000000" w:fill="FFFFFF"/>
            <w:noWrap/>
            <w:vAlign w:val="center"/>
            <w:hideMark/>
          </w:tcPr>
          <w:p w14:paraId="7F81CC10" w14:textId="555DEC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7" w:type="dxa"/>
            <w:tcBorders>
              <w:top w:val="nil"/>
              <w:left w:val="nil"/>
              <w:bottom w:val="single" w:sz="4" w:space="0" w:color="auto"/>
              <w:right w:val="single" w:sz="4" w:space="0" w:color="auto"/>
            </w:tcBorders>
            <w:shd w:val="clear" w:color="000000" w:fill="FFFFFF"/>
            <w:noWrap/>
            <w:vAlign w:val="center"/>
            <w:hideMark/>
          </w:tcPr>
          <w:p w14:paraId="317E7641" w14:textId="261D665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859" w:type="dxa"/>
            <w:tcBorders>
              <w:top w:val="nil"/>
              <w:left w:val="nil"/>
              <w:bottom w:val="single" w:sz="4" w:space="0" w:color="auto"/>
              <w:right w:val="single" w:sz="4" w:space="0" w:color="auto"/>
            </w:tcBorders>
            <w:shd w:val="clear" w:color="000000" w:fill="FFFFFF"/>
            <w:noWrap/>
            <w:vAlign w:val="center"/>
            <w:hideMark/>
          </w:tcPr>
          <w:p w14:paraId="5B8B5994" w14:textId="146FD4C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80" w:type="dxa"/>
            <w:tcBorders>
              <w:top w:val="nil"/>
              <w:left w:val="nil"/>
              <w:bottom w:val="single" w:sz="4" w:space="0" w:color="auto"/>
              <w:right w:val="single" w:sz="4" w:space="0" w:color="auto"/>
            </w:tcBorders>
            <w:shd w:val="clear" w:color="000000" w:fill="FFFFFF"/>
            <w:noWrap/>
            <w:vAlign w:val="center"/>
            <w:hideMark/>
          </w:tcPr>
          <w:p w14:paraId="0BF864ED" w14:textId="77A1FCA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center"/>
            <w:hideMark/>
          </w:tcPr>
          <w:p w14:paraId="534489A0" w14:textId="06B8305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6" w:type="dxa"/>
            <w:tcBorders>
              <w:top w:val="nil"/>
              <w:left w:val="nil"/>
              <w:bottom w:val="single" w:sz="4" w:space="0" w:color="auto"/>
              <w:right w:val="single" w:sz="4" w:space="0" w:color="auto"/>
            </w:tcBorders>
            <w:shd w:val="clear" w:color="000000" w:fill="FFFFFF"/>
            <w:noWrap/>
            <w:vAlign w:val="center"/>
            <w:hideMark/>
          </w:tcPr>
          <w:p w14:paraId="07609B71" w14:textId="7183C4E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6" w:type="dxa"/>
            <w:tcBorders>
              <w:top w:val="nil"/>
              <w:left w:val="nil"/>
              <w:bottom w:val="single" w:sz="4" w:space="0" w:color="auto"/>
              <w:right w:val="single" w:sz="4" w:space="0" w:color="auto"/>
            </w:tcBorders>
            <w:shd w:val="clear" w:color="000000" w:fill="FFFFFF"/>
            <w:noWrap/>
            <w:vAlign w:val="center"/>
            <w:hideMark/>
          </w:tcPr>
          <w:p w14:paraId="20D85487" w14:textId="387DCA6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42</w:t>
            </w:r>
          </w:p>
        </w:tc>
        <w:tc>
          <w:tcPr>
            <w:tcW w:w="819" w:type="dxa"/>
            <w:tcBorders>
              <w:top w:val="nil"/>
              <w:left w:val="nil"/>
              <w:bottom w:val="single" w:sz="4" w:space="0" w:color="auto"/>
              <w:right w:val="single" w:sz="4" w:space="0" w:color="auto"/>
            </w:tcBorders>
            <w:shd w:val="clear" w:color="000000" w:fill="FFFFFF"/>
            <w:noWrap/>
            <w:vAlign w:val="center"/>
            <w:hideMark/>
          </w:tcPr>
          <w:p w14:paraId="0D4E08F9" w14:textId="280D25D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r>
      <w:tr w:rsidR="00195C31" w:rsidRPr="008D1421" w14:paraId="0695348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7" w:type="dxa"/>
            <w:tcBorders>
              <w:top w:val="nil"/>
              <w:left w:val="nil"/>
              <w:bottom w:val="single" w:sz="4" w:space="0" w:color="auto"/>
              <w:right w:val="single" w:sz="4" w:space="0" w:color="auto"/>
            </w:tcBorders>
            <w:shd w:val="clear" w:color="000000" w:fill="FFFFFF"/>
            <w:noWrap/>
            <w:vAlign w:val="center"/>
            <w:hideMark/>
          </w:tcPr>
          <w:p w14:paraId="6853BD54" w14:textId="04FD181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6F931B73" w14:textId="2A58E08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7991061B" w14:textId="3B558FB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9" w:type="dxa"/>
            <w:tcBorders>
              <w:top w:val="nil"/>
              <w:left w:val="nil"/>
              <w:bottom w:val="single" w:sz="4" w:space="0" w:color="auto"/>
              <w:right w:val="single" w:sz="4" w:space="0" w:color="auto"/>
            </w:tcBorders>
            <w:shd w:val="clear" w:color="000000" w:fill="FFFFFF"/>
            <w:noWrap/>
            <w:vAlign w:val="center"/>
            <w:hideMark/>
          </w:tcPr>
          <w:p w14:paraId="4BA43969" w14:textId="7F47A04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80" w:type="dxa"/>
            <w:tcBorders>
              <w:top w:val="nil"/>
              <w:left w:val="nil"/>
              <w:bottom w:val="single" w:sz="4" w:space="0" w:color="auto"/>
              <w:right w:val="single" w:sz="4" w:space="0" w:color="auto"/>
            </w:tcBorders>
            <w:shd w:val="clear" w:color="000000" w:fill="FFFFFF"/>
            <w:noWrap/>
            <w:vAlign w:val="center"/>
            <w:hideMark/>
          </w:tcPr>
          <w:p w14:paraId="763B57DE" w14:textId="2D00472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5DA6E0F9" w14:textId="67603BA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6119E13" w14:textId="2F5A11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8A8E428" w14:textId="0B4B62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19" w:type="dxa"/>
            <w:tcBorders>
              <w:top w:val="nil"/>
              <w:left w:val="nil"/>
              <w:bottom w:val="single" w:sz="4" w:space="0" w:color="auto"/>
              <w:right w:val="single" w:sz="4" w:space="0" w:color="auto"/>
            </w:tcBorders>
            <w:shd w:val="clear" w:color="000000" w:fill="FFFFFF"/>
            <w:noWrap/>
            <w:vAlign w:val="center"/>
            <w:hideMark/>
          </w:tcPr>
          <w:p w14:paraId="065BB0AB" w14:textId="67125F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23E516AD"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7" w:type="dxa"/>
            <w:tcBorders>
              <w:top w:val="nil"/>
              <w:left w:val="nil"/>
              <w:bottom w:val="single" w:sz="4" w:space="0" w:color="auto"/>
              <w:right w:val="single" w:sz="4" w:space="0" w:color="auto"/>
            </w:tcBorders>
            <w:shd w:val="clear" w:color="000000" w:fill="FFFFFF"/>
            <w:noWrap/>
            <w:vAlign w:val="center"/>
            <w:hideMark/>
          </w:tcPr>
          <w:p w14:paraId="0ACC70FC" w14:textId="561DF1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60171CD5" w14:textId="6A1A3B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71B9F470" w14:textId="7689320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5E35D75" w14:textId="1ECD86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0" w:type="dxa"/>
            <w:tcBorders>
              <w:top w:val="nil"/>
              <w:left w:val="nil"/>
              <w:bottom w:val="single" w:sz="4" w:space="0" w:color="auto"/>
              <w:right w:val="single" w:sz="4" w:space="0" w:color="auto"/>
            </w:tcBorders>
            <w:shd w:val="clear" w:color="000000" w:fill="FFFFFF"/>
            <w:noWrap/>
            <w:vAlign w:val="center"/>
            <w:hideMark/>
          </w:tcPr>
          <w:p w14:paraId="7E851336" w14:textId="3CB8F0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523F0A48" w14:textId="0B5D317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77A5C2C" w14:textId="717E3AF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0EAA121C" w14:textId="6F0DF5A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19" w:type="dxa"/>
            <w:tcBorders>
              <w:top w:val="nil"/>
              <w:left w:val="nil"/>
              <w:bottom w:val="single" w:sz="4" w:space="0" w:color="auto"/>
              <w:right w:val="single" w:sz="4" w:space="0" w:color="auto"/>
            </w:tcBorders>
            <w:shd w:val="clear" w:color="000000" w:fill="FFFFFF"/>
            <w:noWrap/>
            <w:vAlign w:val="center"/>
            <w:hideMark/>
          </w:tcPr>
          <w:p w14:paraId="24F69CAB" w14:textId="6599804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r>
      <w:tr w:rsidR="00195C31" w:rsidRPr="008D1421" w14:paraId="3C84DC5E"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7" w:type="dxa"/>
            <w:tcBorders>
              <w:top w:val="nil"/>
              <w:left w:val="nil"/>
              <w:bottom w:val="single" w:sz="4" w:space="0" w:color="auto"/>
              <w:right w:val="single" w:sz="4" w:space="0" w:color="auto"/>
            </w:tcBorders>
            <w:shd w:val="clear" w:color="000000" w:fill="FFFFFF"/>
            <w:noWrap/>
            <w:vAlign w:val="center"/>
            <w:hideMark/>
          </w:tcPr>
          <w:p w14:paraId="72339753" w14:textId="064438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center"/>
            <w:hideMark/>
          </w:tcPr>
          <w:p w14:paraId="4041400A" w14:textId="495D4B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7" w:type="dxa"/>
            <w:tcBorders>
              <w:top w:val="nil"/>
              <w:left w:val="nil"/>
              <w:bottom w:val="single" w:sz="4" w:space="0" w:color="auto"/>
              <w:right w:val="single" w:sz="4" w:space="0" w:color="auto"/>
            </w:tcBorders>
            <w:shd w:val="clear" w:color="000000" w:fill="FFFFFF"/>
            <w:noWrap/>
            <w:vAlign w:val="center"/>
            <w:hideMark/>
          </w:tcPr>
          <w:p w14:paraId="2242A743" w14:textId="4DC390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721770D5" w14:textId="57C666B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80" w:type="dxa"/>
            <w:tcBorders>
              <w:top w:val="nil"/>
              <w:left w:val="nil"/>
              <w:bottom w:val="single" w:sz="4" w:space="0" w:color="auto"/>
              <w:right w:val="single" w:sz="4" w:space="0" w:color="auto"/>
            </w:tcBorders>
            <w:shd w:val="clear" w:color="000000" w:fill="FFFFFF"/>
            <w:noWrap/>
            <w:vAlign w:val="center"/>
            <w:hideMark/>
          </w:tcPr>
          <w:p w14:paraId="08507DC3" w14:textId="150442E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12F5685A" w14:textId="776F580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center"/>
            <w:hideMark/>
          </w:tcPr>
          <w:p w14:paraId="6BB0F53F" w14:textId="208AF4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66F118FD" w14:textId="206298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19" w:type="dxa"/>
            <w:tcBorders>
              <w:top w:val="nil"/>
              <w:left w:val="nil"/>
              <w:bottom w:val="single" w:sz="4" w:space="0" w:color="auto"/>
              <w:right w:val="single" w:sz="4" w:space="0" w:color="auto"/>
            </w:tcBorders>
            <w:shd w:val="clear" w:color="000000" w:fill="FFFFFF"/>
            <w:noWrap/>
            <w:vAlign w:val="center"/>
            <w:hideMark/>
          </w:tcPr>
          <w:p w14:paraId="3D6DE8B2" w14:textId="1E47FCA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r>
      <w:tr w:rsidR="00195C31" w:rsidRPr="008D1421" w14:paraId="5EA1C040"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center"/>
            <w:hideMark/>
          </w:tcPr>
          <w:p w14:paraId="2EB172EF" w14:textId="79488EF1"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857" w:type="dxa"/>
            <w:tcBorders>
              <w:top w:val="nil"/>
              <w:left w:val="nil"/>
              <w:bottom w:val="single" w:sz="4" w:space="0" w:color="auto"/>
              <w:right w:val="single" w:sz="4" w:space="0" w:color="auto"/>
            </w:tcBorders>
            <w:shd w:val="clear" w:color="000000" w:fill="FFFFFF"/>
            <w:noWrap/>
            <w:vAlign w:val="center"/>
            <w:hideMark/>
          </w:tcPr>
          <w:p w14:paraId="689301A1" w14:textId="019E762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857" w:type="dxa"/>
            <w:tcBorders>
              <w:top w:val="nil"/>
              <w:left w:val="nil"/>
              <w:bottom w:val="single" w:sz="4" w:space="0" w:color="auto"/>
              <w:right w:val="single" w:sz="4" w:space="0" w:color="auto"/>
            </w:tcBorders>
            <w:shd w:val="clear" w:color="000000" w:fill="FFFFFF"/>
            <w:noWrap/>
            <w:vAlign w:val="center"/>
            <w:hideMark/>
          </w:tcPr>
          <w:p w14:paraId="6AB27047" w14:textId="6ABC8F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859" w:type="dxa"/>
            <w:tcBorders>
              <w:top w:val="nil"/>
              <w:left w:val="nil"/>
              <w:bottom w:val="single" w:sz="4" w:space="0" w:color="auto"/>
              <w:right w:val="single" w:sz="4" w:space="0" w:color="auto"/>
            </w:tcBorders>
            <w:shd w:val="clear" w:color="000000" w:fill="FFFFFF"/>
            <w:noWrap/>
            <w:vAlign w:val="center"/>
            <w:hideMark/>
          </w:tcPr>
          <w:p w14:paraId="5A8A381F" w14:textId="5C77234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80" w:type="dxa"/>
            <w:tcBorders>
              <w:top w:val="nil"/>
              <w:left w:val="nil"/>
              <w:bottom w:val="single" w:sz="4" w:space="0" w:color="auto"/>
              <w:right w:val="single" w:sz="4" w:space="0" w:color="auto"/>
            </w:tcBorders>
            <w:shd w:val="clear" w:color="000000" w:fill="FFFFFF"/>
            <w:noWrap/>
            <w:vAlign w:val="center"/>
            <w:hideMark/>
          </w:tcPr>
          <w:p w14:paraId="0397DF6C" w14:textId="1B1E56B5"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976" w:type="dxa"/>
            <w:tcBorders>
              <w:top w:val="nil"/>
              <w:left w:val="nil"/>
              <w:bottom w:val="single" w:sz="4" w:space="0" w:color="auto"/>
              <w:right w:val="single" w:sz="4" w:space="0" w:color="auto"/>
            </w:tcBorders>
            <w:shd w:val="clear" w:color="000000" w:fill="FFFFFF"/>
            <w:noWrap/>
            <w:vAlign w:val="center"/>
            <w:hideMark/>
          </w:tcPr>
          <w:p w14:paraId="7462E3C2" w14:textId="3D11EBE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976" w:type="dxa"/>
            <w:tcBorders>
              <w:top w:val="nil"/>
              <w:left w:val="nil"/>
              <w:bottom w:val="single" w:sz="4" w:space="0" w:color="auto"/>
              <w:right w:val="single" w:sz="4" w:space="0" w:color="auto"/>
            </w:tcBorders>
            <w:shd w:val="clear" w:color="000000" w:fill="FFFFFF"/>
            <w:noWrap/>
            <w:vAlign w:val="center"/>
            <w:hideMark/>
          </w:tcPr>
          <w:p w14:paraId="10C88C28" w14:textId="758949A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76" w:type="dxa"/>
            <w:tcBorders>
              <w:top w:val="nil"/>
              <w:left w:val="nil"/>
              <w:bottom w:val="single" w:sz="4" w:space="0" w:color="auto"/>
              <w:right w:val="single" w:sz="4" w:space="0" w:color="auto"/>
            </w:tcBorders>
            <w:shd w:val="clear" w:color="000000" w:fill="FFFFFF"/>
            <w:noWrap/>
            <w:vAlign w:val="center"/>
            <w:hideMark/>
          </w:tcPr>
          <w:p w14:paraId="3AF33AAC" w14:textId="2225328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73</w:t>
            </w:r>
          </w:p>
        </w:tc>
        <w:tc>
          <w:tcPr>
            <w:tcW w:w="819" w:type="dxa"/>
            <w:tcBorders>
              <w:top w:val="nil"/>
              <w:left w:val="nil"/>
              <w:bottom w:val="single" w:sz="4" w:space="0" w:color="auto"/>
              <w:right w:val="single" w:sz="4" w:space="0" w:color="auto"/>
            </w:tcBorders>
            <w:shd w:val="clear" w:color="000000" w:fill="FFFFFF"/>
            <w:noWrap/>
            <w:vAlign w:val="center"/>
            <w:hideMark/>
          </w:tcPr>
          <w:p w14:paraId="7241BAA2" w14:textId="5C0AD5F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28"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3B20762F" w:rsidR="00751D1F" w:rsidRDefault="00751D1F" w:rsidP="00117792">
      <w:pPr>
        <w:spacing w:line="360" w:lineRule="auto"/>
        <w:jc w:val="both"/>
        <w:rPr>
          <w:rFonts w:ascii="Arial" w:eastAsia="Arial" w:hAnsi="Arial" w:cs="Arial"/>
          <w:color w:val="000000" w:themeColor="text1"/>
          <w:sz w:val="24"/>
          <w:szCs w:val="24"/>
        </w:rPr>
        <w:sectPr w:rsidR="00751D1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751D1F">
        <w:rPr>
          <w:rFonts w:ascii="Arial" w:eastAsia="Arial" w:hAnsi="Arial" w:cs="Arial"/>
          <w:color w:val="000000" w:themeColor="text1"/>
          <w:sz w:val="24"/>
          <w:szCs w:val="24"/>
        </w:rPr>
        <w:t>In Middle East region, vinyl ester finds their major application in pipes and tanks followed by marine components, renewables etc. Pipes and tanks segment holds largest market share in the vinyl ester market at about 56% as of 2020.</w:t>
      </w: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29"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0"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1D2F423"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751D1F" w:rsidRPr="008D1421" w14:paraId="5DB0A4AC"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35604F36" w14:textId="119A1B0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center"/>
            <w:hideMark/>
          </w:tcPr>
          <w:p w14:paraId="4ACB8AD5" w14:textId="29FB346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center"/>
            <w:hideMark/>
          </w:tcPr>
          <w:p w14:paraId="7D99DA67" w14:textId="04793D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center"/>
            <w:hideMark/>
          </w:tcPr>
          <w:p w14:paraId="125C9722" w14:textId="7AE425C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center"/>
            <w:hideMark/>
          </w:tcPr>
          <w:p w14:paraId="051EB49E" w14:textId="445EA46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center"/>
            <w:hideMark/>
          </w:tcPr>
          <w:p w14:paraId="0603CCE5" w14:textId="100924F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center"/>
            <w:hideMark/>
          </w:tcPr>
          <w:p w14:paraId="5AD82935" w14:textId="3403A3D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center"/>
            <w:hideMark/>
          </w:tcPr>
          <w:p w14:paraId="266BAF5F" w14:textId="376BC4E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center"/>
            <w:hideMark/>
          </w:tcPr>
          <w:p w14:paraId="4F85DE5E" w14:textId="4928DB7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r>
      <w:tr w:rsidR="00751D1F" w:rsidRPr="008D1421" w14:paraId="5371EA6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751D1F" w:rsidRPr="008D1421" w:rsidRDefault="00751D1F" w:rsidP="00751D1F">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0AE22C18" w14:textId="2E3E178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center"/>
            <w:hideMark/>
          </w:tcPr>
          <w:p w14:paraId="21C23949" w14:textId="32528FD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center"/>
            <w:hideMark/>
          </w:tcPr>
          <w:p w14:paraId="331C7193" w14:textId="33CE6AE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center"/>
            <w:hideMark/>
          </w:tcPr>
          <w:p w14:paraId="653DD5E3" w14:textId="31117A5F"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center"/>
            <w:hideMark/>
          </w:tcPr>
          <w:p w14:paraId="10435C3B" w14:textId="69AD3CA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0335F318" w14:textId="3276D9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center"/>
            <w:hideMark/>
          </w:tcPr>
          <w:p w14:paraId="47BB80E9" w14:textId="0E9D4C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45144EEB" w14:textId="40DC918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center"/>
            <w:hideMark/>
          </w:tcPr>
          <w:p w14:paraId="450E5F7C" w14:textId="73D04BE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27</w:t>
            </w:r>
          </w:p>
        </w:tc>
      </w:tr>
      <w:tr w:rsidR="00751D1F" w:rsidRPr="008D1421" w14:paraId="740BACF2"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4DBBB20A" w14:textId="2DF6F08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4A9F8C2" w14:textId="4D589EB0"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77B8FD1F" w14:textId="5705C5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center"/>
            <w:hideMark/>
          </w:tcPr>
          <w:p w14:paraId="0ED37584" w14:textId="5C86473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center"/>
            <w:hideMark/>
          </w:tcPr>
          <w:p w14:paraId="6150081E" w14:textId="473FF7E9"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56544575" w14:textId="057351B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9F97C2E" w14:textId="6CEF2C7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78A06F3" w14:textId="5D52D6A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center"/>
            <w:hideMark/>
          </w:tcPr>
          <w:p w14:paraId="6DE13719" w14:textId="539A6F3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7562004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center"/>
            <w:hideMark/>
          </w:tcPr>
          <w:p w14:paraId="5815F499" w14:textId="2B85861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center"/>
            <w:hideMark/>
          </w:tcPr>
          <w:p w14:paraId="5D556CC5" w14:textId="3BDD42C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13A9D94" w14:textId="48AF3B8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center"/>
            <w:hideMark/>
          </w:tcPr>
          <w:p w14:paraId="30BC12B4" w14:textId="673ACCDB"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1000" w:type="dxa"/>
            <w:tcBorders>
              <w:top w:val="nil"/>
              <w:left w:val="nil"/>
              <w:bottom w:val="single" w:sz="4" w:space="0" w:color="auto"/>
              <w:right w:val="single" w:sz="4" w:space="0" w:color="auto"/>
            </w:tcBorders>
            <w:shd w:val="clear" w:color="000000" w:fill="FFFFFF"/>
            <w:noWrap/>
            <w:vAlign w:val="center"/>
            <w:hideMark/>
          </w:tcPr>
          <w:p w14:paraId="3A26585C" w14:textId="718144A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center"/>
            <w:hideMark/>
          </w:tcPr>
          <w:p w14:paraId="6C189A82" w14:textId="0311669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06EC6C4F" w14:textId="0D41EC6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38B448F8" w14:textId="28ED3F6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c>
          <w:tcPr>
            <w:tcW w:w="954" w:type="dxa"/>
            <w:tcBorders>
              <w:top w:val="nil"/>
              <w:left w:val="nil"/>
              <w:bottom w:val="single" w:sz="4" w:space="0" w:color="auto"/>
              <w:right w:val="single" w:sz="4" w:space="0" w:color="auto"/>
            </w:tcBorders>
            <w:shd w:val="clear" w:color="000000" w:fill="FFFFFF"/>
            <w:noWrap/>
            <w:vAlign w:val="center"/>
            <w:hideMark/>
          </w:tcPr>
          <w:p w14:paraId="776EEC09" w14:textId="613632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6FF12AA8"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center"/>
            <w:hideMark/>
          </w:tcPr>
          <w:p w14:paraId="6421AEE5" w14:textId="6F0999F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center"/>
            <w:hideMark/>
          </w:tcPr>
          <w:p w14:paraId="7B3F6573" w14:textId="41CAAFB3"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center"/>
            <w:hideMark/>
          </w:tcPr>
          <w:p w14:paraId="4A23D9F3" w14:textId="399E0C00"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center"/>
            <w:hideMark/>
          </w:tcPr>
          <w:p w14:paraId="5C6D0BC7" w14:textId="36912FD2"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center"/>
            <w:hideMark/>
          </w:tcPr>
          <w:p w14:paraId="5E69BC97" w14:textId="2810E8C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center"/>
            <w:hideMark/>
          </w:tcPr>
          <w:p w14:paraId="1974CAE5" w14:textId="414A8FA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center"/>
            <w:hideMark/>
          </w:tcPr>
          <w:p w14:paraId="30986518" w14:textId="05D87C5B"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center"/>
            <w:hideMark/>
          </w:tcPr>
          <w:p w14:paraId="45BD428E" w14:textId="4DD052DA"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center"/>
            <w:hideMark/>
          </w:tcPr>
          <w:p w14:paraId="710F3856" w14:textId="4EF7235F"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54ECB609" w:rsidR="003757E0" w:rsidRPr="00ED7DD8" w:rsidRDefault="003757E0" w:rsidP="003757E0">
      <w:pPr>
        <w:tabs>
          <w:tab w:val="left" w:pos="1530"/>
        </w:tabs>
        <w:spacing w:line="480" w:lineRule="auto"/>
        <w:rPr>
          <w:rFonts w:ascii="Arial" w:eastAsia="Arial" w:hAnsi="Arial" w:cs="Arial"/>
          <w:bCs/>
          <w:i/>
          <w:iCs/>
          <w:color w:val="000000" w:themeColor="text1"/>
          <w:sz w:val="16"/>
          <w:szCs w:val="16"/>
        </w:rPr>
      </w:pPr>
      <w:r w:rsidRPr="00ED7DD8">
        <w:rPr>
          <w:rFonts w:ascii="Arial" w:eastAsia="Arial" w:hAnsi="Arial" w:cs="Arial"/>
          <w:bCs/>
          <w:i/>
          <w:iCs/>
          <w:color w:val="000000" w:themeColor="text1"/>
          <w:sz w:val="16"/>
          <w:szCs w:val="16"/>
        </w:rPr>
        <w:t>*Note: In 2020, the percentage distribution of Bisphenol- A, F and S in Middle East &amp; Africa was 86%, 10% and 4%, respectively.</w:t>
      </w:r>
    </w:p>
    <w:p w14:paraId="18105083" w14:textId="4757C463" w:rsidR="00751D1F" w:rsidRPr="00751D1F" w:rsidRDefault="00751D1F" w:rsidP="00751D1F">
      <w:pPr>
        <w:tabs>
          <w:tab w:val="left" w:pos="1530"/>
        </w:tabs>
        <w:spacing w:line="360" w:lineRule="auto"/>
        <w:jc w:val="both"/>
        <w:rPr>
          <w:rFonts w:ascii="Arial" w:eastAsia="Arial" w:hAnsi="Arial" w:cs="Arial"/>
          <w:bCs/>
          <w:color w:val="000000" w:themeColor="text1"/>
          <w:sz w:val="24"/>
          <w:szCs w:val="24"/>
        </w:rPr>
      </w:pPr>
      <w:r w:rsidRPr="00751D1F">
        <w:rPr>
          <w:rFonts w:ascii="Arial" w:eastAsia="Arial" w:hAnsi="Arial" w:cs="Arial"/>
          <w:bCs/>
          <w:color w:val="000000" w:themeColor="text1"/>
          <w:sz w:val="24"/>
          <w:szCs w:val="24"/>
        </w:rPr>
        <w:t>Depending on the type, Bisphenol-</w:t>
      </w:r>
      <w:proofErr w:type="gramStart"/>
      <w:r w:rsidRPr="00751D1F">
        <w:rPr>
          <w:rFonts w:ascii="Arial" w:eastAsia="Arial" w:hAnsi="Arial" w:cs="Arial"/>
          <w:bCs/>
          <w:color w:val="000000" w:themeColor="text1"/>
          <w:sz w:val="24"/>
          <w:szCs w:val="24"/>
        </w:rPr>
        <w:t>A,F</w:t>
      </w:r>
      <w:proofErr w:type="gramEnd"/>
      <w:r w:rsidRPr="00751D1F">
        <w:rPr>
          <w:rFonts w:ascii="Arial" w:eastAsia="Arial" w:hAnsi="Arial" w:cs="Arial"/>
          <w:bCs/>
          <w:color w:val="000000" w:themeColor="text1"/>
          <w:sz w:val="24"/>
          <w:szCs w:val="24"/>
        </w:rPr>
        <w:t xml:space="preserve">,S vinyl ester resin holds the largest demand share of about 52% as of 2020. It continues to dominate the market among other categories comprising of </w:t>
      </w:r>
      <w:proofErr w:type="spellStart"/>
      <w:r w:rsidRPr="00751D1F">
        <w:rPr>
          <w:rFonts w:ascii="Arial" w:eastAsia="Arial" w:hAnsi="Arial" w:cs="Arial"/>
          <w:bCs/>
          <w:color w:val="000000" w:themeColor="text1"/>
          <w:sz w:val="24"/>
          <w:szCs w:val="24"/>
        </w:rPr>
        <w:t>Novolac</w:t>
      </w:r>
      <w:proofErr w:type="spellEnd"/>
      <w:r w:rsidRPr="00751D1F">
        <w:rPr>
          <w:rFonts w:ascii="Arial" w:eastAsia="Arial" w:hAnsi="Arial" w:cs="Arial"/>
          <w:bCs/>
          <w:color w:val="000000" w:themeColor="text1"/>
          <w:sz w:val="24"/>
          <w:szCs w:val="24"/>
        </w:rPr>
        <w:t xml:space="preserve"> vinyl ester resin, Brominated vinyl ester resin and others which include Urethane Modified vinyl ester resin and Elastomer Modified vinyl ester resin.</w:t>
      </w:r>
    </w:p>
    <w:p w14:paraId="767DDD2C" w14:textId="77777777" w:rsidR="00751D1F" w:rsidRDefault="00751D1F" w:rsidP="007B461A">
      <w:pPr>
        <w:spacing w:line="360" w:lineRule="auto"/>
        <w:textAlignment w:val="baseline"/>
        <w:rPr>
          <w:rFonts w:ascii="Arial" w:eastAsia="Verdana" w:hAnsi="Arial" w:cs="Arial"/>
          <w:b/>
          <w:bCs/>
          <w:color w:val="000000"/>
          <w:kern w:val="24"/>
          <w:sz w:val="24"/>
          <w:szCs w:val="24"/>
        </w:rPr>
      </w:pPr>
    </w:p>
    <w:p w14:paraId="010E18E3" w14:textId="5FBD2694"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526BDEE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DD77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41750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339A7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B8E42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314F7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5EE2C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2E44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0F975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2EDE6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169C1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76ED8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6288E61B"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5420B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977AE3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62AA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D1D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C423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8C36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0AA5F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8EF2A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FF50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3E1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A78AE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7B461A" w:rsidRPr="00113DAD" w14:paraId="7DE9F345"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8F0955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9EFEC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A10B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30291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A522C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3535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58AC2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D01AA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9B0FA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B50A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C5758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7B461A" w:rsidRPr="00113DAD" w14:paraId="4EF7E56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326972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817B0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459766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2177A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F95B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4A52C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63E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A148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623F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1B931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E6167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7B461A" w:rsidRPr="00113DAD" w14:paraId="27BEFCE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727D5D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E44636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A5C09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D9D2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C4E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569D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DC2D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7E1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4726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A9BA4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5B39A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C62BA4" w:rsidRPr="00113DAD" w14:paraId="0FA9CEBC" w14:textId="77777777" w:rsidTr="00E06A18">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F81555" w14:textId="77777777"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C5756AA" w14:textId="577ED24D"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r>
              <w:rPr>
                <w:rFonts w:ascii="Arial" w:eastAsia="Arial" w:hAnsi="Arial" w:cs="Arial"/>
                <w:b/>
                <w:bCs/>
                <w:color w:val="000000" w:themeColor="text1"/>
                <w:sz w:val="14"/>
                <w:szCs w:val="14"/>
              </w:rPr>
              <w:t>*</w:t>
            </w:r>
          </w:p>
        </w:tc>
        <w:tc>
          <w:tcPr>
            <w:tcW w:w="5159"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70AEF901" w14:textId="1DA0FB72"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380BF"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BEC9B9"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4D89BC"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72B81563" w14:textId="18691022" w:rsidR="005C1BF1"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7408" behindDoc="0" locked="0" layoutInCell="1" allowOverlap="1" wp14:anchorId="7B599504" wp14:editId="7C01AB0A">
                <wp:simplePos x="0" y="0"/>
                <wp:positionH relativeFrom="column">
                  <wp:posOffset>2335603</wp:posOffset>
                </wp:positionH>
                <wp:positionV relativeFrom="paragraph">
                  <wp:posOffset>731</wp:posOffset>
                </wp:positionV>
                <wp:extent cx="4034730"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4034730" cy="584775"/>
                        </a:xfrm>
                        <a:prstGeom prst="rect">
                          <a:avLst/>
                        </a:prstGeom>
                        <a:noFill/>
                      </wps:spPr>
                      <wps:txbx>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599504" id="_x0000_s1131" type="#_x0000_t202" style="position:absolute;left:0;text-align:left;margin-left:183.9pt;margin-top:.05pt;width:317.7pt;height:46.0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" filled="f" stroked="f">
                <v:textbox style="mso-fit-shape-to-text:t">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v:textbox>
              </v:shape>
            </w:pict>
          </mc:Fallback>
        </mc:AlternateContent>
      </w:r>
    </w:p>
    <w:p w14:paraId="0DF6A643" w14:textId="77777777" w:rsidR="00751D1F" w:rsidRDefault="00751D1F" w:rsidP="0061645E">
      <w:pPr>
        <w:spacing w:line="360" w:lineRule="auto"/>
        <w:textAlignment w:val="baseline"/>
        <w:rPr>
          <w:rFonts w:ascii="Arial" w:hAnsi="Arial" w:cs="Arial"/>
          <w:b/>
          <w:bCs/>
          <w:sz w:val="24"/>
          <w:szCs w:val="24"/>
        </w:rPr>
      </w:pPr>
    </w:p>
    <w:p w14:paraId="3E878202" w14:textId="77777777" w:rsidR="00751D1F" w:rsidRDefault="00751D1F" w:rsidP="0061645E">
      <w:pPr>
        <w:spacing w:line="360" w:lineRule="auto"/>
        <w:textAlignment w:val="baseline"/>
        <w:rPr>
          <w:rFonts w:ascii="Arial" w:hAnsi="Arial" w:cs="Arial"/>
          <w:b/>
          <w:bCs/>
          <w:sz w:val="24"/>
          <w:szCs w:val="24"/>
        </w:rPr>
      </w:pPr>
    </w:p>
    <w:p w14:paraId="007D3DEC" w14:textId="77777777" w:rsidR="00751D1F" w:rsidRDefault="00751D1F" w:rsidP="0061645E">
      <w:pPr>
        <w:spacing w:line="360" w:lineRule="auto"/>
        <w:textAlignment w:val="baseline"/>
        <w:rPr>
          <w:rFonts w:ascii="Arial" w:hAnsi="Arial" w:cs="Arial"/>
          <w:b/>
          <w:bCs/>
          <w:sz w:val="24"/>
          <w:szCs w:val="24"/>
        </w:rPr>
      </w:pPr>
    </w:p>
    <w:p w14:paraId="478BE878" w14:textId="08780C51"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795D6F46">
                <wp:simplePos x="0" y="0"/>
                <wp:positionH relativeFrom="margin">
                  <wp:posOffset>3698240</wp:posOffset>
                </wp:positionH>
                <wp:positionV relativeFrom="paragraph">
                  <wp:posOffset>1656080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2" type="#_x0000_t202" style="position:absolute;margin-left:291.2pt;margin-top:130.4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4F0F9E0">
            <wp:extent cx="6353175" cy="18669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9985" w:type="dxa"/>
        <w:tblInd w:w="-5" w:type="dxa"/>
        <w:tblLook w:val="04A0" w:firstRow="1" w:lastRow="0" w:firstColumn="1" w:lastColumn="0" w:noHBand="0" w:noVBand="1"/>
      </w:tblPr>
      <w:tblGrid>
        <w:gridCol w:w="2351"/>
        <w:gridCol w:w="1029"/>
        <w:gridCol w:w="1029"/>
        <w:gridCol w:w="1029"/>
        <w:gridCol w:w="1031"/>
        <w:gridCol w:w="1176"/>
        <w:gridCol w:w="1170"/>
        <w:gridCol w:w="1170"/>
      </w:tblGrid>
      <w:tr w:rsidR="008D6F84" w:rsidRPr="008D1421" w14:paraId="2E8735ED" w14:textId="77777777" w:rsidTr="00751D1F">
        <w:trPr>
          <w:trHeight w:val="347"/>
        </w:trPr>
        <w:tc>
          <w:tcPr>
            <w:tcW w:w="235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60086CCE"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29"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31"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751D1F" w:rsidRPr="008D1421" w14:paraId="47243165"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0E673409" w14:textId="2052405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c>
          <w:tcPr>
            <w:tcW w:w="1029" w:type="dxa"/>
            <w:tcBorders>
              <w:top w:val="nil"/>
              <w:left w:val="nil"/>
              <w:bottom w:val="single" w:sz="4" w:space="0" w:color="auto"/>
              <w:right w:val="single" w:sz="4" w:space="0" w:color="auto"/>
            </w:tcBorders>
            <w:shd w:val="clear" w:color="000000" w:fill="FFFFFF"/>
            <w:noWrap/>
            <w:vAlign w:val="center"/>
            <w:hideMark/>
          </w:tcPr>
          <w:p w14:paraId="2843FBB0" w14:textId="328DA28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43</w:t>
            </w:r>
          </w:p>
        </w:tc>
        <w:tc>
          <w:tcPr>
            <w:tcW w:w="1029" w:type="dxa"/>
            <w:tcBorders>
              <w:top w:val="nil"/>
              <w:left w:val="nil"/>
              <w:bottom w:val="single" w:sz="4" w:space="0" w:color="auto"/>
              <w:right w:val="single" w:sz="4" w:space="0" w:color="auto"/>
            </w:tcBorders>
            <w:shd w:val="clear" w:color="000000" w:fill="FFFFFF"/>
            <w:noWrap/>
            <w:vAlign w:val="center"/>
            <w:hideMark/>
          </w:tcPr>
          <w:p w14:paraId="531B4E2D" w14:textId="60D8E0C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44</w:t>
            </w:r>
          </w:p>
        </w:tc>
        <w:tc>
          <w:tcPr>
            <w:tcW w:w="1031" w:type="dxa"/>
            <w:tcBorders>
              <w:top w:val="nil"/>
              <w:left w:val="nil"/>
              <w:bottom w:val="single" w:sz="4" w:space="0" w:color="auto"/>
              <w:right w:val="single" w:sz="4" w:space="0" w:color="auto"/>
            </w:tcBorders>
            <w:shd w:val="clear" w:color="000000" w:fill="FFFFFF"/>
            <w:noWrap/>
            <w:vAlign w:val="center"/>
            <w:hideMark/>
          </w:tcPr>
          <w:p w14:paraId="5992F9E0" w14:textId="756EC5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47</w:t>
            </w:r>
          </w:p>
        </w:tc>
        <w:tc>
          <w:tcPr>
            <w:tcW w:w="1176" w:type="dxa"/>
            <w:tcBorders>
              <w:top w:val="nil"/>
              <w:left w:val="nil"/>
              <w:bottom w:val="single" w:sz="4" w:space="0" w:color="auto"/>
              <w:right w:val="single" w:sz="4" w:space="0" w:color="auto"/>
            </w:tcBorders>
            <w:shd w:val="clear" w:color="000000" w:fill="FFFFFF"/>
            <w:noWrap/>
            <w:vAlign w:val="center"/>
            <w:hideMark/>
          </w:tcPr>
          <w:p w14:paraId="7688E4EE" w14:textId="42F5EE4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c>
          <w:tcPr>
            <w:tcW w:w="1170" w:type="dxa"/>
            <w:tcBorders>
              <w:top w:val="nil"/>
              <w:left w:val="nil"/>
              <w:bottom w:val="single" w:sz="4" w:space="0" w:color="auto"/>
              <w:right w:val="single" w:sz="4" w:space="0" w:color="auto"/>
            </w:tcBorders>
            <w:shd w:val="clear" w:color="000000" w:fill="FFFFFF"/>
            <w:noWrap/>
            <w:vAlign w:val="center"/>
            <w:hideMark/>
          </w:tcPr>
          <w:p w14:paraId="7CC38780" w14:textId="19D7807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1170" w:type="dxa"/>
            <w:tcBorders>
              <w:top w:val="nil"/>
              <w:left w:val="nil"/>
              <w:bottom w:val="single" w:sz="4" w:space="0" w:color="auto"/>
              <w:right w:val="single" w:sz="4" w:space="0" w:color="auto"/>
            </w:tcBorders>
            <w:shd w:val="clear" w:color="000000" w:fill="FFFFFF"/>
            <w:noWrap/>
            <w:vAlign w:val="center"/>
            <w:hideMark/>
          </w:tcPr>
          <w:p w14:paraId="7432423E" w14:textId="61A7137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r>
      <w:tr w:rsidR="00751D1F" w:rsidRPr="008D1421" w14:paraId="51F926A3"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3DDDFCFE" w14:textId="46E8387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83F78D0" w14:textId="6576F64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60A838E" w14:textId="6879D1B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31" w:type="dxa"/>
            <w:tcBorders>
              <w:top w:val="nil"/>
              <w:left w:val="nil"/>
              <w:bottom w:val="single" w:sz="4" w:space="0" w:color="auto"/>
              <w:right w:val="single" w:sz="4" w:space="0" w:color="auto"/>
            </w:tcBorders>
            <w:shd w:val="clear" w:color="000000" w:fill="FFFFFF"/>
            <w:noWrap/>
            <w:vAlign w:val="center"/>
            <w:hideMark/>
          </w:tcPr>
          <w:p w14:paraId="5C6596B5" w14:textId="5B1BCAE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6" w:type="dxa"/>
            <w:tcBorders>
              <w:top w:val="nil"/>
              <w:left w:val="nil"/>
              <w:bottom w:val="single" w:sz="4" w:space="0" w:color="auto"/>
              <w:right w:val="single" w:sz="4" w:space="0" w:color="auto"/>
            </w:tcBorders>
            <w:shd w:val="clear" w:color="000000" w:fill="FFFFFF"/>
            <w:noWrap/>
            <w:vAlign w:val="center"/>
            <w:hideMark/>
          </w:tcPr>
          <w:p w14:paraId="40537977" w14:textId="6948511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0" w:type="dxa"/>
            <w:tcBorders>
              <w:top w:val="nil"/>
              <w:left w:val="nil"/>
              <w:bottom w:val="single" w:sz="4" w:space="0" w:color="auto"/>
              <w:right w:val="single" w:sz="4" w:space="0" w:color="auto"/>
            </w:tcBorders>
            <w:shd w:val="clear" w:color="000000" w:fill="FFFFFF"/>
            <w:noWrap/>
            <w:vAlign w:val="center"/>
            <w:hideMark/>
          </w:tcPr>
          <w:p w14:paraId="5D67B0A8" w14:textId="6E6E40E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170" w:type="dxa"/>
            <w:tcBorders>
              <w:top w:val="nil"/>
              <w:left w:val="nil"/>
              <w:bottom w:val="single" w:sz="4" w:space="0" w:color="auto"/>
              <w:right w:val="single" w:sz="4" w:space="0" w:color="auto"/>
            </w:tcBorders>
            <w:shd w:val="clear" w:color="000000" w:fill="FFFFFF"/>
            <w:noWrap/>
            <w:vAlign w:val="center"/>
            <w:hideMark/>
          </w:tcPr>
          <w:p w14:paraId="6DF1027B" w14:textId="500AA13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r>
      <w:tr w:rsidR="00751D1F" w:rsidRPr="008D1421" w14:paraId="0DEBB1CB" w14:textId="77777777" w:rsidTr="00263209">
        <w:trPr>
          <w:trHeight w:val="399"/>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751D1F" w:rsidRPr="00905DCB" w:rsidRDefault="00751D1F" w:rsidP="00751D1F">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29" w:type="dxa"/>
            <w:tcBorders>
              <w:top w:val="nil"/>
              <w:left w:val="nil"/>
              <w:bottom w:val="single" w:sz="4" w:space="0" w:color="auto"/>
              <w:right w:val="single" w:sz="4" w:space="0" w:color="auto"/>
            </w:tcBorders>
            <w:shd w:val="clear" w:color="000000" w:fill="FFFFFF"/>
            <w:noWrap/>
            <w:vAlign w:val="center"/>
            <w:hideMark/>
          </w:tcPr>
          <w:p w14:paraId="29C4B542" w14:textId="5F72DC21"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1029" w:type="dxa"/>
            <w:tcBorders>
              <w:top w:val="nil"/>
              <w:left w:val="nil"/>
              <w:bottom w:val="single" w:sz="4" w:space="0" w:color="auto"/>
              <w:right w:val="single" w:sz="4" w:space="0" w:color="auto"/>
            </w:tcBorders>
            <w:shd w:val="clear" w:color="000000" w:fill="FFFFFF"/>
            <w:noWrap/>
            <w:vAlign w:val="center"/>
            <w:hideMark/>
          </w:tcPr>
          <w:p w14:paraId="7A6A63D7" w14:textId="78515B50"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1029" w:type="dxa"/>
            <w:tcBorders>
              <w:top w:val="nil"/>
              <w:left w:val="nil"/>
              <w:bottom w:val="single" w:sz="4" w:space="0" w:color="auto"/>
              <w:right w:val="single" w:sz="4" w:space="0" w:color="auto"/>
            </w:tcBorders>
            <w:shd w:val="clear" w:color="000000" w:fill="FFFFFF"/>
            <w:noWrap/>
            <w:vAlign w:val="center"/>
            <w:hideMark/>
          </w:tcPr>
          <w:p w14:paraId="5E851827" w14:textId="125BA5F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1031" w:type="dxa"/>
            <w:tcBorders>
              <w:top w:val="nil"/>
              <w:left w:val="nil"/>
              <w:bottom w:val="single" w:sz="4" w:space="0" w:color="auto"/>
              <w:right w:val="single" w:sz="4" w:space="0" w:color="auto"/>
            </w:tcBorders>
            <w:shd w:val="clear" w:color="000000" w:fill="FFFFFF"/>
            <w:noWrap/>
            <w:vAlign w:val="center"/>
            <w:hideMark/>
          </w:tcPr>
          <w:p w14:paraId="32FC837C" w14:textId="173CDEDE"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1176" w:type="dxa"/>
            <w:tcBorders>
              <w:top w:val="nil"/>
              <w:left w:val="nil"/>
              <w:bottom w:val="single" w:sz="4" w:space="0" w:color="auto"/>
              <w:right w:val="single" w:sz="4" w:space="0" w:color="auto"/>
            </w:tcBorders>
            <w:shd w:val="clear" w:color="000000" w:fill="FFFFFF"/>
            <w:noWrap/>
            <w:vAlign w:val="center"/>
            <w:hideMark/>
          </w:tcPr>
          <w:p w14:paraId="1C4CF46E" w14:textId="2202383C"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1170" w:type="dxa"/>
            <w:tcBorders>
              <w:top w:val="nil"/>
              <w:left w:val="nil"/>
              <w:bottom w:val="single" w:sz="4" w:space="0" w:color="auto"/>
              <w:right w:val="single" w:sz="4" w:space="0" w:color="auto"/>
            </w:tcBorders>
            <w:shd w:val="clear" w:color="000000" w:fill="FFFFFF"/>
            <w:noWrap/>
            <w:vAlign w:val="center"/>
            <w:hideMark/>
          </w:tcPr>
          <w:p w14:paraId="4F49E545" w14:textId="4A93A5BF"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1170" w:type="dxa"/>
            <w:tcBorders>
              <w:top w:val="nil"/>
              <w:left w:val="nil"/>
              <w:bottom w:val="single" w:sz="4" w:space="0" w:color="auto"/>
              <w:right w:val="single" w:sz="4" w:space="0" w:color="auto"/>
            </w:tcBorders>
            <w:shd w:val="clear" w:color="000000" w:fill="FFFFFF"/>
            <w:noWrap/>
            <w:vAlign w:val="center"/>
            <w:hideMark/>
          </w:tcPr>
          <w:p w14:paraId="60ED6294" w14:textId="4B38E07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3"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93120" behindDoc="0" locked="0" layoutInCell="1" allowOverlap="1" wp14:anchorId="74E6DEF6" wp14:editId="2250C0C2">
                <wp:simplePos x="0" y="0"/>
                <wp:positionH relativeFrom="margin">
                  <wp:posOffset>4040505</wp:posOffset>
                </wp:positionH>
                <wp:positionV relativeFrom="paragraph">
                  <wp:posOffset>2277745</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4" type="#_x0000_t202" style="position:absolute;margin-left:318.15pt;margin-top:179.35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71643CC2">
            <wp:extent cx="6457950" cy="2276475"/>
            <wp:effectExtent l="0" t="0" r="0" b="0"/>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F945E69" w14:textId="77777777" w:rsidR="00ED7DD8" w:rsidRDefault="00ED7DD8" w:rsidP="000C07D2">
      <w:pPr>
        <w:spacing w:line="360" w:lineRule="auto"/>
        <w:textAlignment w:val="baseline"/>
        <w:rPr>
          <w:rFonts w:ascii="Arial" w:hAnsi="Arial" w:cs="Arial"/>
          <w:b/>
          <w:bCs/>
          <w:sz w:val="24"/>
          <w:szCs w:val="24"/>
        </w:rPr>
      </w:pPr>
    </w:p>
    <w:p w14:paraId="5B81B54D" w14:textId="5EB92384" w:rsidR="000C07D2" w:rsidRDefault="000C07D2" w:rsidP="000C07D2">
      <w:pPr>
        <w:spacing w:line="360" w:lineRule="auto"/>
        <w:textAlignment w:val="baseline"/>
        <w:rPr>
          <w:rFonts w:ascii="Arial" w:hAnsi="Arial" w:cs="Arial"/>
          <w:b/>
          <w:bCs/>
          <w:sz w:val="24"/>
          <w:szCs w:val="24"/>
        </w:rPr>
      </w:pPr>
      <w:r>
        <w:rPr>
          <w:rFonts w:ascii="Arial" w:hAnsi="Arial" w:cs="Arial"/>
          <w:b/>
          <w:bCs/>
          <w:sz w:val="24"/>
          <w:szCs w:val="24"/>
        </w:rPr>
        <w:lastRenderedPageBreak/>
        <w:t>India Demand Supply Scenario</w:t>
      </w:r>
    </w:p>
    <w:p w14:paraId="562F9A1F" w14:textId="5D0D1F96" w:rsidR="000C07D2" w:rsidRPr="00BF252C" w:rsidRDefault="000C07D2" w:rsidP="000C07D2">
      <w:pPr>
        <w:spacing w:line="360" w:lineRule="auto"/>
        <w:textAlignment w:val="baseline"/>
        <w:rPr>
          <w:rFonts w:ascii="Arial" w:hAnsi="Arial" w:cs="Arial"/>
          <w:b/>
          <w:bCs/>
          <w:sz w:val="24"/>
          <w:szCs w:val="24"/>
        </w:rPr>
        <w:sectPr w:rsidR="000C07D2"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 xml:space="preserve">Vinyl Ester Resin </w:t>
      </w:r>
      <w:r w:rsidRPr="00257590">
        <w:rPr>
          <w:rFonts w:ascii="Arial" w:hAnsi="Arial" w:cs="Arial"/>
          <w:b/>
          <w:bCs/>
          <w:sz w:val="24"/>
          <w:szCs w:val="24"/>
        </w:rPr>
        <w:t>Capacity, Production and Demand</w:t>
      </w:r>
      <w:r>
        <w:rPr>
          <w:rFonts w:ascii="Arial" w:hAnsi="Arial" w:cs="Arial"/>
          <w:b/>
          <w:bCs/>
          <w:sz w:val="24"/>
          <w:szCs w:val="24"/>
        </w:rPr>
        <w:t xml:space="preserve">, By Volume (000’ Tonnes), 2015 - 2030F </w:t>
      </w:r>
    </w:p>
    <w:p w14:paraId="7B388614" w14:textId="77777777" w:rsidR="000C07D2" w:rsidRDefault="000C07D2" w:rsidP="000C07D2">
      <w:pPr>
        <w:spacing w:line="360" w:lineRule="auto"/>
        <w:jc w:val="both"/>
        <w:rPr>
          <w:rFonts w:ascii="Arial" w:hAnsi="Arial" w:cs="Arial"/>
          <w:sz w:val="24"/>
          <w:szCs w:val="24"/>
        </w:rPr>
      </w:pPr>
      <w:r>
        <w:rPr>
          <w:noProof/>
        </w:rPr>
        <mc:AlternateContent>
          <mc:Choice Requires="wps">
            <w:drawing>
              <wp:anchor distT="0" distB="0" distL="114300" distR="114300" simplePos="0" relativeHeight="252795904" behindDoc="0" locked="0" layoutInCell="1" allowOverlap="1" wp14:anchorId="2E8C131A" wp14:editId="4EC5987F">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E8C131A" id="_x0000_s1135" type="#_x0000_t202" style="position:absolute;left:0;text-align:left;margin-left:413.7pt;margin-top:146.7pt;width:100.8pt;height:23.0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" filled="f" stroked="f">
                <v:textbox style="mso-fit-shape-to-text:t">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473C99">
        <w:rPr>
          <w:noProof/>
        </w:rPr>
        <w:drawing>
          <wp:inline distT="0" distB="0" distL="0" distR="0" wp14:anchorId="0D7827FE" wp14:editId="55A2E54F">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bl>
      <w:tblPr>
        <w:tblpPr w:leftFromText="180" w:rightFromText="180" w:vertAnchor="text" w:horzAnchor="margin" w:tblpY="197"/>
        <w:tblW w:w="9995" w:type="dxa"/>
        <w:tblLook w:val="04A0" w:firstRow="1" w:lastRow="0" w:firstColumn="1" w:lastColumn="0" w:noHBand="0" w:noVBand="1"/>
      </w:tblPr>
      <w:tblGrid>
        <w:gridCol w:w="3961"/>
        <w:gridCol w:w="2227"/>
        <w:gridCol w:w="1205"/>
        <w:gridCol w:w="1205"/>
        <w:gridCol w:w="1397"/>
      </w:tblGrid>
      <w:tr w:rsidR="000C07D2" w:rsidRPr="0081193C" w14:paraId="36B10DC6" w14:textId="77777777" w:rsidTr="00751D1F">
        <w:trPr>
          <w:trHeight w:val="52"/>
        </w:trPr>
        <w:tc>
          <w:tcPr>
            <w:tcW w:w="396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7C9FE8"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Pr>
                <w:rFonts w:ascii="Verdana" w:eastAsia="Times New Roman" w:hAnsi="Verdana" w:cs="Times New Roman"/>
                <w:color w:val="FFFFFF" w:themeColor="background1"/>
                <w:sz w:val="20"/>
                <w:szCs w:val="20"/>
                <w:lang w:val="en-US"/>
              </w:rPr>
              <w:t xml:space="preserve"> (000’ </w:t>
            </w:r>
            <w:proofErr w:type="spellStart"/>
            <w:r>
              <w:rPr>
                <w:rFonts w:ascii="Verdana" w:eastAsia="Times New Roman" w:hAnsi="Verdana" w:cs="Times New Roman"/>
                <w:color w:val="FFFFFF" w:themeColor="background1"/>
                <w:sz w:val="20"/>
                <w:szCs w:val="20"/>
                <w:lang w:val="en-US"/>
              </w:rPr>
              <w:t>Tonnes</w:t>
            </w:r>
            <w:proofErr w:type="spellEnd"/>
            <w:r>
              <w:rPr>
                <w:rFonts w:ascii="Verdana" w:eastAsia="Times New Roman" w:hAnsi="Verdana" w:cs="Times New Roman"/>
                <w:color w:val="FFFFFF" w:themeColor="background1"/>
                <w:sz w:val="20"/>
                <w:szCs w:val="20"/>
                <w:lang w:val="en-US"/>
              </w:rPr>
              <w:t>)</w:t>
            </w:r>
          </w:p>
        </w:tc>
        <w:tc>
          <w:tcPr>
            <w:tcW w:w="2227" w:type="dxa"/>
            <w:tcBorders>
              <w:top w:val="single" w:sz="4" w:space="0" w:color="auto"/>
              <w:left w:val="nil"/>
              <w:bottom w:val="single" w:sz="4" w:space="0" w:color="auto"/>
              <w:right w:val="single" w:sz="4" w:space="0" w:color="auto"/>
            </w:tcBorders>
            <w:shd w:val="clear" w:color="auto" w:fill="C00000"/>
            <w:noWrap/>
            <w:vAlign w:val="bottom"/>
            <w:hideMark/>
          </w:tcPr>
          <w:p w14:paraId="420F5DD3"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628F399F"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2BA27E07"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1397" w:type="dxa"/>
            <w:tcBorders>
              <w:top w:val="single" w:sz="4" w:space="0" w:color="auto"/>
              <w:left w:val="nil"/>
              <w:bottom w:val="single" w:sz="4" w:space="0" w:color="auto"/>
              <w:right w:val="single" w:sz="4" w:space="0" w:color="auto"/>
            </w:tcBorders>
            <w:shd w:val="clear" w:color="auto" w:fill="C00000"/>
            <w:noWrap/>
            <w:vAlign w:val="bottom"/>
            <w:hideMark/>
          </w:tcPr>
          <w:p w14:paraId="13C99049"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0C07D2" w:rsidRPr="0081193C" w14:paraId="24B74148"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416A22D2"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2227" w:type="dxa"/>
            <w:tcBorders>
              <w:top w:val="nil"/>
              <w:left w:val="nil"/>
              <w:bottom w:val="single" w:sz="4" w:space="0" w:color="auto"/>
              <w:right w:val="single" w:sz="4" w:space="0" w:color="auto"/>
            </w:tcBorders>
            <w:shd w:val="clear" w:color="auto" w:fill="auto"/>
            <w:noWrap/>
            <w:vAlign w:val="center"/>
            <w:hideMark/>
          </w:tcPr>
          <w:p w14:paraId="1FC6AD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Silvassa</w:t>
            </w:r>
            <w:proofErr w:type="spellEnd"/>
          </w:p>
        </w:tc>
        <w:tc>
          <w:tcPr>
            <w:tcW w:w="1205" w:type="dxa"/>
            <w:tcBorders>
              <w:top w:val="nil"/>
              <w:left w:val="nil"/>
              <w:bottom w:val="single" w:sz="4" w:space="0" w:color="auto"/>
              <w:right w:val="single" w:sz="4" w:space="0" w:color="auto"/>
            </w:tcBorders>
            <w:shd w:val="clear" w:color="auto" w:fill="auto"/>
            <w:noWrap/>
            <w:vAlign w:val="bottom"/>
            <w:hideMark/>
          </w:tcPr>
          <w:p w14:paraId="23F9FD5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205" w:type="dxa"/>
            <w:tcBorders>
              <w:top w:val="nil"/>
              <w:left w:val="nil"/>
              <w:bottom w:val="single" w:sz="4" w:space="0" w:color="auto"/>
              <w:right w:val="single" w:sz="4" w:space="0" w:color="auto"/>
            </w:tcBorders>
            <w:shd w:val="clear" w:color="auto" w:fill="auto"/>
            <w:noWrap/>
            <w:vAlign w:val="bottom"/>
            <w:hideMark/>
          </w:tcPr>
          <w:p w14:paraId="487881D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397" w:type="dxa"/>
            <w:tcBorders>
              <w:top w:val="nil"/>
              <w:left w:val="nil"/>
              <w:bottom w:val="single" w:sz="4" w:space="0" w:color="auto"/>
              <w:right w:val="single" w:sz="4" w:space="0" w:color="auto"/>
            </w:tcBorders>
            <w:shd w:val="clear" w:color="auto" w:fill="auto"/>
            <w:noWrap/>
            <w:vAlign w:val="bottom"/>
            <w:hideMark/>
          </w:tcPr>
          <w:p w14:paraId="521903E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0C07D2" w:rsidRPr="0081193C" w14:paraId="06B7797C"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25503FE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Reichhold</w:t>
            </w:r>
            <w:proofErr w:type="spellEnd"/>
            <w:r>
              <w:rPr>
                <w:rFonts w:ascii="Arial" w:hAnsi="Arial" w:cs="Arial"/>
                <w:sz w:val="20"/>
                <w:szCs w:val="20"/>
              </w:rPr>
              <w:t xml:space="preserve"> India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12AF2A4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64F4A3B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183A058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04F3595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2F29B173"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47BC4ED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Moras</w:t>
            </w:r>
            <w:proofErr w:type="spellEnd"/>
            <w:r>
              <w:rPr>
                <w:rFonts w:ascii="Arial" w:hAnsi="Arial" w:cs="Arial"/>
                <w:sz w:val="20"/>
                <w:szCs w:val="20"/>
              </w:rPr>
              <w:t xml:space="preserve"> Chemicals India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hideMark/>
          </w:tcPr>
          <w:p w14:paraId="1E2911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1205" w:type="dxa"/>
            <w:tcBorders>
              <w:top w:val="nil"/>
              <w:left w:val="nil"/>
              <w:bottom w:val="single" w:sz="4" w:space="0" w:color="auto"/>
              <w:right w:val="single" w:sz="4" w:space="0" w:color="auto"/>
            </w:tcBorders>
            <w:shd w:val="clear" w:color="auto" w:fill="auto"/>
            <w:noWrap/>
            <w:vAlign w:val="bottom"/>
            <w:hideMark/>
          </w:tcPr>
          <w:p w14:paraId="289055D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44397E0E"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6CA5C95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51E8ACFD"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D894E1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Innovative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47857C8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1205" w:type="dxa"/>
            <w:tcBorders>
              <w:top w:val="nil"/>
              <w:left w:val="nil"/>
              <w:bottom w:val="single" w:sz="4" w:space="0" w:color="auto"/>
              <w:right w:val="single" w:sz="4" w:space="0" w:color="auto"/>
            </w:tcBorders>
            <w:shd w:val="clear" w:color="auto" w:fill="auto"/>
            <w:noWrap/>
            <w:vAlign w:val="bottom"/>
            <w:hideMark/>
          </w:tcPr>
          <w:p w14:paraId="67064AE2"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205" w:type="dxa"/>
            <w:tcBorders>
              <w:top w:val="nil"/>
              <w:left w:val="nil"/>
              <w:bottom w:val="single" w:sz="4" w:space="0" w:color="auto"/>
              <w:right w:val="single" w:sz="4" w:space="0" w:color="auto"/>
            </w:tcBorders>
            <w:shd w:val="clear" w:color="auto" w:fill="auto"/>
            <w:noWrap/>
            <w:vAlign w:val="bottom"/>
            <w:hideMark/>
          </w:tcPr>
          <w:p w14:paraId="7773C120"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397" w:type="dxa"/>
            <w:tcBorders>
              <w:top w:val="nil"/>
              <w:left w:val="nil"/>
              <w:bottom w:val="single" w:sz="4" w:space="0" w:color="auto"/>
              <w:right w:val="single" w:sz="4" w:space="0" w:color="auto"/>
            </w:tcBorders>
            <w:shd w:val="clear" w:color="auto" w:fill="auto"/>
            <w:noWrap/>
            <w:vAlign w:val="bottom"/>
            <w:hideMark/>
          </w:tcPr>
          <w:p w14:paraId="2EC4E09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0C07D2" w:rsidRPr="0081193C" w14:paraId="68D5F930"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6413F39" w14:textId="4D7F702B"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Mechemco</w:t>
            </w:r>
            <w:proofErr w:type="spellEnd"/>
            <w:r>
              <w:rPr>
                <w:rFonts w:ascii="Arial" w:hAnsi="Arial" w:cs="Arial"/>
                <w:sz w:val="20"/>
                <w:szCs w:val="20"/>
              </w:rPr>
              <w:t xml:space="preserve"> resins </w:t>
            </w:r>
            <w:r w:rsidR="00CD321F">
              <w:rPr>
                <w:rFonts w:ascii="Arial" w:hAnsi="Arial" w:cs="Arial"/>
                <w:sz w:val="20"/>
                <w:szCs w:val="20"/>
              </w:rPr>
              <w:t>P</w:t>
            </w:r>
            <w:r>
              <w:rPr>
                <w:rFonts w:ascii="Arial" w:hAnsi="Arial" w:cs="Arial"/>
                <w:sz w:val="20"/>
                <w:szCs w:val="20"/>
              </w:rPr>
              <w:t>vt ltd</w:t>
            </w:r>
          </w:p>
        </w:tc>
        <w:tc>
          <w:tcPr>
            <w:tcW w:w="2227" w:type="dxa"/>
            <w:tcBorders>
              <w:top w:val="nil"/>
              <w:left w:val="nil"/>
              <w:bottom w:val="single" w:sz="4" w:space="0" w:color="auto"/>
              <w:right w:val="single" w:sz="4" w:space="0" w:color="auto"/>
            </w:tcBorders>
            <w:shd w:val="clear" w:color="auto" w:fill="auto"/>
            <w:noWrap/>
            <w:vAlign w:val="bottom"/>
            <w:hideMark/>
          </w:tcPr>
          <w:p w14:paraId="70235B53"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1773756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205" w:type="dxa"/>
            <w:tcBorders>
              <w:top w:val="nil"/>
              <w:left w:val="nil"/>
              <w:bottom w:val="single" w:sz="4" w:space="0" w:color="auto"/>
              <w:right w:val="single" w:sz="4" w:space="0" w:color="auto"/>
            </w:tcBorders>
            <w:shd w:val="clear" w:color="auto" w:fill="auto"/>
            <w:noWrap/>
            <w:vAlign w:val="bottom"/>
            <w:hideMark/>
          </w:tcPr>
          <w:p w14:paraId="436B491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397" w:type="dxa"/>
            <w:tcBorders>
              <w:top w:val="nil"/>
              <w:left w:val="nil"/>
              <w:bottom w:val="single" w:sz="4" w:space="0" w:color="auto"/>
              <w:right w:val="single" w:sz="4" w:space="0" w:color="auto"/>
            </w:tcBorders>
            <w:shd w:val="clear" w:color="auto" w:fill="auto"/>
            <w:noWrap/>
            <w:vAlign w:val="bottom"/>
            <w:hideMark/>
          </w:tcPr>
          <w:p w14:paraId="05DF769C"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0C07D2" w:rsidRPr="0081193C" w14:paraId="7665D691"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73C5A15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Satyen</w:t>
            </w:r>
            <w:proofErr w:type="spellEnd"/>
            <w:r>
              <w:rPr>
                <w:rFonts w:ascii="Arial" w:hAnsi="Arial" w:cs="Arial"/>
                <w:sz w:val="20"/>
                <w:szCs w:val="20"/>
              </w:rPr>
              <w:t xml:space="preserve"> Polymers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tcPr>
          <w:p w14:paraId="7FCA9C6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tcPr>
          <w:p w14:paraId="1AE0197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223E3E5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48EAE527"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195A0D96"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3BE56AD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Crystic</w:t>
            </w:r>
            <w:proofErr w:type="spellEnd"/>
            <w:r>
              <w:rPr>
                <w:rFonts w:ascii="Arial" w:hAnsi="Arial" w:cs="Arial"/>
                <w:sz w:val="20"/>
                <w:szCs w:val="20"/>
              </w:rPr>
              <w:t xml:space="preserve"> Resins India Private Limited</w:t>
            </w:r>
          </w:p>
        </w:tc>
        <w:tc>
          <w:tcPr>
            <w:tcW w:w="2227" w:type="dxa"/>
            <w:tcBorders>
              <w:top w:val="nil"/>
              <w:left w:val="nil"/>
              <w:bottom w:val="single" w:sz="4" w:space="0" w:color="auto"/>
              <w:right w:val="single" w:sz="4" w:space="0" w:color="auto"/>
            </w:tcBorders>
            <w:shd w:val="clear" w:color="auto" w:fill="auto"/>
            <w:noWrap/>
            <w:vAlign w:val="bottom"/>
          </w:tcPr>
          <w:p w14:paraId="6B419997"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1205" w:type="dxa"/>
            <w:tcBorders>
              <w:top w:val="nil"/>
              <w:left w:val="nil"/>
              <w:bottom w:val="single" w:sz="4" w:space="0" w:color="auto"/>
              <w:right w:val="single" w:sz="4" w:space="0" w:color="auto"/>
            </w:tcBorders>
            <w:shd w:val="clear" w:color="auto" w:fill="auto"/>
            <w:noWrap/>
            <w:vAlign w:val="bottom"/>
          </w:tcPr>
          <w:p w14:paraId="4EAE38F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0CCCCA3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2776F32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65629422"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C00000"/>
            <w:noWrap/>
            <w:vAlign w:val="bottom"/>
            <w:hideMark/>
          </w:tcPr>
          <w:p w14:paraId="2EC7E9BE"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2227" w:type="dxa"/>
            <w:tcBorders>
              <w:top w:val="nil"/>
              <w:left w:val="nil"/>
              <w:bottom w:val="single" w:sz="4" w:space="0" w:color="auto"/>
              <w:right w:val="single" w:sz="4" w:space="0" w:color="auto"/>
            </w:tcBorders>
            <w:shd w:val="clear" w:color="auto" w:fill="C00000"/>
            <w:noWrap/>
            <w:vAlign w:val="bottom"/>
            <w:hideMark/>
          </w:tcPr>
          <w:p w14:paraId="465EE4FB"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1205" w:type="dxa"/>
            <w:tcBorders>
              <w:top w:val="nil"/>
              <w:left w:val="nil"/>
              <w:bottom w:val="single" w:sz="4" w:space="0" w:color="auto"/>
              <w:right w:val="single" w:sz="4" w:space="0" w:color="auto"/>
            </w:tcBorders>
            <w:shd w:val="clear" w:color="auto" w:fill="C00000"/>
            <w:noWrap/>
            <w:vAlign w:val="bottom"/>
            <w:hideMark/>
          </w:tcPr>
          <w:p w14:paraId="41834B8C"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205" w:type="dxa"/>
            <w:tcBorders>
              <w:top w:val="nil"/>
              <w:left w:val="nil"/>
              <w:bottom w:val="single" w:sz="4" w:space="0" w:color="auto"/>
              <w:right w:val="single" w:sz="4" w:space="0" w:color="auto"/>
            </w:tcBorders>
            <w:shd w:val="clear" w:color="auto" w:fill="C00000"/>
            <w:noWrap/>
            <w:vAlign w:val="bottom"/>
            <w:hideMark/>
          </w:tcPr>
          <w:p w14:paraId="64F615F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397" w:type="dxa"/>
            <w:tcBorders>
              <w:top w:val="nil"/>
              <w:left w:val="nil"/>
              <w:bottom w:val="single" w:sz="4" w:space="0" w:color="auto"/>
              <w:right w:val="single" w:sz="4" w:space="0" w:color="auto"/>
            </w:tcBorders>
            <w:shd w:val="clear" w:color="auto" w:fill="C00000"/>
            <w:noWrap/>
            <w:vAlign w:val="bottom"/>
            <w:hideMark/>
          </w:tcPr>
          <w:p w14:paraId="4FB4C7D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1D9DC2F" w14:textId="08E88F7A" w:rsidR="000C07D2" w:rsidRDefault="000C07D2" w:rsidP="000C07D2">
      <w:pPr>
        <w:jc w:val="both"/>
        <w:rPr>
          <w:rFonts w:ascii="Arial" w:hAnsi="Arial" w:cs="Arial"/>
          <w:sz w:val="24"/>
          <w:szCs w:val="24"/>
        </w:rPr>
      </w:pPr>
    </w:p>
    <w:p w14:paraId="6DE0A5E7"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Pr>
          <w:rFonts w:eastAsia="Times New Roman"/>
          <w:sz w:val="24"/>
          <w:szCs w:val="24"/>
          <w:lang w:val="en-IN"/>
        </w:rPr>
        <w:t xml:space="preserve"> and none of the manufacturers have capacity more than 100 tonnes per month.</w:t>
      </w:r>
    </w:p>
    <w:p w14:paraId="5E497CE9"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w:t>
      </w:r>
      <w:proofErr w:type="gramStart"/>
      <w:r w:rsidRPr="00EB2CC0">
        <w:rPr>
          <w:rFonts w:eastAsia="Times New Roman"/>
          <w:sz w:val="24"/>
          <w:szCs w:val="24"/>
          <w:lang w:val="en-IN"/>
        </w:rPr>
        <w:t>Haryana</w:t>
      </w:r>
      <w:proofErr w:type="gramEnd"/>
      <w:r w:rsidRPr="00EB2CC0">
        <w:rPr>
          <w:rFonts w:eastAsia="Times New Roman"/>
          <w:sz w:val="24"/>
          <w:szCs w:val="24"/>
          <w:lang w:val="en-IN"/>
        </w:rPr>
        <w:t xml:space="preserve"> and </w:t>
      </w:r>
      <w:r>
        <w:rPr>
          <w:rFonts w:eastAsia="Times New Roman"/>
          <w:sz w:val="24"/>
          <w:szCs w:val="24"/>
          <w:lang w:val="en-IN"/>
        </w:rPr>
        <w:t xml:space="preserve">        </w:t>
      </w:r>
      <w:r w:rsidRPr="00EB2CC0">
        <w:rPr>
          <w:rFonts w:eastAsia="Times New Roman"/>
          <w:sz w:val="24"/>
          <w:szCs w:val="24"/>
          <w:lang w:val="en-IN"/>
        </w:rPr>
        <w:t xml:space="preserve">Rajasthan. </w:t>
      </w:r>
    </w:p>
    <w:p w14:paraId="4449E95C" w14:textId="77777777" w:rsidR="000C07D2" w:rsidRPr="00EB2CC0" w:rsidRDefault="000C07D2" w:rsidP="000C07D2">
      <w:pPr>
        <w:pStyle w:val="ListParagraph"/>
        <w:widowControl/>
        <w:autoSpaceDE/>
        <w:autoSpaceDN/>
        <w:spacing w:line="360" w:lineRule="auto"/>
        <w:ind w:left="720" w:firstLine="0"/>
        <w:jc w:val="both"/>
        <w:rPr>
          <w:rFonts w:eastAsia="Times New Roman"/>
          <w:sz w:val="24"/>
          <w:szCs w:val="24"/>
          <w:lang w:val="en-IN"/>
        </w:rPr>
      </w:pPr>
    </w:p>
    <w:p w14:paraId="628A4BC8" w14:textId="6FAE3510"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w:t>
      </w:r>
      <w:proofErr w:type="spellStart"/>
      <w:r w:rsidRPr="00EB2CC0">
        <w:rPr>
          <w:rFonts w:eastAsia="Times New Roman"/>
          <w:sz w:val="24"/>
          <w:szCs w:val="24"/>
          <w:lang w:val="en-IN"/>
        </w:rPr>
        <w:t>Satyen</w:t>
      </w:r>
      <w:proofErr w:type="spellEnd"/>
      <w:r w:rsidRPr="00EB2CC0">
        <w:rPr>
          <w:rFonts w:eastAsia="Times New Roman"/>
          <w:sz w:val="24"/>
          <w:szCs w:val="24"/>
          <w:lang w:val="en-IN"/>
        </w:rPr>
        <w:t xml:space="preserve"> Polymers Pvt Ltd, ad </w:t>
      </w:r>
      <w:proofErr w:type="spellStart"/>
      <w:r w:rsidRPr="00EB2CC0">
        <w:rPr>
          <w:rFonts w:eastAsia="Times New Roman"/>
          <w:sz w:val="24"/>
          <w:szCs w:val="24"/>
          <w:lang w:val="en-IN"/>
        </w:rPr>
        <w:t>Crystic</w:t>
      </w:r>
      <w:proofErr w:type="spellEnd"/>
      <w:r w:rsidRPr="00EB2CC0">
        <w:rPr>
          <w:rFonts w:eastAsia="Times New Roman"/>
          <w:sz w:val="24"/>
          <w:szCs w:val="24"/>
          <w:lang w:val="en-IN"/>
        </w:rPr>
        <w:t xml:space="preserve"> Resins India Private Limited with market share of approximately 14%, 12% and 11%. </w:t>
      </w:r>
    </w:p>
    <w:p w14:paraId="0EA9CDB0" w14:textId="77777777" w:rsidR="0049760F" w:rsidRPr="0049760F" w:rsidRDefault="0049760F" w:rsidP="0049760F">
      <w:pPr>
        <w:pStyle w:val="ListParagraph"/>
        <w:rPr>
          <w:rFonts w:eastAsia="Times New Roman"/>
          <w:sz w:val="24"/>
          <w:szCs w:val="24"/>
          <w:lang w:val="en-IN"/>
        </w:rPr>
      </w:pPr>
    </w:p>
    <w:p w14:paraId="2CE54690" w14:textId="77777777" w:rsidR="0049760F" w:rsidRDefault="0049760F" w:rsidP="0049760F">
      <w:pPr>
        <w:spacing w:line="360" w:lineRule="auto"/>
        <w:rPr>
          <w:rFonts w:ascii="Arial" w:hAnsi="Arial" w:cs="Arial"/>
          <w:b/>
          <w:bCs/>
          <w:sz w:val="24"/>
          <w:szCs w:val="24"/>
        </w:rPr>
      </w:pPr>
    </w:p>
    <w:p w14:paraId="4F1F526C" w14:textId="77777777" w:rsidR="0049760F" w:rsidRDefault="0049760F" w:rsidP="0049760F">
      <w:pPr>
        <w:spacing w:line="360" w:lineRule="auto"/>
        <w:rPr>
          <w:rFonts w:ascii="Arial" w:hAnsi="Arial" w:cs="Arial"/>
          <w:b/>
          <w:bCs/>
          <w:sz w:val="24"/>
          <w:szCs w:val="24"/>
        </w:rPr>
      </w:pPr>
    </w:p>
    <w:p w14:paraId="2F86A36C" w14:textId="77777777" w:rsidR="0049760F" w:rsidRDefault="0049760F" w:rsidP="0049760F">
      <w:pPr>
        <w:spacing w:line="360" w:lineRule="auto"/>
        <w:rPr>
          <w:rFonts w:ascii="Arial" w:hAnsi="Arial" w:cs="Arial"/>
          <w:b/>
          <w:bCs/>
          <w:sz w:val="24"/>
          <w:szCs w:val="24"/>
        </w:rPr>
      </w:pPr>
    </w:p>
    <w:p w14:paraId="1D58B908" w14:textId="7FA9C8BB" w:rsidR="0049760F" w:rsidRDefault="0049760F" w:rsidP="0049760F">
      <w:pPr>
        <w:spacing w:line="360" w:lineRule="auto"/>
        <w:rPr>
          <w:rFonts w:ascii="Arial" w:hAnsi="Arial" w:cs="Arial"/>
          <w:b/>
          <w:bCs/>
          <w:sz w:val="24"/>
          <w:szCs w:val="24"/>
        </w:rPr>
      </w:pPr>
      <w:r>
        <w:rPr>
          <w:rFonts w:ascii="Arial" w:hAnsi="Arial" w:cs="Arial"/>
          <w:b/>
          <w:bCs/>
          <w:sz w:val="24"/>
          <w:szCs w:val="24"/>
        </w:rPr>
        <w:t>Operating Efficiency</w:t>
      </w:r>
    </w:p>
    <w:p w14:paraId="5FEFB3F8" w14:textId="1C8E622A" w:rsidR="0049760F" w:rsidRPr="0061645E" w:rsidRDefault="0049760F" w:rsidP="0049760F">
      <w:pPr>
        <w:spacing w:line="360" w:lineRule="auto"/>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Operating Efficiency (Percentage), 2015-2030F</w:t>
      </w:r>
    </w:p>
    <w:p w14:paraId="09369975" w14:textId="09D82DEE" w:rsidR="0049760F" w:rsidRPr="0049760F" w:rsidRDefault="0049760F" w:rsidP="0049760F">
      <w:pPr>
        <w:spacing w:line="360" w:lineRule="auto"/>
        <w:jc w:val="both"/>
        <w:rPr>
          <w:rFonts w:eastAsia="Times New Roman"/>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829696" behindDoc="0" locked="0" layoutInCell="1" allowOverlap="1" wp14:anchorId="4566A81A" wp14:editId="0E4BC078">
                <wp:simplePos x="0" y="0"/>
                <wp:positionH relativeFrom="margin">
                  <wp:align>right</wp:align>
                </wp:positionH>
                <wp:positionV relativeFrom="paragraph">
                  <wp:posOffset>2235835</wp:posOffset>
                </wp:positionV>
                <wp:extent cx="2588458" cy="200055"/>
                <wp:effectExtent l="0" t="0" r="0" b="0"/>
                <wp:wrapNone/>
                <wp:docPr id="4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4566A81A" id="_x0000_s1136" type="#_x0000_t202" style="position:absolute;left:0;text-align:left;margin-left:152.6pt;margin-top:176.05pt;width:203.8pt;height:15.75pt;z-index:25282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" filled="f" stroked="f">
                <v:textbox style="mso-fit-shape-to-text:t">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0B2378F7" wp14:editId="3AACA02E">
            <wp:extent cx="6448425" cy="2423795"/>
            <wp:effectExtent l="0" t="0" r="0" b="0"/>
            <wp:docPr id="51" name="Chart 5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6EAF6FE" w14:textId="77777777" w:rsidR="0049760F" w:rsidRDefault="0049760F" w:rsidP="000C07D2">
      <w:pPr>
        <w:spacing w:line="360" w:lineRule="auto"/>
        <w:textAlignment w:val="baseline"/>
        <w:rPr>
          <w:rFonts w:ascii="Arial" w:hAnsi="Arial" w:cs="Arial"/>
          <w:b/>
          <w:bCs/>
          <w:sz w:val="24"/>
          <w:szCs w:val="24"/>
        </w:rPr>
      </w:pPr>
    </w:p>
    <w:p w14:paraId="0FC257A3" w14:textId="5B3838E1" w:rsidR="000C07D2" w:rsidRPr="00BF252C" w:rsidRDefault="000C07D2" w:rsidP="000C07D2">
      <w:pPr>
        <w:spacing w:line="360" w:lineRule="auto"/>
        <w:textAlignment w:val="baseline"/>
        <w:rPr>
          <w:rFonts w:ascii="Arial" w:hAnsi="Arial" w:cs="Arial"/>
          <w:b/>
          <w:bCs/>
          <w:sz w:val="24"/>
          <w:szCs w:val="24"/>
        </w:rPr>
      </w:pPr>
      <w:r w:rsidRPr="00BF252C">
        <w:rPr>
          <w:rFonts w:ascii="Arial" w:hAnsi="Arial" w:cs="Arial"/>
          <w:b/>
          <w:bCs/>
          <w:sz w:val="24"/>
          <w:szCs w:val="24"/>
        </w:rPr>
        <w:t>India</w:t>
      </w:r>
      <w:r>
        <w:rPr>
          <w:rFonts w:ascii="Arial" w:hAnsi="Arial" w:cs="Arial"/>
          <w:b/>
          <w:bCs/>
          <w:sz w:val="24"/>
          <w:szCs w:val="24"/>
        </w:rPr>
        <w:t xml:space="preserve"> Vinyl Ester</w:t>
      </w:r>
      <w:r w:rsidRPr="00BF252C">
        <w:rPr>
          <w:rFonts w:ascii="Arial" w:hAnsi="Arial" w:cs="Arial"/>
          <w:b/>
          <w:bCs/>
          <w:sz w:val="24"/>
          <w:szCs w:val="24"/>
        </w:rPr>
        <w:t xml:space="preserve"> Resin Demand, By Volume (</w:t>
      </w:r>
      <w:r>
        <w:rPr>
          <w:rFonts w:ascii="Arial" w:hAnsi="Arial" w:cs="Arial"/>
          <w:b/>
          <w:bCs/>
          <w:sz w:val="24"/>
          <w:szCs w:val="24"/>
        </w:rPr>
        <w:t>000’</w:t>
      </w:r>
      <w:r w:rsidRPr="00BF252C">
        <w:rPr>
          <w:rFonts w:ascii="Arial" w:hAnsi="Arial" w:cs="Arial"/>
          <w:b/>
          <w:bCs/>
          <w:sz w:val="24"/>
          <w:szCs w:val="24"/>
        </w:rPr>
        <w:t xml:space="preserve"> Tonnes), 2015-2030F</w:t>
      </w:r>
    </w:p>
    <w:p w14:paraId="2DA8CE0D" w14:textId="77777777" w:rsidR="000C07D2" w:rsidRPr="00BF252C" w:rsidRDefault="000C07D2" w:rsidP="000C07D2">
      <w:pPr>
        <w:pStyle w:val="ListParagraph"/>
        <w:ind w:left="720" w:firstLine="0"/>
        <w:jc w:val="both"/>
        <w:rPr>
          <w:b/>
          <w:bCs/>
        </w:rPr>
      </w:pPr>
    </w:p>
    <w:p w14:paraId="3FF5874A" w14:textId="346A3A63" w:rsidR="000C07D2" w:rsidRDefault="0049760F" w:rsidP="000C07D2">
      <w:pPr>
        <w:jc w:val="both"/>
        <w:rPr>
          <w:rFonts w:ascii="Arial" w:hAnsi="Arial" w:cs="Arial"/>
          <w:sz w:val="24"/>
          <w:szCs w:val="24"/>
        </w:rPr>
      </w:pPr>
      <w:r>
        <w:rPr>
          <w:noProof/>
        </w:rPr>
        <mc:AlternateContent>
          <mc:Choice Requires="wps">
            <w:drawing>
              <wp:anchor distT="0" distB="0" distL="114300" distR="114300" simplePos="0" relativeHeight="252827648" behindDoc="0" locked="0" layoutInCell="1" allowOverlap="1" wp14:anchorId="7C59023E" wp14:editId="22F682ED">
                <wp:simplePos x="0" y="0"/>
                <wp:positionH relativeFrom="column">
                  <wp:posOffset>5286375</wp:posOffset>
                </wp:positionH>
                <wp:positionV relativeFrom="paragraph">
                  <wp:posOffset>2296160</wp:posOffset>
                </wp:positionV>
                <wp:extent cx="1280160" cy="292735"/>
                <wp:effectExtent l="0" t="0" r="0" b="0"/>
                <wp:wrapNone/>
                <wp:docPr id="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C59023E" id="_x0000_s1137" type="#_x0000_t202" style="position:absolute;left:0;text-align:left;margin-left:416.25pt;margin-top:180.8pt;width:100.8pt;height:23.0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" filled="f" stroked="f">
                <v:textbox style="mso-fit-shape-to-text:t">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7952" behindDoc="0" locked="0" layoutInCell="1" allowOverlap="1" wp14:anchorId="6543DDB7" wp14:editId="25379276">
                <wp:simplePos x="0" y="0"/>
                <wp:positionH relativeFrom="column">
                  <wp:posOffset>3909695</wp:posOffset>
                </wp:positionH>
                <wp:positionV relativeFrom="paragraph">
                  <wp:posOffset>2181860</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6543DDB7" id="_x0000_s1138" style="position:absolute;left:0;text-align:left;margin-left:307.85pt;margin-top:171.8pt;width:130pt;height:56.9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" filled="f" stroked="f" strokeweight="1pt">
                <v:textbo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6928" behindDoc="0" locked="0" layoutInCell="1" allowOverlap="1" wp14:anchorId="75926BCC" wp14:editId="6902F3EB">
                <wp:simplePos x="0" y="0"/>
                <wp:positionH relativeFrom="column">
                  <wp:posOffset>491490</wp:posOffset>
                </wp:positionH>
                <wp:positionV relativeFrom="paragraph">
                  <wp:posOffset>2122170</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5926BCC" id="_x0000_s1139" style="position:absolute;left:0;text-align:left;margin-left:38.7pt;margin-top:167.1pt;width:130pt;height:56.9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" filled="f" stroked="f" strokeweight="1pt">
                <v:textbo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v:textbox>
              </v:rect>
            </w:pict>
          </mc:Fallback>
        </mc:AlternateContent>
      </w:r>
      <w:r w:rsidR="000C07D2" w:rsidRPr="00102FDC">
        <w:rPr>
          <w:rFonts w:ascii="Arial" w:eastAsia="Arial" w:hAnsi="Arial" w:cs="Arial"/>
          <w:bCs/>
          <w:noProof/>
          <w:sz w:val="20"/>
          <w:szCs w:val="20"/>
        </w:rPr>
        <w:drawing>
          <wp:inline distT="0" distB="0" distL="0" distR="0" wp14:anchorId="30B8CE5C" wp14:editId="6C391E34">
            <wp:extent cx="6457950" cy="2667000"/>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953EF0F" w14:textId="435E3DA4" w:rsidR="000C07D2" w:rsidRDefault="000C07D2" w:rsidP="000C07D2">
      <w:pPr>
        <w:jc w:val="both"/>
        <w:rPr>
          <w:rFonts w:ascii="Arial" w:hAnsi="Arial" w:cs="Arial"/>
          <w:sz w:val="24"/>
          <w:szCs w:val="24"/>
        </w:rPr>
      </w:pPr>
    </w:p>
    <w:p w14:paraId="744B8BB3" w14:textId="77777777" w:rsidR="0049760F" w:rsidRDefault="0049760F" w:rsidP="0049760F">
      <w:pPr>
        <w:jc w:val="both"/>
        <w:rPr>
          <w:rFonts w:ascii="Arial" w:hAnsi="Arial" w:cs="Arial"/>
          <w:b/>
          <w:bCs/>
          <w:sz w:val="24"/>
          <w:szCs w:val="24"/>
        </w:rPr>
      </w:pPr>
    </w:p>
    <w:p w14:paraId="07604082" w14:textId="77777777" w:rsidR="0049760F" w:rsidRDefault="0049760F" w:rsidP="0049760F">
      <w:pPr>
        <w:jc w:val="both"/>
        <w:rPr>
          <w:rFonts w:ascii="Arial" w:hAnsi="Arial" w:cs="Arial"/>
          <w:b/>
          <w:bCs/>
          <w:sz w:val="24"/>
          <w:szCs w:val="24"/>
        </w:rPr>
      </w:pPr>
    </w:p>
    <w:p w14:paraId="590E2393" w14:textId="77777777" w:rsidR="0049760F" w:rsidRDefault="0049760F" w:rsidP="0049760F">
      <w:pPr>
        <w:jc w:val="both"/>
        <w:rPr>
          <w:rFonts w:ascii="Arial" w:hAnsi="Arial" w:cs="Arial"/>
          <w:b/>
          <w:bCs/>
          <w:sz w:val="24"/>
          <w:szCs w:val="24"/>
        </w:rPr>
      </w:pPr>
    </w:p>
    <w:p w14:paraId="36453851" w14:textId="77777777" w:rsidR="0049760F" w:rsidRDefault="0049760F" w:rsidP="0049760F">
      <w:pPr>
        <w:jc w:val="both"/>
        <w:rPr>
          <w:rFonts w:ascii="Arial" w:hAnsi="Arial" w:cs="Arial"/>
          <w:b/>
          <w:bCs/>
          <w:sz w:val="24"/>
          <w:szCs w:val="24"/>
        </w:rPr>
      </w:pPr>
    </w:p>
    <w:p w14:paraId="0623BED6" w14:textId="188E3B0B" w:rsidR="0049760F" w:rsidRDefault="0049760F" w:rsidP="0049760F">
      <w:pPr>
        <w:jc w:val="both"/>
        <w:rPr>
          <w:rFonts w:ascii="Arial" w:hAnsi="Arial" w:cs="Arial"/>
          <w:b/>
          <w:bCs/>
          <w:sz w:val="24"/>
          <w:szCs w:val="24"/>
        </w:rPr>
      </w:pPr>
      <w:r w:rsidRPr="0015661D">
        <w:rPr>
          <w:rFonts w:ascii="Arial" w:hAnsi="Arial" w:cs="Arial"/>
          <w:b/>
          <w:bCs/>
          <w:sz w:val="24"/>
          <w:szCs w:val="24"/>
        </w:rPr>
        <w:lastRenderedPageBreak/>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69EEE0A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0C2CF6A2"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33FE4C6A"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Next with collaboration of Google.</w:t>
      </w:r>
    </w:p>
    <w:p w14:paraId="3DC654C0"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7CAE263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6987D7DA" w14:textId="77777777" w:rsidR="0049760F" w:rsidRDefault="0049760F" w:rsidP="000C07D2">
      <w:pPr>
        <w:jc w:val="both"/>
        <w:rPr>
          <w:rFonts w:ascii="Arial" w:hAnsi="Arial" w:cs="Arial"/>
          <w:b/>
          <w:bCs/>
          <w:sz w:val="24"/>
          <w:szCs w:val="24"/>
        </w:rPr>
      </w:pPr>
    </w:p>
    <w:p w14:paraId="3233B016" w14:textId="6A4EBBCF" w:rsidR="000C07D2" w:rsidRPr="00600A5E" w:rsidRDefault="000C07D2" w:rsidP="000C07D2">
      <w:pPr>
        <w:jc w:val="both"/>
        <w:rPr>
          <w:rFonts w:ascii="Arial" w:hAnsi="Arial" w:cs="Arial"/>
          <w:b/>
          <w:bCs/>
          <w:sz w:val="24"/>
          <w:szCs w:val="24"/>
        </w:rPr>
      </w:pPr>
      <w:r>
        <w:rPr>
          <w:rFonts w:ascii="Arial" w:hAnsi="Arial" w:cs="Arial"/>
          <w:b/>
          <w:bCs/>
          <w:sz w:val="24"/>
          <w:szCs w:val="24"/>
        </w:rPr>
        <w:t xml:space="preserve">India Vinyl Ester Resin Trade Dynamics, By </w:t>
      </w:r>
      <w:r w:rsidRPr="00600A5E">
        <w:rPr>
          <w:rFonts w:ascii="Arial" w:hAnsi="Arial" w:cs="Arial"/>
          <w:b/>
          <w:bCs/>
          <w:sz w:val="24"/>
          <w:szCs w:val="24"/>
        </w:rPr>
        <w:t>Valu</w:t>
      </w:r>
      <w:r>
        <w:rPr>
          <w:rFonts w:ascii="Arial" w:hAnsi="Arial" w:cs="Arial"/>
          <w:b/>
          <w:bCs/>
          <w:sz w:val="24"/>
          <w:szCs w:val="24"/>
        </w:rPr>
        <w:t>e</w:t>
      </w:r>
      <w:r w:rsidRPr="00600A5E">
        <w:rPr>
          <w:rFonts w:ascii="Arial" w:hAnsi="Arial" w:cs="Arial"/>
          <w:b/>
          <w:bCs/>
          <w:sz w:val="24"/>
          <w:szCs w:val="24"/>
        </w:rPr>
        <w:t xml:space="preserve"> </w:t>
      </w:r>
      <w:r>
        <w:rPr>
          <w:rFonts w:ascii="Arial" w:hAnsi="Arial" w:cs="Arial"/>
          <w:b/>
          <w:bCs/>
          <w:sz w:val="24"/>
          <w:szCs w:val="24"/>
        </w:rPr>
        <w:t>(</w:t>
      </w:r>
      <w:r w:rsidRPr="00600A5E">
        <w:rPr>
          <w:rFonts w:ascii="Arial" w:hAnsi="Arial" w:cs="Arial"/>
          <w:b/>
          <w:bCs/>
          <w:sz w:val="24"/>
          <w:szCs w:val="24"/>
        </w:rPr>
        <w:t>USD million</w:t>
      </w:r>
      <w:r>
        <w:rPr>
          <w:rFonts w:ascii="Arial" w:hAnsi="Arial" w:cs="Arial"/>
          <w:b/>
          <w:bCs/>
          <w:sz w:val="24"/>
          <w:szCs w:val="24"/>
        </w:rPr>
        <w:t>) By</w:t>
      </w:r>
      <w:r w:rsidRPr="00600A5E">
        <w:rPr>
          <w:rFonts w:ascii="Arial" w:hAnsi="Arial" w:cs="Arial"/>
          <w:b/>
          <w:bCs/>
          <w:sz w:val="24"/>
          <w:szCs w:val="24"/>
        </w:rPr>
        <w:t xml:space="preserve"> Volume- </w:t>
      </w:r>
      <w:r>
        <w:rPr>
          <w:rFonts w:ascii="Arial" w:hAnsi="Arial" w:cs="Arial"/>
          <w:b/>
          <w:bCs/>
          <w:sz w:val="24"/>
          <w:szCs w:val="24"/>
        </w:rPr>
        <w:t>(000’</w:t>
      </w:r>
      <w:r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0C07D2" w:rsidRPr="00657D44" w14:paraId="7BF862AD" w14:textId="77777777" w:rsidTr="007E1666">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3F71336"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8A8C294"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D3D77F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7A2F19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B02C10E"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2EE717A"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083F4B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14FEE7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627B4D5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F53498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293916C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E2C0D3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0C07D2" w:rsidRPr="00657D44" w14:paraId="6CE9803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3B50F07"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40E4A5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0346104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31EAF0C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1D2491C3"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1EF8B38B"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460C9CD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0C07D2" w:rsidRPr="00657D44" w14:paraId="07974085"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4E8292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697F841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5BFC99F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04AC5B0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632BCB8A"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222C645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1C125D7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0C07D2" w:rsidRPr="00657D44" w14:paraId="11A30C60"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092F5F2"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30F237A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74CF8D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3EF3831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1EF9A0B1"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69965F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48E4EE9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0C07D2" w:rsidRPr="00657D44" w14:paraId="31B9D2F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1E84B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28D5F8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33B21EC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5352890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205FFD95"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1D8FF26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365338E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0C07D2" w:rsidRPr="00657D44" w14:paraId="73E8738E"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0DE8B7F"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349A4B1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1E3FCE42"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10D87B1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5BF6F546"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2C2C690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3EC703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0C07D2" w:rsidRPr="00657D44" w14:paraId="28C48E41"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A60A5E"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7E894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309CE3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0DE0D9B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060DC49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593B665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56D0F14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0C07D2" w:rsidRPr="00657D44" w14:paraId="28DF0BE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7921135"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59AADD9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0B02F02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0AC4A26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3497EC4A"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4350B1A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09BCBE5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0C07D2" w:rsidRPr="00657D44" w14:paraId="1C66049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FD8D099"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0BC7471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76FEF81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2E80C08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FAA9AB0"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0CA9B4D"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47B4A44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80F005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728C4365"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A02726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1AEBA4E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D20D57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0C07D2" w:rsidRPr="00657D44" w14:paraId="5924B5B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EFD24F5"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307FAEB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D5F331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38370C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2D58E9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45CBD7C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820B0A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0C07D2" w:rsidRPr="00657D44" w14:paraId="4773803B"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5C84F9"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28662D9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72EF80F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6933B41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7F91867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0CE14D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A78CD94"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0C07D2" w:rsidRPr="00657D44" w14:paraId="5343F0F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350B2CA1"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8BBE42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B2B459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361A756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01689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BB7C69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44B2E8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35795D4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8109DA"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2163D84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E6CB473"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7B534A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54C263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1562076F"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CC3FAC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0C07D2" w:rsidRPr="00657D44" w14:paraId="64C9A6B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BFBEEF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5B0B5DD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E1BA7F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6089F87"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3DCD93A"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7A86887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62D595B"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788F9E4D"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70E80B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726CE76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56F7904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7267A0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C95A4D4"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63E10EE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C050B4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0C07D2" w:rsidRPr="00657D44" w14:paraId="560824B6"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38B8F08D"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29F11F6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4D6A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0F01A57F"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4D36B34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4688A93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03CFCD6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5B005106"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 xml:space="preserve">Demand By Type </w:t>
      </w:r>
    </w:p>
    <w:p w14:paraId="36314153"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Pr>
          <w:rFonts w:ascii="Arial" w:hAnsi="Arial" w:cs="Arial"/>
          <w:b/>
          <w:bCs/>
          <w:sz w:val="24"/>
          <w:szCs w:val="24"/>
        </w:rPr>
        <w:t xml:space="preserve"> (000’ Tonnes) (%)</w:t>
      </w:r>
      <w:r w:rsidRPr="0061645E">
        <w:rPr>
          <w:rFonts w:ascii="Arial" w:hAnsi="Arial" w:cs="Arial"/>
          <w:b/>
          <w:bCs/>
          <w:sz w:val="24"/>
          <w:szCs w:val="24"/>
        </w:rPr>
        <w:t>, 2015–2030F</w:t>
      </w:r>
    </w:p>
    <w:p w14:paraId="1AA3E772" w14:textId="77777777" w:rsidR="000C07D2" w:rsidRDefault="000C07D2" w:rsidP="000C07D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798976" behindDoc="0" locked="0" layoutInCell="1" allowOverlap="1" wp14:anchorId="3FEDA1B5" wp14:editId="1A616C08">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EDA1B5" id="_x0000_s1140" type="#_x0000_t202" style="position:absolute;left:0;text-align:left;margin-left:209.45pt;margin-top:219.7pt;width:299.25pt;height:24.2pt;z-index:252798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" filled="f" stroked="f">
                <v:textbox style="mso-fit-shape-to-text:t">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267A2921" wp14:editId="37888FA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bl>
      <w:tblPr>
        <w:tblW w:w="10061" w:type="dxa"/>
        <w:tblInd w:w="-5" w:type="dxa"/>
        <w:tblLook w:val="04A0" w:firstRow="1" w:lastRow="0" w:firstColumn="1" w:lastColumn="0" w:noHBand="0" w:noVBand="1"/>
      </w:tblPr>
      <w:tblGrid>
        <w:gridCol w:w="1928"/>
        <w:gridCol w:w="843"/>
        <w:gridCol w:w="843"/>
        <w:gridCol w:w="843"/>
        <w:gridCol w:w="844"/>
        <w:gridCol w:w="963"/>
        <w:gridCol w:w="959"/>
        <w:gridCol w:w="959"/>
        <w:gridCol w:w="959"/>
        <w:gridCol w:w="920"/>
      </w:tblGrid>
      <w:tr w:rsidR="000C07D2" w:rsidRPr="005D2A6A" w14:paraId="18ABBC52" w14:textId="77777777" w:rsidTr="0049760F">
        <w:trPr>
          <w:trHeight w:val="474"/>
        </w:trPr>
        <w:tc>
          <w:tcPr>
            <w:tcW w:w="192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536EBA6" w14:textId="4E1C48F6" w:rsidR="000C07D2" w:rsidRPr="005D2A6A" w:rsidRDefault="0049760F" w:rsidP="007E1666">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D</w:t>
            </w:r>
            <w:r w:rsidR="000C07D2" w:rsidRPr="005D2A6A">
              <w:rPr>
                <w:rFonts w:ascii="Arial" w:eastAsia="Times New Roman" w:hAnsi="Arial" w:cs="Arial"/>
                <w:b/>
                <w:bCs/>
                <w:color w:val="FFFFFF" w:themeColor="background1"/>
                <w:sz w:val="20"/>
                <w:szCs w:val="20"/>
                <w:lang w:val="en-US"/>
              </w:rPr>
              <w:t>emand by Type</w:t>
            </w:r>
            <w:r w:rsidR="000C07D2">
              <w:rPr>
                <w:rFonts w:ascii="Arial" w:eastAsia="Times New Roman" w:hAnsi="Arial" w:cs="Arial"/>
                <w:b/>
                <w:bCs/>
                <w:color w:val="FFFFFF" w:themeColor="background1"/>
                <w:sz w:val="20"/>
                <w:szCs w:val="20"/>
                <w:lang w:val="en-US"/>
              </w:rPr>
              <w:t xml:space="preserve"> </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46FB0FC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2899224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43" w:type="dxa"/>
            <w:tcBorders>
              <w:top w:val="single" w:sz="4" w:space="0" w:color="auto"/>
              <w:left w:val="nil"/>
              <w:bottom w:val="single" w:sz="4" w:space="0" w:color="auto"/>
              <w:right w:val="single" w:sz="4" w:space="0" w:color="auto"/>
            </w:tcBorders>
            <w:shd w:val="clear" w:color="auto" w:fill="C00000"/>
            <w:noWrap/>
            <w:vAlign w:val="bottom"/>
            <w:hideMark/>
          </w:tcPr>
          <w:p w14:paraId="15C4E79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44" w:type="dxa"/>
            <w:tcBorders>
              <w:top w:val="single" w:sz="4" w:space="0" w:color="auto"/>
              <w:left w:val="nil"/>
              <w:bottom w:val="single" w:sz="4" w:space="0" w:color="auto"/>
              <w:right w:val="single" w:sz="4" w:space="0" w:color="auto"/>
            </w:tcBorders>
            <w:shd w:val="clear" w:color="auto" w:fill="C00000"/>
            <w:noWrap/>
            <w:vAlign w:val="bottom"/>
            <w:hideMark/>
          </w:tcPr>
          <w:p w14:paraId="3DF577F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63" w:type="dxa"/>
            <w:tcBorders>
              <w:top w:val="single" w:sz="4" w:space="0" w:color="auto"/>
              <w:left w:val="nil"/>
              <w:bottom w:val="single" w:sz="4" w:space="0" w:color="auto"/>
              <w:right w:val="single" w:sz="4" w:space="0" w:color="auto"/>
            </w:tcBorders>
            <w:shd w:val="clear" w:color="auto" w:fill="C00000"/>
            <w:noWrap/>
            <w:vAlign w:val="bottom"/>
            <w:hideMark/>
          </w:tcPr>
          <w:p w14:paraId="0D088FC9"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C80BC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1DDB9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0224390F"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2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D97F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49760F" w:rsidRPr="005D2A6A" w14:paraId="4818E3CF"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F645B40" w14:textId="6420EEB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ED7DD8" w:rsidRPr="005D2A6A">
              <w:rPr>
                <w:rFonts w:ascii="Arial" w:hAnsi="Arial" w:cs="Arial"/>
                <w:color w:val="000000"/>
                <w:sz w:val="20"/>
                <w:szCs w:val="20"/>
              </w:rPr>
              <w:t xml:space="preserve">A, </w:t>
            </w:r>
            <w:proofErr w:type="gramStart"/>
            <w:r w:rsidR="00ED7DD8"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r>
              <w:rPr>
                <w:rFonts w:ascii="Arial" w:hAnsi="Arial" w:cs="Arial"/>
                <w:color w:val="000000"/>
                <w:sz w:val="20"/>
                <w:szCs w:val="20"/>
              </w:rPr>
              <w:t>*</w:t>
            </w:r>
          </w:p>
        </w:tc>
        <w:tc>
          <w:tcPr>
            <w:tcW w:w="843" w:type="dxa"/>
            <w:tcBorders>
              <w:top w:val="nil"/>
              <w:left w:val="nil"/>
              <w:bottom w:val="single" w:sz="4" w:space="0" w:color="auto"/>
              <w:right w:val="single" w:sz="4" w:space="0" w:color="auto"/>
            </w:tcBorders>
            <w:shd w:val="clear" w:color="000000" w:fill="FFFFFF"/>
            <w:noWrap/>
            <w:vAlign w:val="center"/>
            <w:hideMark/>
          </w:tcPr>
          <w:p w14:paraId="180D6857" w14:textId="2788A48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43" w:type="dxa"/>
            <w:tcBorders>
              <w:top w:val="nil"/>
              <w:left w:val="nil"/>
              <w:bottom w:val="single" w:sz="4" w:space="0" w:color="auto"/>
              <w:right w:val="single" w:sz="4" w:space="0" w:color="auto"/>
            </w:tcBorders>
            <w:shd w:val="clear" w:color="000000" w:fill="FFFFFF"/>
            <w:noWrap/>
            <w:vAlign w:val="center"/>
            <w:hideMark/>
          </w:tcPr>
          <w:p w14:paraId="55688D06" w14:textId="49BE223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43" w:type="dxa"/>
            <w:tcBorders>
              <w:top w:val="nil"/>
              <w:left w:val="nil"/>
              <w:bottom w:val="single" w:sz="4" w:space="0" w:color="auto"/>
              <w:right w:val="single" w:sz="4" w:space="0" w:color="auto"/>
            </w:tcBorders>
            <w:shd w:val="clear" w:color="000000" w:fill="FFFFFF"/>
            <w:noWrap/>
            <w:vAlign w:val="center"/>
            <w:hideMark/>
          </w:tcPr>
          <w:p w14:paraId="26F6FA98" w14:textId="2BC993E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44" w:type="dxa"/>
            <w:tcBorders>
              <w:top w:val="nil"/>
              <w:left w:val="nil"/>
              <w:bottom w:val="single" w:sz="4" w:space="0" w:color="auto"/>
              <w:right w:val="single" w:sz="4" w:space="0" w:color="auto"/>
            </w:tcBorders>
            <w:shd w:val="clear" w:color="000000" w:fill="FFFFFF"/>
            <w:noWrap/>
            <w:vAlign w:val="center"/>
            <w:hideMark/>
          </w:tcPr>
          <w:p w14:paraId="6BF863C5" w14:textId="5439E0D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63" w:type="dxa"/>
            <w:tcBorders>
              <w:top w:val="nil"/>
              <w:left w:val="nil"/>
              <w:bottom w:val="single" w:sz="4" w:space="0" w:color="auto"/>
              <w:right w:val="single" w:sz="4" w:space="0" w:color="auto"/>
            </w:tcBorders>
            <w:shd w:val="clear" w:color="000000" w:fill="FFFFFF"/>
            <w:noWrap/>
            <w:vAlign w:val="center"/>
            <w:hideMark/>
          </w:tcPr>
          <w:p w14:paraId="33187281" w14:textId="1773D48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59" w:type="dxa"/>
            <w:tcBorders>
              <w:top w:val="nil"/>
              <w:left w:val="nil"/>
              <w:bottom w:val="single" w:sz="4" w:space="0" w:color="auto"/>
              <w:right w:val="single" w:sz="4" w:space="0" w:color="auto"/>
            </w:tcBorders>
            <w:shd w:val="clear" w:color="000000" w:fill="FFFFFF"/>
            <w:noWrap/>
            <w:vAlign w:val="center"/>
            <w:hideMark/>
          </w:tcPr>
          <w:p w14:paraId="4BED951B" w14:textId="08BA6E5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59" w:type="dxa"/>
            <w:tcBorders>
              <w:top w:val="nil"/>
              <w:left w:val="nil"/>
              <w:bottom w:val="single" w:sz="4" w:space="0" w:color="auto"/>
              <w:right w:val="single" w:sz="4" w:space="0" w:color="auto"/>
            </w:tcBorders>
            <w:shd w:val="clear" w:color="000000" w:fill="FFFFFF"/>
            <w:noWrap/>
            <w:vAlign w:val="center"/>
            <w:hideMark/>
          </w:tcPr>
          <w:p w14:paraId="747E0944" w14:textId="3DBE8AC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59" w:type="dxa"/>
            <w:tcBorders>
              <w:top w:val="nil"/>
              <w:left w:val="nil"/>
              <w:bottom w:val="single" w:sz="4" w:space="0" w:color="auto"/>
              <w:right w:val="single" w:sz="4" w:space="0" w:color="auto"/>
            </w:tcBorders>
            <w:shd w:val="clear" w:color="000000" w:fill="FFFFFF"/>
            <w:noWrap/>
            <w:vAlign w:val="center"/>
            <w:hideMark/>
          </w:tcPr>
          <w:p w14:paraId="22367B74" w14:textId="71567DC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20" w:type="dxa"/>
            <w:tcBorders>
              <w:top w:val="nil"/>
              <w:left w:val="nil"/>
              <w:bottom w:val="single" w:sz="4" w:space="0" w:color="auto"/>
              <w:right w:val="single" w:sz="4" w:space="0" w:color="auto"/>
            </w:tcBorders>
            <w:shd w:val="clear" w:color="000000" w:fill="FFFFFF"/>
            <w:noWrap/>
            <w:vAlign w:val="center"/>
            <w:hideMark/>
          </w:tcPr>
          <w:p w14:paraId="1F2ACD76" w14:textId="17383A2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49760F" w:rsidRPr="005D2A6A" w14:paraId="775E5F75"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DE86206" w14:textId="77777777" w:rsidR="0049760F" w:rsidRPr="005D2A6A" w:rsidRDefault="0049760F" w:rsidP="0049760F">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57057A9D" w14:textId="3FE9FC7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43" w:type="dxa"/>
            <w:tcBorders>
              <w:top w:val="nil"/>
              <w:left w:val="nil"/>
              <w:bottom w:val="single" w:sz="4" w:space="0" w:color="auto"/>
              <w:right w:val="single" w:sz="4" w:space="0" w:color="auto"/>
            </w:tcBorders>
            <w:shd w:val="clear" w:color="000000" w:fill="FFFFFF"/>
            <w:noWrap/>
            <w:vAlign w:val="center"/>
            <w:hideMark/>
          </w:tcPr>
          <w:p w14:paraId="083DAB63" w14:textId="7BCE443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43" w:type="dxa"/>
            <w:tcBorders>
              <w:top w:val="nil"/>
              <w:left w:val="nil"/>
              <w:bottom w:val="single" w:sz="4" w:space="0" w:color="auto"/>
              <w:right w:val="single" w:sz="4" w:space="0" w:color="auto"/>
            </w:tcBorders>
            <w:shd w:val="clear" w:color="000000" w:fill="FFFFFF"/>
            <w:noWrap/>
            <w:vAlign w:val="center"/>
            <w:hideMark/>
          </w:tcPr>
          <w:p w14:paraId="40E499FB" w14:textId="2BF0DED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44" w:type="dxa"/>
            <w:tcBorders>
              <w:top w:val="nil"/>
              <w:left w:val="nil"/>
              <w:bottom w:val="single" w:sz="4" w:space="0" w:color="auto"/>
              <w:right w:val="single" w:sz="4" w:space="0" w:color="auto"/>
            </w:tcBorders>
            <w:shd w:val="clear" w:color="000000" w:fill="FFFFFF"/>
            <w:noWrap/>
            <w:vAlign w:val="center"/>
            <w:hideMark/>
          </w:tcPr>
          <w:p w14:paraId="1CF401AF" w14:textId="243C8C8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63" w:type="dxa"/>
            <w:tcBorders>
              <w:top w:val="nil"/>
              <w:left w:val="nil"/>
              <w:bottom w:val="single" w:sz="4" w:space="0" w:color="auto"/>
              <w:right w:val="single" w:sz="4" w:space="0" w:color="auto"/>
            </w:tcBorders>
            <w:shd w:val="clear" w:color="000000" w:fill="FFFFFF"/>
            <w:noWrap/>
            <w:vAlign w:val="center"/>
            <w:hideMark/>
          </w:tcPr>
          <w:p w14:paraId="57F165B3" w14:textId="57AC4BE6"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59" w:type="dxa"/>
            <w:tcBorders>
              <w:top w:val="nil"/>
              <w:left w:val="nil"/>
              <w:bottom w:val="single" w:sz="4" w:space="0" w:color="auto"/>
              <w:right w:val="single" w:sz="4" w:space="0" w:color="auto"/>
            </w:tcBorders>
            <w:shd w:val="clear" w:color="000000" w:fill="FFFFFF"/>
            <w:noWrap/>
            <w:vAlign w:val="center"/>
            <w:hideMark/>
          </w:tcPr>
          <w:p w14:paraId="62D756AC" w14:textId="0017E2F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59" w:type="dxa"/>
            <w:tcBorders>
              <w:top w:val="nil"/>
              <w:left w:val="nil"/>
              <w:bottom w:val="single" w:sz="4" w:space="0" w:color="auto"/>
              <w:right w:val="single" w:sz="4" w:space="0" w:color="auto"/>
            </w:tcBorders>
            <w:shd w:val="clear" w:color="000000" w:fill="FFFFFF"/>
            <w:noWrap/>
            <w:vAlign w:val="center"/>
            <w:hideMark/>
          </w:tcPr>
          <w:p w14:paraId="7A24EBBB" w14:textId="120D67CF"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59" w:type="dxa"/>
            <w:tcBorders>
              <w:top w:val="nil"/>
              <w:left w:val="nil"/>
              <w:bottom w:val="single" w:sz="4" w:space="0" w:color="auto"/>
              <w:right w:val="single" w:sz="4" w:space="0" w:color="auto"/>
            </w:tcBorders>
            <w:shd w:val="clear" w:color="000000" w:fill="FFFFFF"/>
            <w:noWrap/>
            <w:vAlign w:val="center"/>
            <w:hideMark/>
          </w:tcPr>
          <w:p w14:paraId="757470AC" w14:textId="61C9D6F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20" w:type="dxa"/>
            <w:tcBorders>
              <w:top w:val="nil"/>
              <w:left w:val="nil"/>
              <w:bottom w:val="single" w:sz="4" w:space="0" w:color="auto"/>
              <w:right w:val="single" w:sz="4" w:space="0" w:color="auto"/>
            </w:tcBorders>
            <w:shd w:val="clear" w:color="000000" w:fill="FFFFFF"/>
            <w:noWrap/>
            <w:vAlign w:val="center"/>
            <w:hideMark/>
          </w:tcPr>
          <w:p w14:paraId="0F136D8C" w14:textId="3600A3C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r>
      <w:tr w:rsidR="0049760F" w:rsidRPr="005D2A6A" w14:paraId="6ED1ED03"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A811645"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45403E31" w14:textId="20A528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43" w:type="dxa"/>
            <w:tcBorders>
              <w:top w:val="nil"/>
              <w:left w:val="nil"/>
              <w:bottom w:val="single" w:sz="4" w:space="0" w:color="auto"/>
              <w:right w:val="single" w:sz="4" w:space="0" w:color="auto"/>
            </w:tcBorders>
            <w:shd w:val="clear" w:color="000000" w:fill="FFFFFF"/>
            <w:noWrap/>
            <w:vAlign w:val="center"/>
            <w:hideMark/>
          </w:tcPr>
          <w:p w14:paraId="4C9EB1A5" w14:textId="5CAD0F7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3" w:type="dxa"/>
            <w:tcBorders>
              <w:top w:val="nil"/>
              <w:left w:val="nil"/>
              <w:bottom w:val="single" w:sz="4" w:space="0" w:color="auto"/>
              <w:right w:val="single" w:sz="4" w:space="0" w:color="auto"/>
            </w:tcBorders>
            <w:shd w:val="clear" w:color="000000" w:fill="FFFFFF"/>
            <w:noWrap/>
            <w:vAlign w:val="center"/>
            <w:hideMark/>
          </w:tcPr>
          <w:p w14:paraId="7F11EA98" w14:textId="1C228EC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4" w:type="dxa"/>
            <w:tcBorders>
              <w:top w:val="nil"/>
              <w:left w:val="nil"/>
              <w:bottom w:val="single" w:sz="4" w:space="0" w:color="auto"/>
              <w:right w:val="single" w:sz="4" w:space="0" w:color="auto"/>
            </w:tcBorders>
            <w:shd w:val="clear" w:color="000000" w:fill="FFFFFF"/>
            <w:noWrap/>
            <w:vAlign w:val="center"/>
            <w:hideMark/>
          </w:tcPr>
          <w:p w14:paraId="6D61B962" w14:textId="6D20141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63" w:type="dxa"/>
            <w:tcBorders>
              <w:top w:val="nil"/>
              <w:left w:val="nil"/>
              <w:bottom w:val="single" w:sz="4" w:space="0" w:color="auto"/>
              <w:right w:val="single" w:sz="4" w:space="0" w:color="auto"/>
            </w:tcBorders>
            <w:shd w:val="clear" w:color="000000" w:fill="FFFFFF"/>
            <w:noWrap/>
            <w:vAlign w:val="center"/>
            <w:hideMark/>
          </w:tcPr>
          <w:p w14:paraId="5911E1A8" w14:textId="03389C2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59" w:type="dxa"/>
            <w:tcBorders>
              <w:top w:val="nil"/>
              <w:left w:val="nil"/>
              <w:bottom w:val="single" w:sz="4" w:space="0" w:color="auto"/>
              <w:right w:val="single" w:sz="4" w:space="0" w:color="auto"/>
            </w:tcBorders>
            <w:shd w:val="clear" w:color="000000" w:fill="FFFFFF"/>
            <w:noWrap/>
            <w:vAlign w:val="center"/>
            <w:hideMark/>
          </w:tcPr>
          <w:p w14:paraId="1E0ACA04" w14:textId="4B55895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1EF4C915" w14:textId="4389AD9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2FD2E500" w14:textId="57BF2F8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20" w:type="dxa"/>
            <w:tcBorders>
              <w:top w:val="nil"/>
              <w:left w:val="nil"/>
              <w:bottom w:val="single" w:sz="4" w:space="0" w:color="auto"/>
              <w:right w:val="single" w:sz="4" w:space="0" w:color="auto"/>
            </w:tcBorders>
            <w:shd w:val="clear" w:color="000000" w:fill="FFFFFF"/>
            <w:noWrap/>
            <w:vAlign w:val="center"/>
            <w:hideMark/>
          </w:tcPr>
          <w:p w14:paraId="48A7F795" w14:textId="71D6040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49760F" w:rsidRPr="005D2A6A" w14:paraId="5CB90E67"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67E7CC9"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43" w:type="dxa"/>
            <w:tcBorders>
              <w:top w:val="nil"/>
              <w:left w:val="nil"/>
              <w:bottom w:val="single" w:sz="4" w:space="0" w:color="auto"/>
              <w:right w:val="single" w:sz="4" w:space="0" w:color="auto"/>
            </w:tcBorders>
            <w:shd w:val="clear" w:color="000000" w:fill="FFFFFF"/>
            <w:noWrap/>
            <w:vAlign w:val="center"/>
            <w:hideMark/>
          </w:tcPr>
          <w:p w14:paraId="3D85E5B0" w14:textId="76C08E0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54C97364" w14:textId="65E785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4F5CB717" w14:textId="795304B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44" w:type="dxa"/>
            <w:tcBorders>
              <w:top w:val="nil"/>
              <w:left w:val="nil"/>
              <w:bottom w:val="single" w:sz="4" w:space="0" w:color="auto"/>
              <w:right w:val="single" w:sz="4" w:space="0" w:color="auto"/>
            </w:tcBorders>
            <w:shd w:val="clear" w:color="000000" w:fill="FFFFFF"/>
            <w:noWrap/>
            <w:vAlign w:val="center"/>
            <w:hideMark/>
          </w:tcPr>
          <w:p w14:paraId="32E8DF8C" w14:textId="555E21E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63" w:type="dxa"/>
            <w:tcBorders>
              <w:top w:val="nil"/>
              <w:left w:val="nil"/>
              <w:bottom w:val="single" w:sz="4" w:space="0" w:color="auto"/>
              <w:right w:val="single" w:sz="4" w:space="0" w:color="auto"/>
            </w:tcBorders>
            <w:shd w:val="clear" w:color="000000" w:fill="FFFFFF"/>
            <w:noWrap/>
            <w:vAlign w:val="center"/>
            <w:hideMark/>
          </w:tcPr>
          <w:p w14:paraId="2AD4D0CE" w14:textId="0C5C58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59" w:type="dxa"/>
            <w:tcBorders>
              <w:top w:val="nil"/>
              <w:left w:val="nil"/>
              <w:bottom w:val="single" w:sz="4" w:space="0" w:color="auto"/>
              <w:right w:val="single" w:sz="4" w:space="0" w:color="auto"/>
            </w:tcBorders>
            <w:shd w:val="clear" w:color="000000" w:fill="FFFFFF"/>
            <w:noWrap/>
            <w:vAlign w:val="center"/>
            <w:hideMark/>
          </w:tcPr>
          <w:p w14:paraId="415B4B99" w14:textId="4E50FD3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59" w:type="dxa"/>
            <w:tcBorders>
              <w:top w:val="nil"/>
              <w:left w:val="nil"/>
              <w:bottom w:val="single" w:sz="4" w:space="0" w:color="auto"/>
              <w:right w:val="single" w:sz="4" w:space="0" w:color="auto"/>
            </w:tcBorders>
            <w:shd w:val="clear" w:color="000000" w:fill="FFFFFF"/>
            <w:noWrap/>
            <w:vAlign w:val="center"/>
            <w:hideMark/>
          </w:tcPr>
          <w:p w14:paraId="66700179" w14:textId="322329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59" w:type="dxa"/>
            <w:tcBorders>
              <w:top w:val="nil"/>
              <w:left w:val="nil"/>
              <w:bottom w:val="single" w:sz="4" w:space="0" w:color="auto"/>
              <w:right w:val="single" w:sz="4" w:space="0" w:color="auto"/>
            </w:tcBorders>
            <w:shd w:val="clear" w:color="000000" w:fill="FFFFFF"/>
            <w:noWrap/>
            <w:vAlign w:val="center"/>
            <w:hideMark/>
          </w:tcPr>
          <w:p w14:paraId="71F57770" w14:textId="5C4AD01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20" w:type="dxa"/>
            <w:tcBorders>
              <w:top w:val="nil"/>
              <w:left w:val="nil"/>
              <w:bottom w:val="single" w:sz="4" w:space="0" w:color="auto"/>
              <w:right w:val="single" w:sz="4" w:space="0" w:color="auto"/>
            </w:tcBorders>
            <w:shd w:val="clear" w:color="000000" w:fill="FFFFFF"/>
            <w:noWrap/>
            <w:vAlign w:val="center"/>
            <w:hideMark/>
          </w:tcPr>
          <w:p w14:paraId="70F406E2" w14:textId="5AD82AD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49760F" w:rsidRPr="005D2A6A" w14:paraId="0309C2AB"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426A5A76"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43" w:type="dxa"/>
            <w:tcBorders>
              <w:top w:val="nil"/>
              <w:left w:val="nil"/>
              <w:bottom w:val="single" w:sz="4" w:space="0" w:color="auto"/>
              <w:right w:val="single" w:sz="4" w:space="0" w:color="auto"/>
            </w:tcBorders>
            <w:shd w:val="clear" w:color="000000" w:fill="FFFFFF"/>
            <w:noWrap/>
            <w:vAlign w:val="center"/>
            <w:hideMark/>
          </w:tcPr>
          <w:p w14:paraId="051D40EE" w14:textId="43D808F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43" w:type="dxa"/>
            <w:tcBorders>
              <w:top w:val="nil"/>
              <w:left w:val="nil"/>
              <w:bottom w:val="single" w:sz="4" w:space="0" w:color="auto"/>
              <w:right w:val="single" w:sz="4" w:space="0" w:color="auto"/>
            </w:tcBorders>
            <w:shd w:val="clear" w:color="000000" w:fill="FFFFFF"/>
            <w:noWrap/>
            <w:vAlign w:val="center"/>
            <w:hideMark/>
          </w:tcPr>
          <w:p w14:paraId="4E5098B1" w14:textId="3CAE9D7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43" w:type="dxa"/>
            <w:tcBorders>
              <w:top w:val="nil"/>
              <w:left w:val="nil"/>
              <w:bottom w:val="single" w:sz="4" w:space="0" w:color="auto"/>
              <w:right w:val="single" w:sz="4" w:space="0" w:color="auto"/>
            </w:tcBorders>
            <w:shd w:val="clear" w:color="000000" w:fill="FFFFFF"/>
            <w:noWrap/>
            <w:vAlign w:val="center"/>
            <w:hideMark/>
          </w:tcPr>
          <w:p w14:paraId="04FE9AEB" w14:textId="48E8F91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844" w:type="dxa"/>
            <w:tcBorders>
              <w:top w:val="nil"/>
              <w:left w:val="nil"/>
              <w:bottom w:val="single" w:sz="4" w:space="0" w:color="auto"/>
              <w:right w:val="single" w:sz="4" w:space="0" w:color="auto"/>
            </w:tcBorders>
            <w:shd w:val="clear" w:color="000000" w:fill="FFFFFF"/>
            <w:noWrap/>
            <w:vAlign w:val="center"/>
            <w:hideMark/>
          </w:tcPr>
          <w:p w14:paraId="3689C9F7" w14:textId="0592080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63" w:type="dxa"/>
            <w:tcBorders>
              <w:top w:val="nil"/>
              <w:left w:val="nil"/>
              <w:bottom w:val="single" w:sz="4" w:space="0" w:color="auto"/>
              <w:right w:val="single" w:sz="4" w:space="0" w:color="auto"/>
            </w:tcBorders>
            <w:shd w:val="clear" w:color="000000" w:fill="FFFFFF"/>
            <w:noWrap/>
            <w:vAlign w:val="center"/>
            <w:hideMark/>
          </w:tcPr>
          <w:p w14:paraId="5F15E318" w14:textId="0CA1856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59" w:type="dxa"/>
            <w:tcBorders>
              <w:top w:val="nil"/>
              <w:left w:val="nil"/>
              <w:bottom w:val="single" w:sz="4" w:space="0" w:color="auto"/>
              <w:right w:val="single" w:sz="4" w:space="0" w:color="auto"/>
            </w:tcBorders>
            <w:shd w:val="clear" w:color="000000" w:fill="FFFFFF"/>
            <w:noWrap/>
            <w:vAlign w:val="center"/>
            <w:hideMark/>
          </w:tcPr>
          <w:p w14:paraId="65B5EBCE" w14:textId="6949F9D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59" w:type="dxa"/>
            <w:tcBorders>
              <w:top w:val="nil"/>
              <w:left w:val="nil"/>
              <w:bottom w:val="single" w:sz="4" w:space="0" w:color="auto"/>
              <w:right w:val="single" w:sz="4" w:space="0" w:color="auto"/>
            </w:tcBorders>
            <w:shd w:val="clear" w:color="000000" w:fill="FFFFFF"/>
            <w:noWrap/>
            <w:vAlign w:val="center"/>
            <w:hideMark/>
          </w:tcPr>
          <w:p w14:paraId="0F2420BF" w14:textId="4BA6784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59" w:type="dxa"/>
            <w:tcBorders>
              <w:top w:val="nil"/>
              <w:left w:val="nil"/>
              <w:bottom w:val="single" w:sz="4" w:space="0" w:color="auto"/>
              <w:right w:val="single" w:sz="4" w:space="0" w:color="auto"/>
            </w:tcBorders>
            <w:shd w:val="clear" w:color="000000" w:fill="FFFFFF"/>
            <w:noWrap/>
            <w:vAlign w:val="center"/>
            <w:hideMark/>
          </w:tcPr>
          <w:p w14:paraId="7808E9DE" w14:textId="4FB96D1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20" w:type="dxa"/>
            <w:tcBorders>
              <w:top w:val="nil"/>
              <w:left w:val="nil"/>
              <w:bottom w:val="single" w:sz="4" w:space="0" w:color="auto"/>
              <w:right w:val="single" w:sz="4" w:space="0" w:color="auto"/>
            </w:tcBorders>
            <w:shd w:val="clear" w:color="000000" w:fill="FFFFFF"/>
            <w:noWrap/>
            <w:vAlign w:val="center"/>
            <w:hideMark/>
          </w:tcPr>
          <w:p w14:paraId="0900E97B" w14:textId="4A452D4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w:t>
            </w:r>
          </w:p>
        </w:tc>
      </w:tr>
    </w:tbl>
    <w:p w14:paraId="287DC954" w14:textId="42088801" w:rsidR="000C07D2" w:rsidRDefault="0049760F" w:rsidP="000C07D2">
      <w:pPr>
        <w:pStyle w:val="BodyText"/>
        <w:spacing w:before="162" w:line="360" w:lineRule="auto"/>
        <w:ind w:right="90"/>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800000" behindDoc="0" locked="0" layoutInCell="1" allowOverlap="1" wp14:anchorId="0CFB1FFB" wp14:editId="38BE2D96">
                <wp:simplePos x="0" y="0"/>
                <wp:positionH relativeFrom="margin">
                  <wp:posOffset>2887980</wp:posOffset>
                </wp:positionH>
                <wp:positionV relativeFrom="paragraph">
                  <wp:posOffset>40005</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CFB1FFB" id="_x0000_s1141" type="#_x0000_t202" style="position:absolute;left:0;text-align:left;margin-left:227.4pt;margin-top:3.15pt;width:299.25pt;height:24.2pt;z-index:25280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" filled="f" stroked="f">
                <v:textbox style="mso-fit-shape-to-text:t">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0C47F24" w14:textId="77777777" w:rsidR="0049760F" w:rsidRDefault="0049760F" w:rsidP="0049760F">
      <w:pPr>
        <w:tabs>
          <w:tab w:val="left" w:pos="1530"/>
        </w:tabs>
        <w:spacing w:line="240" w:lineRule="auto"/>
        <w:rPr>
          <w:rFonts w:ascii="Arial" w:eastAsia="Arial" w:hAnsi="Arial" w:cs="Arial"/>
          <w:bCs/>
          <w:i/>
          <w:iCs/>
          <w:color w:val="000000" w:themeColor="text1"/>
          <w:sz w:val="18"/>
          <w:szCs w:val="18"/>
        </w:rPr>
      </w:pPr>
    </w:p>
    <w:p w14:paraId="55DE723D" w14:textId="1AFC6BE9" w:rsidR="000C07D2" w:rsidRPr="003757E0" w:rsidRDefault="000C07D2" w:rsidP="0049760F">
      <w:pPr>
        <w:tabs>
          <w:tab w:val="left" w:pos="1530"/>
        </w:tabs>
        <w:spacing w:line="24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128070B3" w14:textId="1B70B65E" w:rsidR="007B461A" w:rsidRDefault="007B461A" w:rsidP="007B461A">
      <w:pPr>
        <w:spacing w:line="360" w:lineRule="auto"/>
        <w:textAlignment w:val="baseline"/>
        <w:rPr>
          <w:rFonts w:ascii="Arial" w:eastAsia="Verdana" w:hAnsi="Arial" w:cs="Arial"/>
          <w:b/>
          <w:bCs/>
          <w:color w:val="000000"/>
          <w:kern w:val="24"/>
          <w:sz w:val="24"/>
          <w:szCs w:val="24"/>
        </w:rPr>
      </w:pPr>
    </w:p>
    <w:p w14:paraId="4E10E467" w14:textId="79171C5B" w:rsidR="0049760F" w:rsidRDefault="0049760F" w:rsidP="007B461A">
      <w:pPr>
        <w:spacing w:line="360" w:lineRule="auto"/>
        <w:textAlignment w:val="baseline"/>
        <w:rPr>
          <w:rFonts w:ascii="Arial" w:eastAsia="Verdana" w:hAnsi="Arial" w:cs="Arial"/>
          <w:b/>
          <w:bCs/>
          <w:color w:val="000000"/>
          <w:kern w:val="24"/>
          <w:sz w:val="24"/>
          <w:szCs w:val="24"/>
        </w:rPr>
      </w:pPr>
    </w:p>
    <w:p w14:paraId="06A7C034" w14:textId="6C854927" w:rsidR="0049760F" w:rsidRDefault="0049760F" w:rsidP="007B461A">
      <w:pPr>
        <w:spacing w:line="360" w:lineRule="auto"/>
        <w:textAlignment w:val="baseline"/>
        <w:rPr>
          <w:rFonts w:ascii="Arial" w:eastAsia="Verdana" w:hAnsi="Arial" w:cs="Arial"/>
          <w:b/>
          <w:bCs/>
          <w:color w:val="000000"/>
          <w:kern w:val="24"/>
          <w:sz w:val="24"/>
          <w:szCs w:val="24"/>
        </w:rPr>
      </w:pPr>
    </w:p>
    <w:p w14:paraId="50545B32" w14:textId="4F3B7B15" w:rsidR="0049760F" w:rsidRDefault="0049760F" w:rsidP="007B461A">
      <w:pPr>
        <w:spacing w:line="360" w:lineRule="auto"/>
        <w:textAlignment w:val="baseline"/>
        <w:rPr>
          <w:rFonts w:ascii="Arial" w:eastAsia="Verdana" w:hAnsi="Arial" w:cs="Arial"/>
          <w:b/>
          <w:bCs/>
          <w:color w:val="000000"/>
          <w:kern w:val="24"/>
          <w:sz w:val="24"/>
          <w:szCs w:val="24"/>
        </w:rPr>
      </w:pPr>
    </w:p>
    <w:p w14:paraId="37EDC060" w14:textId="77777777" w:rsidR="0049760F" w:rsidRDefault="0049760F" w:rsidP="007B461A">
      <w:pPr>
        <w:spacing w:line="360" w:lineRule="auto"/>
        <w:textAlignment w:val="baseline"/>
        <w:rPr>
          <w:rFonts w:ascii="Arial" w:eastAsia="Verdana" w:hAnsi="Arial" w:cs="Arial"/>
          <w:b/>
          <w:bCs/>
          <w:color w:val="000000"/>
          <w:kern w:val="24"/>
          <w:sz w:val="24"/>
          <w:szCs w:val="24"/>
        </w:rPr>
      </w:pPr>
    </w:p>
    <w:p w14:paraId="647048A2"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lastRenderedPageBreak/>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7B461A" w:rsidRPr="00113DAD" w14:paraId="44EE93AF" w14:textId="77777777" w:rsidTr="005B1169">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9F65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FBAE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69E531"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8A4C7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A4258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40A40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E08C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D88AD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6DA44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4476A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8173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7F07525" w14:textId="77777777" w:rsidTr="005B1169">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A4751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2CEF5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E78D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73A31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812A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C3692C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4A9D1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1DBF89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DB75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343554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CFE6EE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7B461A" w:rsidRPr="00113DAD" w14:paraId="60AA8C39"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ECAEA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8C62D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98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37CE6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195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188C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D2DDD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949A8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F913B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567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1689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7B461A" w:rsidRPr="00113DAD" w14:paraId="047C6D0B"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9D2636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73BB06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7EAEDF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AB78C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3E9A87A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4952ED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8087A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6E016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2DC5BBD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5C3A50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9E14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27EFC3A3"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6FE78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412308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8DBDED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00C25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62D1E9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BFC22C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2CE4F6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FC833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E6A9C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AFBAB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3F563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1C65800A"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311A7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AD0D6F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D3A1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D8B8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1D186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3E84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C50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4D8A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BD64E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D5FAC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0218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7B461A" w:rsidRPr="00113DAD" w14:paraId="5C36E6B9"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7CEDBA6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713DE4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3F9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AC0DEB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42BD1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07000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0799EC5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370C4B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DABDB9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13906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96F4B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7B461A" w:rsidRPr="00113DAD" w14:paraId="1C7B9C31" w14:textId="77777777" w:rsidTr="0056142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413E23A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EB368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596D578" w14:textId="46743F0F"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68837EE" w14:textId="14C436BA"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2D68F6A" w14:textId="58CB929B"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4C4882D7" w14:textId="33E44F86"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4D047D4" w14:textId="15DBFF78"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5603BB4" w14:textId="7779C734"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DF17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48C2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A267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4D23CA62"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9456" behindDoc="0" locked="0" layoutInCell="1" allowOverlap="1" wp14:anchorId="7117EF7C" wp14:editId="3E4B58BD">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117EF7C" id="_x0000_s1142" type="#_x0000_t202" style="position:absolute;left:0;text-align:left;margin-left:364.4pt;margin-top:13.15pt;width:142.45pt;height:46.05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CSwhJXmgEA&#10;ABcDAAAOAAAAAAAAAAAAAAAAAC4CAABkcnMvZTJvRG9jLnhtbFBLAQItABQABgAIAAAAIQA9/5A4&#10;3wAAAAsBAAAPAAAAAAAAAAAAAAAAAPQDAABkcnMvZG93bnJldi54bWxQSwUGAAAAAAQABADzAAAA&#10;AAUAAAAA&#10;" filled="f" stroked="f">
                <v:textbox style="mso-fit-shape-to-text:t">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A28E808" w14:textId="77777777" w:rsidR="00A42F2F" w:rsidRDefault="00A42F2F" w:rsidP="007B461A">
      <w:pPr>
        <w:spacing w:line="360" w:lineRule="auto"/>
        <w:textAlignment w:val="baseline"/>
        <w:rPr>
          <w:rFonts w:ascii="Arial" w:eastAsiaTheme="majorEastAsia" w:hAnsi="Arial" w:cs="Arial"/>
          <w:b/>
          <w:bCs/>
          <w:color w:val="000000" w:themeColor="text1"/>
          <w:kern w:val="24"/>
          <w:sz w:val="24"/>
          <w:szCs w:val="24"/>
        </w:rPr>
      </w:pPr>
    </w:p>
    <w:p w14:paraId="759B8F38" w14:textId="4AFA29F8" w:rsidR="007B461A" w:rsidRPr="00AF20A2" w:rsidRDefault="007B461A" w:rsidP="007B461A">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India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7B461A" w:rsidRPr="00113DAD" w14:paraId="5830840C" w14:textId="77777777" w:rsidTr="005B1169">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6BD2470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7CFD040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19185CC"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6C6AE9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F23A0C7"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74DBE3A8"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2B99D6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D8CF3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99327E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D6FCE52"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254AF91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843481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7B461A" w:rsidRPr="00113DAD" w14:paraId="5A80FAAA" w14:textId="77777777" w:rsidTr="005B1169">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846B2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B33FE8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04B976B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5A0BF7E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18319C2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4240521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389A38F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0F8811D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7220D16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700E18A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67D4E6BB"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6DA47DF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7B461A" w:rsidRPr="00113DAD" w14:paraId="4C405A71"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211D43D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7AC17C0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6BBF22D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1EA8119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30B750A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039CFF9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3906FCA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C18867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33EB423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63593B82"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714CD52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2B99F45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7B461A" w:rsidRPr="00113DAD" w14:paraId="0D4342FD"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BDA85E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694FDB7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37A42BD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3031CFDC"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02000A1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568F955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5D609F3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5EC900C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6030DA6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4D371C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5646688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6623FA39"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86D9510" w14:textId="77777777" w:rsidR="007B461A" w:rsidRDefault="007B461A" w:rsidP="007B461A">
      <w:pPr>
        <w:rPr>
          <w:rFonts w:ascii="Arial" w:eastAsia="Arial" w:hAnsi="Arial" w:cs="Arial"/>
          <w:sz w:val="24"/>
          <w:szCs w:val="24"/>
        </w:rPr>
        <w:sectPr w:rsidR="007B461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821504" behindDoc="0" locked="0" layoutInCell="1" allowOverlap="1" wp14:anchorId="4EFC66A5" wp14:editId="43FAADFE">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EFC66A5" id="_x0000_s1143" type="#_x0000_t202" style="position:absolute;margin-left:366.65pt;margin-top:17.05pt;width:142.45pt;height:46.0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" filled="f" stroked="f">
                <v:textbox style="mso-fit-shape-to-text:t">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35FD3D0C" w14:textId="6A4D618B" w:rsidR="007B461A" w:rsidRDefault="007B461A" w:rsidP="000C07D2">
      <w:pPr>
        <w:tabs>
          <w:tab w:val="left" w:pos="1530"/>
        </w:tabs>
        <w:spacing w:line="480" w:lineRule="auto"/>
        <w:rPr>
          <w:rFonts w:ascii="Arial" w:eastAsia="Arial" w:hAnsi="Arial" w:cs="Arial"/>
          <w:b/>
          <w:color w:val="000000" w:themeColor="text1"/>
          <w:sz w:val="24"/>
          <w:szCs w:val="24"/>
        </w:rPr>
      </w:pPr>
    </w:p>
    <w:p w14:paraId="35A3FA2C" w14:textId="77777777" w:rsidR="00CD5A67" w:rsidRDefault="00CD5A67" w:rsidP="000C07D2">
      <w:pPr>
        <w:tabs>
          <w:tab w:val="left" w:pos="1530"/>
        </w:tabs>
        <w:spacing w:line="480" w:lineRule="auto"/>
        <w:rPr>
          <w:rFonts w:ascii="Arial" w:eastAsia="Arial" w:hAnsi="Arial" w:cs="Arial"/>
          <w:b/>
          <w:color w:val="000000" w:themeColor="text1"/>
          <w:sz w:val="24"/>
          <w:szCs w:val="24"/>
        </w:rPr>
      </w:pPr>
    </w:p>
    <w:p w14:paraId="51D16467" w14:textId="44F99606"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Demand By Application</w:t>
      </w:r>
    </w:p>
    <w:p w14:paraId="69059FE1"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Pr>
          <w:rFonts w:ascii="Arial" w:hAnsi="Arial" w:cs="Arial"/>
          <w:b/>
          <w:bCs/>
          <w:sz w:val="24"/>
          <w:szCs w:val="24"/>
        </w:rPr>
        <w:t xml:space="preserve"> (000’ Tonnes) (%)</w:t>
      </w:r>
      <w:r w:rsidRPr="0061645E">
        <w:rPr>
          <w:rFonts w:ascii="Arial" w:hAnsi="Arial" w:cs="Arial"/>
          <w:b/>
          <w:bCs/>
          <w:sz w:val="24"/>
          <w:szCs w:val="24"/>
        </w:rPr>
        <w:t>, 2015–2030F</w:t>
      </w:r>
    </w:p>
    <w:p w14:paraId="17D35A20" w14:textId="4496FF83" w:rsidR="000C07D2" w:rsidRDefault="000C07D2" w:rsidP="000C07D2">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801024" behindDoc="0" locked="0" layoutInCell="1" allowOverlap="1" wp14:anchorId="63E591B7" wp14:editId="5F1EBCCA">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3E591B7" id="_x0000_s1144" type="#_x0000_t202" style="position:absolute;left:0;text-align:left;margin-left:267pt;margin-top:247.5pt;width:228.9pt;height:24.25pt;z-index:252801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Nn/Kg6aAQAA&#10;GQMAAA4AAAAAAAAAAAAAAAAALgIAAGRycy9lMm9Eb2MueG1sUEsBAi0AFAAGAAgAAAAhAEMay4Xe&#10;AAAACwEAAA8AAAAAAAAAAAAAAAAA9AMAAGRycy9kb3ducmV2LnhtbFBLBQYAAAAABAAEAPMAAAD/&#10;BAAAAAA=&#10;" filled="f" stroked="f">
                <v:textbox style="mso-fit-shape-to-text:t">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noProof/>
          <w:color w:val="000000" w:themeColor="text1"/>
        </w:rPr>
        <w:drawing>
          <wp:inline distT="0" distB="0" distL="0" distR="0" wp14:anchorId="1097DDDD" wp14:editId="2D273164">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23539DF" w14:textId="77777777" w:rsidR="000C07D2" w:rsidRDefault="000C07D2" w:rsidP="000C07D2">
      <w:pPr>
        <w:pStyle w:val="BodyText"/>
        <w:spacing w:before="162" w:line="360" w:lineRule="auto"/>
        <w:ind w:right="-86"/>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70" w:type="dxa"/>
        <w:tblInd w:w="-185" w:type="dxa"/>
        <w:tblLook w:val="04A0" w:firstRow="1" w:lastRow="0" w:firstColumn="1" w:lastColumn="0" w:noHBand="0" w:noVBand="1"/>
      </w:tblPr>
      <w:tblGrid>
        <w:gridCol w:w="1842"/>
        <w:gridCol w:w="901"/>
        <w:gridCol w:w="901"/>
        <w:gridCol w:w="901"/>
        <w:gridCol w:w="901"/>
        <w:gridCol w:w="901"/>
        <w:gridCol w:w="901"/>
        <w:gridCol w:w="1084"/>
        <w:gridCol w:w="1069"/>
        <w:gridCol w:w="1069"/>
      </w:tblGrid>
      <w:tr w:rsidR="000C07D2" w:rsidRPr="005D2A6A" w14:paraId="42364775" w14:textId="77777777" w:rsidTr="00B524C4">
        <w:trPr>
          <w:trHeight w:val="266"/>
        </w:trPr>
        <w:tc>
          <w:tcPr>
            <w:tcW w:w="184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EF9D4FC" w14:textId="77777777" w:rsidR="000C07D2" w:rsidRPr="005D2A6A" w:rsidRDefault="000C07D2" w:rsidP="007E1666">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Pr>
                <w:rFonts w:ascii="Arial" w:eastAsia="Times New Roman" w:hAnsi="Arial" w:cs="Arial"/>
                <w:b/>
                <w:bCs/>
                <w:color w:val="FFFFFF" w:themeColor="background1"/>
                <w:sz w:val="20"/>
                <w:szCs w:val="20"/>
                <w:lang w:val="en-US"/>
              </w:rPr>
              <w:t xml:space="preserve">000’ </w:t>
            </w:r>
            <w:proofErr w:type="spellStart"/>
            <w:r>
              <w:rPr>
                <w:rFonts w:ascii="Arial" w:eastAsia="Times New Roman" w:hAnsi="Arial" w:cs="Arial"/>
                <w:b/>
                <w:bCs/>
                <w:color w:val="FFFFFF" w:themeColor="background1"/>
                <w:sz w:val="20"/>
                <w:szCs w:val="20"/>
                <w:lang w:val="en-US"/>
              </w:rPr>
              <w:t>Tonnes</w:t>
            </w:r>
            <w:proofErr w:type="spellEnd"/>
            <w:r w:rsidRPr="005D2A6A">
              <w:rPr>
                <w:rFonts w:ascii="Arial" w:eastAsia="Times New Roman" w:hAnsi="Arial" w:cs="Arial"/>
                <w:b/>
                <w:bCs/>
                <w:color w:val="FFFFFF" w:themeColor="background1"/>
                <w:sz w:val="20"/>
                <w:szCs w:val="20"/>
                <w:lang w:val="en-US"/>
              </w:rPr>
              <w:t>)</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016CB18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41E228FB"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1C4B08D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59EF561"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3E38327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CF53A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4" w:type="dxa"/>
            <w:tcBorders>
              <w:top w:val="single" w:sz="4" w:space="0" w:color="auto"/>
              <w:left w:val="nil"/>
              <w:bottom w:val="single" w:sz="4" w:space="0" w:color="auto"/>
              <w:right w:val="single" w:sz="4" w:space="0" w:color="auto"/>
            </w:tcBorders>
            <w:shd w:val="clear" w:color="auto" w:fill="C00000"/>
            <w:noWrap/>
            <w:vAlign w:val="bottom"/>
            <w:hideMark/>
          </w:tcPr>
          <w:p w14:paraId="36D410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9" w:type="dxa"/>
            <w:tcBorders>
              <w:top w:val="single" w:sz="4" w:space="0" w:color="auto"/>
              <w:left w:val="nil"/>
              <w:bottom w:val="single" w:sz="4" w:space="0" w:color="auto"/>
              <w:right w:val="single" w:sz="4" w:space="0" w:color="auto"/>
            </w:tcBorders>
            <w:shd w:val="clear" w:color="auto" w:fill="C00000"/>
            <w:noWrap/>
            <w:vAlign w:val="bottom"/>
            <w:hideMark/>
          </w:tcPr>
          <w:p w14:paraId="009B69C3"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53520C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B524C4" w:rsidRPr="005D2A6A" w14:paraId="29066D10"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3760336A"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901" w:type="dxa"/>
            <w:tcBorders>
              <w:top w:val="nil"/>
              <w:left w:val="nil"/>
              <w:bottom w:val="single" w:sz="4" w:space="0" w:color="auto"/>
              <w:right w:val="single" w:sz="4" w:space="0" w:color="auto"/>
            </w:tcBorders>
            <w:shd w:val="clear" w:color="000000" w:fill="FFFFFF"/>
            <w:noWrap/>
            <w:vAlign w:val="center"/>
            <w:hideMark/>
          </w:tcPr>
          <w:p w14:paraId="00A1302B" w14:textId="533A2E6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1" w:type="dxa"/>
            <w:tcBorders>
              <w:top w:val="nil"/>
              <w:left w:val="nil"/>
              <w:bottom w:val="single" w:sz="4" w:space="0" w:color="auto"/>
              <w:right w:val="single" w:sz="4" w:space="0" w:color="auto"/>
            </w:tcBorders>
            <w:shd w:val="clear" w:color="000000" w:fill="FFFFFF"/>
            <w:noWrap/>
            <w:vAlign w:val="center"/>
            <w:hideMark/>
          </w:tcPr>
          <w:p w14:paraId="42C1A01D" w14:textId="22DA6BA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1" w:type="dxa"/>
            <w:tcBorders>
              <w:top w:val="nil"/>
              <w:left w:val="nil"/>
              <w:bottom w:val="single" w:sz="4" w:space="0" w:color="auto"/>
              <w:right w:val="single" w:sz="4" w:space="0" w:color="auto"/>
            </w:tcBorders>
            <w:shd w:val="clear" w:color="000000" w:fill="FFFFFF"/>
            <w:noWrap/>
            <w:vAlign w:val="center"/>
            <w:hideMark/>
          </w:tcPr>
          <w:p w14:paraId="19283EBF" w14:textId="66834FC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1" w:type="dxa"/>
            <w:tcBorders>
              <w:top w:val="nil"/>
              <w:left w:val="nil"/>
              <w:bottom w:val="single" w:sz="4" w:space="0" w:color="auto"/>
              <w:right w:val="single" w:sz="4" w:space="0" w:color="auto"/>
            </w:tcBorders>
            <w:shd w:val="clear" w:color="000000" w:fill="FFFFFF"/>
            <w:noWrap/>
            <w:vAlign w:val="center"/>
            <w:hideMark/>
          </w:tcPr>
          <w:p w14:paraId="37FBEBE5" w14:textId="5F24FD0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1" w:type="dxa"/>
            <w:tcBorders>
              <w:top w:val="nil"/>
              <w:left w:val="nil"/>
              <w:bottom w:val="single" w:sz="4" w:space="0" w:color="auto"/>
              <w:right w:val="single" w:sz="4" w:space="0" w:color="auto"/>
            </w:tcBorders>
            <w:shd w:val="clear" w:color="000000" w:fill="FFFFFF"/>
            <w:noWrap/>
            <w:vAlign w:val="center"/>
            <w:hideMark/>
          </w:tcPr>
          <w:p w14:paraId="5695871B" w14:textId="5B4435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1" w:type="dxa"/>
            <w:tcBorders>
              <w:top w:val="nil"/>
              <w:left w:val="nil"/>
              <w:bottom w:val="single" w:sz="4" w:space="0" w:color="auto"/>
              <w:right w:val="single" w:sz="4" w:space="0" w:color="auto"/>
            </w:tcBorders>
            <w:shd w:val="clear" w:color="000000" w:fill="FFFFFF"/>
            <w:noWrap/>
            <w:vAlign w:val="center"/>
            <w:hideMark/>
          </w:tcPr>
          <w:p w14:paraId="416D0B9F" w14:textId="4B0CA8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4" w:type="dxa"/>
            <w:tcBorders>
              <w:top w:val="nil"/>
              <w:left w:val="nil"/>
              <w:bottom w:val="single" w:sz="4" w:space="0" w:color="auto"/>
              <w:right w:val="single" w:sz="4" w:space="0" w:color="auto"/>
            </w:tcBorders>
            <w:shd w:val="clear" w:color="000000" w:fill="FFFFFF"/>
            <w:noWrap/>
            <w:vAlign w:val="center"/>
            <w:hideMark/>
          </w:tcPr>
          <w:p w14:paraId="0F63B36C" w14:textId="13EE4E3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69" w:type="dxa"/>
            <w:tcBorders>
              <w:top w:val="nil"/>
              <w:left w:val="nil"/>
              <w:bottom w:val="single" w:sz="4" w:space="0" w:color="auto"/>
              <w:right w:val="single" w:sz="4" w:space="0" w:color="auto"/>
            </w:tcBorders>
            <w:shd w:val="clear" w:color="000000" w:fill="FFFFFF"/>
            <w:noWrap/>
            <w:vAlign w:val="center"/>
            <w:hideMark/>
          </w:tcPr>
          <w:p w14:paraId="7EE6F5D8" w14:textId="74A77A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69" w:type="dxa"/>
            <w:tcBorders>
              <w:top w:val="nil"/>
              <w:left w:val="nil"/>
              <w:bottom w:val="single" w:sz="4" w:space="0" w:color="auto"/>
              <w:right w:val="single" w:sz="4" w:space="0" w:color="auto"/>
            </w:tcBorders>
            <w:shd w:val="clear" w:color="000000" w:fill="FFFFFF"/>
            <w:noWrap/>
            <w:vAlign w:val="center"/>
            <w:hideMark/>
          </w:tcPr>
          <w:p w14:paraId="7D7267D6" w14:textId="39DDE11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B524C4" w:rsidRPr="005D2A6A" w14:paraId="08A63298"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7692BD13"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901" w:type="dxa"/>
            <w:tcBorders>
              <w:top w:val="nil"/>
              <w:left w:val="nil"/>
              <w:bottom w:val="single" w:sz="4" w:space="0" w:color="auto"/>
              <w:right w:val="single" w:sz="4" w:space="0" w:color="auto"/>
            </w:tcBorders>
            <w:shd w:val="clear" w:color="000000" w:fill="FFFFFF"/>
            <w:noWrap/>
            <w:vAlign w:val="center"/>
            <w:hideMark/>
          </w:tcPr>
          <w:p w14:paraId="766C7FEE" w14:textId="18CBC2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1" w:type="dxa"/>
            <w:tcBorders>
              <w:top w:val="nil"/>
              <w:left w:val="nil"/>
              <w:bottom w:val="single" w:sz="4" w:space="0" w:color="auto"/>
              <w:right w:val="single" w:sz="4" w:space="0" w:color="auto"/>
            </w:tcBorders>
            <w:shd w:val="clear" w:color="000000" w:fill="FFFFFF"/>
            <w:noWrap/>
            <w:vAlign w:val="center"/>
            <w:hideMark/>
          </w:tcPr>
          <w:p w14:paraId="3B74BB62" w14:textId="518DAEE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1" w:type="dxa"/>
            <w:tcBorders>
              <w:top w:val="nil"/>
              <w:left w:val="nil"/>
              <w:bottom w:val="single" w:sz="4" w:space="0" w:color="auto"/>
              <w:right w:val="single" w:sz="4" w:space="0" w:color="auto"/>
            </w:tcBorders>
            <w:shd w:val="clear" w:color="000000" w:fill="FFFFFF"/>
            <w:noWrap/>
            <w:vAlign w:val="center"/>
            <w:hideMark/>
          </w:tcPr>
          <w:p w14:paraId="08456410" w14:textId="031D7D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01" w:type="dxa"/>
            <w:tcBorders>
              <w:top w:val="nil"/>
              <w:left w:val="nil"/>
              <w:bottom w:val="single" w:sz="4" w:space="0" w:color="auto"/>
              <w:right w:val="single" w:sz="4" w:space="0" w:color="auto"/>
            </w:tcBorders>
            <w:shd w:val="clear" w:color="000000" w:fill="FFFFFF"/>
            <w:noWrap/>
            <w:vAlign w:val="center"/>
            <w:hideMark/>
          </w:tcPr>
          <w:p w14:paraId="691C7BE6" w14:textId="28B9F70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1" w:type="dxa"/>
            <w:tcBorders>
              <w:top w:val="nil"/>
              <w:left w:val="nil"/>
              <w:bottom w:val="single" w:sz="4" w:space="0" w:color="auto"/>
              <w:right w:val="single" w:sz="4" w:space="0" w:color="auto"/>
            </w:tcBorders>
            <w:shd w:val="clear" w:color="000000" w:fill="FFFFFF"/>
            <w:noWrap/>
            <w:vAlign w:val="center"/>
            <w:hideMark/>
          </w:tcPr>
          <w:p w14:paraId="04CA0857" w14:textId="2A90F16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1" w:type="dxa"/>
            <w:tcBorders>
              <w:top w:val="nil"/>
              <w:left w:val="nil"/>
              <w:bottom w:val="single" w:sz="4" w:space="0" w:color="auto"/>
              <w:right w:val="single" w:sz="4" w:space="0" w:color="auto"/>
            </w:tcBorders>
            <w:shd w:val="clear" w:color="000000" w:fill="FFFFFF"/>
            <w:noWrap/>
            <w:vAlign w:val="center"/>
            <w:hideMark/>
          </w:tcPr>
          <w:p w14:paraId="55AEA6A7" w14:textId="4FB767F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4" w:type="dxa"/>
            <w:tcBorders>
              <w:top w:val="nil"/>
              <w:left w:val="nil"/>
              <w:bottom w:val="single" w:sz="4" w:space="0" w:color="auto"/>
              <w:right w:val="single" w:sz="4" w:space="0" w:color="auto"/>
            </w:tcBorders>
            <w:shd w:val="clear" w:color="000000" w:fill="FFFFFF"/>
            <w:noWrap/>
            <w:vAlign w:val="center"/>
            <w:hideMark/>
          </w:tcPr>
          <w:p w14:paraId="283C4596" w14:textId="104C8C2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69" w:type="dxa"/>
            <w:tcBorders>
              <w:top w:val="nil"/>
              <w:left w:val="nil"/>
              <w:bottom w:val="single" w:sz="4" w:space="0" w:color="auto"/>
              <w:right w:val="single" w:sz="4" w:space="0" w:color="auto"/>
            </w:tcBorders>
            <w:shd w:val="clear" w:color="000000" w:fill="FFFFFF"/>
            <w:noWrap/>
            <w:vAlign w:val="center"/>
            <w:hideMark/>
          </w:tcPr>
          <w:p w14:paraId="2B465B11" w14:textId="0BB9B09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69" w:type="dxa"/>
            <w:tcBorders>
              <w:top w:val="nil"/>
              <w:left w:val="nil"/>
              <w:bottom w:val="single" w:sz="4" w:space="0" w:color="auto"/>
              <w:right w:val="single" w:sz="4" w:space="0" w:color="auto"/>
            </w:tcBorders>
            <w:shd w:val="clear" w:color="000000" w:fill="FFFFFF"/>
            <w:noWrap/>
            <w:vAlign w:val="center"/>
            <w:hideMark/>
          </w:tcPr>
          <w:p w14:paraId="45207145" w14:textId="6466E4A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B524C4" w:rsidRPr="005D2A6A" w14:paraId="17977272"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6AEFB27B"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1" w:type="dxa"/>
            <w:tcBorders>
              <w:top w:val="nil"/>
              <w:left w:val="nil"/>
              <w:bottom w:val="single" w:sz="4" w:space="0" w:color="auto"/>
              <w:right w:val="single" w:sz="4" w:space="0" w:color="auto"/>
            </w:tcBorders>
            <w:shd w:val="clear" w:color="000000" w:fill="FFFFFF"/>
            <w:noWrap/>
            <w:vAlign w:val="center"/>
            <w:hideMark/>
          </w:tcPr>
          <w:p w14:paraId="089EFA8B" w14:textId="59C754F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1" w:type="dxa"/>
            <w:tcBorders>
              <w:top w:val="nil"/>
              <w:left w:val="nil"/>
              <w:bottom w:val="single" w:sz="4" w:space="0" w:color="auto"/>
              <w:right w:val="single" w:sz="4" w:space="0" w:color="auto"/>
            </w:tcBorders>
            <w:shd w:val="clear" w:color="000000" w:fill="FFFFFF"/>
            <w:noWrap/>
            <w:vAlign w:val="center"/>
            <w:hideMark/>
          </w:tcPr>
          <w:p w14:paraId="55FE62AA" w14:textId="1DF8BF8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B1BE821" w14:textId="3483A93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8A501B3" w14:textId="398CE39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0D3EDCFD" w14:textId="3086006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3FB088C9" w14:textId="4F553F7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4" w:type="dxa"/>
            <w:tcBorders>
              <w:top w:val="nil"/>
              <w:left w:val="nil"/>
              <w:bottom w:val="single" w:sz="4" w:space="0" w:color="auto"/>
              <w:right w:val="single" w:sz="4" w:space="0" w:color="auto"/>
            </w:tcBorders>
            <w:shd w:val="clear" w:color="000000" w:fill="FFFFFF"/>
            <w:noWrap/>
            <w:vAlign w:val="center"/>
            <w:hideMark/>
          </w:tcPr>
          <w:p w14:paraId="727C6DAB" w14:textId="3DC8CC6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69" w:type="dxa"/>
            <w:tcBorders>
              <w:top w:val="nil"/>
              <w:left w:val="nil"/>
              <w:bottom w:val="single" w:sz="4" w:space="0" w:color="auto"/>
              <w:right w:val="single" w:sz="4" w:space="0" w:color="auto"/>
            </w:tcBorders>
            <w:shd w:val="clear" w:color="000000" w:fill="FFFFFF"/>
            <w:noWrap/>
            <w:vAlign w:val="center"/>
            <w:hideMark/>
          </w:tcPr>
          <w:p w14:paraId="2A88337B" w14:textId="198088C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462BC0FD" w14:textId="44AC105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B524C4" w:rsidRPr="005D2A6A" w14:paraId="7D5266A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280E2C4C"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1" w:type="dxa"/>
            <w:tcBorders>
              <w:top w:val="nil"/>
              <w:left w:val="nil"/>
              <w:bottom w:val="single" w:sz="4" w:space="0" w:color="auto"/>
              <w:right w:val="single" w:sz="4" w:space="0" w:color="auto"/>
            </w:tcBorders>
            <w:shd w:val="clear" w:color="000000" w:fill="FFFFFF"/>
            <w:noWrap/>
            <w:vAlign w:val="center"/>
            <w:hideMark/>
          </w:tcPr>
          <w:p w14:paraId="42C631E1" w14:textId="4A1B2BC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01" w:type="dxa"/>
            <w:tcBorders>
              <w:top w:val="nil"/>
              <w:left w:val="nil"/>
              <w:bottom w:val="single" w:sz="4" w:space="0" w:color="auto"/>
              <w:right w:val="single" w:sz="4" w:space="0" w:color="auto"/>
            </w:tcBorders>
            <w:shd w:val="clear" w:color="000000" w:fill="FFFFFF"/>
            <w:noWrap/>
            <w:vAlign w:val="center"/>
            <w:hideMark/>
          </w:tcPr>
          <w:p w14:paraId="48746F83" w14:textId="4C1B861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1" w:type="dxa"/>
            <w:tcBorders>
              <w:top w:val="nil"/>
              <w:left w:val="nil"/>
              <w:bottom w:val="single" w:sz="4" w:space="0" w:color="auto"/>
              <w:right w:val="single" w:sz="4" w:space="0" w:color="auto"/>
            </w:tcBorders>
            <w:shd w:val="clear" w:color="000000" w:fill="FFFFFF"/>
            <w:noWrap/>
            <w:vAlign w:val="center"/>
            <w:hideMark/>
          </w:tcPr>
          <w:p w14:paraId="35E6C836" w14:textId="1618186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19B8E5D" w14:textId="258D602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7B18250" w14:textId="1391141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1" w:type="dxa"/>
            <w:tcBorders>
              <w:top w:val="nil"/>
              <w:left w:val="nil"/>
              <w:bottom w:val="single" w:sz="4" w:space="0" w:color="auto"/>
              <w:right w:val="single" w:sz="4" w:space="0" w:color="auto"/>
            </w:tcBorders>
            <w:shd w:val="clear" w:color="000000" w:fill="FFFFFF"/>
            <w:noWrap/>
            <w:vAlign w:val="center"/>
            <w:hideMark/>
          </w:tcPr>
          <w:p w14:paraId="6FE13311" w14:textId="180CAB7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4" w:type="dxa"/>
            <w:tcBorders>
              <w:top w:val="nil"/>
              <w:left w:val="nil"/>
              <w:bottom w:val="single" w:sz="4" w:space="0" w:color="auto"/>
              <w:right w:val="single" w:sz="4" w:space="0" w:color="auto"/>
            </w:tcBorders>
            <w:shd w:val="clear" w:color="000000" w:fill="FFFFFF"/>
            <w:noWrap/>
            <w:vAlign w:val="center"/>
            <w:hideMark/>
          </w:tcPr>
          <w:p w14:paraId="2D7104B2" w14:textId="4D47ABF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63CDDB55" w14:textId="712151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69" w:type="dxa"/>
            <w:tcBorders>
              <w:top w:val="nil"/>
              <w:left w:val="nil"/>
              <w:bottom w:val="single" w:sz="4" w:space="0" w:color="auto"/>
              <w:right w:val="single" w:sz="4" w:space="0" w:color="auto"/>
            </w:tcBorders>
            <w:shd w:val="clear" w:color="000000" w:fill="FFFFFF"/>
            <w:noWrap/>
            <w:vAlign w:val="center"/>
            <w:hideMark/>
          </w:tcPr>
          <w:p w14:paraId="6B642E55" w14:textId="5048C6D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r>
      <w:tr w:rsidR="00B524C4" w:rsidRPr="005D2A6A" w14:paraId="09BB9F3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5D3893D8" w14:textId="77777777" w:rsidR="00B524C4" w:rsidRPr="00B57048" w:rsidRDefault="00B524C4" w:rsidP="00B524C4">
            <w:pPr>
              <w:spacing w:after="0" w:line="240" w:lineRule="auto"/>
              <w:rPr>
                <w:rFonts w:ascii="Arial" w:eastAsia="Times New Roman" w:hAnsi="Arial" w:cs="Arial"/>
                <w:b/>
                <w:bCs/>
                <w:color w:val="000000"/>
                <w:sz w:val="20"/>
                <w:szCs w:val="20"/>
                <w:lang w:val="en-US"/>
              </w:rPr>
            </w:pPr>
            <w:r w:rsidRPr="00B57048">
              <w:rPr>
                <w:rFonts w:ascii="Arial" w:hAnsi="Arial" w:cs="Arial"/>
                <w:b/>
                <w:bCs/>
                <w:color w:val="000000"/>
                <w:sz w:val="20"/>
                <w:szCs w:val="20"/>
              </w:rPr>
              <w:t>Total</w:t>
            </w:r>
          </w:p>
        </w:tc>
        <w:tc>
          <w:tcPr>
            <w:tcW w:w="901" w:type="dxa"/>
            <w:tcBorders>
              <w:top w:val="nil"/>
              <w:left w:val="nil"/>
              <w:bottom w:val="single" w:sz="4" w:space="0" w:color="auto"/>
              <w:right w:val="single" w:sz="4" w:space="0" w:color="auto"/>
            </w:tcBorders>
            <w:shd w:val="clear" w:color="000000" w:fill="FFFFFF"/>
            <w:noWrap/>
            <w:vAlign w:val="center"/>
            <w:hideMark/>
          </w:tcPr>
          <w:p w14:paraId="5E8C9F75" w14:textId="594E25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1" w:type="dxa"/>
            <w:tcBorders>
              <w:top w:val="nil"/>
              <w:left w:val="nil"/>
              <w:bottom w:val="single" w:sz="4" w:space="0" w:color="auto"/>
              <w:right w:val="single" w:sz="4" w:space="0" w:color="auto"/>
            </w:tcBorders>
            <w:shd w:val="clear" w:color="000000" w:fill="FFFFFF"/>
            <w:noWrap/>
            <w:vAlign w:val="center"/>
            <w:hideMark/>
          </w:tcPr>
          <w:p w14:paraId="53CE2B1D" w14:textId="64D5AE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1" w:type="dxa"/>
            <w:tcBorders>
              <w:top w:val="nil"/>
              <w:left w:val="nil"/>
              <w:bottom w:val="single" w:sz="4" w:space="0" w:color="auto"/>
              <w:right w:val="single" w:sz="4" w:space="0" w:color="auto"/>
            </w:tcBorders>
            <w:shd w:val="clear" w:color="000000" w:fill="FFFFFF"/>
            <w:noWrap/>
            <w:vAlign w:val="center"/>
            <w:hideMark/>
          </w:tcPr>
          <w:p w14:paraId="2758C8AF" w14:textId="3D5ED19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901" w:type="dxa"/>
            <w:tcBorders>
              <w:top w:val="nil"/>
              <w:left w:val="nil"/>
              <w:bottom w:val="single" w:sz="4" w:space="0" w:color="auto"/>
              <w:right w:val="single" w:sz="4" w:space="0" w:color="auto"/>
            </w:tcBorders>
            <w:shd w:val="clear" w:color="000000" w:fill="FFFFFF"/>
            <w:noWrap/>
            <w:vAlign w:val="center"/>
            <w:hideMark/>
          </w:tcPr>
          <w:p w14:paraId="1417B08D" w14:textId="5EAE72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1" w:type="dxa"/>
            <w:tcBorders>
              <w:top w:val="nil"/>
              <w:left w:val="nil"/>
              <w:bottom w:val="single" w:sz="4" w:space="0" w:color="auto"/>
              <w:right w:val="single" w:sz="4" w:space="0" w:color="auto"/>
            </w:tcBorders>
            <w:shd w:val="clear" w:color="000000" w:fill="FFFFFF"/>
            <w:noWrap/>
            <w:vAlign w:val="center"/>
            <w:hideMark/>
          </w:tcPr>
          <w:p w14:paraId="6BDCD5EE" w14:textId="6BECC87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1" w:type="dxa"/>
            <w:tcBorders>
              <w:top w:val="nil"/>
              <w:left w:val="nil"/>
              <w:bottom w:val="single" w:sz="4" w:space="0" w:color="auto"/>
              <w:right w:val="single" w:sz="4" w:space="0" w:color="auto"/>
            </w:tcBorders>
            <w:shd w:val="clear" w:color="000000" w:fill="FFFFFF"/>
            <w:noWrap/>
            <w:vAlign w:val="center"/>
            <w:hideMark/>
          </w:tcPr>
          <w:p w14:paraId="1207FAF5" w14:textId="3989030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4" w:type="dxa"/>
            <w:tcBorders>
              <w:top w:val="nil"/>
              <w:left w:val="nil"/>
              <w:bottom w:val="single" w:sz="4" w:space="0" w:color="auto"/>
              <w:right w:val="single" w:sz="4" w:space="0" w:color="auto"/>
            </w:tcBorders>
            <w:shd w:val="clear" w:color="000000" w:fill="FFFFFF"/>
            <w:noWrap/>
            <w:vAlign w:val="center"/>
            <w:hideMark/>
          </w:tcPr>
          <w:p w14:paraId="57334745" w14:textId="7A0EA80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69" w:type="dxa"/>
            <w:tcBorders>
              <w:top w:val="nil"/>
              <w:left w:val="nil"/>
              <w:bottom w:val="single" w:sz="4" w:space="0" w:color="auto"/>
              <w:right w:val="single" w:sz="4" w:space="0" w:color="auto"/>
            </w:tcBorders>
            <w:shd w:val="clear" w:color="000000" w:fill="FFFFFF"/>
            <w:noWrap/>
            <w:vAlign w:val="center"/>
            <w:hideMark/>
          </w:tcPr>
          <w:p w14:paraId="6541F9BB" w14:textId="6FD5297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sidRPr="002B5730">
              <w:rPr>
                <w:b/>
                <w:noProof/>
                <w:color w:val="000000" w:themeColor="text1"/>
              </w:rPr>
              <mc:AlternateContent>
                <mc:Choice Requires="wps">
                  <w:drawing>
                    <wp:anchor distT="0" distB="0" distL="114300" distR="114300" simplePos="0" relativeHeight="252802048" behindDoc="0" locked="0" layoutInCell="1" allowOverlap="1" wp14:anchorId="2FAB85EB" wp14:editId="64A592EE">
                      <wp:simplePos x="0" y="0"/>
                      <wp:positionH relativeFrom="margin">
                        <wp:posOffset>-1459230</wp:posOffset>
                      </wp:positionH>
                      <wp:positionV relativeFrom="paragraph">
                        <wp:posOffset>182245</wp:posOffset>
                      </wp:positionV>
                      <wp:extent cx="2907030" cy="307340"/>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AB85EB" id="_x0000_s1145" type="#_x0000_t202" style="position:absolute;left:0;text-align:left;margin-left:-114.9pt;margin-top:14.35pt;width:228.9pt;height:24.2pt;z-index:25280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" filled="f" stroked="f">
                      <v:textbox style="mso-fit-shape-to-text:t">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color w:val="000000"/>
                <w:sz w:val="20"/>
                <w:szCs w:val="20"/>
              </w:rPr>
              <w:t>16.8</w:t>
            </w:r>
          </w:p>
        </w:tc>
        <w:tc>
          <w:tcPr>
            <w:tcW w:w="1069" w:type="dxa"/>
            <w:tcBorders>
              <w:top w:val="nil"/>
              <w:left w:val="nil"/>
              <w:bottom w:val="single" w:sz="4" w:space="0" w:color="auto"/>
              <w:right w:val="single" w:sz="4" w:space="0" w:color="auto"/>
            </w:tcBorders>
            <w:shd w:val="clear" w:color="000000" w:fill="FFFFFF"/>
            <w:noWrap/>
            <w:vAlign w:val="center"/>
            <w:hideMark/>
          </w:tcPr>
          <w:p w14:paraId="2F1668B4" w14:textId="545CC0A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7DD7513F" w14:textId="6369DC16" w:rsidR="000C07D2" w:rsidRDefault="000C07D2" w:rsidP="000C07D2">
      <w:pPr>
        <w:pStyle w:val="BodyText"/>
        <w:spacing w:before="162" w:line="360" w:lineRule="auto"/>
        <w:ind w:right="-86"/>
        <w:jc w:val="both"/>
        <w:rPr>
          <w:noProof/>
          <w:color w:val="000000" w:themeColor="text1"/>
        </w:rPr>
      </w:pPr>
    </w:p>
    <w:p w14:paraId="3CDF07E9" w14:textId="04A71147" w:rsidR="00B524C4" w:rsidRPr="00B524C4" w:rsidRDefault="00B524C4" w:rsidP="00B524C4">
      <w:pPr>
        <w:tabs>
          <w:tab w:val="left" w:pos="1530"/>
        </w:tabs>
        <w:spacing w:line="480" w:lineRule="auto"/>
        <w:rPr>
          <w:rFonts w:ascii="Arial" w:eastAsia="Arial" w:hAnsi="Arial" w:cs="Arial"/>
          <w:b/>
          <w:color w:val="000000" w:themeColor="text1"/>
          <w:sz w:val="24"/>
          <w:szCs w:val="24"/>
        </w:rPr>
      </w:pPr>
      <w:r w:rsidRPr="00B524C4">
        <w:rPr>
          <w:rFonts w:ascii="Arial" w:eastAsia="Arial" w:hAnsi="Arial" w:cs="Arial"/>
          <w:b/>
          <w:color w:val="000000" w:themeColor="text1"/>
          <w:sz w:val="24"/>
          <w:szCs w:val="24"/>
        </w:rPr>
        <w:t xml:space="preserve">India </w:t>
      </w:r>
      <w:r>
        <w:rPr>
          <w:rFonts w:ascii="Arial" w:eastAsia="Arial" w:hAnsi="Arial" w:cs="Arial"/>
          <w:b/>
          <w:color w:val="000000" w:themeColor="text1"/>
          <w:sz w:val="24"/>
          <w:szCs w:val="24"/>
        </w:rPr>
        <w:t>Market Insights</w:t>
      </w:r>
      <w:r w:rsidRPr="00B524C4">
        <w:rPr>
          <w:rFonts w:ascii="Arial" w:eastAsia="Arial" w:hAnsi="Arial" w:cs="Arial"/>
          <w:b/>
          <w:color w:val="000000" w:themeColor="text1"/>
          <w:sz w:val="24"/>
          <w:szCs w:val="24"/>
        </w:rPr>
        <w:t xml:space="preserve">     </w:t>
      </w:r>
    </w:p>
    <w:p w14:paraId="533F473E"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India’s VER capacity stood around 4.8 KT in 2020 and the resin demand is anticipated to grow at a CAGR of 11.70% (by volume) between 2021-2030. Vinyl ester resins finds varied applications due to their high chemical and electrical resistivity that serve several critical industries. Because of their varied applications, Epoxy resins find high utility in end user products which relates the demand growth of Epoxy Resins to India’s overall GDP.  </w:t>
      </w:r>
    </w:p>
    <w:p w14:paraId="3D9CF36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lastRenderedPageBreak/>
        <w:t xml:space="preserve">Trade dynamics of the country show that Saudi Arabia, </w:t>
      </w:r>
      <w:proofErr w:type="gramStart"/>
      <w:r w:rsidRPr="00B524C4">
        <w:rPr>
          <w:rFonts w:ascii="Arial" w:eastAsia="Arial" w:hAnsi="Arial" w:cs="Arial"/>
          <w:bCs/>
          <w:color w:val="000000" w:themeColor="text1"/>
          <w:sz w:val="24"/>
          <w:szCs w:val="24"/>
        </w:rPr>
        <w:t>Qatar</w:t>
      </w:r>
      <w:proofErr w:type="gramEnd"/>
      <w:r w:rsidRPr="00B524C4">
        <w:rPr>
          <w:rFonts w:ascii="Arial" w:eastAsia="Arial" w:hAnsi="Arial" w:cs="Arial"/>
          <w:bCs/>
          <w:color w:val="000000" w:themeColor="text1"/>
          <w:sz w:val="24"/>
          <w:szCs w:val="24"/>
        </w:rPr>
        <w:t xml:space="preserve"> and Bangladesh are the key importers of Indian VER while Spain, United Kingdom and China are the top three exporters of VER to India.   </w:t>
      </w:r>
    </w:p>
    <w:p w14:paraId="4932CD7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By type, Bisphenol A, F and S-based vinyl ester resin dominate the Indian VER industry with around 50.71% demand share as of 2020. Due to their desirable characteristics, BPA-based VERs have portrayed strong growth projections in the forecast years as well. </w:t>
      </w:r>
      <w:proofErr w:type="spellStart"/>
      <w:r w:rsidRPr="00B524C4">
        <w:rPr>
          <w:rFonts w:ascii="Arial" w:eastAsia="Arial" w:hAnsi="Arial" w:cs="Arial"/>
          <w:bCs/>
          <w:color w:val="000000" w:themeColor="text1"/>
          <w:sz w:val="24"/>
          <w:szCs w:val="24"/>
        </w:rPr>
        <w:t>Novolac</w:t>
      </w:r>
      <w:proofErr w:type="spellEnd"/>
      <w:r w:rsidRPr="00B524C4">
        <w:rPr>
          <w:rFonts w:ascii="Arial" w:eastAsia="Arial" w:hAnsi="Arial" w:cs="Arial"/>
          <w:bCs/>
          <w:color w:val="000000" w:themeColor="text1"/>
          <w:sz w:val="24"/>
          <w:szCs w:val="24"/>
        </w:rPr>
        <w:t xml:space="preserve"> VER resin holds nearly 30% demand share in the Indian VER market </w:t>
      </w:r>
    </w:p>
    <w:p w14:paraId="4854E967" w14:textId="3D017BFD" w:rsidR="000C07D2"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Based on application, Pipes and Tanks dominate the Indian VER demand, holding more than 60% share of the country’s total demand. Demand for Marine components is around 20% of the total while others hold more than 10% share of the resin demand.</w:t>
      </w:r>
    </w:p>
    <w:p w14:paraId="7C8AF6A5" w14:textId="77777777" w:rsidR="000C07D2" w:rsidRPr="002B5730" w:rsidRDefault="000C07D2" w:rsidP="00B524C4">
      <w:pPr>
        <w:tabs>
          <w:tab w:val="left" w:pos="1530"/>
        </w:tabs>
        <w:spacing w:line="480" w:lineRule="auto"/>
        <w:jc w:val="both"/>
        <w:rPr>
          <w:rFonts w:ascii="Arial" w:eastAsia="Arial" w:hAnsi="Arial" w:cs="Arial"/>
          <w:b/>
          <w:color w:val="000000" w:themeColor="text1"/>
          <w:sz w:val="24"/>
          <w:szCs w:val="24"/>
        </w:rPr>
      </w:pPr>
    </w:p>
    <w:p w14:paraId="7A251D29"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CDCAC98"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8D6496B"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FCB4DA3"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56E2FCC"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F2C66D2"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5716B9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3B396FE0"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2585AD0F"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44CD345"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251C81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76762C3D" w14:textId="184E9116" w:rsidR="000C07D2" w:rsidRDefault="000C07D2" w:rsidP="000C07D2">
      <w:pPr>
        <w:tabs>
          <w:tab w:val="left" w:pos="1530"/>
        </w:tabs>
        <w:spacing w:line="480" w:lineRule="auto"/>
        <w:rPr>
          <w:rFonts w:ascii="Arial" w:eastAsia="Arial" w:hAnsi="Arial" w:cs="Arial"/>
          <w:b/>
          <w:color w:val="000000" w:themeColor="text1"/>
          <w:sz w:val="24"/>
          <w:szCs w:val="24"/>
        </w:rPr>
      </w:pPr>
    </w:p>
    <w:p w14:paraId="0ABBADF4" w14:textId="77777777" w:rsidR="000C07D2" w:rsidRDefault="000C07D2" w:rsidP="00A14586">
      <w:pPr>
        <w:tabs>
          <w:tab w:val="left" w:pos="1095"/>
        </w:tabs>
        <w:rPr>
          <w:rFonts w:ascii="Arial" w:hAnsi="Arial" w:cs="Arial"/>
          <w:b/>
          <w:bCs/>
          <w:sz w:val="24"/>
          <w:szCs w:val="24"/>
        </w:rPr>
      </w:pPr>
    </w:p>
    <w:p w14:paraId="4AF765A1" w14:textId="2376069E"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3.</w:t>
      </w:r>
      <w:r w:rsidR="00D16404">
        <w:rPr>
          <w:rFonts w:ascii="Arial" w:hAnsi="Arial" w:cs="Arial"/>
          <w:b/>
          <w:bCs/>
          <w:sz w:val="24"/>
          <w:szCs w:val="24"/>
        </w:rPr>
        <w:t>8</w:t>
      </w:r>
      <w:r w:rsidRPr="00051677">
        <w:rPr>
          <w:rFonts w:ascii="Arial" w:hAnsi="Arial" w:cs="Arial"/>
          <w:b/>
          <w:bCs/>
          <w:sz w:val="24"/>
          <w:szCs w:val="24"/>
        </w:rPr>
        <w:t xml:space="preserve">.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46"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47"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8"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Sw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DkKHSw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9"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45Gg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50"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DTMrZV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51"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ETGamA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52"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53"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4F63C5E2" w14:textId="77777777" w:rsidR="00B524C4" w:rsidRDefault="00B524C4" w:rsidP="00A14586">
      <w:pPr>
        <w:tabs>
          <w:tab w:val="left" w:pos="1095"/>
        </w:tabs>
        <w:rPr>
          <w:rFonts w:ascii="Arial" w:hAnsi="Arial" w:cs="Arial"/>
          <w:b/>
          <w:bCs/>
          <w:sz w:val="24"/>
          <w:szCs w:val="24"/>
        </w:rPr>
      </w:pPr>
    </w:p>
    <w:p w14:paraId="1002A809" w14:textId="2035EA21"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t>Market Drivers</w:t>
      </w: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51326B51" w14:textId="4FD60EF3" w:rsidR="00A14586" w:rsidRPr="002B5730" w:rsidRDefault="00A14586" w:rsidP="00B524C4">
      <w:pPr>
        <w:tabs>
          <w:tab w:val="left" w:pos="1095"/>
        </w:tabs>
        <w:spacing w:line="360" w:lineRule="auto"/>
        <w:jc w:val="both"/>
        <w:rPr>
          <w:rFonts w:ascii="Arial" w:eastAsia="Arial" w:hAnsi="Arial" w:cs="Arial"/>
          <w:b/>
          <w:bCs/>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w:t>
      </w:r>
      <w:r w:rsidR="00CD321F" w:rsidRPr="002B5730">
        <w:rPr>
          <w:rFonts w:ascii="Arial" w:eastAsia="Arial" w:hAnsi="Arial" w:cs="Arial"/>
          <w:color w:val="000000" w:themeColor="text1"/>
          <w:sz w:val="24"/>
          <w:szCs w:val="24"/>
        </w:rPr>
        <w:t>fibre</w:t>
      </w:r>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6C4114EC" w14:textId="1E486281" w:rsidR="009E2A18" w:rsidRPr="002B5730" w:rsidRDefault="009D1165" w:rsidP="00B524C4">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w:t>
      </w:r>
      <w:proofErr w:type="gramStart"/>
      <w:r w:rsidR="00A14586" w:rsidRPr="002B5730">
        <w:rPr>
          <w:rFonts w:ascii="Arial" w:eastAsia="Arial" w:hAnsi="Arial" w:cs="Arial"/>
          <w:color w:val="000000" w:themeColor="text1"/>
          <w:sz w:val="24"/>
          <w:szCs w:val="24"/>
        </w:rPr>
        <w:t>pipes</w:t>
      </w:r>
      <w:proofErr w:type="gramEnd"/>
      <w:r w:rsidR="00A14586" w:rsidRPr="002B5730">
        <w:rPr>
          <w:rFonts w:ascii="Arial" w:eastAsia="Arial" w:hAnsi="Arial" w:cs="Arial"/>
          <w:color w:val="000000" w:themeColor="text1"/>
          <w:sz w:val="24"/>
          <w:szCs w:val="24"/>
        </w:rPr>
        <w:t xml:space="preserve">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77777777"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54"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HzlJC6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Styrene, epoxy resin, methacrylic acid, etc., are few of the raw materials majorly used in the production of construction sealants and bonding such as butyl rubber, acrylic urethane, silicone rubber sealant, etc. Over the years, raw materials used in sealants industry have observed price </w:t>
      </w:r>
      <w:r w:rsidRPr="002B5730">
        <w:rPr>
          <w:rFonts w:ascii="Arial" w:eastAsia="Arial" w:hAnsi="Arial" w:cs="Arial"/>
          <w:color w:val="000000" w:themeColor="text1"/>
          <w:sz w:val="24"/>
          <w:szCs w:val="24"/>
        </w:rPr>
        <w:lastRenderedPageBreak/>
        <w:t>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55"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lFTO+5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627BD0E8">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52F46B14"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D16404">
        <w:rPr>
          <w:rFonts w:ascii="Arial" w:hAnsi="Arial" w:cs="Arial"/>
          <w:b/>
          <w:bCs/>
          <w:sz w:val="24"/>
          <w:szCs w:val="24"/>
        </w:rPr>
        <w:t>9</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33C01506"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r w:rsidR="00CD321F" w:rsidRPr="002B5730">
        <w:rPr>
          <w:rFonts w:ascii="Arial" w:eastAsia="Arial" w:hAnsi="Arial" w:cs="Arial"/>
          <w:color w:val="000000" w:themeColor="text1"/>
          <w:sz w:val="24"/>
          <w:szCs w:val="24"/>
        </w:rPr>
        <w:t>labour</w:t>
      </w:r>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6952EAB1" w14:textId="4898584D"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w:t>
      </w:r>
      <w:r w:rsidRPr="002B5730">
        <w:rPr>
          <w:rFonts w:ascii="Arial" w:eastAsia="Arial" w:hAnsi="Arial" w:cs="Arial"/>
          <w:color w:val="000000" w:themeColor="text1"/>
          <w:sz w:val="24"/>
          <w:szCs w:val="24"/>
        </w:rPr>
        <w:lastRenderedPageBreak/>
        <w:t>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62641D"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5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5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AMOOGG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LMJAvA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6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OsQgxU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lastRenderedPageBreak/>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Pr="002B5730">
        <w:rPr>
          <w:rFonts w:ascii="Arial" w:eastAsia="Arial" w:hAnsi="Arial" w:cs="Arial"/>
          <w:color w:val="000000" w:themeColor="text1"/>
          <w:sz w:val="24"/>
          <w:szCs w:val="24"/>
        </w:rPr>
        <w:t>Polynt</w:t>
      </w:r>
      <w:proofErr w:type="spellEnd"/>
      <w:r w:rsidRPr="002B5730">
        <w:rPr>
          <w:rFonts w:ascii="Arial" w:eastAsia="Arial" w:hAnsi="Arial" w:cs="Arial"/>
          <w:color w:val="000000" w:themeColor="text1"/>
          <w:sz w:val="24"/>
          <w:szCs w:val="24"/>
        </w:rPr>
        <w:t xml:space="preserve"> and </w:t>
      </w:r>
      <w:proofErr w:type="spellStart"/>
      <w:r w:rsidRPr="002B5730">
        <w:rPr>
          <w:rFonts w:ascii="Arial" w:eastAsia="Arial" w:hAnsi="Arial" w:cs="Arial"/>
          <w:color w:val="000000" w:themeColor="text1"/>
          <w:sz w:val="24"/>
          <w:szCs w:val="24"/>
        </w:rPr>
        <w:t>Reichhold</w:t>
      </w:r>
      <w:proofErr w:type="spellEnd"/>
      <w:r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61"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3069F0B6"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w:t>
      </w:r>
      <w:r w:rsidR="00D16404">
        <w:rPr>
          <w:rFonts w:ascii="Arial" w:hAnsi="Arial" w:cs="Arial"/>
          <w:b/>
          <w:bCs/>
          <w:sz w:val="24"/>
          <w:szCs w:val="24"/>
        </w:rPr>
        <w:t>10.</w:t>
      </w:r>
      <w:r w:rsidRPr="00073AC3">
        <w:rPr>
          <w:rFonts w:ascii="Arial" w:hAnsi="Arial" w:cs="Arial"/>
          <w:b/>
          <w:bCs/>
          <w:sz w:val="24"/>
          <w:szCs w:val="24"/>
        </w:rPr>
        <w:t xml:space="preserve">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w:t>
      </w:r>
      <w:r w:rsidRPr="00A03ADD">
        <w:rPr>
          <w:rFonts w:ascii="Arial" w:hAnsi="Arial" w:cs="Arial"/>
          <w:sz w:val="24"/>
          <w:szCs w:val="24"/>
        </w:rPr>
        <w:lastRenderedPageBreak/>
        <w:t>Indian manufacturing compan</w:t>
      </w:r>
      <w:r w:rsidR="00051A2F">
        <w:rPr>
          <w:rFonts w:ascii="Arial" w:hAnsi="Arial" w:cs="Arial"/>
          <w:sz w:val="24"/>
          <w:szCs w:val="24"/>
        </w:rPr>
        <w:t>ies</w:t>
      </w:r>
      <w:r w:rsidRPr="00A03ADD">
        <w:rPr>
          <w:rFonts w:ascii="Arial" w:hAnsi="Arial" w:cs="Arial"/>
          <w:sz w:val="24"/>
          <w:szCs w:val="24"/>
        </w:rPr>
        <w:t xml:space="preserve"> such as Innovative Resins, </w:t>
      </w:r>
      <w:proofErr w:type="spellStart"/>
      <w:r w:rsidRPr="00A03ADD">
        <w:rPr>
          <w:rFonts w:ascii="Arial" w:hAnsi="Arial" w:cs="Arial"/>
          <w:sz w:val="24"/>
          <w:szCs w:val="24"/>
        </w:rPr>
        <w:t>Satyen</w:t>
      </w:r>
      <w:proofErr w:type="spellEnd"/>
      <w:r w:rsidRPr="00A03ADD">
        <w:rPr>
          <w:rFonts w:ascii="Arial" w:hAnsi="Arial" w:cs="Arial"/>
          <w:sz w:val="24"/>
          <w:szCs w:val="24"/>
        </w:rPr>
        <w:t xml:space="preserve"> Polymers, </w:t>
      </w:r>
      <w:proofErr w:type="spellStart"/>
      <w:r w:rsidRPr="00A03ADD">
        <w:rPr>
          <w:rFonts w:ascii="Arial" w:hAnsi="Arial" w:cs="Arial"/>
          <w:sz w:val="24"/>
          <w:szCs w:val="24"/>
        </w:rPr>
        <w:t>Mechemco</w:t>
      </w:r>
      <w:proofErr w:type="spellEnd"/>
      <w:r w:rsidRPr="00A03ADD">
        <w:rPr>
          <w:rFonts w:ascii="Arial" w:hAnsi="Arial" w:cs="Arial"/>
          <w:sz w:val="24"/>
          <w:szCs w:val="24"/>
        </w:rPr>
        <w:t xml:space="preserve">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3F8CCDD1"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45" w:name="_Hlk85477119"/>
      <w:r w:rsidRPr="00927B78">
        <w:rPr>
          <w:rFonts w:ascii="Arial" w:eastAsia="Verdana" w:hAnsi="Arial" w:cs="Arial"/>
          <w:b/>
          <w:bCs/>
          <w:color w:val="000000" w:themeColor="text1"/>
          <w:kern w:val="24"/>
          <w:sz w:val="24"/>
          <w:szCs w:val="24"/>
          <w:lang w:val="en-US"/>
        </w:rPr>
        <w:t>3.</w:t>
      </w:r>
      <w:r w:rsidR="00D16404">
        <w:rPr>
          <w:rFonts w:ascii="Arial" w:eastAsia="Verdana" w:hAnsi="Arial" w:cs="Arial"/>
          <w:b/>
          <w:bCs/>
          <w:color w:val="000000" w:themeColor="text1"/>
          <w:kern w:val="24"/>
          <w:sz w:val="24"/>
          <w:szCs w:val="24"/>
          <w:lang w:val="en-US"/>
        </w:rPr>
        <w:t>11</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w:t>
      </w:r>
      <w:proofErr w:type="spellStart"/>
      <w:r w:rsidR="007A7901" w:rsidRPr="00CA5DDE">
        <w:rPr>
          <w:rFonts w:ascii="Arial" w:eastAsia="Verdana" w:hAnsi="Arial" w:cs="Arial"/>
          <w:b/>
          <w:bCs/>
          <w:color w:val="000000" w:themeColor="text1"/>
          <w:kern w:val="24"/>
          <w:sz w:val="24"/>
          <w:szCs w:val="24"/>
          <w:lang w:val="en-US"/>
        </w:rPr>
        <w:t>Tonne</w:t>
      </w:r>
      <w:proofErr w:type="spellEnd"/>
      <w:r w:rsidR="007A7901" w:rsidRPr="00CA5DDE">
        <w:rPr>
          <w:rFonts w:ascii="Arial" w:eastAsia="Verdana" w:hAnsi="Arial" w:cs="Arial"/>
          <w:b/>
          <w:bCs/>
          <w:color w:val="000000" w:themeColor="text1"/>
          <w:kern w:val="24"/>
          <w:sz w:val="24"/>
          <w:szCs w:val="24"/>
          <w:lang w:val="en-US"/>
        </w:rPr>
        <w:t>)</w:t>
      </w:r>
    </w:p>
    <w:p w14:paraId="58B13EE2" w14:textId="3486E129" w:rsidR="007A7901" w:rsidRPr="002B5730" w:rsidRDefault="002107B2"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3578B045" wp14:editId="720F20C1">
            <wp:extent cx="6172200" cy="281940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8A9D55E" w14:textId="117B3743" w:rsidR="002107B2" w:rsidRDefault="002107B2" w:rsidP="00905DCB">
      <w:pPr>
        <w:spacing w:line="360" w:lineRule="auto"/>
        <w:jc w:val="both"/>
        <w:rPr>
          <w:rFonts w:ascii="Arial" w:eastAsia="Arial" w:hAnsi="Arial" w:cs="Arial"/>
          <w:color w:val="000000" w:themeColor="text1"/>
          <w:sz w:val="24"/>
          <w:szCs w:val="24"/>
        </w:rPr>
      </w:pPr>
      <w:r w:rsidRPr="002B5730">
        <w:rPr>
          <w:rFonts w:ascii="Arial" w:eastAsia="Arial" w:hAnsi="Arial" w:cs="Arial"/>
          <w:b/>
          <w:bCs/>
          <w:noProof/>
          <w:color w:val="000000" w:themeColor="text1"/>
          <w:sz w:val="24"/>
          <w:szCs w:val="24"/>
        </w:rPr>
        <w:lastRenderedPageBreak/>
        <w:drawing>
          <wp:inline distT="0" distB="0" distL="0" distR="0" wp14:anchorId="3F03AE53" wp14:editId="0B438DB5">
            <wp:extent cx="6070600" cy="2796363"/>
            <wp:effectExtent l="0" t="0" r="6350" b="4445"/>
            <wp:docPr id="35" name="Chart 35">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C683E98" w14:textId="77777777" w:rsidR="002107B2" w:rsidRDefault="002107B2" w:rsidP="00905DCB">
      <w:pPr>
        <w:spacing w:line="360" w:lineRule="auto"/>
        <w:jc w:val="both"/>
        <w:rPr>
          <w:rFonts w:ascii="Arial" w:eastAsia="Arial" w:hAnsi="Arial" w:cs="Arial"/>
          <w:color w:val="000000" w:themeColor="text1"/>
          <w:sz w:val="24"/>
          <w:szCs w:val="24"/>
        </w:rPr>
      </w:pPr>
    </w:p>
    <w:bookmarkEnd w:id="45"/>
    <w:p w14:paraId="6C4A1704" w14:textId="77777777" w:rsidR="002107B2" w:rsidRPr="002107B2" w:rsidRDefault="002107B2" w:rsidP="002107B2">
      <w:pPr>
        <w:spacing w:line="360" w:lineRule="auto"/>
        <w:jc w:val="both"/>
        <w:rPr>
          <w:rFonts w:ascii="Arial" w:eastAsia="Arial" w:hAnsi="Arial" w:cs="Arial"/>
          <w:color w:val="000000" w:themeColor="text1"/>
          <w:sz w:val="24"/>
          <w:szCs w:val="24"/>
        </w:rPr>
      </w:pPr>
      <w:r w:rsidRPr="002107B2">
        <w:rPr>
          <w:rFonts w:ascii="Arial" w:eastAsia="Arial" w:hAnsi="Arial" w:cs="Arial"/>
          <w:color w:val="000000" w:themeColor="text1"/>
          <w:sz w:val="24"/>
          <w:szCs w:val="24"/>
        </w:rPr>
        <w:t>Vinyl Ester Resin market which faced dullness earlier under COVID-19 repercussion has witnessed a significant rebound across the global market since January 2021. Global freight cost hike has also impacted the overall market fundamentals for VER across international market. Some major players like AOC frequently revised their offers for Epoxy based VER to tackle rising freight charges, and feedstock cost since January. Meanwhile, countries like UK were heard struggling to procure enough raw materials to satisfy the domestic consumption, which impacted the price trend across Europe. However, during May-July 2021, while India was battling with second wave of pandemic, other countries witnessed mixed sentiments that varied with rate of economic recovery and ongoing pandemic related restrictions. Some factors like freight cost and raw material scarcity remained common behind any significant increase in prices of VER across the globe.</w:t>
      </w:r>
    </w:p>
    <w:p w14:paraId="47424E37" w14:textId="7161F374" w:rsidR="00CD6836" w:rsidRPr="00905DCB" w:rsidRDefault="002107B2" w:rsidP="002107B2">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107B2">
        <w:rPr>
          <w:rFonts w:ascii="Arial" w:eastAsia="Arial" w:hAnsi="Arial" w:cs="Arial"/>
          <w:color w:val="000000" w:themeColor="text1"/>
          <w:sz w:val="24"/>
          <w:szCs w:val="24"/>
        </w:rPr>
        <w:t xml:space="preserve">As per the analysis, it was observed that demand for both Epoxy and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VER runs parallelly across the global market. However, fluctuations in prices of VER primarily emerge after considerable revisions in prices of raw materials. Therefore, due to differences in raw materials, hike in prices may differ, but both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and Epoxy based VER shares the similar market dynamics. Epoxy based VER usually varies with Bisphenol A (BPA) and Epichlorohydrin (ECH) price trend, while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Epoxy fluctuates with phenol and formaldehyde price dynamics.</w:t>
      </w:r>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1A51EE7A" w14:textId="77777777" w:rsidR="002107B2" w:rsidRDefault="002107B2" w:rsidP="00E1022E">
      <w:pPr>
        <w:tabs>
          <w:tab w:val="left" w:pos="3705"/>
        </w:tabs>
        <w:rPr>
          <w:rFonts w:ascii="Arial" w:hAnsi="Arial" w:cs="Arial"/>
          <w:b/>
          <w:bCs/>
          <w:u w:val="single"/>
        </w:rPr>
      </w:pPr>
    </w:p>
    <w:p w14:paraId="00A8FC1E" w14:textId="4FC25372"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3.</w:t>
      </w:r>
      <w:r w:rsidR="00D16404">
        <w:rPr>
          <w:rFonts w:ascii="Arial" w:hAnsi="Arial" w:cs="Arial"/>
          <w:b/>
          <w:bCs/>
          <w:sz w:val="24"/>
          <w:szCs w:val="24"/>
        </w:rPr>
        <w:t>12.</w:t>
      </w:r>
      <w:r w:rsidRPr="00613BA5">
        <w:rPr>
          <w:rFonts w:ascii="Arial" w:hAnsi="Arial" w:cs="Arial"/>
          <w:b/>
          <w:bCs/>
          <w:sz w:val="24"/>
          <w:szCs w:val="24"/>
        </w:rPr>
        <w:t xml:space="preserve"> Value Chain Analysis for Captive Vinyl Ester Resin Manufacturer </w:t>
      </w:r>
    </w:p>
    <w:p w14:paraId="09833872" w14:textId="77777777" w:rsidR="00B524C4" w:rsidRDefault="00B524C4" w:rsidP="00E1022E">
      <w:pPr>
        <w:spacing w:line="360" w:lineRule="auto"/>
        <w:jc w:val="both"/>
        <w:rPr>
          <w:rFonts w:ascii="Arial" w:hAnsi="Arial" w:cs="Arial"/>
          <w:b/>
          <w:bCs/>
          <w:sz w:val="24"/>
          <w:szCs w:val="24"/>
        </w:rPr>
      </w:pPr>
      <w:bookmarkStart w:id="46" w:name="_Hlk81219624"/>
    </w:p>
    <w:p w14:paraId="60815712" w14:textId="082188A1"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62"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63"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64"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IjJoSeFAQAA9wIAAA4AAAAAAAAAAAAAAAAA&#10;LgIAAGRycy9lMm9Eb2MueG1sUEsBAi0AFAAGAAgAAAAhAHjIj7bhAAAACwEAAA8AAAAAAAAAAAAA&#10;AAAA3wMAAGRycy9kb3ducmV2LnhtbFBLBQYAAAAABAAEAPMAAADtB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65"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Dwqc75gBAAAZ&#10;AwAADgAAAAAAAAAAAAAAAAAuAgAAZHJzL2Uyb0RvYy54bWxQSwECLQAUAAYACAAAACEA87W3Rt8A&#10;AAALAQAADwAAAAAAAAAAAAAAAADyAwAAZHJzL2Rvd25yZXYueG1sUEsFBgAAAAAEAAQA8wAAAP4E&#10;AA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7440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E6166F"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2E4"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66"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67"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8"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9Dt/0J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0970D2E"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2A3BF"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9"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70"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71"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lFmRBl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D14ED0"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7975A"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72"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EBSBLd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73"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CcgZXq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D79ABD4"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74"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75"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4727F"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76"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22916"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77"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CPbeXu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DE268"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8"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3B3B"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9"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KwIAAFE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CNi+H/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80"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81"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Ej2qte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82"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1brsNJgBAAAZ&#10;AwAADgAAAAAAAAAAAAAAAAAuAgAAZHJzL2Uyb0RvYy54bWxQSwECLQAUAAYACAAAACEA87W3Rt8A&#10;AAALAQAADwAAAAAAAAAAAAAAAADyAwAAZHJzL2Rvd25yZXYueG1sUEsFBgAAAAAEAAQA8wAAAP4E&#10;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041BD"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83"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XjG2&#10;J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78959"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84"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85"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86"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87"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8"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qKbpkF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5955E"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9"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3527A9"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90"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7+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k9G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W7R+/l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91"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BB973"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36858"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279E0"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3EAD5"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0F634F"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92"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93"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mgEAABgDAAAOAAAAZHJzL2Uyb0RvYy54bWysUk1v2zAMvQ/ofxB0X2wHSzYYcYptRXcp&#10;tgHtfoAiS7EAS1RJJXb+fSk1TYbtNuyiD5J6fO9Rm9vZj+JokByETjaLWgoTNPQu7Dv56+n+/S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h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O65r8y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3FEA3"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94"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95"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38DB1"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53B75"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96"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AivDTF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46"/>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97"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IQKAIAAE4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UCMCEC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32BE9A6E"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D16404">
        <w:rPr>
          <w:rFonts w:ascii="Arial" w:eastAsia="Arial" w:hAnsi="Arial" w:cs="Arial"/>
          <w:b/>
          <w:bCs/>
          <w:color w:val="000000" w:themeColor="text1"/>
          <w:sz w:val="24"/>
          <w:szCs w:val="24"/>
        </w:rPr>
        <w:t>13.</w:t>
      </w:r>
      <w:r>
        <w:rPr>
          <w:rFonts w:ascii="Arial" w:eastAsia="Arial" w:hAnsi="Arial" w:cs="Arial"/>
          <w:b/>
          <w:bCs/>
          <w:color w:val="000000" w:themeColor="text1"/>
          <w:sz w:val="24"/>
          <w:szCs w:val="24"/>
        </w:rPr>
        <w:t xml:space="preserve"> Cost of Production</w:t>
      </w:r>
    </w:p>
    <w:tbl>
      <w:tblPr>
        <w:tblW w:w="10260" w:type="dxa"/>
        <w:tblLook w:val="04A0" w:firstRow="1" w:lastRow="0" w:firstColumn="1" w:lastColumn="0" w:noHBand="0" w:noVBand="1"/>
      </w:tblPr>
      <w:tblGrid>
        <w:gridCol w:w="488"/>
        <w:gridCol w:w="4348"/>
        <w:gridCol w:w="2281"/>
        <w:gridCol w:w="1572"/>
        <w:gridCol w:w="1343"/>
        <w:gridCol w:w="228"/>
      </w:tblGrid>
      <w:tr w:rsidR="008159BE" w:rsidRPr="00911D4E" w14:paraId="76C83091" w14:textId="77777777" w:rsidTr="00B524C4">
        <w:trPr>
          <w:gridAfter w:val="1"/>
          <w:wAfter w:w="228" w:type="dxa"/>
          <w:trHeight w:val="460"/>
        </w:trPr>
        <w:tc>
          <w:tcPr>
            <w:tcW w:w="10032"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B524C4">
        <w:trPr>
          <w:trHeight w:val="353"/>
        </w:trPr>
        <w:tc>
          <w:tcPr>
            <w:tcW w:w="10032"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28"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w:t>
            </w:r>
            <w:proofErr w:type="spellStart"/>
            <w:r w:rsidR="00671F78">
              <w:rPr>
                <w:rFonts w:ascii="Arial" w:eastAsia="Times New Roman" w:hAnsi="Arial" w:cs="Arial"/>
                <w:b/>
                <w:bCs/>
                <w:color w:val="FFFFFF"/>
                <w:sz w:val="20"/>
                <w:szCs w:val="20"/>
                <w:lang w:val="en-US"/>
              </w:rPr>
              <w:t>Tonne</w:t>
            </w:r>
            <w:proofErr w:type="spellEnd"/>
            <w:r w:rsidR="00671F78">
              <w:rPr>
                <w:rFonts w:ascii="Arial" w:eastAsia="Times New Roman" w:hAnsi="Arial" w:cs="Arial"/>
                <w:b/>
                <w:bCs/>
                <w:color w:val="FFFFFF"/>
                <w:sz w:val="20"/>
                <w:szCs w:val="20"/>
                <w:lang w:val="en-US"/>
              </w:rPr>
              <w:t>)</w:t>
            </w:r>
          </w:p>
        </w:tc>
        <w:tc>
          <w:tcPr>
            <w:tcW w:w="1572"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39"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28"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572"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USD / </w:t>
            </w:r>
            <w:proofErr w:type="spellStart"/>
            <w:r w:rsidRPr="00911D4E">
              <w:rPr>
                <w:rFonts w:ascii="Arial" w:eastAsia="Times New Roman" w:hAnsi="Arial" w:cs="Arial"/>
                <w:b/>
                <w:bCs/>
                <w:color w:val="FFFFFF"/>
                <w:sz w:val="20"/>
                <w:szCs w:val="20"/>
                <w:lang w:val="en-US"/>
              </w:rPr>
              <w:t>Tonne</w:t>
            </w:r>
            <w:proofErr w:type="spellEnd"/>
          </w:p>
        </w:tc>
        <w:tc>
          <w:tcPr>
            <w:tcW w:w="1339"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28"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348"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281"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572"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39"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28"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281"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348"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572"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39"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28"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348"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572"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39"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28"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348"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572"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39"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28"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348"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572"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39"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28"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39"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28"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281"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28"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281"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28"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281"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28"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281"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572"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348"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281"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572"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281"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28"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281"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281"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281"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348"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281"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281"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28"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281"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28"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281"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28"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281"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28"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281"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28"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281"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572"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BE821D0"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4C5239" w:rsidRPr="002B5730">
        <w:rPr>
          <w:rFonts w:ascii="Arial" w:eastAsia="Arial" w:hAnsi="Arial" w:cs="Arial"/>
          <w:b/>
          <w:bCs/>
          <w:color w:val="000000" w:themeColor="text1"/>
          <w:sz w:val="24"/>
          <w:szCs w:val="24"/>
        </w:rPr>
        <w:t>.</w:t>
      </w:r>
      <w:r w:rsidR="00D16404">
        <w:rPr>
          <w:rFonts w:ascii="Arial" w:eastAsia="Arial" w:hAnsi="Arial" w:cs="Arial"/>
          <w:b/>
          <w:bCs/>
          <w:color w:val="000000" w:themeColor="text1"/>
          <w:sz w:val="24"/>
          <w:szCs w:val="24"/>
        </w:rPr>
        <w:t>14</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w:t>
            </w:r>
            <w:proofErr w:type="spellStart"/>
            <w:r w:rsidRPr="00113DAD">
              <w:rPr>
                <w:rFonts w:ascii="Arial" w:eastAsia="Times New Roman" w:hAnsi="Arial" w:cs="Arial"/>
                <w:b/>
                <w:bCs/>
                <w:color w:val="000000"/>
                <w:sz w:val="20"/>
                <w:szCs w:val="20"/>
                <w:lang w:val="en-US"/>
              </w:rPr>
              <w:t>Tonnes</w:t>
            </w:r>
            <w:proofErr w:type="spellEnd"/>
            <w:r w:rsidRPr="00113DAD">
              <w:rPr>
                <w:rFonts w:ascii="Arial" w:eastAsia="Times New Roman" w:hAnsi="Arial" w:cs="Arial"/>
                <w:b/>
                <w:bCs/>
                <w:color w:val="000000"/>
                <w:sz w:val="20"/>
                <w:szCs w:val="20"/>
                <w:lang w:val="en-US"/>
              </w:rPr>
              <w:t>)</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Chemical Process </w:t>
            </w:r>
            <w:proofErr w:type="spellStart"/>
            <w:r w:rsidRPr="00113DAD">
              <w:rPr>
                <w:rFonts w:ascii="Arial" w:eastAsia="Times New Roman" w:hAnsi="Arial" w:cs="Arial"/>
                <w:color w:val="000000"/>
                <w:sz w:val="20"/>
                <w:szCs w:val="20"/>
                <w:lang w:val="en-US"/>
              </w:rPr>
              <w:t>Equipments</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Ineos</w:t>
            </w:r>
            <w:proofErr w:type="spellEnd"/>
            <w:r w:rsidRPr="00113DAD">
              <w:rPr>
                <w:rFonts w:ascii="Arial" w:eastAsia="Times New Roman" w:hAnsi="Arial" w:cs="Arial"/>
                <w:color w:val="000000"/>
                <w:sz w:val="20"/>
                <w:szCs w:val="20"/>
                <w:lang w:val="en-US"/>
              </w:rPr>
              <w:t xml:space="preserve">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135CBEA3"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Jinling</w:t>
            </w:r>
            <w:proofErr w:type="spellEnd"/>
            <w:r w:rsidRPr="00113DAD">
              <w:rPr>
                <w:rFonts w:ascii="Arial" w:eastAsia="Times New Roman" w:hAnsi="Arial" w:cs="Arial"/>
                <w:color w:val="000000"/>
                <w:sz w:val="20"/>
                <w:szCs w:val="20"/>
                <w:lang w:val="en-US"/>
              </w:rPr>
              <w:t xml:space="preserve">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Synthomer</w:t>
            </w:r>
            <w:proofErr w:type="spellEnd"/>
            <w:r w:rsidRPr="00113DAD">
              <w:rPr>
                <w:rFonts w:ascii="Arial" w:eastAsia="Times New Roman" w:hAnsi="Arial" w:cs="Arial"/>
                <w:color w:val="000000"/>
                <w:sz w:val="20"/>
                <w:szCs w:val="20"/>
                <w:lang w:val="en-US"/>
              </w:rPr>
              <w:t xml:space="preserve">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Dakle</w:t>
            </w:r>
            <w:proofErr w:type="spellEnd"/>
            <w:r w:rsidRPr="00113DAD">
              <w:rPr>
                <w:rFonts w:ascii="Arial" w:eastAsia="Times New Roman" w:hAnsi="Arial" w:cs="Arial"/>
                <w:color w:val="000000"/>
                <w:sz w:val="20"/>
                <w:szCs w:val="20"/>
                <w:lang w:val="en-US"/>
              </w:rPr>
              <w:t xml:space="preserv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EF1E189"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331C0BE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w:t>
            </w:r>
            <w:r w:rsidR="00CD321F">
              <w:rPr>
                <w:rFonts w:ascii="Arial" w:eastAsia="Times New Roman" w:hAnsi="Arial" w:cs="Arial"/>
                <w:color w:val="000000"/>
                <w:sz w:val="20"/>
                <w:szCs w:val="20"/>
                <w:lang w:val="en-US"/>
              </w:rPr>
              <w:t>ASF</w:t>
            </w:r>
            <w:r w:rsidRPr="00113DAD">
              <w:rPr>
                <w:rFonts w:ascii="Arial" w:eastAsia="Times New Roman" w:hAnsi="Arial" w:cs="Arial"/>
                <w:color w:val="000000"/>
                <w:sz w:val="20"/>
                <w:szCs w:val="20"/>
                <w:lang w:val="en-US"/>
              </w:rPr>
              <w:t xml:space="preserve"> Construction Chemicals U</w:t>
            </w:r>
            <w:r w:rsidR="00CD321F">
              <w:rPr>
                <w:rFonts w:ascii="Arial" w:eastAsia="Times New Roman" w:hAnsi="Arial" w:cs="Arial"/>
                <w:color w:val="000000"/>
                <w:sz w:val="20"/>
                <w:szCs w:val="20"/>
                <w:lang w:val="en-US"/>
              </w:rPr>
              <w:t>AE</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35C7388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J</w:t>
            </w:r>
            <w:r w:rsidR="00CD321F">
              <w:rPr>
                <w:rFonts w:ascii="Arial" w:eastAsia="Times New Roman" w:hAnsi="Arial" w:cs="Arial"/>
                <w:color w:val="000000"/>
                <w:sz w:val="20"/>
                <w:szCs w:val="20"/>
                <w:lang w:val="en-US"/>
              </w:rPr>
              <w:t>RD</w:t>
            </w:r>
            <w:r w:rsidRPr="00113DAD">
              <w:rPr>
                <w:rFonts w:ascii="Arial" w:eastAsia="Times New Roman" w:hAnsi="Arial" w:cs="Arial"/>
                <w:color w:val="000000"/>
                <w:sz w:val="20"/>
                <w:szCs w:val="20"/>
                <w:lang w:val="en-US"/>
              </w:rPr>
              <w:t xml:space="preserve">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Aliancys</w:t>
            </w:r>
            <w:proofErr w:type="spellEnd"/>
            <w:r w:rsidRPr="00113DAD">
              <w:rPr>
                <w:rFonts w:ascii="Arial" w:eastAsia="Times New Roman" w:hAnsi="Arial" w:cs="Arial"/>
                <w:color w:val="000000"/>
                <w:sz w:val="20"/>
                <w:szCs w:val="20"/>
                <w:lang w:val="en-US"/>
              </w:rPr>
              <w:t xml:space="preserve">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Changzhou Pro-tech Trade </w:t>
            </w:r>
            <w:proofErr w:type="spellStart"/>
            <w:proofErr w:type="gramStart"/>
            <w:r w:rsidRPr="00113DAD">
              <w:rPr>
                <w:rFonts w:ascii="Arial" w:eastAsia="Times New Roman" w:hAnsi="Arial" w:cs="Arial"/>
                <w:color w:val="000000"/>
                <w:sz w:val="20"/>
                <w:szCs w:val="20"/>
                <w:lang w:val="en-US"/>
              </w:rPr>
              <w:t>Co.,Ltd</w:t>
            </w:r>
            <w:proofErr w:type="spellEnd"/>
            <w:r w:rsidRPr="00113DAD">
              <w:rPr>
                <w:rFonts w:ascii="Arial" w:eastAsia="Times New Roman" w:hAnsi="Arial" w:cs="Arial"/>
                <w:color w:val="000000"/>
                <w:sz w:val="20"/>
                <w:szCs w:val="20"/>
                <w:lang w:val="en-US"/>
              </w:rPr>
              <w:t>,,</w:t>
            </w:r>
            <w:proofErr w:type="gramEnd"/>
            <w:r w:rsidRPr="00113DAD">
              <w:rPr>
                <w:rFonts w:ascii="Arial" w:eastAsia="Times New Roman" w:hAnsi="Arial" w:cs="Arial"/>
                <w:color w:val="000000"/>
                <w:sz w:val="20"/>
                <w:szCs w:val="20"/>
                <w:lang w:val="en-US"/>
              </w:rPr>
              <w:t xml:space="preserve">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Fiber Craft </w:t>
            </w:r>
            <w:proofErr w:type="spellStart"/>
            <w:r w:rsidRPr="00113DAD">
              <w:rPr>
                <w:rFonts w:ascii="Arial" w:eastAsia="Times New Roman" w:hAnsi="Arial" w:cs="Arial"/>
                <w:color w:val="000000"/>
                <w:sz w:val="20"/>
                <w:szCs w:val="20"/>
                <w:lang w:val="en-US"/>
              </w:rPr>
              <w:t>Inds</w:t>
            </w:r>
            <w:proofErr w:type="spellEnd"/>
            <w:r w:rsidRPr="00113DAD">
              <w:rPr>
                <w:rFonts w:ascii="Arial" w:eastAsia="Times New Roman" w:hAnsi="Arial" w:cs="Arial"/>
                <w:color w:val="000000"/>
                <w:sz w:val="20"/>
                <w:szCs w:val="20"/>
                <w:lang w:val="en-US"/>
              </w:rPr>
              <w:t>.</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B A F </w:t>
            </w:r>
            <w:proofErr w:type="spellStart"/>
            <w:r w:rsidRPr="00113DAD">
              <w:rPr>
                <w:rFonts w:ascii="Arial" w:eastAsia="Times New Roman" w:hAnsi="Arial" w:cs="Arial"/>
                <w:color w:val="000000"/>
                <w:sz w:val="20"/>
                <w:szCs w:val="20"/>
                <w:lang w:val="en-US"/>
              </w:rPr>
              <w:t>F</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Polymech</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China Nonferrous Metal </w:t>
            </w:r>
            <w:proofErr w:type="spellStart"/>
            <w:r w:rsidRPr="00113DAD">
              <w:rPr>
                <w:rFonts w:ascii="Arial" w:eastAsia="Times New Roman" w:hAnsi="Arial" w:cs="Arial"/>
                <w:color w:val="000000"/>
                <w:sz w:val="20"/>
                <w:szCs w:val="20"/>
                <w:lang w:val="en-US"/>
              </w:rPr>
              <w:t>Industrys</w:t>
            </w:r>
            <w:proofErr w:type="spellEnd"/>
            <w:r w:rsidRPr="00113DAD">
              <w:rPr>
                <w:rFonts w:ascii="Arial" w:eastAsia="Times New Roman" w:hAnsi="Arial" w:cs="Arial"/>
                <w:color w:val="000000"/>
                <w:sz w:val="20"/>
                <w:szCs w:val="20"/>
                <w:lang w:val="en-US"/>
              </w:rPr>
              <w:t xml:space="preserve"> Foreign </w:t>
            </w:r>
            <w:proofErr w:type="spellStart"/>
            <w:r w:rsidRPr="00113DAD">
              <w:rPr>
                <w:rFonts w:ascii="Arial" w:eastAsia="Times New Roman" w:hAnsi="Arial" w:cs="Arial"/>
                <w:color w:val="000000"/>
                <w:sz w:val="20"/>
                <w:szCs w:val="20"/>
                <w:lang w:val="en-US"/>
              </w:rPr>
              <w:t>Engineeri</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Edgeng</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Kalinga </w:t>
            </w:r>
            <w:proofErr w:type="spellStart"/>
            <w:r w:rsidRPr="00113DAD">
              <w:rPr>
                <w:rFonts w:ascii="Arial" w:eastAsia="Times New Roman" w:hAnsi="Arial" w:cs="Arial"/>
                <w:color w:val="000000"/>
                <w:sz w:val="20"/>
                <w:szCs w:val="20"/>
                <w:lang w:val="en-US"/>
              </w:rPr>
              <w:t>Inceptum</w:t>
            </w:r>
            <w:proofErr w:type="spellEnd"/>
            <w:r w:rsidRPr="00113DAD">
              <w:rPr>
                <w:rFonts w:ascii="Arial" w:eastAsia="Times New Roman" w:hAnsi="Arial" w:cs="Arial"/>
                <w:color w:val="000000"/>
                <w:sz w:val="20"/>
                <w:szCs w:val="20"/>
                <w:lang w:val="en-US"/>
              </w:rPr>
              <w:t xml:space="preserve">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8"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C4F7198"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w:t>
      </w:r>
      <w:r w:rsidR="00D16404">
        <w:rPr>
          <w:rFonts w:ascii="Arial" w:eastAsia="Arial" w:hAnsi="Arial" w:cs="Arial"/>
          <w:b/>
          <w:bCs/>
          <w:color w:val="000000" w:themeColor="text1"/>
          <w:sz w:val="24"/>
          <w:szCs w:val="24"/>
        </w:rPr>
        <w:t>15</w:t>
      </w:r>
      <w:r w:rsidRPr="00113DAD">
        <w:rPr>
          <w:rFonts w:ascii="Arial" w:eastAsia="Arial" w:hAnsi="Arial" w:cs="Arial"/>
          <w:b/>
          <w:bCs/>
          <w:color w:val="000000" w:themeColor="text1"/>
          <w:sz w:val="24"/>
          <w:szCs w:val="24"/>
        </w:rPr>
        <w:t>.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437" w:type="dxa"/>
        <w:jc w:val="center"/>
        <w:tblLayout w:type="fixed"/>
        <w:tblCellMar>
          <w:left w:w="0" w:type="dxa"/>
          <w:right w:w="0" w:type="dxa"/>
        </w:tblCellMar>
        <w:tblLook w:val="0600" w:firstRow="0" w:lastRow="0" w:firstColumn="0" w:lastColumn="0" w:noHBand="1" w:noVBand="1"/>
      </w:tblPr>
      <w:tblGrid>
        <w:gridCol w:w="982"/>
        <w:gridCol w:w="775"/>
        <w:gridCol w:w="780"/>
        <w:gridCol w:w="776"/>
        <w:gridCol w:w="780"/>
        <w:gridCol w:w="780"/>
        <w:gridCol w:w="784"/>
        <w:gridCol w:w="832"/>
        <w:gridCol w:w="798"/>
        <w:gridCol w:w="767"/>
        <w:gridCol w:w="763"/>
        <w:gridCol w:w="802"/>
        <w:gridCol w:w="818"/>
      </w:tblGrid>
      <w:tr w:rsidR="00C52EDF" w:rsidRPr="00113DAD" w14:paraId="1F0B925B" w14:textId="77777777" w:rsidTr="00B57048">
        <w:trPr>
          <w:trHeight w:val="615"/>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55"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56"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64"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6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62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B57048">
        <w:trPr>
          <w:trHeight w:val="806"/>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75"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76"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4"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9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63"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0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9"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9V45i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sidRPr="007937F6">
        <w:rPr>
          <w:rFonts w:ascii="Arial" w:eastAsia="Arial" w:hAnsi="Arial" w:cs="Arial"/>
          <w:b/>
          <w:bCs/>
          <w:color w:val="000000" w:themeColor="text1"/>
          <w:sz w:val="24"/>
          <w:szCs w:val="24"/>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200"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BDQBQW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52B8771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w:t>
      </w:r>
      <w:r w:rsidR="00D16404">
        <w:rPr>
          <w:rFonts w:ascii="Arial" w:eastAsia="Arial" w:hAnsi="Arial" w:cs="Arial"/>
          <w:b/>
          <w:bCs/>
          <w:sz w:val="24"/>
          <w:szCs w:val="24"/>
        </w:rPr>
        <w:t>6.</w:t>
      </w:r>
      <w:r>
        <w:rPr>
          <w:rFonts w:ascii="Arial" w:eastAsia="Arial" w:hAnsi="Arial" w:cs="Arial"/>
          <w:b/>
          <w:bCs/>
          <w:sz w:val="24"/>
          <w:szCs w:val="24"/>
        </w:rPr>
        <w:t xml:space="preserve"> Suggested Capacities</w:t>
      </w:r>
    </w:p>
    <w:p w14:paraId="7301CF78" w14:textId="236B95D3"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w:t>
      </w:r>
      <w:proofErr w:type="spellStart"/>
      <w:r w:rsidRPr="00B03E75">
        <w:rPr>
          <w:rFonts w:ascii="Arial" w:hAnsi="Arial" w:cs="Arial"/>
        </w:rPr>
        <w:t>tonnes</w:t>
      </w:r>
      <w:proofErr w:type="spellEnd"/>
      <w:r w:rsidRPr="00B03E75">
        <w:rPr>
          <w:rFonts w:ascii="Arial" w:hAnsi="Arial" w:cs="Arial"/>
        </w:rPr>
        <w:t xml:space="preserve">.  Top five producers account for 54 percent of the total capacity. Regional analysis indicates surplus in Northeast Asia, and deficit in Indian Sub-continent, Europe, South America, Middle </w:t>
      </w:r>
      <w:r w:rsidR="00CD321F" w:rsidRPr="00B03E75">
        <w:rPr>
          <w:rFonts w:ascii="Arial" w:hAnsi="Arial" w:cs="Arial"/>
        </w:rPr>
        <w:t>East,</w:t>
      </w:r>
      <w:r w:rsidRPr="00B03E75">
        <w:rPr>
          <w:rFonts w:ascii="Arial" w:hAnsi="Arial" w:cs="Arial"/>
        </w:rPr>
        <w:t xml:space="preserve">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 xml:space="preserve">Present capacity in the country is 4.84 thousand </w:t>
      </w:r>
      <w:proofErr w:type="spellStart"/>
      <w:r w:rsidRPr="00B03E75">
        <w:rPr>
          <w:rFonts w:ascii="Arial" w:hAnsi="Arial" w:cs="Arial"/>
        </w:rPr>
        <w:t>tonnes</w:t>
      </w:r>
      <w:proofErr w:type="spellEnd"/>
      <w:r w:rsidRPr="00B03E75">
        <w:rPr>
          <w:rFonts w:ascii="Arial" w:hAnsi="Arial" w:cs="Arial"/>
        </w:rPr>
        <w:t xml:space="preserve">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India is expected to remain a deficit area and likely to increase from present level of 7.16 thousand </w:t>
      </w:r>
      <w:proofErr w:type="spellStart"/>
      <w:r w:rsidRPr="00B03E75">
        <w:rPr>
          <w:rFonts w:ascii="Arial" w:hAnsi="Arial" w:cs="Arial"/>
        </w:rPr>
        <w:t>tonnes</w:t>
      </w:r>
      <w:proofErr w:type="spellEnd"/>
      <w:r w:rsidRPr="00B03E75">
        <w:rPr>
          <w:rFonts w:ascii="Arial" w:hAnsi="Arial" w:cs="Arial"/>
        </w:rPr>
        <w:t xml:space="preserve"> per annum to 24.74 thousand </w:t>
      </w:r>
      <w:proofErr w:type="spellStart"/>
      <w:r w:rsidRPr="00B03E75">
        <w:rPr>
          <w:rFonts w:ascii="Arial" w:hAnsi="Arial" w:cs="Arial"/>
        </w:rPr>
        <w:t>tonnes</w:t>
      </w:r>
      <w:proofErr w:type="spellEnd"/>
      <w:r w:rsidRPr="00B03E75">
        <w:rPr>
          <w:rFonts w:ascii="Arial" w:hAnsi="Arial" w:cs="Arial"/>
        </w:rPr>
        <w:t xml:space="preserve">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w:t>
      </w:r>
      <w:proofErr w:type="spellStart"/>
      <w:r w:rsidRPr="00B03E75">
        <w:rPr>
          <w:rFonts w:ascii="Arial" w:hAnsi="Arial" w:cs="Arial"/>
        </w:rPr>
        <w:t>tonnes</w:t>
      </w:r>
      <w:proofErr w:type="spellEnd"/>
      <w:r w:rsidRPr="00B03E75">
        <w:rPr>
          <w:rFonts w:ascii="Arial" w:hAnsi="Arial" w:cs="Arial"/>
        </w:rPr>
        <w:t xml:space="preserve">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2D6B89B"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RIL may consider setting-up a 30 thousand </w:t>
      </w:r>
      <w:proofErr w:type="spellStart"/>
      <w:r w:rsidRPr="00B03E75">
        <w:rPr>
          <w:rFonts w:ascii="Arial" w:hAnsi="Arial" w:cs="Arial"/>
        </w:rPr>
        <w:t>tonnes</w:t>
      </w:r>
      <w:proofErr w:type="spellEnd"/>
      <w:r w:rsidRPr="00B03E75">
        <w:rPr>
          <w:rFonts w:ascii="Arial" w:hAnsi="Arial" w:cs="Arial"/>
        </w:rPr>
        <w:t xml:space="preserve"> vinyl ester resin </w:t>
      </w:r>
      <w:r w:rsidR="009B2E78" w:rsidRPr="00B03E75">
        <w:rPr>
          <w:rFonts w:ascii="Arial" w:hAnsi="Arial" w:cs="Arial"/>
        </w:rPr>
        <w:t>unit as</w:t>
      </w:r>
      <w:r w:rsidRPr="00B03E75">
        <w:rPr>
          <w:rFonts w:ascii="Arial" w:hAnsi="Arial" w:cs="Arial"/>
        </w:rPr>
        <w:t xml:space="preserve"> enough scope exists from demand – supply point of view.  However, before taking up this decision,</w:t>
      </w:r>
      <w:r w:rsidR="009B2E78">
        <w:rPr>
          <w:rFonts w:ascii="Arial" w:hAnsi="Arial" w:cs="Arial"/>
        </w:rPr>
        <w:t xml:space="preserve"> </w:t>
      </w:r>
      <w:r w:rsidRPr="00B03E75">
        <w:rPr>
          <w:rFonts w:ascii="Arial" w:hAnsi="Arial" w:cs="Arial"/>
        </w:rPr>
        <w:t>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lastRenderedPageBreak/>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2340E08" w:rsidR="00B03E75" w:rsidRPr="00B03E75" w:rsidRDefault="00B03E75" w:rsidP="00F14E20">
      <w:pPr>
        <w:pStyle w:val="Default"/>
        <w:numPr>
          <w:ilvl w:val="0"/>
          <w:numId w:val="19"/>
        </w:numPr>
        <w:spacing w:line="360" w:lineRule="auto"/>
        <w:jc w:val="both"/>
        <w:rPr>
          <w:rFonts w:ascii="Arial" w:hAnsi="Arial" w:cs="Arial"/>
        </w:rPr>
      </w:pPr>
      <w:r>
        <w:rPr>
          <w:rFonts w:ascii="Arial" w:hAnsi="Arial" w:cs="Arial"/>
        </w:rPr>
        <w:t>R</w:t>
      </w:r>
      <w:r w:rsidR="00561428">
        <w:rPr>
          <w:rFonts w:ascii="Arial" w:hAnsi="Arial" w:cs="Arial"/>
        </w:rPr>
        <w:t>eliance Industries Ltd</w:t>
      </w:r>
      <w:r>
        <w:rPr>
          <w:rFonts w:ascii="Arial" w:hAnsi="Arial" w:cs="Arial"/>
        </w:rPr>
        <w:t xml:space="preserve">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18" w:type="dxa"/>
        <w:tblLook w:val="0420" w:firstRow="1" w:lastRow="0" w:firstColumn="0" w:lastColumn="0" w:noHBand="0" w:noVBand="1"/>
      </w:tblPr>
      <w:tblGrid>
        <w:gridCol w:w="2333"/>
        <w:gridCol w:w="2186"/>
        <w:gridCol w:w="2544"/>
        <w:gridCol w:w="3155"/>
      </w:tblGrid>
      <w:tr w:rsidR="00561428" w:rsidRPr="00561428" w14:paraId="2B291A85" w14:textId="77777777" w:rsidTr="00561428">
        <w:trPr>
          <w:trHeight w:val="900"/>
        </w:trPr>
        <w:tc>
          <w:tcPr>
            <w:tcW w:w="2333"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3C19B13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Name of the Product (KTPA)</w:t>
            </w:r>
          </w:p>
        </w:tc>
        <w:tc>
          <w:tcPr>
            <w:tcW w:w="2186" w:type="dxa"/>
            <w:tcBorders>
              <w:top w:val="single" w:sz="8" w:space="0" w:color="FFC000"/>
              <w:left w:val="nil"/>
              <w:bottom w:val="single" w:sz="12" w:space="0" w:color="FFC000"/>
              <w:right w:val="single" w:sz="8" w:space="0" w:color="FFC000"/>
            </w:tcBorders>
            <w:shd w:val="clear" w:color="auto" w:fill="auto"/>
            <w:vAlign w:val="center"/>
            <w:hideMark/>
          </w:tcPr>
          <w:p w14:paraId="40AF8C94"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2023</w:t>
            </w:r>
          </w:p>
        </w:tc>
        <w:tc>
          <w:tcPr>
            <w:tcW w:w="2544" w:type="dxa"/>
            <w:tcBorders>
              <w:top w:val="single" w:sz="8" w:space="0" w:color="FFC000"/>
              <w:left w:val="nil"/>
              <w:bottom w:val="single" w:sz="12" w:space="0" w:color="FFC000"/>
              <w:right w:val="single" w:sz="8" w:space="0" w:color="FFC000"/>
            </w:tcBorders>
            <w:shd w:val="clear" w:color="auto" w:fill="auto"/>
            <w:vAlign w:val="center"/>
            <w:hideMark/>
          </w:tcPr>
          <w:p w14:paraId="29B0D332"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2027</w:t>
            </w:r>
          </w:p>
        </w:tc>
        <w:tc>
          <w:tcPr>
            <w:tcW w:w="3155" w:type="dxa"/>
            <w:tcBorders>
              <w:top w:val="single" w:sz="8" w:space="0" w:color="FFC000"/>
              <w:left w:val="nil"/>
              <w:bottom w:val="single" w:sz="12" w:space="0" w:color="FFC000"/>
              <w:right w:val="single" w:sz="8" w:space="0" w:color="FFC000"/>
            </w:tcBorders>
            <w:shd w:val="clear" w:color="auto" w:fill="auto"/>
            <w:vAlign w:val="center"/>
            <w:hideMark/>
          </w:tcPr>
          <w:p w14:paraId="7FA2FF4D"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Total</w:t>
            </w:r>
          </w:p>
        </w:tc>
      </w:tr>
      <w:tr w:rsidR="00561428" w:rsidRPr="00561428" w14:paraId="530B4E92" w14:textId="77777777" w:rsidTr="00561428">
        <w:trPr>
          <w:trHeight w:val="908"/>
        </w:trPr>
        <w:tc>
          <w:tcPr>
            <w:tcW w:w="2333" w:type="dxa"/>
            <w:tcBorders>
              <w:top w:val="nil"/>
              <w:left w:val="single" w:sz="8" w:space="0" w:color="FFC000"/>
              <w:bottom w:val="single" w:sz="8" w:space="0" w:color="FFC000"/>
              <w:right w:val="single" w:sz="8" w:space="0" w:color="FFC000"/>
            </w:tcBorders>
            <w:shd w:val="clear" w:color="000000" w:fill="FFF4E7"/>
            <w:vAlign w:val="center"/>
            <w:hideMark/>
          </w:tcPr>
          <w:p w14:paraId="62EB295F"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Unsaturated Polyester Resin</w:t>
            </w:r>
          </w:p>
        </w:tc>
        <w:tc>
          <w:tcPr>
            <w:tcW w:w="2186" w:type="dxa"/>
            <w:tcBorders>
              <w:top w:val="nil"/>
              <w:left w:val="nil"/>
              <w:bottom w:val="single" w:sz="8" w:space="0" w:color="FFC000"/>
              <w:right w:val="single" w:sz="8" w:space="0" w:color="FFC000"/>
            </w:tcBorders>
            <w:shd w:val="clear" w:color="000000" w:fill="FFF4E7"/>
            <w:vAlign w:val="center"/>
            <w:hideMark/>
          </w:tcPr>
          <w:p w14:paraId="729EFF2B"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2544" w:type="dxa"/>
            <w:tcBorders>
              <w:top w:val="nil"/>
              <w:left w:val="nil"/>
              <w:bottom w:val="single" w:sz="8" w:space="0" w:color="FFC000"/>
              <w:right w:val="single" w:sz="8" w:space="0" w:color="FFC000"/>
            </w:tcBorders>
            <w:shd w:val="clear" w:color="000000" w:fill="FFF4E7"/>
            <w:vAlign w:val="center"/>
            <w:hideMark/>
          </w:tcPr>
          <w:p w14:paraId="58B016C5"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3155" w:type="dxa"/>
            <w:tcBorders>
              <w:top w:val="nil"/>
              <w:left w:val="nil"/>
              <w:bottom w:val="single" w:sz="8" w:space="0" w:color="FFC000"/>
              <w:right w:val="single" w:sz="8" w:space="0" w:color="FFC000"/>
            </w:tcBorders>
            <w:shd w:val="clear" w:color="000000" w:fill="FFF4E7"/>
            <w:vAlign w:val="center"/>
            <w:hideMark/>
          </w:tcPr>
          <w:p w14:paraId="76667109"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50</w:t>
            </w:r>
          </w:p>
        </w:tc>
      </w:tr>
      <w:tr w:rsidR="00561428" w:rsidRPr="00561428" w14:paraId="228823A7" w14:textId="77777777" w:rsidTr="00561428">
        <w:trPr>
          <w:trHeight w:val="543"/>
        </w:trPr>
        <w:tc>
          <w:tcPr>
            <w:tcW w:w="2333" w:type="dxa"/>
            <w:tcBorders>
              <w:top w:val="nil"/>
              <w:left w:val="single" w:sz="8" w:space="0" w:color="FFC000"/>
              <w:bottom w:val="single" w:sz="8" w:space="0" w:color="FFC000"/>
              <w:right w:val="single" w:sz="8" w:space="0" w:color="FFC000"/>
            </w:tcBorders>
            <w:shd w:val="clear" w:color="auto" w:fill="auto"/>
            <w:vAlign w:val="center"/>
            <w:hideMark/>
          </w:tcPr>
          <w:p w14:paraId="73D20AE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Vinyl Ester Resin</w:t>
            </w:r>
          </w:p>
        </w:tc>
        <w:tc>
          <w:tcPr>
            <w:tcW w:w="2186" w:type="dxa"/>
            <w:tcBorders>
              <w:top w:val="nil"/>
              <w:left w:val="nil"/>
              <w:bottom w:val="single" w:sz="8" w:space="0" w:color="FFC000"/>
              <w:right w:val="single" w:sz="8" w:space="0" w:color="FFC000"/>
            </w:tcBorders>
            <w:shd w:val="clear" w:color="auto" w:fill="auto"/>
            <w:vAlign w:val="center"/>
            <w:hideMark/>
          </w:tcPr>
          <w:p w14:paraId="5BF863C1"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2544" w:type="dxa"/>
            <w:tcBorders>
              <w:top w:val="nil"/>
              <w:left w:val="nil"/>
              <w:bottom w:val="single" w:sz="8" w:space="0" w:color="FFC000"/>
              <w:right w:val="single" w:sz="8" w:space="0" w:color="FFC000"/>
            </w:tcBorders>
            <w:shd w:val="clear" w:color="auto" w:fill="auto"/>
            <w:vAlign w:val="center"/>
            <w:hideMark/>
          </w:tcPr>
          <w:p w14:paraId="6317D36E"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3155" w:type="dxa"/>
            <w:tcBorders>
              <w:top w:val="nil"/>
              <w:left w:val="nil"/>
              <w:bottom w:val="single" w:sz="8" w:space="0" w:color="FFC000"/>
              <w:right w:val="single" w:sz="8" w:space="0" w:color="FFC000"/>
            </w:tcBorders>
            <w:shd w:val="clear" w:color="auto" w:fill="auto"/>
            <w:vAlign w:val="center"/>
            <w:hideMark/>
          </w:tcPr>
          <w:p w14:paraId="24170784"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30</w:t>
            </w:r>
          </w:p>
        </w:tc>
      </w:tr>
    </w:tbl>
    <w:p w14:paraId="15CC5166" w14:textId="4FF16348" w:rsidR="00B03E75" w:rsidRDefault="00B03E75" w:rsidP="005B76D3">
      <w:pPr>
        <w:tabs>
          <w:tab w:val="left" w:pos="1365"/>
        </w:tabs>
        <w:spacing w:line="360" w:lineRule="auto"/>
        <w:jc w:val="both"/>
        <w:rPr>
          <w:rFonts w:ascii="Arial" w:hAnsi="Arial" w:cs="Arial"/>
          <w:sz w:val="24"/>
          <w:szCs w:val="24"/>
        </w:rPr>
      </w:pPr>
    </w:p>
    <w:p w14:paraId="7A7A9586" w14:textId="4BC723C0" w:rsidR="00D16404" w:rsidRDefault="00D16404" w:rsidP="005B76D3">
      <w:pPr>
        <w:tabs>
          <w:tab w:val="left" w:pos="1365"/>
        </w:tabs>
        <w:spacing w:line="360" w:lineRule="auto"/>
        <w:jc w:val="both"/>
        <w:rPr>
          <w:rFonts w:ascii="Arial" w:hAnsi="Arial" w:cs="Arial"/>
          <w:sz w:val="24"/>
          <w:szCs w:val="24"/>
        </w:rPr>
      </w:pPr>
    </w:p>
    <w:p w14:paraId="31B35025" w14:textId="47167BA6" w:rsidR="00D16404" w:rsidRDefault="00D16404" w:rsidP="005B76D3">
      <w:pPr>
        <w:tabs>
          <w:tab w:val="left" w:pos="1365"/>
        </w:tabs>
        <w:spacing w:line="360" w:lineRule="auto"/>
        <w:jc w:val="both"/>
        <w:rPr>
          <w:rFonts w:ascii="Arial" w:hAnsi="Arial" w:cs="Arial"/>
          <w:sz w:val="24"/>
          <w:szCs w:val="24"/>
        </w:rPr>
      </w:pPr>
    </w:p>
    <w:p w14:paraId="449271D6" w14:textId="4125F31D" w:rsidR="00D16404" w:rsidRDefault="00D16404" w:rsidP="005B76D3">
      <w:pPr>
        <w:tabs>
          <w:tab w:val="left" w:pos="1365"/>
        </w:tabs>
        <w:spacing w:line="360" w:lineRule="auto"/>
        <w:jc w:val="both"/>
        <w:rPr>
          <w:rFonts w:ascii="Arial" w:hAnsi="Arial" w:cs="Arial"/>
          <w:sz w:val="24"/>
          <w:szCs w:val="24"/>
        </w:rPr>
      </w:pPr>
    </w:p>
    <w:p w14:paraId="67EC673D" w14:textId="734188D7" w:rsidR="00D16404" w:rsidRDefault="00D16404" w:rsidP="005B76D3">
      <w:pPr>
        <w:tabs>
          <w:tab w:val="left" w:pos="1365"/>
        </w:tabs>
        <w:spacing w:line="360" w:lineRule="auto"/>
        <w:jc w:val="both"/>
        <w:rPr>
          <w:rFonts w:ascii="Arial" w:hAnsi="Arial" w:cs="Arial"/>
          <w:sz w:val="24"/>
          <w:szCs w:val="24"/>
        </w:rPr>
      </w:pPr>
    </w:p>
    <w:p w14:paraId="342B9FB6" w14:textId="089AC97C" w:rsidR="00D16404" w:rsidRDefault="00D16404" w:rsidP="005B76D3">
      <w:pPr>
        <w:tabs>
          <w:tab w:val="left" w:pos="1365"/>
        </w:tabs>
        <w:spacing w:line="360" w:lineRule="auto"/>
        <w:jc w:val="both"/>
        <w:rPr>
          <w:rFonts w:ascii="Arial" w:hAnsi="Arial" w:cs="Arial"/>
          <w:sz w:val="24"/>
          <w:szCs w:val="24"/>
        </w:rPr>
      </w:pPr>
    </w:p>
    <w:p w14:paraId="35304EA6" w14:textId="1945FD6A" w:rsidR="00D16404" w:rsidRDefault="00D16404" w:rsidP="005B76D3">
      <w:pPr>
        <w:tabs>
          <w:tab w:val="left" w:pos="1365"/>
        </w:tabs>
        <w:spacing w:line="360" w:lineRule="auto"/>
        <w:jc w:val="both"/>
        <w:rPr>
          <w:rFonts w:ascii="Arial" w:hAnsi="Arial" w:cs="Arial"/>
          <w:sz w:val="24"/>
          <w:szCs w:val="24"/>
        </w:rPr>
      </w:pPr>
    </w:p>
    <w:p w14:paraId="2D178D72" w14:textId="7B9A2241" w:rsidR="00D16404" w:rsidRDefault="00D16404" w:rsidP="005B76D3">
      <w:pPr>
        <w:tabs>
          <w:tab w:val="left" w:pos="1365"/>
        </w:tabs>
        <w:spacing w:line="360" w:lineRule="auto"/>
        <w:jc w:val="both"/>
        <w:rPr>
          <w:rFonts w:ascii="Arial" w:hAnsi="Arial" w:cs="Arial"/>
          <w:sz w:val="24"/>
          <w:szCs w:val="24"/>
        </w:rPr>
      </w:pPr>
    </w:p>
    <w:p w14:paraId="632121A1" w14:textId="09140DCF" w:rsidR="00D16404" w:rsidRDefault="00D16404" w:rsidP="005B76D3">
      <w:pPr>
        <w:tabs>
          <w:tab w:val="left" w:pos="1365"/>
        </w:tabs>
        <w:spacing w:line="360" w:lineRule="auto"/>
        <w:jc w:val="both"/>
        <w:rPr>
          <w:rFonts w:ascii="Arial" w:hAnsi="Arial" w:cs="Arial"/>
          <w:sz w:val="24"/>
          <w:szCs w:val="24"/>
        </w:rPr>
      </w:pPr>
    </w:p>
    <w:p w14:paraId="61627C63" w14:textId="1A4AD907" w:rsidR="00D16404" w:rsidRDefault="00D16404" w:rsidP="005B76D3">
      <w:pPr>
        <w:tabs>
          <w:tab w:val="left" w:pos="1365"/>
        </w:tabs>
        <w:spacing w:line="360" w:lineRule="auto"/>
        <w:jc w:val="both"/>
        <w:rPr>
          <w:rFonts w:ascii="Arial" w:hAnsi="Arial" w:cs="Arial"/>
          <w:sz w:val="24"/>
          <w:szCs w:val="24"/>
        </w:rPr>
      </w:pPr>
    </w:p>
    <w:p w14:paraId="4474AD12" w14:textId="4B2068F9" w:rsidR="00D16404" w:rsidRDefault="00D16404" w:rsidP="005B76D3">
      <w:pPr>
        <w:tabs>
          <w:tab w:val="left" w:pos="1365"/>
        </w:tabs>
        <w:spacing w:line="360" w:lineRule="auto"/>
        <w:jc w:val="both"/>
        <w:rPr>
          <w:rFonts w:ascii="Arial" w:hAnsi="Arial" w:cs="Arial"/>
          <w:sz w:val="24"/>
          <w:szCs w:val="24"/>
        </w:rPr>
      </w:pPr>
    </w:p>
    <w:p w14:paraId="356805B4" w14:textId="72AF9DC8" w:rsidR="00D16404" w:rsidRDefault="00D16404" w:rsidP="005B76D3">
      <w:pPr>
        <w:tabs>
          <w:tab w:val="left" w:pos="1365"/>
        </w:tabs>
        <w:spacing w:line="360" w:lineRule="auto"/>
        <w:jc w:val="both"/>
        <w:rPr>
          <w:rFonts w:ascii="Arial" w:hAnsi="Arial" w:cs="Arial"/>
          <w:sz w:val="24"/>
          <w:szCs w:val="24"/>
        </w:rPr>
      </w:pPr>
    </w:p>
    <w:p w14:paraId="5645083A" w14:textId="31597B9A" w:rsidR="00D16404" w:rsidRDefault="00D16404" w:rsidP="005B76D3">
      <w:pPr>
        <w:tabs>
          <w:tab w:val="left" w:pos="1365"/>
        </w:tabs>
        <w:spacing w:line="360" w:lineRule="auto"/>
        <w:jc w:val="both"/>
        <w:rPr>
          <w:rFonts w:ascii="Arial" w:hAnsi="Arial" w:cs="Arial"/>
          <w:sz w:val="24"/>
          <w:szCs w:val="24"/>
        </w:rPr>
      </w:pPr>
    </w:p>
    <w:p w14:paraId="6A71E1E9" w14:textId="0D92C1A1"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 Setup Related Details</w:t>
      </w:r>
    </w:p>
    <w:p w14:paraId="2DF4A201" w14:textId="6CBAFAFF"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w:t>
      </w:r>
      <w:r w:rsidR="00D16404">
        <w:rPr>
          <w:rFonts w:ascii="Arial" w:hAnsi="Arial" w:cs="Arial"/>
          <w:b/>
          <w:bCs/>
          <w:sz w:val="24"/>
          <w:szCs w:val="24"/>
        </w:rPr>
        <w:t>1</w:t>
      </w:r>
      <w:r w:rsidRPr="00B31E3A">
        <w:rPr>
          <w:rFonts w:ascii="Arial" w:hAnsi="Arial" w:cs="Arial"/>
          <w:b/>
          <w:bCs/>
          <w:sz w:val="24"/>
          <w:szCs w:val="24"/>
        </w:rPr>
        <w:t>.1.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Amine Accelerated 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1"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37302D6A"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2"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w:t>
      </w:r>
      <w:r w:rsidR="00D16404">
        <w:rPr>
          <w:rFonts w:ascii="Arial" w:hAnsi="Arial" w:cs="Arial"/>
          <w:b/>
          <w:bCs/>
          <w:sz w:val="24"/>
          <w:szCs w:val="24"/>
        </w:rPr>
        <w:t>2.</w:t>
      </w:r>
      <w:r>
        <w:rPr>
          <w:rFonts w:ascii="Arial" w:hAnsi="Arial" w:cs="Arial"/>
          <w:b/>
          <w:bCs/>
          <w:sz w:val="24"/>
          <w:szCs w:val="24"/>
        </w:rPr>
        <w:t xml:space="preserve">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w:t>
      </w:r>
      <w:r w:rsidRPr="000B521B">
        <w:rPr>
          <w:rFonts w:ascii="Arial" w:eastAsiaTheme="minorHAnsi" w:hAnsi="Arial" w:cs="Arial"/>
          <w:b w:val="0"/>
          <w:bCs w:val="0"/>
          <w:kern w:val="0"/>
          <w:sz w:val="24"/>
          <w:szCs w:val="24"/>
          <w:lang w:eastAsia="en-US"/>
        </w:rPr>
        <w:lastRenderedPageBreak/>
        <w:t xml:space="preserve">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w:t>
      </w:r>
      <w:proofErr w:type="gramStart"/>
      <w:r>
        <w:rPr>
          <w:rFonts w:ascii="Arial" w:hAnsi="Arial" w:cs="Arial"/>
          <w:b w:val="0"/>
          <w:bCs w:val="0"/>
          <w:sz w:val="24"/>
          <w:szCs w:val="24"/>
        </w:rPr>
        <w:t>make</w:t>
      </w:r>
      <w:proofErr w:type="gramEnd"/>
      <w:r>
        <w:rPr>
          <w:rFonts w:ascii="Arial" w:hAnsi="Arial" w:cs="Arial"/>
          <w:b w:val="0"/>
          <w:bCs w:val="0"/>
          <w:sz w:val="24"/>
          <w:szCs w:val="24"/>
        </w:rPr>
        <w:t xml:space="preserv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40E6D592" w14:textId="0AFCFC15"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3141EF5" w:rsidR="00695ED4" w:rsidRDefault="00695ED4" w:rsidP="00695ED4">
      <w:pPr>
        <w:rPr>
          <w:rFonts w:ascii="Arial" w:hAnsi="Arial" w:cs="Arial"/>
          <w:b/>
          <w:bCs/>
          <w:lang w:val="en-US"/>
        </w:rPr>
      </w:pPr>
    </w:p>
    <w:p w14:paraId="65F48946" w14:textId="71432E66" w:rsidR="00B57048" w:rsidRDefault="00B57048" w:rsidP="00695ED4">
      <w:pPr>
        <w:rPr>
          <w:rFonts w:ascii="Arial" w:hAnsi="Arial" w:cs="Arial"/>
          <w:b/>
          <w:bCs/>
          <w:lang w:val="en-US"/>
        </w:rPr>
      </w:pPr>
    </w:p>
    <w:p w14:paraId="3957F571" w14:textId="77777777" w:rsidR="00B57048" w:rsidRPr="000B521B" w:rsidRDefault="00B57048" w:rsidP="00695ED4">
      <w:pPr>
        <w:rPr>
          <w:rFonts w:ascii="Arial" w:hAnsi="Arial" w:cs="Arial"/>
          <w:b/>
          <w:bCs/>
          <w:lang w:val="en-US"/>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lastRenderedPageBreak/>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6B715F2" w14:textId="5FA4C621" w:rsidR="00153617" w:rsidRDefault="00153617" w:rsidP="00695ED4">
      <w:pPr>
        <w:rPr>
          <w:rFonts w:ascii="Arial" w:hAnsi="Arial" w:cs="Arial"/>
          <w:b/>
          <w:bCs/>
          <w:sz w:val="24"/>
          <w:szCs w:val="24"/>
          <w:lang w:val="en-US"/>
        </w:rPr>
      </w:pPr>
    </w:p>
    <w:p w14:paraId="4F42C3DC" w14:textId="4E4B0251" w:rsidR="00D16404" w:rsidRDefault="00D16404" w:rsidP="00695ED4">
      <w:pPr>
        <w:rPr>
          <w:rFonts w:ascii="Arial" w:hAnsi="Arial" w:cs="Arial"/>
          <w:b/>
          <w:bCs/>
          <w:sz w:val="24"/>
          <w:szCs w:val="24"/>
          <w:lang w:val="en-US"/>
        </w:rPr>
      </w:pPr>
    </w:p>
    <w:p w14:paraId="2EA4A9DB" w14:textId="7E14F485" w:rsidR="00D16404" w:rsidRDefault="00D16404" w:rsidP="00695ED4">
      <w:pPr>
        <w:rPr>
          <w:rFonts w:ascii="Arial" w:hAnsi="Arial" w:cs="Arial"/>
          <w:b/>
          <w:bCs/>
          <w:sz w:val="24"/>
          <w:szCs w:val="24"/>
          <w:lang w:val="en-US"/>
        </w:rPr>
      </w:pPr>
    </w:p>
    <w:p w14:paraId="04F59AD7" w14:textId="5D41DBC8" w:rsidR="00D16404" w:rsidRDefault="00D16404" w:rsidP="00695ED4">
      <w:pPr>
        <w:rPr>
          <w:rFonts w:ascii="Arial" w:hAnsi="Arial" w:cs="Arial"/>
          <w:b/>
          <w:bCs/>
          <w:sz w:val="24"/>
          <w:szCs w:val="24"/>
          <w:lang w:val="en-US"/>
        </w:rPr>
      </w:pPr>
    </w:p>
    <w:p w14:paraId="429971E8" w14:textId="13B39A7D" w:rsidR="00D16404" w:rsidRDefault="00D16404" w:rsidP="00695ED4">
      <w:pPr>
        <w:rPr>
          <w:rFonts w:ascii="Arial" w:hAnsi="Arial" w:cs="Arial"/>
          <w:b/>
          <w:bCs/>
          <w:sz w:val="24"/>
          <w:szCs w:val="24"/>
          <w:lang w:val="en-US"/>
        </w:rPr>
      </w:pPr>
    </w:p>
    <w:p w14:paraId="6C3A72A4" w14:textId="194CF77D" w:rsidR="00D16404" w:rsidRDefault="00D16404" w:rsidP="00695ED4">
      <w:pPr>
        <w:rPr>
          <w:rFonts w:ascii="Arial" w:hAnsi="Arial" w:cs="Arial"/>
          <w:b/>
          <w:bCs/>
          <w:sz w:val="24"/>
          <w:szCs w:val="24"/>
          <w:lang w:val="en-US"/>
        </w:rPr>
      </w:pPr>
    </w:p>
    <w:p w14:paraId="38BF3E44" w14:textId="1BC497F6" w:rsidR="00D16404" w:rsidRDefault="00D16404" w:rsidP="00695ED4">
      <w:pPr>
        <w:rPr>
          <w:rFonts w:ascii="Arial" w:hAnsi="Arial" w:cs="Arial"/>
          <w:b/>
          <w:bCs/>
          <w:sz w:val="24"/>
          <w:szCs w:val="24"/>
          <w:lang w:val="en-US"/>
        </w:rPr>
      </w:pPr>
    </w:p>
    <w:p w14:paraId="6006895D" w14:textId="75D09C2F" w:rsidR="00D16404" w:rsidRDefault="00D16404" w:rsidP="00695ED4">
      <w:pPr>
        <w:rPr>
          <w:rFonts w:ascii="Arial" w:hAnsi="Arial" w:cs="Arial"/>
          <w:b/>
          <w:bCs/>
          <w:sz w:val="24"/>
          <w:szCs w:val="24"/>
          <w:lang w:val="en-US"/>
        </w:rPr>
      </w:pPr>
    </w:p>
    <w:p w14:paraId="5F04AA63" w14:textId="510986C8" w:rsidR="00D16404" w:rsidRDefault="00D16404" w:rsidP="00695ED4">
      <w:pPr>
        <w:rPr>
          <w:rFonts w:ascii="Arial" w:hAnsi="Arial" w:cs="Arial"/>
          <w:b/>
          <w:bCs/>
          <w:sz w:val="24"/>
          <w:szCs w:val="24"/>
          <w:lang w:val="en-US"/>
        </w:rPr>
      </w:pPr>
    </w:p>
    <w:p w14:paraId="7584994B" w14:textId="7AF9CF00" w:rsidR="00D16404" w:rsidRDefault="00D16404" w:rsidP="00695ED4">
      <w:pPr>
        <w:rPr>
          <w:rFonts w:ascii="Arial" w:hAnsi="Arial" w:cs="Arial"/>
          <w:b/>
          <w:bCs/>
          <w:sz w:val="24"/>
          <w:szCs w:val="24"/>
          <w:lang w:val="en-US"/>
        </w:rPr>
      </w:pPr>
    </w:p>
    <w:p w14:paraId="5C871D79" w14:textId="46828924" w:rsidR="00D16404" w:rsidRDefault="00D16404" w:rsidP="00695ED4">
      <w:pPr>
        <w:rPr>
          <w:rFonts w:ascii="Arial" w:hAnsi="Arial" w:cs="Arial"/>
          <w:b/>
          <w:bCs/>
          <w:sz w:val="24"/>
          <w:szCs w:val="24"/>
          <w:lang w:val="en-US"/>
        </w:rPr>
      </w:pPr>
    </w:p>
    <w:p w14:paraId="18D41048" w14:textId="1A816AB5" w:rsidR="00D16404" w:rsidRDefault="00D16404" w:rsidP="00695ED4">
      <w:pPr>
        <w:rPr>
          <w:rFonts w:ascii="Arial" w:hAnsi="Arial" w:cs="Arial"/>
          <w:b/>
          <w:bCs/>
          <w:sz w:val="24"/>
          <w:szCs w:val="24"/>
          <w:lang w:val="en-US"/>
        </w:rPr>
      </w:pPr>
    </w:p>
    <w:p w14:paraId="71E75F58" w14:textId="544198A5" w:rsidR="00D16404" w:rsidRDefault="00D16404" w:rsidP="00695ED4">
      <w:pPr>
        <w:rPr>
          <w:rFonts w:ascii="Arial" w:hAnsi="Arial" w:cs="Arial"/>
          <w:b/>
          <w:bCs/>
          <w:sz w:val="24"/>
          <w:szCs w:val="24"/>
          <w:lang w:val="en-US"/>
        </w:rPr>
      </w:pPr>
    </w:p>
    <w:p w14:paraId="7389DE82" w14:textId="0B2A2900" w:rsidR="00D16404" w:rsidRDefault="00D16404" w:rsidP="00695ED4">
      <w:pPr>
        <w:rPr>
          <w:rFonts w:ascii="Arial" w:hAnsi="Arial" w:cs="Arial"/>
          <w:b/>
          <w:bCs/>
          <w:sz w:val="24"/>
          <w:szCs w:val="24"/>
          <w:lang w:val="en-US"/>
        </w:rPr>
      </w:pPr>
    </w:p>
    <w:p w14:paraId="6B739D92" w14:textId="4D70C933" w:rsidR="00D16404" w:rsidRDefault="00D16404" w:rsidP="00695ED4">
      <w:pPr>
        <w:rPr>
          <w:rFonts w:ascii="Arial" w:hAnsi="Arial" w:cs="Arial"/>
          <w:b/>
          <w:bCs/>
          <w:sz w:val="24"/>
          <w:szCs w:val="24"/>
          <w:lang w:val="en-US"/>
        </w:rPr>
      </w:pPr>
    </w:p>
    <w:p w14:paraId="7AE37760" w14:textId="03679384" w:rsidR="00D16404" w:rsidRDefault="00D16404" w:rsidP="00695ED4">
      <w:pPr>
        <w:rPr>
          <w:rFonts w:ascii="Arial" w:hAnsi="Arial" w:cs="Arial"/>
          <w:b/>
          <w:bCs/>
          <w:sz w:val="24"/>
          <w:szCs w:val="24"/>
          <w:lang w:val="en-US"/>
        </w:rPr>
      </w:pPr>
    </w:p>
    <w:p w14:paraId="3792E953" w14:textId="1A0DDBBD" w:rsidR="00D16404" w:rsidRDefault="00D16404" w:rsidP="00695ED4">
      <w:pPr>
        <w:rPr>
          <w:rFonts w:ascii="Arial" w:hAnsi="Arial" w:cs="Arial"/>
          <w:b/>
          <w:bCs/>
          <w:sz w:val="24"/>
          <w:szCs w:val="24"/>
          <w:lang w:val="en-US"/>
        </w:rPr>
      </w:pPr>
    </w:p>
    <w:p w14:paraId="20B3992F" w14:textId="25086A68" w:rsidR="00D16404" w:rsidRDefault="00D16404" w:rsidP="00695ED4">
      <w:pPr>
        <w:rPr>
          <w:rFonts w:ascii="Arial" w:hAnsi="Arial" w:cs="Arial"/>
          <w:b/>
          <w:bCs/>
          <w:sz w:val="24"/>
          <w:szCs w:val="24"/>
          <w:lang w:val="en-US"/>
        </w:rPr>
      </w:pPr>
    </w:p>
    <w:p w14:paraId="4EE6D273" w14:textId="7E6FC996" w:rsidR="00D16404" w:rsidRDefault="00D16404" w:rsidP="00695ED4">
      <w:pPr>
        <w:rPr>
          <w:rFonts w:ascii="Arial" w:hAnsi="Arial" w:cs="Arial"/>
          <w:b/>
          <w:bCs/>
          <w:sz w:val="24"/>
          <w:szCs w:val="24"/>
          <w:lang w:val="en-US"/>
        </w:rPr>
      </w:pPr>
    </w:p>
    <w:p w14:paraId="21958205" w14:textId="77777777" w:rsidR="00B57048" w:rsidRDefault="00B57048" w:rsidP="00695ED4">
      <w:pPr>
        <w:rPr>
          <w:rFonts w:ascii="Arial" w:hAnsi="Arial" w:cs="Arial"/>
          <w:b/>
          <w:bCs/>
          <w:sz w:val="24"/>
          <w:szCs w:val="24"/>
          <w:lang w:val="en-US"/>
        </w:rPr>
      </w:pPr>
    </w:p>
    <w:p w14:paraId="5AE55B1C" w14:textId="1EF9CDF4" w:rsidR="00695ED4" w:rsidRDefault="00695ED4" w:rsidP="00695ED4">
      <w:pPr>
        <w:rPr>
          <w:rFonts w:ascii="Arial" w:hAnsi="Arial" w:cs="Arial"/>
          <w:b/>
          <w:bCs/>
          <w:sz w:val="24"/>
          <w:szCs w:val="24"/>
          <w:lang w:val="en-US"/>
        </w:rPr>
      </w:pPr>
      <w:r>
        <w:rPr>
          <w:rFonts w:ascii="Arial" w:hAnsi="Arial" w:cs="Arial"/>
          <w:b/>
          <w:bCs/>
          <w:sz w:val="24"/>
          <w:szCs w:val="24"/>
          <w:lang w:val="en-US"/>
        </w:rPr>
        <w:lastRenderedPageBreak/>
        <w:t>4.</w:t>
      </w:r>
      <w:r w:rsidR="00D16404">
        <w:rPr>
          <w:rFonts w:ascii="Arial" w:hAnsi="Arial" w:cs="Arial"/>
          <w:b/>
          <w:bCs/>
          <w:sz w:val="24"/>
          <w:szCs w:val="24"/>
          <w:lang w:val="en-US"/>
        </w:rPr>
        <w:t>1</w:t>
      </w:r>
      <w:r>
        <w:rPr>
          <w:rFonts w:ascii="Arial" w:hAnsi="Arial" w:cs="Arial"/>
          <w:b/>
          <w:bCs/>
          <w:sz w:val="24"/>
          <w:szCs w:val="24"/>
          <w:lang w:val="en-US"/>
        </w:rPr>
        <w:t xml:space="preserve">.3.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3"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sTAHdr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69528"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A9D3A"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4"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D8PJE+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5"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GfrXI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6"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JA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iHmRrKPc4hhb6/XSGX9fY9hvm/D2zuJC4unhk/B1+pIK2oDBQlFRgf78n&#10;D/q4J/hKSYsLXlD3a8usoER917hB55PpNFyEyExPzzJk7PHL+vhFb5sV4BhN8JwZHsmg79WBlBaa&#10;Z7xFyxAVn5jmGLug3NsDs/L94cFrxsVyGdXwChjmb/Sj4cF5QDpM9FP3zKwZZt/j1tzC4Riw/NX0&#10;97rBUsNy60HWcTVecB16gBckDvBw7cKJOuaj1stNXvwB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DxaFJA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CD1EC"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533711"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7"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I5Bsg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E1823"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0C752"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8"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2C5D7"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09"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HS0WPr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DFD1E"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0"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Avlbri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1"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J5fy4G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2"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CCJn3l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E3261"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448CF"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3"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AtmIL0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4"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PS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ebANsjWUexxDC/1+OsOva3z2G+b8PbO4kDiZeGT8HX6kgragMFCUVGB/fyQP&#10;9rgnqKWkxQUvqPu1ZVZQon5o3KDzbDoNFyEy09nZBBl7rFkfa/S2WQGOUYbnzPBIBnuvDqS00Lzg&#10;LVqGrKhimmPugnJvD8zK94cHrxkXy2U0wytgmL/Rj4aH4AHpMNFP3QuzZph9j1tzC4djwPI309/b&#10;Bk8Ny60HWcfVeMV1eAO8IHGAh2sXTtQxH61eb/LiD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BKe2PS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5"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YGyYb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C03A4"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F637BC2"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6"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C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OAu5etoNzhGBqI+2k1v27w2W+YdffM4ELi6u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D4P2wr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F25DA"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80663"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7"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6AF5"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8"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A5OFMH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C4F"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19"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BQOeYa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0"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CNc0k9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w:t>
      </w:r>
      <w:proofErr w:type="spellStart"/>
      <w:r w:rsidR="00695ED4" w:rsidRPr="00D72A4F">
        <w:rPr>
          <w:rFonts w:ascii="Arial" w:hAnsi="Arial" w:cs="Arial"/>
          <w:i/>
          <w:iCs/>
          <w:color w:val="000000" w:themeColor="text1"/>
          <w:sz w:val="18"/>
          <w:szCs w:val="18"/>
          <w:shd w:val="clear" w:color="auto" w:fill="FFFFFF"/>
        </w:rPr>
        <w:t>crotonic</w:t>
      </w:r>
      <w:proofErr w:type="spellEnd"/>
      <w:r w:rsidR="00695ED4" w:rsidRPr="00D72A4F">
        <w:rPr>
          <w:rFonts w:ascii="Arial" w:hAnsi="Arial" w:cs="Arial"/>
          <w:i/>
          <w:iCs/>
          <w:color w:val="000000" w:themeColor="text1"/>
          <w:sz w:val="18"/>
          <w:szCs w:val="18"/>
          <w:shd w:val="clear" w:color="auto" w:fill="FFFFFF"/>
        </w:rPr>
        <w:t xml:space="preserve"> acid, monoesters of unsaturated </w:t>
      </w:r>
      <w:proofErr w:type="spellStart"/>
      <w:r w:rsidR="00695ED4" w:rsidRPr="00D72A4F">
        <w:rPr>
          <w:rFonts w:ascii="Arial" w:hAnsi="Arial" w:cs="Arial"/>
          <w:i/>
          <w:iCs/>
          <w:color w:val="000000" w:themeColor="text1"/>
          <w:sz w:val="18"/>
          <w:szCs w:val="18"/>
          <w:shd w:val="clear" w:color="auto" w:fill="FFFFFF"/>
        </w:rPr>
        <w:t>polycarboxylic</w:t>
      </w:r>
      <w:proofErr w:type="spellEnd"/>
      <w:r w:rsidR="00695ED4"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5A1B73AD"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2 Curing of vinyl ester resin is done by the end user industries according to the application in which it is used. Curing defines the gelation time of vinyl ester resin</w:t>
      </w:r>
      <w:r w:rsidR="00490F7E">
        <w:rPr>
          <w:rFonts w:ascii="Arial" w:hAnsi="Arial" w:cs="Arial"/>
          <w:i/>
          <w:iCs/>
          <w:color w:val="000000" w:themeColor="text1"/>
          <w:sz w:val="18"/>
          <w:szCs w:val="18"/>
          <w:shd w:val="clear" w:color="auto" w:fill="FFFFFF"/>
        </w:rPr>
        <w:t>.</w:t>
      </w:r>
      <w:r>
        <w:rPr>
          <w:rFonts w:ascii="Arial" w:hAnsi="Arial" w:cs="Arial"/>
          <w:i/>
          <w:iCs/>
          <w:color w:val="000000" w:themeColor="text1"/>
          <w:sz w:val="18"/>
          <w:szCs w:val="18"/>
          <w:shd w:val="clear" w:color="auto" w:fill="FFFFFF"/>
        </w:rPr>
        <w:t xml:space="preserve"> </w:t>
      </w:r>
      <w:r w:rsidR="00490F7E" w:rsidRPr="00490F7E">
        <w:rPr>
          <w:rFonts w:ascii="Arial" w:hAnsi="Arial" w:cs="Arial"/>
          <w:i/>
          <w:iCs/>
          <w:color w:val="000000" w:themeColor="text1"/>
          <w:sz w:val="18"/>
          <w:szCs w:val="18"/>
          <w:shd w:val="clear" w:color="auto" w:fill="FFFFFF"/>
        </w:rPr>
        <w:t>Curing is a process that is employed to change the viscosities of the epoxy resin according to the customer's requirement. This process is completely optional and varies from manufacturer to manufacturer depending on the grade of VER to be manufactured.</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1"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f4WJg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2"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Z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LWKIyHINzSNS62CccNxIFDpw3ynpcbor6r8dmBOU&#10;qPcG27OazudxHZIyL65mqLhLS31pYYYjVEUDJaO4DWmFInMGbrCNrUwMP2dyShqnNhF/2rC4Fpd6&#10;8nr+D2x+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Aa7/pk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3"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7u4tk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4"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q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r9N6hi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5"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Y+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OhDWPi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6"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k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AYg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ALz5/k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BBB74"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4D334"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E9FCC"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3BC74"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AF8AC"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180F6"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0E836"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C3533"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DD3AF"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F99114"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A7EE5"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BD519"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7"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8"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T7WPpioCAABOBAAADgAAAAAAAAAAAAAAAAAuAgAAZHJz&#10;L2Uyb0RvYy54bWxQSwECLQAUAAYACAAAACEAAq42peAAAAAMAQAADwAAAAAAAAAAAAAAAACEBAAA&#10;ZHJzL2Rvd25yZXYueG1sUEsFBgAAAAAEAAQA8wAAAJEFA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C7F2D"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241E"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54D9F"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B8F17"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9E57C"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29"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4GKg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BgjfgY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0"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Ox2jnCUCAABOBAAADgAAAAAAAAAAAAAAAAAuAgAAZHJzL2Uyb0Rv&#10;Yy54bWxQSwECLQAUAAYACAAAACEAbgAgQ98AAAAJAQAADwAAAAAAAAAAAAAAAAB/BAAAZHJzL2Rv&#10;d25yZXYueG1sUEsFBgAAAAAEAAQA8wAAAIsFA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1"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akOFVCUCAABOBAAADgAAAAAAAAAAAAAAAAAuAgAAZHJzL2Uyb0Rv&#10;Yy54bWxQSwECLQAUAAYACAAAACEACugWPd8AAAAJAQAADwAAAAAAAAAAAAAAAAB/BAAAZHJzL2Rv&#10;d25yZXYueG1sUEsFBgAAAAAEAAQA8wAAAIsFA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2"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DqFK/1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4459D"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0E9B7"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6E0DE8"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696B8"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B7FB4"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8BAA7"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11C0C"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B48AE"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E26759"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316B2"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7A36F1"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CFC0B"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E9ECD6"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3"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jJgIAAE8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4"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Q4KQIAAE8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C7ttQ4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6F579"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7413F"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5"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D280D"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6"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zCB+Q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7"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wCgg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8"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BwK9Jj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39"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B/ITJV&#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349C5074" w14:textId="798B0242" w:rsidR="00613AE6" w:rsidRPr="00A212FD" w:rsidRDefault="00A212FD" w:rsidP="00695ED4">
      <w:pPr>
        <w:tabs>
          <w:tab w:val="left" w:pos="1365"/>
        </w:tabs>
        <w:spacing w:line="360" w:lineRule="auto"/>
        <w:jc w:val="both"/>
        <w:rPr>
          <w:rFonts w:ascii="Arial" w:hAnsi="Arial" w:cs="Arial"/>
          <w:i/>
          <w:iCs/>
          <w:sz w:val="16"/>
          <w:szCs w:val="16"/>
        </w:rPr>
      </w:pPr>
      <w:r w:rsidRPr="00A212FD">
        <w:rPr>
          <w:rFonts w:ascii="Arial" w:hAnsi="Arial" w:cs="Arial"/>
          <w:i/>
          <w:iCs/>
          <w:sz w:val="16"/>
          <w:szCs w:val="16"/>
        </w:rPr>
        <w:t>1</w:t>
      </w:r>
      <w:r>
        <w:rPr>
          <w:rFonts w:ascii="Arial" w:hAnsi="Arial" w:cs="Arial"/>
          <w:i/>
          <w:iCs/>
          <w:sz w:val="16"/>
          <w:szCs w:val="16"/>
        </w:rPr>
        <w:t>.</w:t>
      </w:r>
      <w:r w:rsidRPr="00A212FD">
        <w:rPr>
          <w:i/>
          <w:iCs/>
          <w:sz w:val="14"/>
          <w:szCs w:val="14"/>
        </w:rPr>
        <w:t xml:space="preserve"> </w:t>
      </w:r>
      <w:r w:rsidRPr="00A212FD">
        <w:rPr>
          <w:rFonts w:ascii="Arial" w:hAnsi="Arial" w:cs="Arial"/>
          <w:i/>
          <w:iCs/>
          <w:sz w:val="16"/>
          <w:szCs w:val="16"/>
        </w:rPr>
        <w:t>The temperature is gradually decreased from a range of 160°C-170°C to 95°C-100°C.</w:t>
      </w: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FA9BD79" w:rsidR="00613AE6" w:rsidRDefault="00613AE6" w:rsidP="00695ED4">
      <w:pPr>
        <w:tabs>
          <w:tab w:val="left" w:pos="1365"/>
        </w:tabs>
        <w:spacing w:line="360" w:lineRule="auto"/>
        <w:jc w:val="both"/>
        <w:rPr>
          <w:rFonts w:ascii="Arial" w:hAnsi="Arial" w:cs="Arial"/>
          <w:b/>
          <w:bCs/>
          <w:sz w:val="24"/>
          <w:szCs w:val="24"/>
        </w:rPr>
      </w:pPr>
    </w:p>
    <w:p w14:paraId="2DD6CBFC" w14:textId="77777777" w:rsidR="00B57048" w:rsidRDefault="00B57048"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lastRenderedPageBreak/>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(g/</w:t>
      </w:r>
      <w:proofErr w:type="spellStart"/>
      <w:r>
        <w:rPr>
          <w:rFonts w:ascii="Arial" w:hAnsi="Arial" w:cs="Arial"/>
          <w:sz w:val="24"/>
          <w:szCs w:val="24"/>
        </w:rPr>
        <w:t>eq</w:t>
      </w:r>
      <w:proofErr w:type="spellEnd"/>
      <w:r>
        <w:rPr>
          <w:rFonts w:ascii="Arial" w:hAnsi="Arial" w:cs="Arial"/>
          <w:sz w:val="24"/>
          <w:szCs w:val="24"/>
        </w:rPr>
        <w:t xml:space="preserve">)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standard process is majorly used in the country as the demand of the product is project based in which only blending is done in the reactor which involves no technology licensor. Indian Companies manufactures vinyl ester of INEOS’s quality like </w:t>
      </w:r>
      <w:proofErr w:type="spellStart"/>
      <w:r>
        <w:rPr>
          <w:rFonts w:ascii="Arial" w:hAnsi="Arial" w:cs="Arial"/>
          <w:sz w:val="24"/>
          <w:szCs w:val="24"/>
        </w:rPr>
        <w:t>Derakane</w:t>
      </w:r>
      <w:r>
        <w:rPr>
          <w:rFonts w:ascii="Arial" w:hAnsi="Arial" w:cs="Arial"/>
          <w:sz w:val="24"/>
          <w:szCs w:val="24"/>
          <w:vertAlign w:val="superscript"/>
        </w:rPr>
        <w:t>TM</w:t>
      </w:r>
      <w:proofErr w:type="spellEnd"/>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6FA92BEF" w14:textId="77777777" w:rsidR="00D16404" w:rsidRDefault="00D16404" w:rsidP="00D16404">
      <w:pPr>
        <w:spacing w:line="240" w:lineRule="auto"/>
        <w:rPr>
          <w:rFonts w:ascii="Verdana" w:hAnsi="Verdana"/>
          <w:b/>
          <w:bCs/>
          <w:sz w:val="20"/>
          <w:szCs w:val="20"/>
        </w:rPr>
      </w:pPr>
    </w:p>
    <w:p w14:paraId="0B7ED75C" w14:textId="77777777" w:rsidR="00D16404" w:rsidRDefault="00D16404" w:rsidP="00D16404">
      <w:pPr>
        <w:tabs>
          <w:tab w:val="left" w:pos="1365"/>
        </w:tabs>
        <w:spacing w:line="360" w:lineRule="auto"/>
        <w:jc w:val="both"/>
        <w:rPr>
          <w:rFonts w:ascii="Arial" w:hAnsi="Arial" w:cs="Arial"/>
          <w:sz w:val="24"/>
          <w:szCs w:val="24"/>
        </w:rPr>
      </w:pPr>
    </w:p>
    <w:p w14:paraId="1C189102" w14:textId="03578B9B"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t>4.</w:t>
      </w:r>
      <w:r>
        <w:rPr>
          <w:rFonts w:ascii="Arial" w:hAnsi="Arial" w:cs="Arial"/>
          <w:b/>
          <w:bCs/>
          <w:sz w:val="24"/>
          <w:szCs w:val="24"/>
        </w:rPr>
        <w:t>1</w:t>
      </w:r>
      <w:r w:rsidRPr="00B03E75">
        <w:rPr>
          <w:rFonts w:ascii="Arial" w:hAnsi="Arial" w:cs="Arial"/>
          <w:b/>
          <w:bCs/>
          <w:sz w:val="24"/>
          <w:szCs w:val="24"/>
        </w:rPr>
        <w:t>.</w:t>
      </w:r>
      <w:r>
        <w:rPr>
          <w:rFonts w:ascii="Arial" w:hAnsi="Arial" w:cs="Arial"/>
          <w:b/>
          <w:bCs/>
          <w:sz w:val="24"/>
          <w:szCs w:val="24"/>
        </w:rPr>
        <w:t>4.</w:t>
      </w:r>
      <w:r w:rsidRPr="00B03E75">
        <w:rPr>
          <w:rFonts w:ascii="Arial" w:hAnsi="Arial" w:cs="Arial"/>
          <w:b/>
          <w:bCs/>
          <w:sz w:val="24"/>
          <w:szCs w:val="24"/>
        </w:rPr>
        <w:t xml:space="preserve">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D16404" w:rsidRPr="00B03E75" w14:paraId="607D07C4" w14:textId="77777777" w:rsidTr="00373244">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799174E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5C3E8E58"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66E7AA4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D16404" w:rsidRPr="00B03E75" w14:paraId="00C5828C"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79FC21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06E5EF0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3E0FD75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D16404" w:rsidRPr="00B03E75" w14:paraId="622C53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42DE91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6053BB9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0751A4C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D16404" w:rsidRPr="00B03E75" w14:paraId="18A51184" w14:textId="77777777" w:rsidTr="00373244">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98BEEC0"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68531DC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57A9656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D16404" w:rsidRPr="00B03E75" w14:paraId="50C3A4D4"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9DC5A7"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32B46332" w14:textId="7A87D457" w:rsidR="00D16404" w:rsidRPr="00B03E75" w:rsidRDefault="00CD321F"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Vacuum</w:t>
            </w:r>
            <w:r w:rsidR="00D16404" w:rsidRPr="00B03E75">
              <w:rPr>
                <w:rFonts w:ascii="Arial" w:eastAsia="Times New Roman" w:hAnsi="Arial" w:cs="Arial"/>
                <w:color w:val="000000"/>
                <w:sz w:val="20"/>
                <w:szCs w:val="20"/>
                <w:lang w:eastAsia="en-IN"/>
              </w:rPr>
              <w:t xml:space="preserve"> Pump</w:t>
            </w:r>
          </w:p>
        </w:tc>
        <w:tc>
          <w:tcPr>
            <w:tcW w:w="2210" w:type="dxa"/>
            <w:tcBorders>
              <w:top w:val="nil"/>
              <w:left w:val="nil"/>
              <w:bottom w:val="single" w:sz="4" w:space="0" w:color="auto"/>
              <w:right w:val="single" w:sz="4" w:space="0" w:color="auto"/>
            </w:tcBorders>
            <w:shd w:val="clear" w:color="auto" w:fill="auto"/>
            <w:noWrap/>
            <w:vAlign w:val="bottom"/>
            <w:hideMark/>
          </w:tcPr>
          <w:p w14:paraId="4D4E529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D16404" w:rsidRPr="00B03E75" w14:paraId="77BA607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C972C6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4E8F985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75D4973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D16404" w:rsidRPr="00B03E75" w14:paraId="7923E147"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41296E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834239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347160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D16404" w:rsidRPr="00B03E75" w14:paraId="43FBE6AA"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086547B"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6C63DDE7"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E44E46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D16404" w:rsidRPr="00B03E75" w14:paraId="3B321F71"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1CCE30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1C2E19C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FA07EE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D16404" w:rsidRPr="00B03E75" w14:paraId="0906BB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CED079F"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7C4A22D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328A31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D16404" w:rsidRPr="00B03E75" w14:paraId="4F9002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53CBCE"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43BE816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7E77A8B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D16404" w:rsidRPr="00B03E75" w14:paraId="17602C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BC7469"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72CADBC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6B5E2FE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D16404" w:rsidRPr="00B03E75" w14:paraId="68239F16"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F97E8EA"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61CF3E9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66A1CC33"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D16404" w:rsidRPr="00B03E75" w14:paraId="64D627AF"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99AF1AC"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83635C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22BA6C3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06BD5D23" w14:textId="77777777" w:rsidR="00D16404" w:rsidRDefault="00D16404" w:rsidP="00D16404">
      <w:pPr>
        <w:spacing w:line="240" w:lineRule="auto"/>
        <w:rPr>
          <w:rFonts w:ascii="Verdana" w:hAnsi="Verdana"/>
          <w:b/>
          <w:bCs/>
          <w:sz w:val="20"/>
          <w:szCs w:val="20"/>
        </w:rPr>
      </w:pPr>
    </w:p>
    <w:p w14:paraId="4096AF8B" w14:textId="77777777" w:rsidR="00D16404" w:rsidRDefault="00D16404" w:rsidP="00D16404">
      <w:pPr>
        <w:spacing w:line="240" w:lineRule="auto"/>
        <w:rPr>
          <w:rFonts w:ascii="Verdana" w:hAnsi="Verdana"/>
          <w:b/>
          <w:bCs/>
          <w:sz w:val="20"/>
          <w:szCs w:val="20"/>
        </w:rPr>
      </w:pPr>
    </w:p>
    <w:p w14:paraId="6FD94DEC"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4.1.5. Technology Licensor</w:t>
      </w:r>
    </w:p>
    <w:p w14:paraId="7E8F3C2F"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5804D52D" w14:textId="448E3AB8"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r w:rsidR="00A212FD" w:rsidRPr="00A212FD">
        <w:rPr>
          <w:sz w:val="24"/>
          <w:szCs w:val="24"/>
        </w:rPr>
        <w:t>For 30KTPA, 15 different size reactors of 1 to 20 tons to produce 45 tons per batch.</w:t>
      </w:r>
    </w:p>
    <w:p w14:paraId="4C731429"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75D9498D" w14:textId="77777777" w:rsidR="00D16404" w:rsidRPr="00D97B15" w:rsidRDefault="00D16404" w:rsidP="00F14E20">
      <w:pPr>
        <w:pStyle w:val="ListParagraph"/>
        <w:numPr>
          <w:ilvl w:val="0"/>
          <w:numId w:val="21"/>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w:t>
      </w:r>
      <w:r>
        <w:rPr>
          <w:sz w:val="24"/>
          <w:szCs w:val="24"/>
        </w:rPr>
        <w:t>i</w:t>
      </w:r>
      <w:r w:rsidRPr="00F80A4F">
        <w:rPr>
          <w:sz w:val="24"/>
          <w:szCs w:val="24"/>
        </w:rPr>
        <w:t>n-house batch reactor set up. However, they import feedstocks Epoxy resin, Bisphenol-A, and other additives from the domestic or international market.</w:t>
      </w:r>
    </w:p>
    <w:p w14:paraId="2BE78C34" w14:textId="29AAC528" w:rsidR="00D16404" w:rsidRDefault="00D16404" w:rsidP="00D16404">
      <w:pPr>
        <w:tabs>
          <w:tab w:val="left" w:pos="1365"/>
        </w:tabs>
        <w:spacing w:line="360" w:lineRule="auto"/>
        <w:jc w:val="both"/>
        <w:rPr>
          <w:b/>
          <w:bCs/>
        </w:rPr>
      </w:pPr>
    </w:p>
    <w:p w14:paraId="175A6746" w14:textId="0238B6CF" w:rsidR="00D16404" w:rsidRDefault="00D16404" w:rsidP="00D16404">
      <w:pPr>
        <w:tabs>
          <w:tab w:val="left" w:pos="1365"/>
        </w:tabs>
        <w:spacing w:line="360" w:lineRule="auto"/>
        <w:jc w:val="both"/>
        <w:rPr>
          <w:b/>
          <w:bCs/>
        </w:rPr>
      </w:pPr>
    </w:p>
    <w:p w14:paraId="54C9D686" w14:textId="5E37BCC7" w:rsidR="00D16404" w:rsidRDefault="00D16404" w:rsidP="00D16404">
      <w:pPr>
        <w:tabs>
          <w:tab w:val="left" w:pos="1365"/>
        </w:tabs>
        <w:spacing w:line="360" w:lineRule="auto"/>
        <w:jc w:val="both"/>
        <w:rPr>
          <w:b/>
          <w:bCs/>
        </w:rPr>
      </w:pPr>
    </w:p>
    <w:p w14:paraId="1B5216EE" w14:textId="77777777" w:rsidR="00D16404" w:rsidRDefault="00D16404" w:rsidP="00D16404">
      <w:pPr>
        <w:tabs>
          <w:tab w:val="left" w:pos="1365"/>
        </w:tabs>
        <w:spacing w:line="360" w:lineRule="auto"/>
        <w:jc w:val="both"/>
        <w:rPr>
          <w:b/>
          <w:bCs/>
        </w:rPr>
      </w:pPr>
    </w:p>
    <w:p w14:paraId="6CFA629B" w14:textId="23CB7AA2" w:rsidR="00D16404" w:rsidRDefault="00D16404" w:rsidP="00D1640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4.</w:t>
      </w:r>
      <w:r>
        <w:rPr>
          <w:rFonts w:ascii="Arial" w:hAnsi="Arial" w:cs="Arial"/>
          <w:b/>
          <w:bCs/>
          <w:sz w:val="24"/>
          <w:szCs w:val="24"/>
        </w:rPr>
        <w:t>1</w:t>
      </w:r>
      <w:r w:rsidRPr="00D97B15">
        <w:rPr>
          <w:rFonts w:ascii="Arial" w:hAnsi="Arial" w:cs="Arial"/>
          <w:b/>
          <w:bCs/>
          <w:sz w:val="24"/>
          <w:szCs w:val="24"/>
        </w:rPr>
        <w:t xml:space="preserve">.6. </w:t>
      </w:r>
      <w:r>
        <w:rPr>
          <w:rFonts w:ascii="Arial" w:hAnsi="Arial" w:cs="Arial"/>
          <w:b/>
          <w:bCs/>
          <w:sz w:val="24"/>
          <w:szCs w:val="24"/>
        </w:rPr>
        <w:t>Utilities Overview (For a 30 KTPA plant)</w:t>
      </w:r>
    </w:p>
    <w:p w14:paraId="5CA5CB98" w14:textId="77777777" w:rsidR="00D16404" w:rsidRDefault="00D16404" w:rsidP="00D1640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5F8066A6" w14:textId="77777777" w:rsidR="00D16404" w:rsidRPr="00803ACD" w:rsidRDefault="00D16404" w:rsidP="00F14E20">
      <w:pPr>
        <w:pStyle w:val="ListParagraph"/>
        <w:numPr>
          <w:ilvl w:val="0"/>
          <w:numId w:val="23"/>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5BEEE5BD"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76F07207"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015365BE"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Diesel will be used to run the D.G. set, if needed.</w:t>
      </w:r>
    </w:p>
    <w:p w14:paraId="7772CC6A" w14:textId="77777777" w:rsidR="00D16404" w:rsidRDefault="00D16404" w:rsidP="00D1640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0A18E6AA" w14:textId="77777777" w:rsidR="00D16404" w:rsidRPr="00B66C11" w:rsidRDefault="00D16404" w:rsidP="00F14E20">
      <w:pPr>
        <w:pStyle w:val="ListParagraph"/>
        <w:numPr>
          <w:ilvl w:val="0"/>
          <w:numId w:val="24"/>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D16404" w:rsidRPr="00B370EC" w14:paraId="7855E922" w14:textId="77777777" w:rsidTr="00373244">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855B2D7"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0ABACCF5"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3B558761"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5B376CCD"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D16404" w:rsidRPr="00B370EC" w14:paraId="11B04593" w14:textId="77777777" w:rsidTr="00373244">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2DDB670"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5EACAE8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21B0EBC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1B511C1D"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D16404" w:rsidRPr="00B370EC" w14:paraId="2BF951D9"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3269E5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23909C7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7DCE60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715383EF"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D16404" w:rsidRPr="00B370EC" w14:paraId="07CBE28D"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6C5CC93"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3D45D59B"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3B20699C"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65805864"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33BEF61E" w14:textId="77777777" w:rsidR="00D16404" w:rsidRDefault="00D16404" w:rsidP="00D1640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31744" behindDoc="0" locked="0" layoutInCell="1" allowOverlap="1" wp14:anchorId="0831A738" wp14:editId="73E8BB53">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831A738" id="_x0000_s1240" type="#_x0000_t202" style="position:absolute;left:0;text-align:left;margin-left:245.35pt;margin-top:-.35pt;width:296.55pt;height:15.75pt;z-index:252831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mtnP/JoBAAAZAwAA&#10;DgAAAAAAAAAAAAAAAAAuAgAAZHJzL2Uyb0RvYy54bWxQSwECLQAUAAYACAAAACEAGI58GdoAAAAF&#10;AQAADwAAAAAAAAAAAAAAAAD0AwAAZHJzL2Rvd25yZXYueG1sUEsFBgAAAAAEAAQA8wAAAPsEAAAA&#10;AA==&#10;" filled="f" stroked="f">
                <v:textbox style="mso-fit-shape-to-text:t">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v:textbox>
                <w10:wrap anchorx="margin"/>
              </v:shape>
            </w:pict>
          </mc:Fallback>
        </mc:AlternateContent>
      </w:r>
    </w:p>
    <w:p w14:paraId="3FF4ADE5" w14:textId="5FC10F07" w:rsidR="00D16404" w:rsidRDefault="00D16404" w:rsidP="00D16404">
      <w:pPr>
        <w:tabs>
          <w:tab w:val="left" w:pos="1365"/>
        </w:tabs>
        <w:spacing w:line="360" w:lineRule="auto"/>
        <w:jc w:val="both"/>
        <w:rPr>
          <w:rFonts w:ascii="Arial" w:hAnsi="Arial" w:cs="Arial"/>
          <w:b/>
          <w:bCs/>
          <w:color w:val="000000" w:themeColor="text1"/>
          <w:sz w:val="24"/>
          <w:szCs w:val="24"/>
        </w:rPr>
      </w:pPr>
    </w:p>
    <w:p w14:paraId="0C6A630D" w14:textId="6866A597" w:rsidR="00D16404" w:rsidRDefault="00D16404" w:rsidP="00D16404">
      <w:pPr>
        <w:tabs>
          <w:tab w:val="left" w:pos="1365"/>
        </w:tabs>
        <w:spacing w:line="360" w:lineRule="auto"/>
        <w:jc w:val="both"/>
        <w:rPr>
          <w:rFonts w:ascii="Arial" w:hAnsi="Arial" w:cs="Arial"/>
          <w:b/>
          <w:bCs/>
          <w:color w:val="000000" w:themeColor="text1"/>
          <w:sz w:val="24"/>
          <w:szCs w:val="24"/>
        </w:rPr>
      </w:pPr>
    </w:p>
    <w:p w14:paraId="44EB70B7" w14:textId="174FF4AD" w:rsidR="00D16404" w:rsidRDefault="00D16404" w:rsidP="00D16404">
      <w:pPr>
        <w:tabs>
          <w:tab w:val="left" w:pos="1365"/>
        </w:tabs>
        <w:spacing w:line="360" w:lineRule="auto"/>
        <w:jc w:val="both"/>
        <w:rPr>
          <w:rFonts w:ascii="Arial" w:hAnsi="Arial" w:cs="Arial"/>
          <w:b/>
          <w:bCs/>
          <w:color w:val="000000" w:themeColor="text1"/>
          <w:sz w:val="24"/>
          <w:szCs w:val="24"/>
        </w:rPr>
      </w:pPr>
    </w:p>
    <w:p w14:paraId="716A3C4E" w14:textId="139863AA" w:rsidR="00D16404" w:rsidRDefault="00D16404" w:rsidP="00D16404">
      <w:pPr>
        <w:tabs>
          <w:tab w:val="left" w:pos="1365"/>
        </w:tabs>
        <w:spacing w:line="360" w:lineRule="auto"/>
        <w:jc w:val="both"/>
        <w:rPr>
          <w:rFonts w:ascii="Arial" w:hAnsi="Arial" w:cs="Arial"/>
          <w:b/>
          <w:bCs/>
          <w:color w:val="000000" w:themeColor="text1"/>
          <w:sz w:val="24"/>
          <w:szCs w:val="24"/>
        </w:rPr>
      </w:pPr>
    </w:p>
    <w:p w14:paraId="583436D1" w14:textId="6627C365" w:rsidR="00D16404" w:rsidRDefault="00D16404" w:rsidP="00D16404">
      <w:pPr>
        <w:tabs>
          <w:tab w:val="left" w:pos="1365"/>
        </w:tabs>
        <w:spacing w:line="360" w:lineRule="auto"/>
        <w:jc w:val="both"/>
        <w:rPr>
          <w:rFonts w:ascii="Arial" w:hAnsi="Arial" w:cs="Arial"/>
          <w:b/>
          <w:bCs/>
          <w:color w:val="000000" w:themeColor="text1"/>
          <w:sz w:val="24"/>
          <w:szCs w:val="24"/>
        </w:rPr>
      </w:pPr>
    </w:p>
    <w:p w14:paraId="1E7FE0DF" w14:textId="2AE2830F" w:rsidR="00D16404" w:rsidRDefault="00D16404" w:rsidP="00D16404">
      <w:pPr>
        <w:tabs>
          <w:tab w:val="left" w:pos="1365"/>
        </w:tabs>
        <w:spacing w:line="360" w:lineRule="auto"/>
        <w:jc w:val="both"/>
        <w:rPr>
          <w:rFonts w:ascii="Arial" w:hAnsi="Arial" w:cs="Arial"/>
          <w:b/>
          <w:bCs/>
          <w:color w:val="000000" w:themeColor="text1"/>
          <w:sz w:val="24"/>
          <w:szCs w:val="24"/>
        </w:rPr>
      </w:pPr>
    </w:p>
    <w:p w14:paraId="4ECAAB31" w14:textId="50166159" w:rsidR="00D16404" w:rsidRDefault="00D16404" w:rsidP="00D16404">
      <w:pPr>
        <w:tabs>
          <w:tab w:val="left" w:pos="1365"/>
        </w:tabs>
        <w:spacing w:line="360" w:lineRule="auto"/>
        <w:jc w:val="both"/>
        <w:rPr>
          <w:rFonts w:ascii="Arial" w:hAnsi="Arial" w:cs="Arial"/>
          <w:b/>
          <w:bCs/>
          <w:color w:val="000000" w:themeColor="text1"/>
          <w:sz w:val="24"/>
          <w:szCs w:val="24"/>
        </w:rPr>
      </w:pPr>
    </w:p>
    <w:p w14:paraId="05A1786A" w14:textId="1E952F42" w:rsidR="00D16404" w:rsidRDefault="00D16404" w:rsidP="00D16404">
      <w:pPr>
        <w:tabs>
          <w:tab w:val="left" w:pos="1365"/>
        </w:tabs>
        <w:spacing w:line="360" w:lineRule="auto"/>
        <w:jc w:val="both"/>
        <w:rPr>
          <w:rFonts w:ascii="Arial" w:hAnsi="Arial" w:cs="Arial"/>
          <w:b/>
          <w:bCs/>
          <w:color w:val="000000" w:themeColor="text1"/>
          <w:sz w:val="24"/>
          <w:szCs w:val="24"/>
        </w:rPr>
      </w:pPr>
    </w:p>
    <w:p w14:paraId="5C42CC05" w14:textId="0999BBE1" w:rsidR="00D16404" w:rsidRDefault="00D16404" w:rsidP="00D16404">
      <w:pPr>
        <w:tabs>
          <w:tab w:val="left" w:pos="1365"/>
        </w:tabs>
        <w:spacing w:line="360" w:lineRule="auto"/>
        <w:jc w:val="both"/>
        <w:rPr>
          <w:rFonts w:ascii="Arial" w:hAnsi="Arial" w:cs="Arial"/>
          <w:b/>
          <w:bCs/>
          <w:color w:val="000000" w:themeColor="text1"/>
          <w:sz w:val="24"/>
          <w:szCs w:val="24"/>
        </w:rPr>
      </w:pPr>
    </w:p>
    <w:p w14:paraId="474F08B6" w14:textId="77777777" w:rsidR="00D16404" w:rsidRDefault="00D16404" w:rsidP="00D16404">
      <w:pPr>
        <w:tabs>
          <w:tab w:val="left" w:pos="1365"/>
        </w:tabs>
        <w:spacing w:line="360" w:lineRule="auto"/>
        <w:jc w:val="both"/>
        <w:rPr>
          <w:rFonts w:ascii="Arial" w:hAnsi="Arial" w:cs="Arial"/>
          <w:b/>
          <w:bCs/>
          <w:color w:val="000000" w:themeColor="text1"/>
          <w:sz w:val="24"/>
          <w:szCs w:val="24"/>
        </w:rPr>
      </w:pPr>
    </w:p>
    <w:p w14:paraId="28C01198" w14:textId="6BCD8AB4" w:rsidR="00D16404" w:rsidRPr="001F2D3B" w:rsidRDefault="00D16404" w:rsidP="00D1640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w:t>
      </w:r>
      <w:r>
        <w:rPr>
          <w:rFonts w:ascii="Arial" w:hAnsi="Arial" w:cs="Arial"/>
          <w:b/>
          <w:bCs/>
          <w:color w:val="000000" w:themeColor="text1"/>
          <w:sz w:val="24"/>
          <w:szCs w:val="24"/>
        </w:rPr>
        <w:t>1</w:t>
      </w:r>
      <w:r w:rsidRPr="00B370EC">
        <w:rPr>
          <w:rFonts w:ascii="Arial" w:hAnsi="Arial" w:cs="Arial"/>
          <w:b/>
          <w:bCs/>
          <w:color w:val="000000" w:themeColor="text1"/>
          <w:sz w:val="24"/>
          <w:szCs w:val="24"/>
        </w:rPr>
        <w:t>.7. Waste Generation, Management, and Disposal</w:t>
      </w:r>
      <w:r w:rsidRPr="001F2D3B">
        <w:rPr>
          <w:rFonts w:ascii="Arial" w:hAnsi="Arial" w:cs="Arial"/>
          <w:b/>
          <w:bCs/>
          <w:sz w:val="24"/>
          <w:szCs w:val="24"/>
        </w:rPr>
        <w:t xml:space="preserve"> </w:t>
      </w:r>
    </w:p>
    <w:p w14:paraId="6B6FC12B" w14:textId="77777777" w:rsidR="00D16404" w:rsidRDefault="00D16404" w:rsidP="00D1640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9527D5E"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D16404" w:rsidRPr="00041EFA" w14:paraId="5E45EBE1" w14:textId="77777777" w:rsidTr="00373244">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CA0449C"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1B74D6C3"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6C5FB241"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2E466964"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D16404" w:rsidRPr="00041EFA" w14:paraId="7955BEE5"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3B770CAD"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612E1E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4165D213"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7A390A86"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D16404" w:rsidRPr="00041EFA" w14:paraId="26EC322A"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9896015"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5638006F"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3D75975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633C99FC"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D16404" w:rsidRPr="00041EFA" w14:paraId="641E9CF0"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E4D3206"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0284F5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1DB9EE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16CC06B"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05779BC0"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32768" behindDoc="0" locked="0" layoutInCell="1" allowOverlap="1" wp14:anchorId="426750E5" wp14:editId="109730D8">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26750E5" id="_x0000_s1241" type="#_x0000_t202" style="position:absolute;left:0;text-align:left;margin-left:402pt;margin-top:0;width:106.05pt;height:15.75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CCfV4SmgEAABkD&#10;AAAOAAAAAAAAAAAAAAAAAC4CAABkcnMvZTJvRG9jLnhtbFBLAQItABQABgAIAAAAIQAMShYE3AAA&#10;AAgBAAAPAAAAAAAAAAAAAAAAAPQDAABkcnMvZG93bnJldi54bWxQSwUGAAAAAAQABADzAAAA/QQA&#10;AAAA&#10;" filled="f" stroked="f">
                <v:textbox style="mso-fit-shape-to-text:t">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89ED231"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5FF2798A"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742D97DE" w14:textId="77777777" w:rsidR="00D16404" w:rsidRDefault="00D16404" w:rsidP="00D16404">
      <w:pPr>
        <w:tabs>
          <w:tab w:val="left" w:pos="1365"/>
        </w:tabs>
        <w:spacing w:line="360" w:lineRule="auto"/>
        <w:jc w:val="both"/>
        <w:rPr>
          <w:rFonts w:ascii="Arial" w:eastAsia="Arial" w:hAnsi="Arial" w:cs="Arial"/>
          <w:sz w:val="24"/>
          <w:szCs w:val="24"/>
          <w:lang w:val="en-US"/>
        </w:rPr>
      </w:pPr>
    </w:p>
    <w:p w14:paraId="71F58D20" w14:textId="1F6F86ED" w:rsidR="00D16404" w:rsidRDefault="00D16404" w:rsidP="00D16404">
      <w:pPr>
        <w:pStyle w:val="ListParagraph"/>
        <w:tabs>
          <w:tab w:val="left" w:pos="1365"/>
        </w:tabs>
        <w:spacing w:line="360" w:lineRule="auto"/>
        <w:ind w:left="720" w:firstLine="0"/>
        <w:jc w:val="both"/>
        <w:rPr>
          <w:b/>
          <w:bCs/>
          <w:sz w:val="24"/>
          <w:szCs w:val="24"/>
        </w:rPr>
      </w:pPr>
    </w:p>
    <w:p w14:paraId="14980306" w14:textId="26B8B740" w:rsidR="00A212FD" w:rsidRDefault="00A212FD" w:rsidP="00D16404">
      <w:pPr>
        <w:pStyle w:val="ListParagraph"/>
        <w:tabs>
          <w:tab w:val="left" w:pos="1365"/>
        </w:tabs>
        <w:spacing w:line="360" w:lineRule="auto"/>
        <w:ind w:left="720" w:firstLine="0"/>
        <w:jc w:val="both"/>
        <w:rPr>
          <w:b/>
          <w:bCs/>
          <w:sz w:val="24"/>
          <w:szCs w:val="24"/>
        </w:rPr>
      </w:pPr>
    </w:p>
    <w:p w14:paraId="175AE353" w14:textId="14CFAF29" w:rsidR="00A212FD" w:rsidRDefault="00A212FD" w:rsidP="00D16404">
      <w:pPr>
        <w:pStyle w:val="ListParagraph"/>
        <w:tabs>
          <w:tab w:val="left" w:pos="1365"/>
        </w:tabs>
        <w:spacing w:line="360" w:lineRule="auto"/>
        <w:ind w:left="720" w:firstLine="0"/>
        <w:jc w:val="both"/>
        <w:rPr>
          <w:b/>
          <w:bCs/>
          <w:sz w:val="24"/>
          <w:szCs w:val="24"/>
        </w:rPr>
      </w:pPr>
    </w:p>
    <w:p w14:paraId="7E7F80B9" w14:textId="7C7A2853" w:rsidR="00A212FD" w:rsidRDefault="00A212FD" w:rsidP="00D16404">
      <w:pPr>
        <w:pStyle w:val="ListParagraph"/>
        <w:tabs>
          <w:tab w:val="left" w:pos="1365"/>
        </w:tabs>
        <w:spacing w:line="360" w:lineRule="auto"/>
        <w:ind w:left="720" w:firstLine="0"/>
        <w:jc w:val="both"/>
        <w:rPr>
          <w:b/>
          <w:bCs/>
          <w:sz w:val="24"/>
          <w:szCs w:val="24"/>
        </w:rPr>
      </w:pPr>
    </w:p>
    <w:p w14:paraId="7569E060" w14:textId="77777777" w:rsidR="00A212FD" w:rsidRPr="007E23D4" w:rsidRDefault="00A212FD" w:rsidP="00D16404">
      <w:pPr>
        <w:pStyle w:val="ListParagraph"/>
        <w:tabs>
          <w:tab w:val="left" w:pos="1365"/>
        </w:tabs>
        <w:spacing w:line="360" w:lineRule="auto"/>
        <w:ind w:left="720" w:firstLine="0"/>
        <w:jc w:val="both"/>
        <w:rPr>
          <w:b/>
          <w:bCs/>
          <w:sz w:val="24"/>
          <w:szCs w:val="24"/>
        </w:rPr>
      </w:pPr>
    </w:p>
    <w:p w14:paraId="7433F457" w14:textId="3E0E088E" w:rsidR="00D16404" w:rsidRDefault="00D16404" w:rsidP="00D16404">
      <w:pPr>
        <w:tabs>
          <w:tab w:val="left" w:pos="1365"/>
        </w:tabs>
        <w:spacing w:line="360" w:lineRule="auto"/>
        <w:jc w:val="both"/>
        <w:rPr>
          <w:rFonts w:ascii="Arial" w:eastAsia="Arial" w:hAnsi="Arial" w:cs="Arial"/>
          <w:b/>
          <w:bCs/>
          <w:sz w:val="24"/>
          <w:szCs w:val="24"/>
          <w:lang w:val="en-US"/>
        </w:rPr>
      </w:pPr>
    </w:p>
    <w:p w14:paraId="3B6B12A4" w14:textId="15B6FC5E" w:rsidR="00D16404" w:rsidRDefault="00D16404" w:rsidP="00D16404">
      <w:pPr>
        <w:tabs>
          <w:tab w:val="left" w:pos="1365"/>
        </w:tabs>
        <w:spacing w:line="360" w:lineRule="auto"/>
        <w:jc w:val="both"/>
        <w:rPr>
          <w:rFonts w:ascii="Arial" w:eastAsia="Arial" w:hAnsi="Arial" w:cs="Arial"/>
          <w:b/>
          <w:bCs/>
          <w:sz w:val="24"/>
          <w:szCs w:val="24"/>
          <w:lang w:val="en-US"/>
        </w:rPr>
      </w:pPr>
    </w:p>
    <w:p w14:paraId="27FC4D02" w14:textId="15231BAC" w:rsidR="00D16404" w:rsidRDefault="00D16404" w:rsidP="00D16404">
      <w:pPr>
        <w:tabs>
          <w:tab w:val="left" w:pos="1365"/>
        </w:tabs>
        <w:spacing w:line="360" w:lineRule="auto"/>
        <w:jc w:val="both"/>
        <w:rPr>
          <w:rFonts w:ascii="Arial" w:eastAsia="Arial" w:hAnsi="Arial" w:cs="Arial"/>
          <w:b/>
          <w:bCs/>
          <w:sz w:val="24"/>
          <w:szCs w:val="24"/>
          <w:lang w:val="en-US"/>
        </w:rPr>
      </w:pPr>
    </w:p>
    <w:p w14:paraId="7EE95612" w14:textId="5897E068" w:rsidR="00D16404" w:rsidRDefault="00D16404" w:rsidP="00D16404">
      <w:pPr>
        <w:tabs>
          <w:tab w:val="left" w:pos="1365"/>
        </w:tabs>
        <w:spacing w:line="360" w:lineRule="auto"/>
        <w:jc w:val="both"/>
        <w:rPr>
          <w:rFonts w:ascii="Arial" w:eastAsia="Arial" w:hAnsi="Arial" w:cs="Arial"/>
          <w:b/>
          <w:bCs/>
          <w:sz w:val="24"/>
          <w:szCs w:val="24"/>
          <w:lang w:val="en-US"/>
        </w:rPr>
      </w:pPr>
    </w:p>
    <w:p w14:paraId="5588D6F6" w14:textId="7DAB8BC2" w:rsidR="00D16404" w:rsidRDefault="00D16404" w:rsidP="00D16404">
      <w:pPr>
        <w:tabs>
          <w:tab w:val="left" w:pos="1365"/>
        </w:tabs>
        <w:spacing w:line="360" w:lineRule="auto"/>
        <w:jc w:val="both"/>
        <w:rPr>
          <w:rFonts w:ascii="Arial" w:eastAsia="Arial" w:hAnsi="Arial" w:cs="Arial"/>
          <w:b/>
          <w:bCs/>
          <w:sz w:val="24"/>
          <w:szCs w:val="24"/>
          <w:lang w:val="en-US"/>
        </w:rPr>
      </w:pPr>
    </w:p>
    <w:p w14:paraId="48076B4F" w14:textId="77777777" w:rsidR="00D16404" w:rsidRDefault="00D16404" w:rsidP="00D16404">
      <w:pPr>
        <w:spacing w:line="240" w:lineRule="auto"/>
        <w:rPr>
          <w:rFonts w:ascii="Verdana" w:hAnsi="Verdana"/>
          <w:b/>
          <w:bCs/>
          <w:sz w:val="20"/>
          <w:szCs w:val="20"/>
        </w:rPr>
      </w:pPr>
    </w:p>
    <w:p w14:paraId="5FAC81E6" w14:textId="35841A8A"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lastRenderedPageBreak/>
        <w:t>4.</w:t>
      </w:r>
      <w:r>
        <w:rPr>
          <w:rFonts w:ascii="Arial" w:hAnsi="Arial" w:cs="Arial"/>
          <w:b/>
          <w:bCs/>
          <w:sz w:val="24"/>
          <w:szCs w:val="24"/>
        </w:rPr>
        <w:t>1</w:t>
      </w:r>
      <w:r w:rsidRPr="00B03E75">
        <w:rPr>
          <w:rFonts w:ascii="Arial" w:hAnsi="Arial" w:cs="Arial"/>
          <w:b/>
          <w:bCs/>
          <w:sz w:val="24"/>
          <w:szCs w:val="24"/>
        </w:rPr>
        <w:t>.8 Raw Material Required</w:t>
      </w:r>
      <w:r>
        <w:rPr>
          <w:rFonts w:ascii="Arial" w:hAnsi="Arial" w:cs="Arial"/>
          <w:b/>
          <w:bCs/>
          <w:sz w:val="24"/>
          <w:szCs w:val="24"/>
        </w:rPr>
        <w:t xml:space="preserve"> and Key Suppliers in India Market</w:t>
      </w:r>
    </w:p>
    <w:p w14:paraId="78004A57" w14:textId="77777777" w:rsidR="00D16404" w:rsidRDefault="00D16404" w:rsidP="00D16404">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D16404" w:rsidRPr="00B03E75" w14:paraId="711B6B6C" w14:textId="77777777" w:rsidTr="00373244">
        <w:trPr>
          <w:trHeight w:val="695"/>
        </w:trPr>
        <w:tc>
          <w:tcPr>
            <w:tcW w:w="792" w:type="dxa"/>
          </w:tcPr>
          <w:p w14:paraId="3E30DA20"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732CD477"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19DFC714"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38E508D5"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4590A08E"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586C44DF"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C9AFE52"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5</w:t>
            </w:r>
          </w:p>
        </w:tc>
      </w:tr>
      <w:tr w:rsidR="00D16404" w:rsidRPr="00B03E75" w14:paraId="3D9E058C" w14:textId="77777777" w:rsidTr="00373244">
        <w:trPr>
          <w:trHeight w:val="559"/>
        </w:trPr>
        <w:tc>
          <w:tcPr>
            <w:tcW w:w="792" w:type="dxa"/>
          </w:tcPr>
          <w:p w14:paraId="43F5140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C0F46D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611C585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177656C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31EBE13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412BDB6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Huntsman</w:t>
            </w:r>
          </w:p>
          <w:p w14:paraId="4A8D429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2840162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Hexion Inc.</w:t>
            </w:r>
          </w:p>
        </w:tc>
      </w:tr>
      <w:tr w:rsidR="00D16404" w:rsidRPr="00B03E75" w14:paraId="11498570" w14:textId="77777777" w:rsidTr="00373244">
        <w:trPr>
          <w:trHeight w:val="787"/>
        </w:trPr>
        <w:tc>
          <w:tcPr>
            <w:tcW w:w="792" w:type="dxa"/>
          </w:tcPr>
          <w:p w14:paraId="7247949D"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3F1D333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5E417E7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119EA19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0DAA9E7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658ED97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3439324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Mitsui Chemicals</w:t>
            </w:r>
          </w:p>
        </w:tc>
      </w:tr>
      <w:tr w:rsidR="00D16404" w:rsidRPr="00B03E75" w14:paraId="7E80D556" w14:textId="77777777" w:rsidTr="00373244">
        <w:trPr>
          <w:trHeight w:val="580"/>
        </w:trPr>
        <w:tc>
          <w:tcPr>
            <w:tcW w:w="792" w:type="dxa"/>
          </w:tcPr>
          <w:p w14:paraId="4C90D867"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6BCAC2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5C95B07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759F0BE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7198C53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0CD25AE6" w14:textId="77777777" w:rsidR="00D16404" w:rsidRPr="00B03E75" w:rsidRDefault="00D16404" w:rsidP="00373244">
            <w:pPr>
              <w:tabs>
                <w:tab w:val="left" w:pos="1365"/>
              </w:tabs>
              <w:rPr>
                <w:rFonts w:ascii="Arial" w:hAnsi="Arial" w:cs="Arial"/>
                <w:sz w:val="20"/>
                <w:szCs w:val="20"/>
              </w:rPr>
            </w:pPr>
            <w:proofErr w:type="spellStart"/>
            <w:r w:rsidRPr="00B03E75">
              <w:rPr>
                <w:rFonts w:ascii="Arial" w:hAnsi="Arial" w:cs="Arial"/>
                <w:sz w:val="20"/>
                <w:szCs w:val="20"/>
              </w:rPr>
              <w:t>Kusumoto</w:t>
            </w:r>
            <w:proofErr w:type="spellEnd"/>
            <w:r w:rsidRPr="00B03E75">
              <w:rPr>
                <w:rFonts w:ascii="Arial" w:hAnsi="Arial" w:cs="Arial"/>
                <w:sz w:val="20"/>
                <w:szCs w:val="20"/>
              </w:rPr>
              <w:t xml:space="preserve"> Chemicals Ltd</w:t>
            </w:r>
          </w:p>
        </w:tc>
        <w:tc>
          <w:tcPr>
            <w:tcW w:w="1650" w:type="dxa"/>
          </w:tcPr>
          <w:p w14:paraId="7CF5D88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Celanese</w:t>
            </w:r>
          </w:p>
        </w:tc>
      </w:tr>
      <w:tr w:rsidR="00D16404" w:rsidRPr="00B03E75" w14:paraId="64702F0E" w14:textId="77777777" w:rsidTr="00373244">
        <w:trPr>
          <w:trHeight w:val="695"/>
        </w:trPr>
        <w:tc>
          <w:tcPr>
            <w:tcW w:w="792" w:type="dxa"/>
          </w:tcPr>
          <w:p w14:paraId="2F852ED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363C069"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44D933B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5BA2D15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104513B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45119CD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4FBB6DC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Chevron Phillips Chemical</w:t>
            </w:r>
          </w:p>
        </w:tc>
      </w:tr>
      <w:tr w:rsidR="00D16404" w:rsidRPr="00B03E75" w14:paraId="4B58125E" w14:textId="77777777" w:rsidTr="00373244">
        <w:trPr>
          <w:trHeight w:val="357"/>
        </w:trPr>
        <w:tc>
          <w:tcPr>
            <w:tcW w:w="792" w:type="dxa"/>
          </w:tcPr>
          <w:p w14:paraId="3ECA2745"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6C514D3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60C3E4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1EBEEB9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1D619F2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45229E9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5C29D1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r>
    </w:tbl>
    <w:p w14:paraId="0CC57053" w14:textId="77777777" w:rsidR="00D16404" w:rsidRDefault="00D16404" w:rsidP="00D16404">
      <w:pPr>
        <w:tabs>
          <w:tab w:val="left" w:pos="1365"/>
        </w:tabs>
        <w:spacing w:line="360" w:lineRule="auto"/>
        <w:jc w:val="both"/>
        <w:rPr>
          <w:rFonts w:ascii="Arial" w:hAnsi="Arial" w:cs="Arial"/>
          <w:b/>
          <w:bCs/>
          <w:sz w:val="24"/>
          <w:szCs w:val="24"/>
        </w:rPr>
      </w:pPr>
    </w:p>
    <w:p w14:paraId="25C79943" w14:textId="77777777" w:rsidR="00D16404" w:rsidRDefault="00D16404" w:rsidP="00D16404">
      <w:pPr>
        <w:tabs>
          <w:tab w:val="left" w:pos="1365"/>
        </w:tabs>
        <w:spacing w:line="360" w:lineRule="auto"/>
        <w:jc w:val="both"/>
        <w:rPr>
          <w:rFonts w:ascii="Arial" w:hAnsi="Arial" w:cs="Arial"/>
          <w:sz w:val="24"/>
          <w:szCs w:val="24"/>
        </w:rPr>
      </w:pPr>
    </w:p>
    <w:p w14:paraId="58742F2A" w14:textId="27FAF5ED" w:rsidR="00B524C4" w:rsidRDefault="00B524C4" w:rsidP="00B524C4">
      <w:pPr>
        <w:tabs>
          <w:tab w:val="left" w:pos="1365"/>
        </w:tabs>
        <w:spacing w:line="360" w:lineRule="auto"/>
        <w:jc w:val="both"/>
        <w:rPr>
          <w:rFonts w:ascii="Arial" w:hAnsi="Arial" w:cs="Arial"/>
          <w:b/>
          <w:bCs/>
          <w:sz w:val="24"/>
          <w:szCs w:val="24"/>
        </w:rPr>
      </w:pPr>
    </w:p>
    <w:p w14:paraId="61B95E1C" w14:textId="1F5C5049" w:rsidR="00D16404" w:rsidRDefault="00D16404" w:rsidP="00B524C4">
      <w:pPr>
        <w:tabs>
          <w:tab w:val="left" w:pos="1365"/>
        </w:tabs>
        <w:spacing w:line="360" w:lineRule="auto"/>
        <w:jc w:val="both"/>
        <w:rPr>
          <w:rFonts w:ascii="Arial" w:hAnsi="Arial" w:cs="Arial"/>
          <w:b/>
          <w:bCs/>
          <w:sz w:val="24"/>
          <w:szCs w:val="24"/>
        </w:rPr>
      </w:pPr>
    </w:p>
    <w:p w14:paraId="3380BA84" w14:textId="6C80240E" w:rsidR="00D16404" w:rsidRDefault="00D16404" w:rsidP="00B524C4">
      <w:pPr>
        <w:tabs>
          <w:tab w:val="left" w:pos="1365"/>
        </w:tabs>
        <w:spacing w:line="360" w:lineRule="auto"/>
        <w:jc w:val="both"/>
        <w:rPr>
          <w:rFonts w:ascii="Arial" w:hAnsi="Arial" w:cs="Arial"/>
          <w:b/>
          <w:bCs/>
          <w:sz w:val="24"/>
          <w:szCs w:val="24"/>
        </w:rPr>
      </w:pPr>
    </w:p>
    <w:p w14:paraId="0AF41F94" w14:textId="526C3938" w:rsidR="00D16404" w:rsidRDefault="00D16404" w:rsidP="00B524C4">
      <w:pPr>
        <w:tabs>
          <w:tab w:val="left" w:pos="1365"/>
        </w:tabs>
        <w:spacing w:line="360" w:lineRule="auto"/>
        <w:jc w:val="both"/>
        <w:rPr>
          <w:rFonts w:ascii="Arial" w:hAnsi="Arial" w:cs="Arial"/>
          <w:b/>
          <w:bCs/>
          <w:sz w:val="24"/>
          <w:szCs w:val="24"/>
        </w:rPr>
      </w:pPr>
    </w:p>
    <w:p w14:paraId="1CDC0BFD" w14:textId="40C498F1" w:rsidR="00D16404" w:rsidRDefault="00D16404" w:rsidP="00B524C4">
      <w:pPr>
        <w:tabs>
          <w:tab w:val="left" w:pos="1365"/>
        </w:tabs>
        <w:spacing w:line="360" w:lineRule="auto"/>
        <w:jc w:val="both"/>
        <w:rPr>
          <w:rFonts w:ascii="Arial" w:hAnsi="Arial" w:cs="Arial"/>
          <w:b/>
          <w:bCs/>
          <w:sz w:val="24"/>
          <w:szCs w:val="24"/>
        </w:rPr>
      </w:pPr>
    </w:p>
    <w:p w14:paraId="512C1996" w14:textId="23DE66A3" w:rsidR="00D16404" w:rsidRDefault="00D16404" w:rsidP="00B524C4">
      <w:pPr>
        <w:tabs>
          <w:tab w:val="left" w:pos="1365"/>
        </w:tabs>
        <w:spacing w:line="360" w:lineRule="auto"/>
        <w:jc w:val="both"/>
        <w:rPr>
          <w:rFonts w:ascii="Arial" w:hAnsi="Arial" w:cs="Arial"/>
          <w:b/>
          <w:bCs/>
          <w:sz w:val="24"/>
          <w:szCs w:val="24"/>
        </w:rPr>
      </w:pPr>
    </w:p>
    <w:p w14:paraId="26143835" w14:textId="70BD1D8C" w:rsidR="00D16404" w:rsidRDefault="00D16404" w:rsidP="00B524C4">
      <w:pPr>
        <w:tabs>
          <w:tab w:val="left" w:pos="1365"/>
        </w:tabs>
        <w:spacing w:line="360" w:lineRule="auto"/>
        <w:jc w:val="both"/>
        <w:rPr>
          <w:rFonts w:ascii="Arial" w:hAnsi="Arial" w:cs="Arial"/>
          <w:b/>
          <w:bCs/>
          <w:sz w:val="24"/>
          <w:szCs w:val="24"/>
        </w:rPr>
      </w:pPr>
    </w:p>
    <w:p w14:paraId="22236AF6" w14:textId="43CB36CF" w:rsidR="00D16404" w:rsidRDefault="00D16404" w:rsidP="00B524C4">
      <w:pPr>
        <w:tabs>
          <w:tab w:val="left" w:pos="1365"/>
        </w:tabs>
        <w:spacing w:line="360" w:lineRule="auto"/>
        <w:jc w:val="both"/>
        <w:rPr>
          <w:rFonts w:ascii="Arial" w:hAnsi="Arial" w:cs="Arial"/>
          <w:b/>
          <w:bCs/>
          <w:sz w:val="24"/>
          <w:szCs w:val="24"/>
        </w:rPr>
      </w:pPr>
    </w:p>
    <w:p w14:paraId="66027C10" w14:textId="085E5BFD" w:rsidR="00D16404" w:rsidRDefault="00D16404" w:rsidP="00B524C4">
      <w:pPr>
        <w:tabs>
          <w:tab w:val="left" w:pos="1365"/>
        </w:tabs>
        <w:spacing w:line="360" w:lineRule="auto"/>
        <w:jc w:val="both"/>
        <w:rPr>
          <w:rFonts w:ascii="Arial" w:hAnsi="Arial" w:cs="Arial"/>
          <w:b/>
          <w:bCs/>
          <w:sz w:val="24"/>
          <w:szCs w:val="24"/>
        </w:rPr>
      </w:pPr>
    </w:p>
    <w:p w14:paraId="26FBBB26" w14:textId="22476A29" w:rsidR="00D16404" w:rsidRDefault="00D16404" w:rsidP="00B524C4">
      <w:pPr>
        <w:tabs>
          <w:tab w:val="left" w:pos="1365"/>
        </w:tabs>
        <w:spacing w:line="360" w:lineRule="auto"/>
        <w:jc w:val="both"/>
        <w:rPr>
          <w:rFonts w:ascii="Arial" w:hAnsi="Arial" w:cs="Arial"/>
          <w:b/>
          <w:bCs/>
          <w:sz w:val="24"/>
          <w:szCs w:val="24"/>
        </w:rPr>
      </w:pPr>
    </w:p>
    <w:p w14:paraId="28C07A11" w14:textId="7B17A97A" w:rsidR="00D16404" w:rsidRDefault="00D16404" w:rsidP="00B524C4">
      <w:pPr>
        <w:tabs>
          <w:tab w:val="left" w:pos="1365"/>
        </w:tabs>
        <w:spacing w:line="360" w:lineRule="auto"/>
        <w:jc w:val="both"/>
        <w:rPr>
          <w:rFonts w:ascii="Arial" w:hAnsi="Arial" w:cs="Arial"/>
          <w:b/>
          <w:bCs/>
          <w:sz w:val="24"/>
          <w:szCs w:val="24"/>
        </w:rPr>
      </w:pPr>
    </w:p>
    <w:p w14:paraId="55CD9C37" w14:textId="4BEEBD3A" w:rsidR="00D16404" w:rsidRDefault="00D16404" w:rsidP="00B524C4">
      <w:pPr>
        <w:tabs>
          <w:tab w:val="left" w:pos="1365"/>
        </w:tabs>
        <w:spacing w:line="360" w:lineRule="auto"/>
        <w:jc w:val="both"/>
        <w:rPr>
          <w:rFonts w:ascii="Arial" w:hAnsi="Arial" w:cs="Arial"/>
          <w:b/>
          <w:bCs/>
          <w:sz w:val="24"/>
          <w:szCs w:val="24"/>
        </w:rPr>
      </w:pPr>
    </w:p>
    <w:p w14:paraId="20DE2C58" w14:textId="0657F062" w:rsidR="00D16404" w:rsidRDefault="00D16404" w:rsidP="00B524C4">
      <w:pPr>
        <w:tabs>
          <w:tab w:val="left" w:pos="1365"/>
        </w:tabs>
        <w:spacing w:line="360" w:lineRule="auto"/>
        <w:jc w:val="both"/>
        <w:rPr>
          <w:rFonts w:ascii="Arial" w:hAnsi="Arial" w:cs="Arial"/>
          <w:b/>
          <w:bCs/>
          <w:sz w:val="24"/>
          <w:szCs w:val="24"/>
        </w:rPr>
      </w:pPr>
    </w:p>
    <w:p w14:paraId="76AD8CDB" w14:textId="7B01A2AB" w:rsidR="00D16404" w:rsidRDefault="00D16404" w:rsidP="00B524C4">
      <w:pPr>
        <w:tabs>
          <w:tab w:val="left" w:pos="1365"/>
        </w:tabs>
        <w:spacing w:line="360" w:lineRule="auto"/>
        <w:jc w:val="both"/>
        <w:rPr>
          <w:rFonts w:ascii="Arial" w:hAnsi="Arial" w:cs="Arial"/>
          <w:b/>
          <w:bCs/>
          <w:sz w:val="24"/>
          <w:szCs w:val="24"/>
        </w:rPr>
      </w:pPr>
    </w:p>
    <w:p w14:paraId="027A4F08" w14:textId="0956AE19"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lastRenderedPageBreak/>
        <w:t>5</w:t>
      </w:r>
      <w:r w:rsidRPr="00695ED4">
        <w:rPr>
          <w:rFonts w:ascii="Arial" w:eastAsia="Arial" w:hAnsi="Arial" w:cs="Arial"/>
          <w:b/>
          <w:bCs/>
          <w:sz w:val="24"/>
          <w:szCs w:val="24"/>
          <w:lang w:val="en-US"/>
        </w:rPr>
        <w:t>. Economic Evaluation</w:t>
      </w:r>
    </w:p>
    <w:p w14:paraId="29369A0F" w14:textId="7ACB0CE1" w:rsidR="00B524C4" w:rsidRDefault="00B524C4" w:rsidP="00B524C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w:t>
      </w:r>
      <w:r>
        <w:rPr>
          <w:rFonts w:ascii="Arial" w:eastAsia="Arial" w:hAnsi="Arial" w:cs="Arial"/>
          <w:sz w:val="24"/>
          <w:szCs w:val="24"/>
          <w:lang w:val="en-US"/>
        </w:rPr>
        <w:t>TP</w:t>
      </w:r>
      <w:r w:rsidRPr="00695ED4">
        <w:rPr>
          <w:rFonts w:ascii="Arial" w:eastAsia="Arial" w:hAnsi="Arial" w:cs="Arial"/>
          <w:sz w:val="24"/>
          <w:szCs w:val="24"/>
          <w:lang w:val="en-US"/>
        </w:rPr>
        <w:t xml:space="preserve">A, overall investment is USD 10.8 million. The exchange rate is </w:t>
      </w:r>
      <w:r w:rsidR="0053102A">
        <w:rPr>
          <w:rFonts w:ascii="Arial" w:eastAsia="Arial" w:hAnsi="Arial" w:cs="Arial"/>
          <w:sz w:val="24"/>
          <w:szCs w:val="24"/>
          <w:lang w:val="en-US"/>
        </w:rPr>
        <w:t xml:space="preserve">considered </w:t>
      </w:r>
      <w:r w:rsidRPr="00695ED4">
        <w:rPr>
          <w:rFonts w:ascii="Arial" w:eastAsia="Arial" w:hAnsi="Arial" w:cs="Arial"/>
          <w:sz w:val="24"/>
          <w:szCs w:val="24"/>
          <w:lang w:val="en-US"/>
        </w:rPr>
        <w:t>USD 1 = INR 73.30</w:t>
      </w:r>
      <w:r>
        <w:rPr>
          <w:rFonts w:ascii="Arial" w:eastAsia="Arial" w:hAnsi="Arial" w:cs="Arial"/>
          <w:sz w:val="24"/>
          <w:szCs w:val="24"/>
          <w:lang w:val="en-US"/>
        </w:rPr>
        <w:t>. Considering current volatility in commodity cycles and exchange rate, capital expenditure for the project may increase by 10-12 percent if project is implemented by near future.</w:t>
      </w:r>
    </w:p>
    <w:p w14:paraId="2EC0F51D" w14:textId="77777777" w:rsidR="00B524C4" w:rsidRDefault="00B524C4" w:rsidP="00B524C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3B8824D7" w14:textId="77777777" w:rsidR="00B524C4" w:rsidRPr="004532CD" w:rsidRDefault="00B524C4" w:rsidP="00B524C4">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In particular, the total capital investment was based on the percentage of the delivered equipment cost method for </w:t>
      </w:r>
      <w:r>
        <w:rPr>
          <w:rFonts w:ascii="Arial" w:eastAsia="Arial" w:hAnsi="Arial" w:cs="Arial"/>
          <w:sz w:val="24"/>
          <w:szCs w:val="24"/>
          <w:lang w:val="en-US"/>
        </w:rPr>
        <w:t xml:space="preserve">a </w:t>
      </w:r>
      <w:r w:rsidRPr="004532CD">
        <w:rPr>
          <w:rFonts w:ascii="Arial" w:eastAsia="Arial" w:hAnsi="Arial" w:cs="Arial"/>
          <w:sz w:val="24"/>
          <w:szCs w:val="24"/>
          <w:lang w:val="en-US"/>
        </w:rPr>
        <w:t>processing plant</w:t>
      </w:r>
      <w:r>
        <w:rPr>
          <w:rFonts w:ascii="Arial" w:eastAsia="Arial" w:hAnsi="Arial" w:cs="Arial"/>
          <w:sz w:val="24"/>
          <w:szCs w:val="24"/>
          <w:lang w:val="en-US"/>
        </w:rPr>
        <w:t>.</w:t>
      </w:r>
    </w:p>
    <w:p w14:paraId="70FA14A2" w14:textId="69B68169" w:rsidR="00B524C4" w:rsidRPr="004532CD" w:rsidRDefault="00B524C4" w:rsidP="00B524C4">
      <w:pPr>
        <w:tabs>
          <w:tab w:val="left" w:pos="1365"/>
        </w:tabs>
        <w:spacing w:line="360" w:lineRule="auto"/>
        <w:jc w:val="both"/>
        <w:rPr>
          <w:rFonts w:ascii="Arial" w:eastAsia="Arial" w:hAnsi="Arial" w:cs="Arial"/>
          <w:sz w:val="24"/>
          <w:szCs w:val="24"/>
          <w:lang w:val="en-US"/>
        </w:rPr>
      </w:pPr>
    </w:p>
    <w:tbl>
      <w:tblPr>
        <w:tblW w:w="9870" w:type="dxa"/>
        <w:tblInd w:w="-10" w:type="dxa"/>
        <w:tblLook w:val="04A0" w:firstRow="1" w:lastRow="0" w:firstColumn="1" w:lastColumn="0" w:noHBand="0" w:noVBand="1"/>
      </w:tblPr>
      <w:tblGrid>
        <w:gridCol w:w="784"/>
        <w:gridCol w:w="6562"/>
        <w:gridCol w:w="2524"/>
      </w:tblGrid>
      <w:tr w:rsidR="00B524C4" w:rsidRPr="00806677" w14:paraId="5C35BAEB" w14:textId="77777777" w:rsidTr="00A61E95">
        <w:trPr>
          <w:trHeight w:val="279"/>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68476"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single" w:sz="4" w:space="0" w:color="auto"/>
              <w:left w:val="nil"/>
              <w:bottom w:val="single" w:sz="4" w:space="0" w:color="auto"/>
              <w:right w:val="single" w:sz="4" w:space="0" w:color="auto"/>
            </w:tcBorders>
            <w:shd w:val="clear" w:color="auto" w:fill="auto"/>
            <w:vAlign w:val="center"/>
            <w:hideMark/>
          </w:tcPr>
          <w:p w14:paraId="404475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ITEM</w:t>
            </w:r>
          </w:p>
        </w:tc>
        <w:tc>
          <w:tcPr>
            <w:tcW w:w="2524" w:type="dxa"/>
            <w:tcBorders>
              <w:top w:val="single" w:sz="4" w:space="0" w:color="auto"/>
              <w:left w:val="nil"/>
              <w:bottom w:val="single" w:sz="4" w:space="0" w:color="auto"/>
              <w:right w:val="single" w:sz="4" w:space="0" w:color="auto"/>
            </w:tcBorders>
            <w:shd w:val="clear" w:color="auto" w:fill="auto"/>
            <w:vAlign w:val="center"/>
            <w:hideMark/>
          </w:tcPr>
          <w:p w14:paraId="1D518A5C" w14:textId="77777777" w:rsidR="00B524C4" w:rsidRPr="00806677" w:rsidRDefault="00B524C4" w:rsidP="00A61E95">
            <w:pPr>
              <w:spacing w:after="0" w:line="240" w:lineRule="auto"/>
              <w:ind w:firstLineChars="300" w:firstLine="542"/>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[USD</w:t>
            </w:r>
            <w:r>
              <w:rPr>
                <w:rFonts w:ascii="Palladio Uralic" w:eastAsia="Times New Roman" w:hAnsi="Palladio Uralic" w:cs="Calibri"/>
                <w:b/>
                <w:bCs/>
                <w:color w:val="000000"/>
                <w:sz w:val="18"/>
                <w:szCs w:val="18"/>
                <w:lang w:eastAsia="en-IN"/>
              </w:rPr>
              <w:t xml:space="preserve"> Million</w:t>
            </w:r>
            <w:r w:rsidRPr="00806677">
              <w:rPr>
                <w:rFonts w:ascii="Palladio Uralic" w:eastAsia="Times New Roman" w:hAnsi="Palladio Uralic" w:cs="Calibri"/>
                <w:b/>
                <w:bCs/>
                <w:color w:val="000000"/>
                <w:sz w:val="18"/>
                <w:szCs w:val="18"/>
                <w:lang w:eastAsia="en-IN"/>
              </w:rPr>
              <w:t>]</w:t>
            </w:r>
          </w:p>
        </w:tc>
      </w:tr>
      <w:tr w:rsidR="00B524C4" w:rsidRPr="00806677" w14:paraId="09C436A1"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1450BEDD"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w:t>
            </w:r>
          </w:p>
        </w:tc>
        <w:tc>
          <w:tcPr>
            <w:tcW w:w="6562" w:type="dxa"/>
            <w:tcBorders>
              <w:top w:val="nil"/>
              <w:left w:val="nil"/>
              <w:bottom w:val="single" w:sz="4" w:space="0" w:color="auto"/>
              <w:right w:val="single" w:sz="4" w:space="0" w:color="auto"/>
            </w:tcBorders>
            <w:shd w:val="clear" w:color="000000" w:fill="A9D08E"/>
            <w:vAlign w:val="center"/>
            <w:hideMark/>
          </w:tcPr>
          <w:p w14:paraId="78B6D09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FIXED-CAPITAL INVESTMENT</w:t>
            </w:r>
          </w:p>
        </w:tc>
        <w:tc>
          <w:tcPr>
            <w:tcW w:w="2524" w:type="dxa"/>
            <w:tcBorders>
              <w:top w:val="nil"/>
              <w:left w:val="nil"/>
              <w:bottom w:val="single" w:sz="4" w:space="0" w:color="auto"/>
              <w:right w:val="single" w:sz="4" w:space="0" w:color="auto"/>
            </w:tcBorders>
            <w:shd w:val="clear" w:color="000000" w:fill="A9D08E"/>
            <w:vAlign w:val="bottom"/>
            <w:hideMark/>
          </w:tcPr>
          <w:p w14:paraId="186C31EE"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10.56</w:t>
            </w:r>
          </w:p>
        </w:tc>
      </w:tr>
      <w:tr w:rsidR="00B524C4" w:rsidRPr="00806677" w14:paraId="66C52A32" w14:textId="77777777" w:rsidTr="00A61E95">
        <w:trPr>
          <w:trHeight w:val="447"/>
        </w:trPr>
        <w:tc>
          <w:tcPr>
            <w:tcW w:w="784" w:type="dxa"/>
            <w:tcBorders>
              <w:top w:val="nil"/>
              <w:left w:val="single" w:sz="4" w:space="0" w:color="auto"/>
              <w:bottom w:val="single" w:sz="4" w:space="0" w:color="auto"/>
              <w:right w:val="single" w:sz="4" w:space="0" w:color="auto"/>
            </w:tcBorders>
            <w:shd w:val="clear" w:color="000000" w:fill="A9D08E"/>
            <w:vAlign w:val="center"/>
          </w:tcPr>
          <w:p w14:paraId="477076A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4085FA4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6EDE71EB"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7.69</w:t>
            </w:r>
          </w:p>
        </w:tc>
      </w:tr>
      <w:tr w:rsidR="00B524C4" w:rsidRPr="00806677" w14:paraId="6FFC9E06"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tcPr>
          <w:p w14:paraId="34F0BAAC"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123631A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INDIRECT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441B8CFD"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2.86</w:t>
            </w:r>
          </w:p>
        </w:tc>
      </w:tr>
      <w:tr w:rsidR="00B524C4" w:rsidRPr="00806677" w14:paraId="5FAC0ADA"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49473D6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B</w:t>
            </w:r>
          </w:p>
        </w:tc>
        <w:tc>
          <w:tcPr>
            <w:tcW w:w="6562" w:type="dxa"/>
            <w:tcBorders>
              <w:top w:val="nil"/>
              <w:left w:val="nil"/>
              <w:bottom w:val="single" w:sz="4" w:space="0" w:color="auto"/>
              <w:right w:val="single" w:sz="4" w:space="0" w:color="auto"/>
            </w:tcBorders>
            <w:shd w:val="clear" w:color="000000" w:fill="A9D08E"/>
            <w:vAlign w:val="center"/>
            <w:hideMark/>
          </w:tcPr>
          <w:p w14:paraId="4D0B37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WORKING CAPITAL</w:t>
            </w:r>
          </w:p>
        </w:tc>
        <w:tc>
          <w:tcPr>
            <w:tcW w:w="2524" w:type="dxa"/>
            <w:tcBorders>
              <w:top w:val="nil"/>
              <w:left w:val="nil"/>
              <w:bottom w:val="single" w:sz="4" w:space="0" w:color="auto"/>
              <w:right w:val="single" w:sz="4" w:space="0" w:color="auto"/>
            </w:tcBorders>
            <w:shd w:val="clear" w:color="000000" w:fill="A9D08E"/>
            <w:vAlign w:val="bottom"/>
            <w:hideMark/>
          </w:tcPr>
          <w:p w14:paraId="4252058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0.22</w:t>
            </w:r>
          </w:p>
        </w:tc>
      </w:tr>
      <w:tr w:rsidR="00B524C4" w:rsidRPr="00806677" w14:paraId="173156FB"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F4B084"/>
            <w:vAlign w:val="center"/>
            <w:hideMark/>
          </w:tcPr>
          <w:p w14:paraId="6629271B"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nil"/>
              <w:left w:val="nil"/>
              <w:bottom w:val="single" w:sz="4" w:space="0" w:color="auto"/>
              <w:right w:val="single" w:sz="4" w:space="0" w:color="auto"/>
            </w:tcBorders>
            <w:shd w:val="clear" w:color="000000" w:fill="F4B084"/>
            <w:vAlign w:val="center"/>
            <w:hideMark/>
          </w:tcPr>
          <w:p w14:paraId="53CE35D0"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CAPITAL INVESTMENT</w:t>
            </w:r>
          </w:p>
        </w:tc>
        <w:tc>
          <w:tcPr>
            <w:tcW w:w="2524" w:type="dxa"/>
            <w:tcBorders>
              <w:top w:val="nil"/>
              <w:left w:val="nil"/>
              <w:bottom w:val="single" w:sz="4" w:space="0" w:color="auto"/>
              <w:right w:val="single" w:sz="4" w:space="0" w:color="auto"/>
            </w:tcBorders>
            <w:shd w:val="clear" w:color="000000" w:fill="F4B084"/>
            <w:vAlign w:val="bottom"/>
            <w:hideMark/>
          </w:tcPr>
          <w:p w14:paraId="28F341D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10.78</w:t>
            </w:r>
          </w:p>
        </w:tc>
      </w:tr>
      <w:tr w:rsidR="00B524C4" w:rsidRPr="00806677" w14:paraId="2EEBD512" w14:textId="77777777" w:rsidTr="00A61E95">
        <w:trPr>
          <w:trHeight w:val="279"/>
        </w:trPr>
        <w:tc>
          <w:tcPr>
            <w:tcW w:w="784" w:type="dxa"/>
            <w:tcBorders>
              <w:top w:val="nil"/>
              <w:left w:val="nil"/>
              <w:bottom w:val="nil"/>
              <w:right w:val="nil"/>
            </w:tcBorders>
            <w:shd w:val="clear" w:color="auto" w:fill="auto"/>
            <w:noWrap/>
            <w:vAlign w:val="center"/>
            <w:hideMark/>
          </w:tcPr>
          <w:p w14:paraId="5AE2A36A"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nil"/>
              <w:right w:val="nil"/>
            </w:tcBorders>
            <w:shd w:val="clear" w:color="auto" w:fill="auto"/>
            <w:noWrap/>
            <w:vAlign w:val="bottom"/>
            <w:hideMark/>
          </w:tcPr>
          <w:p w14:paraId="43A3F73E"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c>
          <w:tcPr>
            <w:tcW w:w="2524" w:type="dxa"/>
            <w:tcBorders>
              <w:top w:val="nil"/>
              <w:left w:val="nil"/>
              <w:bottom w:val="nil"/>
              <w:right w:val="nil"/>
            </w:tcBorders>
            <w:shd w:val="clear" w:color="auto" w:fill="auto"/>
            <w:noWrap/>
            <w:vAlign w:val="bottom"/>
            <w:hideMark/>
          </w:tcPr>
          <w:p w14:paraId="0450E848"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r>
    </w:tbl>
    <w:p w14:paraId="2859CEE2"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862888C"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71D3189" w14:textId="7777777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5.3. Machinery &amp; Equipment Cost Analysis:</w:t>
      </w:r>
    </w:p>
    <w:p w14:paraId="560223F8" w14:textId="7D7F97EC" w:rsidR="00B524C4" w:rsidRDefault="00B524C4" w:rsidP="00B524C4">
      <w:pPr>
        <w:spacing w:line="360" w:lineRule="auto"/>
        <w:jc w:val="both"/>
        <w:rPr>
          <w:rFonts w:ascii="Arial" w:hAnsi="Arial" w:cs="Arial"/>
          <w:sz w:val="24"/>
          <w:szCs w:val="24"/>
          <w:lang w:val="en-US"/>
        </w:rPr>
      </w:pPr>
      <w:r w:rsidRPr="004532CD">
        <w:rPr>
          <w:rFonts w:ascii="Arial" w:hAnsi="Arial" w:cs="Arial"/>
          <w:sz w:val="24"/>
          <w:szCs w:val="24"/>
          <w:lang w:val="en-US"/>
        </w:rPr>
        <w:t>The total cost of the equipment is approximately USD</w:t>
      </w:r>
      <w:r>
        <w:rPr>
          <w:rFonts w:ascii="Arial" w:hAnsi="Arial" w:cs="Arial"/>
          <w:sz w:val="24"/>
          <w:szCs w:val="24"/>
          <w:lang w:val="en-US"/>
        </w:rPr>
        <w:t xml:space="preserve"> 2.73 Million </w:t>
      </w:r>
      <w:r w:rsidRPr="004532CD">
        <w:rPr>
          <w:rFonts w:ascii="Arial" w:hAnsi="Arial" w:cs="Arial"/>
          <w:sz w:val="24"/>
          <w:szCs w:val="24"/>
          <w:lang w:val="en-US"/>
        </w:rPr>
        <w:t xml:space="preserve">including the auxiliary equipment. </w:t>
      </w:r>
      <w:r>
        <w:rPr>
          <w:rFonts w:ascii="Arial" w:hAnsi="Arial" w:cs="Arial"/>
          <w:sz w:val="24"/>
          <w:szCs w:val="24"/>
          <w:lang w:val="en-US"/>
        </w:rPr>
        <w:t>Being exothermic reaction process, product is process parameter sensitive (consistency need to be maintained), hence c</w:t>
      </w:r>
      <w:r w:rsidRPr="004532CD">
        <w:rPr>
          <w:rFonts w:ascii="Arial" w:hAnsi="Arial" w:cs="Arial"/>
          <w:sz w:val="24"/>
          <w:szCs w:val="24"/>
          <w:lang w:val="en-US"/>
        </w:rPr>
        <w:t xml:space="preserve">onsidering the reactor and </w:t>
      </w:r>
      <w:r>
        <w:rPr>
          <w:rFonts w:ascii="Arial" w:hAnsi="Arial" w:cs="Arial"/>
          <w:sz w:val="24"/>
          <w:szCs w:val="24"/>
          <w:lang w:val="en-US"/>
        </w:rPr>
        <w:t>Blender</w:t>
      </w:r>
      <w:r w:rsidRPr="004532CD">
        <w:rPr>
          <w:rFonts w:ascii="Arial" w:hAnsi="Arial" w:cs="Arial"/>
          <w:sz w:val="24"/>
          <w:szCs w:val="24"/>
          <w:lang w:val="en-US"/>
        </w:rPr>
        <w:t xml:space="preserve"> as a complex part of the </w:t>
      </w:r>
      <w:r>
        <w:rPr>
          <w:rFonts w:ascii="Arial" w:hAnsi="Arial" w:cs="Arial"/>
          <w:sz w:val="24"/>
          <w:szCs w:val="24"/>
          <w:lang w:val="en-US"/>
        </w:rPr>
        <w:t>Production</w:t>
      </w:r>
      <w:r w:rsidRPr="004532CD">
        <w:rPr>
          <w:rFonts w:ascii="Arial" w:hAnsi="Arial" w:cs="Arial"/>
          <w:sz w:val="24"/>
          <w:szCs w:val="24"/>
          <w:lang w:val="en-US"/>
        </w:rPr>
        <w:t xml:space="preserve">, </w:t>
      </w:r>
      <w:r>
        <w:rPr>
          <w:rFonts w:ascii="Arial" w:hAnsi="Arial" w:cs="Arial"/>
          <w:sz w:val="24"/>
          <w:szCs w:val="24"/>
          <w:lang w:val="en-US"/>
        </w:rPr>
        <w:t>therefore</w:t>
      </w:r>
      <w:r w:rsidRPr="004532CD">
        <w:rPr>
          <w:rFonts w:ascii="Arial" w:hAnsi="Arial" w:cs="Arial"/>
          <w:sz w:val="24"/>
          <w:szCs w:val="24"/>
          <w:lang w:val="en-US"/>
        </w:rPr>
        <w:t xml:space="preserve"> are considered as auxiliary equipment</w:t>
      </w:r>
      <w:r>
        <w:rPr>
          <w:rFonts w:ascii="Arial" w:hAnsi="Arial" w:cs="Arial"/>
          <w:sz w:val="24"/>
          <w:szCs w:val="24"/>
          <w:lang w:val="en-US"/>
        </w:rPr>
        <w:t>.</w:t>
      </w:r>
      <w:r w:rsidRPr="004532CD">
        <w:rPr>
          <w:rFonts w:ascii="Arial" w:hAnsi="Arial" w:cs="Arial"/>
          <w:sz w:val="24"/>
          <w:szCs w:val="24"/>
          <w:lang w:val="en-US"/>
        </w:rPr>
        <w:t xml:space="preserve"> construction material is SS 304</w:t>
      </w:r>
      <w:r>
        <w:rPr>
          <w:rFonts w:ascii="Arial" w:hAnsi="Arial" w:cs="Arial"/>
          <w:sz w:val="24"/>
          <w:szCs w:val="24"/>
          <w:lang w:val="en-US"/>
        </w:rPr>
        <w:t>.</w:t>
      </w:r>
      <w:r w:rsidRPr="004532CD">
        <w:rPr>
          <w:rFonts w:ascii="Arial" w:hAnsi="Arial" w:cs="Arial"/>
          <w:sz w:val="24"/>
          <w:szCs w:val="24"/>
          <w:lang w:val="en-US"/>
        </w:rPr>
        <w:t xml:space="preserve"> The client is preferred to</w:t>
      </w:r>
      <w:r>
        <w:rPr>
          <w:rFonts w:ascii="Arial" w:hAnsi="Arial" w:cs="Arial"/>
          <w:sz w:val="24"/>
          <w:szCs w:val="24"/>
          <w:lang w:val="en-US"/>
        </w:rPr>
        <w:t xml:space="preserve"> consider</w:t>
      </w:r>
      <w:r w:rsidRPr="004532CD">
        <w:rPr>
          <w:rFonts w:ascii="Arial" w:hAnsi="Arial" w:cs="Arial"/>
          <w:sz w:val="24"/>
          <w:szCs w:val="24"/>
          <w:lang w:val="en-US"/>
        </w:rPr>
        <w:t xml:space="preserve"> </w:t>
      </w:r>
      <w:r>
        <w:rPr>
          <w:rFonts w:ascii="Arial" w:hAnsi="Arial" w:cs="Arial"/>
          <w:sz w:val="24"/>
          <w:szCs w:val="24"/>
          <w:lang w:val="en-US"/>
        </w:rPr>
        <w:t xml:space="preserve">whole plant both manually &amp; automated. </w:t>
      </w:r>
      <w:r w:rsidRPr="004532CD">
        <w:rPr>
          <w:rFonts w:ascii="Arial" w:hAnsi="Arial" w:cs="Arial"/>
          <w:sz w:val="24"/>
          <w:szCs w:val="24"/>
          <w:lang w:val="en-US"/>
        </w:rPr>
        <w:t>The equipment cost might vary for different manufacturers depending on the complexity and the material of construction. Construction and Installation of large size equipment (volume more than 100</w:t>
      </w:r>
      <w:r w:rsidR="0008641D">
        <w:rPr>
          <w:rFonts w:ascii="Arial" w:hAnsi="Arial" w:cs="Arial"/>
          <w:sz w:val="24"/>
          <w:szCs w:val="24"/>
          <w:lang w:val="en-US"/>
        </w:rPr>
        <w:t xml:space="preserve"> </w:t>
      </w:r>
      <w:r w:rsidRPr="004532CD">
        <w:rPr>
          <w:rFonts w:ascii="Arial" w:hAnsi="Arial" w:cs="Arial"/>
          <w:sz w:val="24"/>
          <w:szCs w:val="24"/>
          <w:lang w:val="en-US"/>
        </w:rPr>
        <w:t>m</w:t>
      </w:r>
      <w:r w:rsidRPr="004532CD">
        <w:rPr>
          <w:rFonts w:ascii="Arial" w:hAnsi="Arial" w:cs="Arial"/>
          <w:sz w:val="24"/>
          <w:szCs w:val="24"/>
          <w:vertAlign w:val="superscript"/>
          <w:lang w:val="en-US"/>
        </w:rPr>
        <w:t>3</w:t>
      </w:r>
      <w:r w:rsidRPr="004532CD">
        <w:rPr>
          <w:rFonts w:ascii="Arial" w:hAnsi="Arial" w:cs="Arial"/>
          <w:sz w:val="24"/>
          <w:szCs w:val="24"/>
          <w:lang w:val="en-US"/>
        </w:rPr>
        <w:t>) like LER Storage Tanks</w:t>
      </w:r>
      <w:r>
        <w:rPr>
          <w:rFonts w:ascii="Arial" w:hAnsi="Arial" w:cs="Arial"/>
          <w:sz w:val="24"/>
          <w:szCs w:val="24"/>
          <w:lang w:val="en-US"/>
        </w:rPr>
        <w:t>, Styrene</w:t>
      </w:r>
      <w:r w:rsidRPr="004532CD">
        <w:rPr>
          <w:rFonts w:ascii="Arial" w:hAnsi="Arial" w:cs="Arial"/>
          <w:sz w:val="24"/>
          <w:szCs w:val="24"/>
          <w:lang w:val="en-US"/>
        </w:rPr>
        <w:t xml:space="preserve"> is done on-site as the transportation of such equipment is not feasible.</w:t>
      </w:r>
    </w:p>
    <w:p w14:paraId="38B471D4" w14:textId="198F8BA3" w:rsidR="0008641D" w:rsidRDefault="0008641D" w:rsidP="00B524C4">
      <w:pPr>
        <w:spacing w:line="360" w:lineRule="auto"/>
        <w:jc w:val="both"/>
        <w:rPr>
          <w:rFonts w:ascii="Arial" w:hAnsi="Arial" w:cs="Arial"/>
          <w:sz w:val="24"/>
          <w:szCs w:val="24"/>
          <w:lang w:val="en-US"/>
        </w:rPr>
      </w:pPr>
    </w:p>
    <w:p w14:paraId="32ECB4AC" w14:textId="77777777" w:rsidR="00B57048" w:rsidRPr="004532CD" w:rsidRDefault="00B57048" w:rsidP="00B524C4">
      <w:pPr>
        <w:spacing w:line="360" w:lineRule="auto"/>
        <w:jc w:val="both"/>
        <w:rPr>
          <w:rFonts w:ascii="Arial" w:hAnsi="Arial" w:cs="Arial"/>
          <w:sz w:val="24"/>
          <w:szCs w:val="24"/>
          <w:lang w:val="en-US"/>
        </w:rPr>
      </w:pPr>
    </w:p>
    <w:p w14:paraId="7D5BC2C8" w14:textId="77777777" w:rsidR="00B524C4" w:rsidRDefault="00B524C4" w:rsidP="00B524C4">
      <w:pPr>
        <w:spacing w:line="360" w:lineRule="auto"/>
        <w:jc w:val="both"/>
        <w:rPr>
          <w:rFonts w:ascii="Arial" w:hAnsi="Arial" w:cs="Arial"/>
          <w:sz w:val="24"/>
          <w:szCs w:val="24"/>
          <w:lang w:val="en-US"/>
        </w:rPr>
      </w:pPr>
    </w:p>
    <w:tbl>
      <w:tblPr>
        <w:tblW w:w="10000" w:type="dxa"/>
        <w:tblLook w:val="04A0" w:firstRow="1" w:lastRow="0" w:firstColumn="1" w:lastColumn="0" w:noHBand="0" w:noVBand="1"/>
      </w:tblPr>
      <w:tblGrid>
        <w:gridCol w:w="521"/>
        <w:gridCol w:w="4336"/>
        <w:gridCol w:w="1482"/>
        <w:gridCol w:w="809"/>
        <w:gridCol w:w="1132"/>
        <w:gridCol w:w="1720"/>
      </w:tblGrid>
      <w:tr w:rsidR="00B524C4" w:rsidRPr="004532CD" w14:paraId="4D25A9A9" w14:textId="77777777" w:rsidTr="00A61E95">
        <w:trPr>
          <w:trHeight w:val="319"/>
        </w:trPr>
        <w:tc>
          <w:tcPr>
            <w:tcW w:w="8280" w:type="dxa"/>
            <w:gridSpan w:val="5"/>
            <w:tcBorders>
              <w:top w:val="nil"/>
              <w:left w:val="nil"/>
              <w:bottom w:val="single" w:sz="8" w:space="0" w:color="auto"/>
              <w:right w:val="nil"/>
            </w:tcBorders>
            <w:shd w:val="clear" w:color="auto" w:fill="auto"/>
            <w:noWrap/>
            <w:vAlign w:val="bottom"/>
            <w:hideMark/>
          </w:tcPr>
          <w:p w14:paraId="214994E3" w14:textId="3AE1AAF0" w:rsidR="00B524C4" w:rsidRPr="00345D9C" w:rsidRDefault="00B524C4" w:rsidP="00A61E95">
            <w:pPr>
              <w:spacing w:after="0" w:line="240" w:lineRule="auto"/>
              <w:jc w:val="center"/>
              <w:rPr>
                <w:rFonts w:ascii="Calibri" w:eastAsia="Times New Roman" w:hAnsi="Calibri" w:cs="Calibri"/>
                <w:b/>
                <w:bCs/>
                <w:color w:val="000000"/>
                <w:lang w:eastAsia="en-IN"/>
              </w:rPr>
            </w:pPr>
          </w:p>
        </w:tc>
        <w:tc>
          <w:tcPr>
            <w:tcW w:w="1720" w:type="dxa"/>
            <w:tcBorders>
              <w:top w:val="nil"/>
              <w:left w:val="nil"/>
              <w:bottom w:val="nil"/>
              <w:right w:val="nil"/>
            </w:tcBorders>
            <w:shd w:val="clear" w:color="auto" w:fill="auto"/>
            <w:noWrap/>
            <w:vAlign w:val="bottom"/>
            <w:hideMark/>
          </w:tcPr>
          <w:p w14:paraId="1EE187DB" w14:textId="77777777" w:rsidR="00B524C4" w:rsidRPr="004532CD" w:rsidRDefault="00B524C4" w:rsidP="00A61E95">
            <w:pPr>
              <w:spacing w:after="0" w:line="240" w:lineRule="auto"/>
              <w:jc w:val="center"/>
              <w:rPr>
                <w:rFonts w:ascii="Calibri" w:eastAsia="Times New Roman" w:hAnsi="Calibri" w:cs="Calibri"/>
                <w:color w:val="000000"/>
                <w:lang w:eastAsia="en-IN"/>
              </w:rPr>
            </w:pPr>
          </w:p>
        </w:tc>
      </w:tr>
      <w:tr w:rsidR="00B524C4" w:rsidRPr="004532CD" w14:paraId="5A6DF0F1" w14:textId="77777777" w:rsidTr="00A61E95">
        <w:trPr>
          <w:trHeight w:val="319"/>
        </w:trPr>
        <w:tc>
          <w:tcPr>
            <w:tcW w:w="521" w:type="dxa"/>
            <w:tcBorders>
              <w:top w:val="nil"/>
              <w:left w:val="single" w:sz="8" w:space="0" w:color="auto"/>
              <w:bottom w:val="single" w:sz="8" w:space="0" w:color="auto"/>
              <w:right w:val="single" w:sz="8" w:space="0" w:color="auto"/>
            </w:tcBorders>
            <w:shd w:val="clear" w:color="000000" w:fill="00B050"/>
            <w:vAlign w:val="center"/>
            <w:hideMark/>
          </w:tcPr>
          <w:p w14:paraId="38EA8EB6" w14:textId="77777777" w:rsidR="00B524C4" w:rsidRPr="004532CD" w:rsidRDefault="00B524C4" w:rsidP="00A61E95">
            <w:pPr>
              <w:spacing w:after="0" w:line="240" w:lineRule="auto"/>
              <w:rPr>
                <w:rFonts w:ascii="Times New Roman" w:eastAsia="Times New Roman" w:hAnsi="Times New Roman" w:cs="Times New Roman"/>
                <w:color w:val="000000"/>
                <w:sz w:val="18"/>
                <w:szCs w:val="18"/>
                <w:lang w:eastAsia="en-IN"/>
              </w:rPr>
            </w:pPr>
            <w:r w:rsidRPr="004532CD">
              <w:rPr>
                <w:rFonts w:ascii="Times New Roman" w:eastAsia="Times New Roman" w:hAnsi="Times New Roman" w:cs="Times New Roman"/>
                <w:color w:val="000000"/>
                <w:sz w:val="18"/>
                <w:szCs w:val="18"/>
                <w:lang w:eastAsia="en-IN"/>
              </w:rPr>
              <w:t> </w:t>
            </w:r>
          </w:p>
        </w:tc>
        <w:tc>
          <w:tcPr>
            <w:tcW w:w="4336" w:type="dxa"/>
            <w:tcBorders>
              <w:top w:val="nil"/>
              <w:left w:val="nil"/>
              <w:bottom w:val="single" w:sz="8" w:space="0" w:color="auto"/>
              <w:right w:val="single" w:sz="8" w:space="0" w:color="auto"/>
            </w:tcBorders>
            <w:shd w:val="clear" w:color="000000" w:fill="00B050"/>
            <w:vAlign w:val="center"/>
            <w:hideMark/>
          </w:tcPr>
          <w:p w14:paraId="1971BF8D" w14:textId="77777777" w:rsidR="00B524C4" w:rsidRPr="004532CD" w:rsidRDefault="00B524C4" w:rsidP="00A61E95">
            <w:pPr>
              <w:spacing w:after="0" w:line="240" w:lineRule="auto"/>
              <w:ind w:firstLineChars="100" w:firstLine="161"/>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MAIN PROCESS EQUIPMENTS</w:t>
            </w:r>
          </w:p>
        </w:tc>
        <w:tc>
          <w:tcPr>
            <w:tcW w:w="1482" w:type="dxa"/>
            <w:tcBorders>
              <w:top w:val="nil"/>
              <w:left w:val="nil"/>
              <w:bottom w:val="single" w:sz="8" w:space="0" w:color="auto"/>
              <w:right w:val="single" w:sz="8" w:space="0" w:color="auto"/>
            </w:tcBorders>
            <w:shd w:val="clear" w:color="000000" w:fill="00B050"/>
            <w:vAlign w:val="center"/>
            <w:hideMark/>
          </w:tcPr>
          <w:p w14:paraId="3BCE391F"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CAPACITY</w:t>
            </w:r>
          </w:p>
        </w:tc>
        <w:tc>
          <w:tcPr>
            <w:tcW w:w="809" w:type="dxa"/>
            <w:tcBorders>
              <w:top w:val="nil"/>
              <w:left w:val="nil"/>
              <w:bottom w:val="single" w:sz="8" w:space="0" w:color="auto"/>
              <w:right w:val="single" w:sz="8" w:space="0" w:color="auto"/>
            </w:tcBorders>
            <w:shd w:val="clear" w:color="000000" w:fill="00B050"/>
            <w:vAlign w:val="center"/>
            <w:hideMark/>
          </w:tcPr>
          <w:p w14:paraId="71723D3D"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UNITS</w:t>
            </w:r>
          </w:p>
        </w:tc>
        <w:tc>
          <w:tcPr>
            <w:tcW w:w="1132" w:type="dxa"/>
            <w:tcBorders>
              <w:top w:val="nil"/>
              <w:left w:val="nil"/>
              <w:bottom w:val="single" w:sz="8" w:space="0" w:color="auto"/>
              <w:right w:val="single" w:sz="8" w:space="0" w:color="auto"/>
            </w:tcBorders>
            <w:shd w:val="clear" w:color="000000" w:fill="00B050"/>
            <w:vAlign w:val="center"/>
            <w:hideMark/>
          </w:tcPr>
          <w:p w14:paraId="46A44B57" w14:textId="77777777" w:rsidR="00B524C4" w:rsidRDefault="00B524C4" w:rsidP="00A61E95">
            <w:pPr>
              <w:spacing w:after="0" w:line="240" w:lineRule="auto"/>
              <w:jc w:val="right"/>
              <w:rPr>
                <w:rFonts w:ascii="Palladio Uralic" w:eastAsia="Times New Roman" w:hAnsi="Palladio Uralic" w:cs="Calibri"/>
                <w:b/>
                <w:bCs/>
                <w:color w:val="000000"/>
                <w:sz w:val="16"/>
                <w:szCs w:val="16"/>
                <w:lang w:eastAsia="en-IN"/>
              </w:rPr>
            </w:pPr>
            <w:r>
              <w:rPr>
                <w:rFonts w:ascii="Palladio Uralic" w:eastAsia="Times New Roman" w:hAnsi="Palladio Uralic" w:cs="Calibri"/>
                <w:b/>
                <w:bCs/>
                <w:color w:val="000000"/>
                <w:sz w:val="16"/>
                <w:szCs w:val="16"/>
                <w:lang w:eastAsia="en-IN"/>
              </w:rPr>
              <w:t>Unit Rate</w:t>
            </w:r>
          </w:p>
          <w:p w14:paraId="27EB1DF3" w14:textId="77777777" w:rsidR="00B524C4" w:rsidRPr="004532CD" w:rsidRDefault="00B524C4" w:rsidP="00A61E95">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[USD</w:t>
            </w:r>
            <w:r>
              <w:rPr>
                <w:rFonts w:ascii="Palladio Uralic" w:eastAsia="Times New Roman" w:hAnsi="Palladio Uralic" w:cs="Calibri"/>
                <w:b/>
                <w:bCs/>
                <w:color w:val="000000"/>
                <w:sz w:val="16"/>
                <w:szCs w:val="16"/>
                <w:lang w:eastAsia="en-IN"/>
              </w:rPr>
              <w:t xml:space="preserve"> million</w:t>
            </w:r>
            <w:r w:rsidRPr="004532CD">
              <w:rPr>
                <w:rFonts w:ascii="Palladio Uralic" w:eastAsia="Times New Roman" w:hAnsi="Palladio Uralic" w:cs="Calibri"/>
                <w:b/>
                <w:bCs/>
                <w:color w:val="000000"/>
                <w:sz w:val="16"/>
                <w:szCs w:val="16"/>
                <w:lang w:eastAsia="en-IN"/>
              </w:rPr>
              <w:t xml:space="preserve">] </w:t>
            </w:r>
          </w:p>
        </w:tc>
        <w:tc>
          <w:tcPr>
            <w:tcW w:w="1720" w:type="dxa"/>
            <w:tcBorders>
              <w:top w:val="nil"/>
              <w:left w:val="nil"/>
              <w:bottom w:val="nil"/>
              <w:right w:val="nil"/>
            </w:tcBorders>
            <w:shd w:val="clear" w:color="000000" w:fill="00B050"/>
            <w:vAlign w:val="center"/>
            <w:hideMark/>
          </w:tcPr>
          <w:p w14:paraId="01E8C8D9"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Category</w:t>
            </w:r>
          </w:p>
        </w:tc>
      </w:tr>
      <w:tr w:rsidR="00B524C4" w:rsidRPr="004532CD" w14:paraId="6932764B" w14:textId="77777777" w:rsidTr="00A61E95">
        <w:trPr>
          <w:trHeight w:val="33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6C12BA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w:t>
            </w:r>
          </w:p>
        </w:tc>
        <w:tc>
          <w:tcPr>
            <w:tcW w:w="4336" w:type="dxa"/>
            <w:tcBorders>
              <w:top w:val="nil"/>
              <w:left w:val="nil"/>
              <w:bottom w:val="single" w:sz="8" w:space="0" w:color="auto"/>
              <w:right w:val="single" w:sz="8" w:space="0" w:color="auto"/>
            </w:tcBorders>
            <w:shd w:val="clear" w:color="auto" w:fill="auto"/>
            <w:noWrap/>
            <w:vAlign w:val="center"/>
            <w:hideMark/>
          </w:tcPr>
          <w:p w14:paraId="7BB4E8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Hopper  </w:t>
            </w:r>
          </w:p>
        </w:tc>
        <w:tc>
          <w:tcPr>
            <w:tcW w:w="1482" w:type="dxa"/>
            <w:tcBorders>
              <w:top w:val="nil"/>
              <w:left w:val="nil"/>
              <w:bottom w:val="single" w:sz="8" w:space="0" w:color="auto"/>
              <w:right w:val="single" w:sz="8" w:space="0" w:color="auto"/>
            </w:tcBorders>
            <w:shd w:val="clear" w:color="auto" w:fill="auto"/>
            <w:noWrap/>
            <w:vAlign w:val="center"/>
            <w:hideMark/>
          </w:tcPr>
          <w:p w14:paraId="664D5A7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4093F89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07B5B57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27</w:t>
            </w:r>
          </w:p>
        </w:tc>
        <w:tc>
          <w:tcPr>
            <w:tcW w:w="1720" w:type="dxa"/>
            <w:tcBorders>
              <w:top w:val="nil"/>
              <w:left w:val="nil"/>
              <w:bottom w:val="single" w:sz="8" w:space="0" w:color="auto"/>
              <w:right w:val="single" w:sz="8" w:space="0" w:color="auto"/>
            </w:tcBorders>
            <w:shd w:val="clear" w:color="auto" w:fill="auto"/>
            <w:noWrap/>
            <w:vAlign w:val="center"/>
            <w:hideMark/>
          </w:tcPr>
          <w:p w14:paraId="6100726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004D6DD"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FF10C0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2</w:t>
            </w:r>
          </w:p>
        </w:tc>
        <w:tc>
          <w:tcPr>
            <w:tcW w:w="4336" w:type="dxa"/>
            <w:tcBorders>
              <w:top w:val="nil"/>
              <w:left w:val="nil"/>
              <w:bottom w:val="single" w:sz="8" w:space="0" w:color="auto"/>
              <w:right w:val="single" w:sz="8" w:space="0" w:color="auto"/>
            </w:tcBorders>
            <w:shd w:val="clear" w:color="auto" w:fill="auto"/>
            <w:noWrap/>
            <w:vAlign w:val="center"/>
            <w:hideMark/>
          </w:tcPr>
          <w:p w14:paraId="6D66B716"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Crusher</w:t>
            </w:r>
          </w:p>
        </w:tc>
        <w:tc>
          <w:tcPr>
            <w:tcW w:w="1482" w:type="dxa"/>
            <w:tcBorders>
              <w:top w:val="nil"/>
              <w:left w:val="nil"/>
              <w:bottom w:val="single" w:sz="8" w:space="0" w:color="auto"/>
              <w:right w:val="single" w:sz="8" w:space="0" w:color="auto"/>
            </w:tcBorders>
            <w:shd w:val="clear" w:color="auto" w:fill="auto"/>
            <w:noWrap/>
            <w:vAlign w:val="center"/>
            <w:hideMark/>
          </w:tcPr>
          <w:p w14:paraId="188ACBB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kg/hr</w:t>
            </w:r>
          </w:p>
        </w:tc>
        <w:tc>
          <w:tcPr>
            <w:tcW w:w="809" w:type="dxa"/>
            <w:tcBorders>
              <w:top w:val="nil"/>
              <w:left w:val="nil"/>
              <w:bottom w:val="single" w:sz="8" w:space="0" w:color="auto"/>
              <w:right w:val="single" w:sz="8" w:space="0" w:color="auto"/>
            </w:tcBorders>
            <w:shd w:val="clear" w:color="auto" w:fill="auto"/>
            <w:noWrap/>
            <w:vAlign w:val="center"/>
            <w:hideMark/>
          </w:tcPr>
          <w:p w14:paraId="1FB5132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0AC8E7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76E165A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E40336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4B3A7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3</w:t>
            </w:r>
          </w:p>
        </w:tc>
        <w:tc>
          <w:tcPr>
            <w:tcW w:w="4336" w:type="dxa"/>
            <w:tcBorders>
              <w:top w:val="nil"/>
              <w:left w:val="nil"/>
              <w:bottom w:val="single" w:sz="8" w:space="0" w:color="auto"/>
              <w:right w:val="single" w:sz="8" w:space="0" w:color="auto"/>
            </w:tcBorders>
            <w:shd w:val="clear" w:color="auto" w:fill="auto"/>
            <w:noWrap/>
            <w:vAlign w:val="center"/>
            <w:hideMark/>
          </w:tcPr>
          <w:p w14:paraId="4B31146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Condenser</w:t>
            </w:r>
          </w:p>
        </w:tc>
        <w:tc>
          <w:tcPr>
            <w:tcW w:w="1482" w:type="dxa"/>
            <w:tcBorders>
              <w:top w:val="nil"/>
              <w:left w:val="nil"/>
              <w:bottom w:val="single" w:sz="8" w:space="0" w:color="auto"/>
              <w:right w:val="single" w:sz="8" w:space="0" w:color="auto"/>
            </w:tcBorders>
            <w:shd w:val="clear" w:color="auto" w:fill="auto"/>
            <w:noWrap/>
            <w:vAlign w:val="center"/>
            <w:hideMark/>
          </w:tcPr>
          <w:p w14:paraId="34E7ED3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408402E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w:t>
            </w:r>
          </w:p>
        </w:tc>
        <w:tc>
          <w:tcPr>
            <w:tcW w:w="1132" w:type="dxa"/>
            <w:tcBorders>
              <w:top w:val="nil"/>
              <w:left w:val="nil"/>
              <w:bottom w:val="single" w:sz="8" w:space="0" w:color="auto"/>
              <w:right w:val="single" w:sz="8" w:space="0" w:color="auto"/>
            </w:tcBorders>
            <w:shd w:val="clear" w:color="auto" w:fill="auto"/>
            <w:noWrap/>
            <w:vAlign w:val="center"/>
            <w:hideMark/>
          </w:tcPr>
          <w:p w14:paraId="236FA93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DBC5CC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9EE863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000F2F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4</w:t>
            </w:r>
          </w:p>
        </w:tc>
        <w:tc>
          <w:tcPr>
            <w:tcW w:w="4336" w:type="dxa"/>
            <w:tcBorders>
              <w:top w:val="nil"/>
              <w:left w:val="nil"/>
              <w:bottom w:val="single" w:sz="8" w:space="0" w:color="auto"/>
              <w:right w:val="single" w:sz="8" w:space="0" w:color="auto"/>
            </w:tcBorders>
            <w:shd w:val="clear" w:color="auto" w:fill="auto"/>
            <w:noWrap/>
            <w:vAlign w:val="center"/>
            <w:hideMark/>
          </w:tcPr>
          <w:p w14:paraId="4F7529C5" w14:textId="78689838" w:rsidR="00B524C4" w:rsidRPr="004532CD" w:rsidRDefault="00CD321F"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Vacuum</w:t>
            </w:r>
            <w:r w:rsidR="00B524C4" w:rsidRPr="004532CD">
              <w:rPr>
                <w:rFonts w:ascii="Arial" w:eastAsia="Times New Roman" w:hAnsi="Arial" w:cs="Arial"/>
                <w:color w:val="000000"/>
                <w:sz w:val="20"/>
                <w:szCs w:val="20"/>
                <w:lang w:eastAsia="en-IN"/>
              </w:rPr>
              <w:t xml:space="preserve"> Pump</w:t>
            </w:r>
          </w:p>
        </w:tc>
        <w:tc>
          <w:tcPr>
            <w:tcW w:w="1482" w:type="dxa"/>
            <w:tcBorders>
              <w:top w:val="nil"/>
              <w:left w:val="nil"/>
              <w:bottom w:val="single" w:sz="8" w:space="0" w:color="auto"/>
              <w:right w:val="single" w:sz="8" w:space="0" w:color="auto"/>
            </w:tcBorders>
            <w:shd w:val="clear" w:color="auto" w:fill="auto"/>
            <w:noWrap/>
            <w:vAlign w:val="center"/>
            <w:hideMark/>
          </w:tcPr>
          <w:p w14:paraId="5CD04E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E4FEAC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EE666E"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82</w:t>
            </w:r>
          </w:p>
        </w:tc>
        <w:tc>
          <w:tcPr>
            <w:tcW w:w="1720" w:type="dxa"/>
            <w:tcBorders>
              <w:top w:val="nil"/>
              <w:left w:val="nil"/>
              <w:bottom w:val="single" w:sz="8" w:space="0" w:color="auto"/>
              <w:right w:val="single" w:sz="8" w:space="0" w:color="auto"/>
            </w:tcBorders>
            <w:shd w:val="clear" w:color="auto" w:fill="auto"/>
            <w:noWrap/>
            <w:vAlign w:val="center"/>
            <w:hideMark/>
          </w:tcPr>
          <w:p w14:paraId="46DC3B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658285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9F603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5</w:t>
            </w:r>
          </w:p>
        </w:tc>
        <w:tc>
          <w:tcPr>
            <w:tcW w:w="4336" w:type="dxa"/>
            <w:tcBorders>
              <w:top w:val="nil"/>
              <w:left w:val="nil"/>
              <w:bottom w:val="single" w:sz="8" w:space="0" w:color="auto"/>
              <w:right w:val="single" w:sz="8" w:space="0" w:color="auto"/>
            </w:tcBorders>
            <w:shd w:val="clear" w:color="auto" w:fill="auto"/>
            <w:noWrap/>
            <w:vAlign w:val="center"/>
            <w:hideMark/>
          </w:tcPr>
          <w:p w14:paraId="633B0A5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Batch Reactor</w:t>
            </w:r>
          </w:p>
        </w:tc>
        <w:tc>
          <w:tcPr>
            <w:tcW w:w="1482" w:type="dxa"/>
            <w:tcBorders>
              <w:top w:val="nil"/>
              <w:left w:val="nil"/>
              <w:bottom w:val="single" w:sz="8" w:space="0" w:color="auto"/>
              <w:right w:val="single" w:sz="8" w:space="0" w:color="auto"/>
            </w:tcBorders>
            <w:shd w:val="clear" w:color="auto" w:fill="auto"/>
            <w:noWrap/>
            <w:vAlign w:val="center"/>
            <w:hideMark/>
          </w:tcPr>
          <w:p w14:paraId="6B08050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DB555C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0A784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266</w:t>
            </w:r>
          </w:p>
        </w:tc>
        <w:tc>
          <w:tcPr>
            <w:tcW w:w="1720" w:type="dxa"/>
            <w:tcBorders>
              <w:top w:val="nil"/>
              <w:left w:val="nil"/>
              <w:bottom w:val="single" w:sz="8" w:space="0" w:color="auto"/>
              <w:right w:val="single" w:sz="8" w:space="0" w:color="auto"/>
            </w:tcBorders>
            <w:shd w:val="clear" w:color="auto" w:fill="auto"/>
            <w:noWrap/>
            <w:vAlign w:val="center"/>
            <w:hideMark/>
          </w:tcPr>
          <w:p w14:paraId="559DEB4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0313810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F0F41E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6</w:t>
            </w:r>
          </w:p>
        </w:tc>
        <w:tc>
          <w:tcPr>
            <w:tcW w:w="4336" w:type="dxa"/>
            <w:tcBorders>
              <w:top w:val="nil"/>
              <w:left w:val="nil"/>
              <w:bottom w:val="single" w:sz="8" w:space="0" w:color="auto"/>
              <w:right w:val="single" w:sz="8" w:space="0" w:color="auto"/>
            </w:tcBorders>
            <w:shd w:val="clear" w:color="auto" w:fill="auto"/>
            <w:noWrap/>
            <w:vAlign w:val="center"/>
            <w:hideMark/>
          </w:tcPr>
          <w:p w14:paraId="276027A4"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2EDD878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03A64FA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E4A267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195</w:t>
            </w:r>
          </w:p>
        </w:tc>
        <w:tc>
          <w:tcPr>
            <w:tcW w:w="1720" w:type="dxa"/>
            <w:tcBorders>
              <w:top w:val="nil"/>
              <w:left w:val="nil"/>
              <w:bottom w:val="single" w:sz="8" w:space="0" w:color="auto"/>
              <w:right w:val="single" w:sz="8" w:space="0" w:color="auto"/>
            </w:tcBorders>
            <w:shd w:val="clear" w:color="auto" w:fill="auto"/>
            <w:noWrap/>
            <w:vAlign w:val="center"/>
            <w:hideMark/>
          </w:tcPr>
          <w:p w14:paraId="1DB350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D1FF37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49D61E"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7</w:t>
            </w:r>
          </w:p>
        </w:tc>
        <w:tc>
          <w:tcPr>
            <w:tcW w:w="4336" w:type="dxa"/>
            <w:tcBorders>
              <w:top w:val="nil"/>
              <w:left w:val="nil"/>
              <w:bottom w:val="single" w:sz="8" w:space="0" w:color="auto"/>
              <w:right w:val="single" w:sz="8" w:space="0" w:color="auto"/>
            </w:tcBorders>
            <w:shd w:val="clear" w:color="auto" w:fill="auto"/>
            <w:noWrap/>
            <w:vAlign w:val="center"/>
            <w:hideMark/>
          </w:tcPr>
          <w:p w14:paraId="11A7F7F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73DFCE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6C01678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CEC8E7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41</w:t>
            </w:r>
          </w:p>
        </w:tc>
        <w:tc>
          <w:tcPr>
            <w:tcW w:w="1720" w:type="dxa"/>
            <w:tcBorders>
              <w:top w:val="nil"/>
              <w:left w:val="nil"/>
              <w:bottom w:val="single" w:sz="8" w:space="0" w:color="auto"/>
              <w:right w:val="single" w:sz="8" w:space="0" w:color="auto"/>
            </w:tcBorders>
            <w:shd w:val="clear" w:color="auto" w:fill="auto"/>
            <w:noWrap/>
            <w:vAlign w:val="center"/>
            <w:hideMark/>
          </w:tcPr>
          <w:p w14:paraId="6A22338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783A842"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DCC479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8</w:t>
            </w:r>
          </w:p>
        </w:tc>
        <w:tc>
          <w:tcPr>
            <w:tcW w:w="4336" w:type="dxa"/>
            <w:tcBorders>
              <w:top w:val="nil"/>
              <w:left w:val="nil"/>
              <w:bottom w:val="single" w:sz="8" w:space="0" w:color="auto"/>
              <w:right w:val="single" w:sz="8" w:space="0" w:color="auto"/>
            </w:tcBorders>
            <w:shd w:val="clear" w:color="auto" w:fill="auto"/>
            <w:noWrap/>
            <w:vAlign w:val="center"/>
            <w:hideMark/>
          </w:tcPr>
          <w:p w14:paraId="70E3558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5C54140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091F6A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AFA2B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222</w:t>
            </w:r>
          </w:p>
        </w:tc>
        <w:tc>
          <w:tcPr>
            <w:tcW w:w="1720" w:type="dxa"/>
            <w:tcBorders>
              <w:top w:val="nil"/>
              <w:left w:val="nil"/>
              <w:bottom w:val="single" w:sz="8" w:space="0" w:color="auto"/>
              <w:right w:val="single" w:sz="8" w:space="0" w:color="auto"/>
            </w:tcBorders>
            <w:shd w:val="clear" w:color="auto" w:fill="auto"/>
            <w:noWrap/>
            <w:vAlign w:val="center"/>
            <w:hideMark/>
          </w:tcPr>
          <w:p w14:paraId="5F02BFC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86159B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DAAE9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9</w:t>
            </w:r>
          </w:p>
        </w:tc>
        <w:tc>
          <w:tcPr>
            <w:tcW w:w="4336" w:type="dxa"/>
            <w:tcBorders>
              <w:top w:val="nil"/>
              <w:left w:val="nil"/>
              <w:bottom w:val="single" w:sz="8" w:space="0" w:color="auto"/>
              <w:right w:val="single" w:sz="8" w:space="0" w:color="auto"/>
            </w:tcBorders>
            <w:shd w:val="clear" w:color="auto" w:fill="auto"/>
            <w:noWrap/>
            <w:vAlign w:val="center"/>
            <w:hideMark/>
          </w:tcPr>
          <w:p w14:paraId="40689CB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084FF0D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7DD841D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6C6218F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w:t>
            </w:r>
          </w:p>
        </w:tc>
        <w:tc>
          <w:tcPr>
            <w:tcW w:w="1720" w:type="dxa"/>
            <w:tcBorders>
              <w:top w:val="nil"/>
              <w:left w:val="nil"/>
              <w:bottom w:val="single" w:sz="8" w:space="0" w:color="auto"/>
              <w:right w:val="single" w:sz="8" w:space="0" w:color="auto"/>
            </w:tcBorders>
            <w:shd w:val="clear" w:color="auto" w:fill="auto"/>
            <w:noWrap/>
            <w:vAlign w:val="center"/>
            <w:hideMark/>
          </w:tcPr>
          <w:p w14:paraId="0A638E9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B3953F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39BBCA2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10</w:t>
            </w:r>
          </w:p>
        </w:tc>
        <w:tc>
          <w:tcPr>
            <w:tcW w:w="4336" w:type="dxa"/>
            <w:tcBorders>
              <w:top w:val="nil"/>
              <w:left w:val="nil"/>
              <w:bottom w:val="single" w:sz="8" w:space="0" w:color="auto"/>
              <w:right w:val="single" w:sz="8" w:space="0" w:color="auto"/>
            </w:tcBorders>
            <w:shd w:val="clear" w:color="auto" w:fill="auto"/>
            <w:noWrap/>
            <w:vAlign w:val="center"/>
            <w:hideMark/>
          </w:tcPr>
          <w:p w14:paraId="7446F9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61E38FEB"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215231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FEFA80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177</w:t>
            </w:r>
          </w:p>
        </w:tc>
        <w:tc>
          <w:tcPr>
            <w:tcW w:w="1720" w:type="dxa"/>
            <w:tcBorders>
              <w:top w:val="nil"/>
              <w:left w:val="nil"/>
              <w:bottom w:val="single" w:sz="8" w:space="0" w:color="auto"/>
              <w:right w:val="single" w:sz="8" w:space="0" w:color="auto"/>
            </w:tcBorders>
            <w:shd w:val="clear" w:color="auto" w:fill="auto"/>
            <w:noWrap/>
            <w:vAlign w:val="center"/>
            <w:hideMark/>
          </w:tcPr>
          <w:p w14:paraId="180D246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7BAE511C"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155E8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12</w:t>
            </w:r>
          </w:p>
        </w:tc>
        <w:tc>
          <w:tcPr>
            <w:tcW w:w="4336" w:type="dxa"/>
            <w:tcBorders>
              <w:top w:val="nil"/>
              <w:left w:val="nil"/>
              <w:bottom w:val="single" w:sz="8" w:space="0" w:color="auto"/>
              <w:right w:val="single" w:sz="8" w:space="0" w:color="auto"/>
            </w:tcBorders>
            <w:shd w:val="clear" w:color="auto" w:fill="auto"/>
            <w:noWrap/>
            <w:vAlign w:val="center"/>
            <w:hideMark/>
          </w:tcPr>
          <w:p w14:paraId="07C8D0DC"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3E013FE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50FD01F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15414F6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58FE0C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D4799D6"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96A88D2"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13</w:t>
            </w:r>
          </w:p>
        </w:tc>
        <w:tc>
          <w:tcPr>
            <w:tcW w:w="4336" w:type="dxa"/>
            <w:tcBorders>
              <w:top w:val="nil"/>
              <w:left w:val="nil"/>
              <w:bottom w:val="single" w:sz="8" w:space="0" w:color="auto"/>
              <w:right w:val="single" w:sz="8" w:space="0" w:color="auto"/>
            </w:tcBorders>
            <w:shd w:val="clear" w:color="auto" w:fill="auto"/>
            <w:noWrap/>
            <w:vAlign w:val="center"/>
            <w:hideMark/>
          </w:tcPr>
          <w:p w14:paraId="370FBEA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Jacketed Blender</w:t>
            </w:r>
          </w:p>
        </w:tc>
        <w:tc>
          <w:tcPr>
            <w:tcW w:w="1482" w:type="dxa"/>
            <w:tcBorders>
              <w:top w:val="nil"/>
              <w:left w:val="nil"/>
              <w:bottom w:val="single" w:sz="8" w:space="0" w:color="auto"/>
              <w:right w:val="single" w:sz="8" w:space="0" w:color="auto"/>
            </w:tcBorders>
            <w:shd w:val="clear" w:color="auto" w:fill="auto"/>
            <w:noWrap/>
            <w:vAlign w:val="center"/>
            <w:hideMark/>
          </w:tcPr>
          <w:p w14:paraId="7210CDE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09B7DF3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6DFB72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6263E4A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62B9A18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EE55EF1"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14</w:t>
            </w:r>
          </w:p>
        </w:tc>
        <w:tc>
          <w:tcPr>
            <w:tcW w:w="4336" w:type="dxa"/>
            <w:tcBorders>
              <w:top w:val="nil"/>
              <w:left w:val="nil"/>
              <w:bottom w:val="single" w:sz="8" w:space="0" w:color="auto"/>
              <w:right w:val="single" w:sz="8" w:space="0" w:color="auto"/>
            </w:tcBorders>
            <w:shd w:val="clear" w:color="auto" w:fill="auto"/>
            <w:noWrap/>
            <w:vAlign w:val="center"/>
            <w:hideMark/>
          </w:tcPr>
          <w:p w14:paraId="3077FFDF"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Feed Pump</w:t>
            </w:r>
          </w:p>
        </w:tc>
        <w:tc>
          <w:tcPr>
            <w:tcW w:w="1482" w:type="dxa"/>
            <w:tcBorders>
              <w:top w:val="nil"/>
              <w:left w:val="nil"/>
              <w:bottom w:val="single" w:sz="8" w:space="0" w:color="auto"/>
              <w:right w:val="single" w:sz="8" w:space="0" w:color="auto"/>
            </w:tcBorders>
            <w:shd w:val="clear" w:color="auto" w:fill="auto"/>
            <w:noWrap/>
            <w:vAlign w:val="center"/>
            <w:hideMark/>
          </w:tcPr>
          <w:p w14:paraId="069FC9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B137B7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6</w:t>
            </w:r>
          </w:p>
        </w:tc>
        <w:tc>
          <w:tcPr>
            <w:tcW w:w="1132" w:type="dxa"/>
            <w:tcBorders>
              <w:top w:val="nil"/>
              <w:left w:val="nil"/>
              <w:bottom w:val="single" w:sz="8" w:space="0" w:color="auto"/>
              <w:right w:val="single" w:sz="8" w:space="0" w:color="auto"/>
            </w:tcBorders>
            <w:shd w:val="clear" w:color="auto" w:fill="auto"/>
            <w:noWrap/>
            <w:vAlign w:val="center"/>
            <w:hideMark/>
          </w:tcPr>
          <w:p w14:paraId="75747E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115</w:t>
            </w:r>
          </w:p>
        </w:tc>
        <w:tc>
          <w:tcPr>
            <w:tcW w:w="1720" w:type="dxa"/>
            <w:tcBorders>
              <w:top w:val="nil"/>
              <w:left w:val="nil"/>
              <w:bottom w:val="single" w:sz="8" w:space="0" w:color="auto"/>
              <w:right w:val="single" w:sz="8" w:space="0" w:color="auto"/>
            </w:tcBorders>
            <w:shd w:val="clear" w:color="auto" w:fill="auto"/>
            <w:noWrap/>
            <w:vAlign w:val="center"/>
            <w:hideMark/>
          </w:tcPr>
          <w:p w14:paraId="112C11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20E0FA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6764A0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15</w:t>
            </w:r>
          </w:p>
        </w:tc>
        <w:tc>
          <w:tcPr>
            <w:tcW w:w="4336" w:type="dxa"/>
            <w:tcBorders>
              <w:top w:val="nil"/>
              <w:left w:val="nil"/>
              <w:bottom w:val="single" w:sz="8" w:space="0" w:color="auto"/>
              <w:right w:val="single" w:sz="8" w:space="0" w:color="auto"/>
            </w:tcBorders>
            <w:shd w:val="clear" w:color="auto" w:fill="auto"/>
            <w:noWrap/>
            <w:vAlign w:val="center"/>
            <w:hideMark/>
          </w:tcPr>
          <w:p w14:paraId="0302B8CD"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Dust Collector</w:t>
            </w:r>
          </w:p>
        </w:tc>
        <w:tc>
          <w:tcPr>
            <w:tcW w:w="1482" w:type="dxa"/>
            <w:tcBorders>
              <w:top w:val="nil"/>
              <w:left w:val="nil"/>
              <w:bottom w:val="single" w:sz="8" w:space="0" w:color="auto"/>
              <w:right w:val="single" w:sz="8" w:space="0" w:color="auto"/>
            </w:tcBorders>
            <w:shd w:val="clear" w:color="auto" w:fill="auto"/>
            <w:noWrap/>
            <w:vAlign w:val="center"/>
            <w:hideMark/>
          </w:tcPr>
          <w:p w14:paraId="1A78442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12DC329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48CA25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71</w:t>
            </w:r>
          </w:p>
        </w:tc>
        <w:tc>
          <w:tcPr>
            <w:tcW w:w="1720" w:type="dxa"/>
            <w:tcBorders>
              <w:top w:val="nil"/>
              <w:left w:val="nil"/>
              <w:bottom w:val="single" w:sz="8" w:space="0" w:color="auto"/>
              <w:right w:val="single" w:sz="8" w:space="0" w:color="auto"/>
            </w:tcBorders>
            <w:shd w:val="clear" w:color="auto" w:fill="auto"/>
            <w:noWrap/>
            <w:vAlign w:val="center"/>
            <w:hideMark/>
          </w:tcPr>
          <w:p w14:paraId="423CD04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63CD6873"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7A47F0"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16</w:t>
            </w:r>
          </w:p>
        </w:tc>
        <w:tc>
          <w:tcPr>
            <w:tcW w:w="4336" w:type="dxa"/>
            <w:tcBorders>
              <w:top w:val="nil"/>
              <w:left w:val="nil"/>
              <w:bottom w:val="single" w:sz="8" w:space="0" w:color="auto"/>
              <w:right w:val="single" w:sz="8" w:space="0" w:color="auto"/>
            </w:tcBorders>
            <w:shd w:val="clear" w:color="auto" w:fill="auto"/>
            <w:noWrap/>
            <w:vAlign w:val="center"/>
            <w:hideMark/>
          </w:tcPr>
          <w:p w14:paraId="4E26A1B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Product Tank</w:t>
            </w:r>
          </w:p>
        </w:tc>
        <w:tc>
          <w:tcPr>
            <w:tcW w:w="1482" w:type="dxa"/>
            <w:tcBorders>
              <w:top w:val="nil"/>
              <w:left w:val="nil"/>
              <w:bottom w:val="single" w:sz="8" w:space="0" w:color="auto"/>
              <w:right w:val="single" w:sz="8" w:space="0" w:color="auto"/>
            </w:tcBorders>
            <w:shd w:val="clear" w:color="auto" w:fill="auto"/>
            <w:noWrap/>
            <w:vAlign w:val="center"/>
            <w:hideMark/>
          </w:tcPr>
          <w:p w14:paraId="3B17006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C76A90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6F408F2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532</w:t>
            </w:r>
          </w:p>
        </w:tc>
        <w:tc>
          <w:tcPr>
            <w:tcW w:w="1720" w:type="dxa"/>
            <w:tcBorders>
              <w:top w:val="nil"/>
              <w:left w:val="nil"/>
              <w:bottom w:val="single" w:sz="8" w:space="0" w:color="auto"/>
              <w:right w:val="single" w:sz="8" w:space="0" w:color="auto"/>
            </w:tcBorders>
            <w:shd w:val="clear" w:color="auto" w:fill="auto"/>
            <w:noWrap/>
            <w:vAlign w:val="center"/>
            <w:hideMark/>
          </w:tcPr>
          <w:p w14:paraId="1AC0717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7CABC97"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A2CE08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17</w:t>
            </w:r>
          </w:p>
        </w:tc>
        <w:tc>
          <w:tcPr>
            <w:tcW w:w="4336" w:type="dxa"/>
            <w:tcBorders>
              <w:top w:val="nil"/>
              <w:left w:val="nil"/>
              <w:bottom w:val="single" w:sz="8" w:space="0" w:color="auto"/>
              <w:right w:val="single" w:sz="8" w:space="0" w:color="auto"/>
            </w:tcBorders>
            <w:shd w:val="clear" w:color="auto" w:fill="auto"/>
            <w:noWrap/>
            <w:vAlign w:val="center"/>
            <w:hideMark/>
          </w:tcPr>
          <w:p w14:paraId="06AEE30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Packaging Equipment</w:t>
            </w:r>
          </w:p>
        </w:tc>
        <w:tc>
          <w:tcPr>
            <w:tcW w:w="1482" w:type="dxa"/>
            <w:tcBorders>
              <w:top w:val="nil"/>
              <w:left w:val="nil"/>
              <w:bottom w:val="single" w:sz="8" w:space="0" w:color="auto"/>
              <w:right w:val="single" w:sz="8" w:space="0" w:color="auto"/>
            </w:tcBorders>
            <w:shd w:val="clear" w:color="auto" w:fill="auto"/>
            <w:noWrap/>
            <w:vAlign w:val="center"/>
            <w:hideMark/>
          </w:tcPr>
          <w:p w14:paraId="7E4855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KG/bag</w:t>
            </w:r>
          </w:p>
        </w:tc>
        <w:tc>
          <w:tcPr>
            <w:tcW w:w="809" w:type="dxa"/>
            <w:tcBorders>
              <w:top w:val="nil"/>
              <w:left w:val="nil"/>
              <w:bottom w:val="single" w:sz="8" w:space="0" w:color="auto"/>
              <w:right w:val="single" w:sz="8" w:space="0" w:color="auto"/>
            </w:tcBorders>
            <w:shd w:val="clear" w:color="auto" w:fill="auto"/>
            <w:noWrap/>
            <w:vAlign w:val="center"/>
            <w:hideMark/>
          </w:tcPr>
          <w:p w14:paraId="380B379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1609E2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150</w:t>
            </w:r>
          </w:p>
        </w:tc>
        <w:tc>
          <w:tcPr>
            <w:tcW w:w="1720" w:type="dxa"/>
            <w:tcBorders>
              <w:top w:val="nil"/>
              <w:left w:val="nil"/>
              <w:bottom w:val="single" w:sz="8" w:space="0" w:color="auto"/>
              <w:right w:val="single" w:sz="8" w:space="0" w:color="auto"/>
            </w:tcBorders>
            <w:shd w:val="clear" w:color="auto" w:fill="auto"/>
            <w:noWrap/>
            <w:vAlign w:val="center"/>
            <w:hideMark/>
          </w:tcPr>
          <w:p w14:paraId="12A0398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5D58257A" w14:textId="77777777" w:rsidTr="00A61E95">
        <w:trPr>
          <w:trHeight w:val="319"/>
        </w:trPr>
        <w:tc>
          <w:tcPr>
            <w:tcW w:w="521" w:type="dxa"/>
            <w:tcBorders>
              <w:top w:val="nil"/>
              <w:left w:val="nil"/>
              <w:bottom w:val="nil"/>
              <w:right w:val="nil"/>
            </w:tcBorders>
            <w:shd w:val="clear" w:color="auto" w:fill="auto"/>
            <w:noWrap/>
            <w:vAlign w:val="bottom"/>
            <w:hideMark/>
          </w:tcPr>
          <w:p w14:paraId="27B1C593" w14:textId="77777777" w:rsidR="00B524C4" w:rsidRPr="004532CD" w:rsidRDefault="00B524C4" w:rsidP="00A61E95">
            <w:pPr>
              <w:spacing w:after="0" w:line="240" w:lineRule="auto"/>
              <w:rPr>
                <w:rFonts w:ascii="Arial" w:eastAsia="Times New Roman" w:hAnsi="Arial" w:cs="Arial"/>
                <w:color w:val="000000"/>
                <w:sz w:val="20"/>
                <w:szCs w:val="20"/>
                <w:lang w:eastAsia="en-IN"/>
              </w:rPr>
            </w:pPr>
          </w:p>
        </w:tc>
        <w:tc>
          <w:tcPr>
            <w:tcW w:w="4336" w:type="dxa"/>
            <w:tcBorders>
              <w:top w:val="nil"/>
              <w:left w:val="nil"/>
              <w:bottom w:val="single" w:sz="8" w:space="0" w:color="000000"/>
              <w:right w:val="nil"/>
            </w:tcBorders>
            <w:shd w:val="clear" w:color="auto" w:fill="auto"/>
            <w:vAlign w:val="center"/>
            <w:hideMark/>
          </w:tcPr>
          <w:p w14:paraId="69F54E46" w14:textId="77777777" w:rsidR="00B524C4" w:rsidRPr="00CB1DB6" w:rsidRDefault="00B524C4" w:rsidP="00A61E95">
            <w:pPr>
              <w:spacing w:after="0" w:line="240" w:lineRule="auto"/>
              <w:rPr>
                <w:rFonts w:ascii="Palladio Uralic" w:eastAsia="Times New Roman" w:hAnsi="Palladio Uralic" w:cs="Calibri"/>
                <w:b/>
                <w:bCs/>
                <w:color w:val="000000"/>
                <w:sz w:val="16"/>
                <w:szCs w:val="16"/>
                <w:lang w:eastAsia="en-IN"/>
              </w:rPr>
            </w:pPr>
            <w:r w:rsidRPr="00CB1DB6">
              <w:rPr>
                <w:rFonts w:ascii="Palladio Uralic" w:eastAsia="Times New Roman" w:hAnsi="Palladio Uralic" w:cs="Calibri"/>
                <w:b/>
                <w:bCs/>
                <w:color w:val="000000"/>
                <w:sz w:val="16"/>
                <w:szCs w:val="16"/>
                <w:lang w:eastAsia="en-IN"/>
              </w:rPr>
              <w:t>TOTAL MAIN EQUIPMENT COST</w:t>
            </w:r>
          </w:p>
        </w:tc>
        <w:tc>
          <w:tcPr>
            <w:tcW w:w="1482" w:type="dxa"/>
            <w:tcBorders>
              <w:top w:val="nil"/>
              <w:left w:val="nil"/>
              <w:bottom w:val="single" w:sz="8" w:space="0" w:color="auto"/>
              <w:right w:val="single" w:sz="8" w:space="0" w:color="auto"/>
            </w:tcBorders>
            <w:shd w:val="clear" w:color="auto" w:fill="auto"/>
            <w:noWrap/>
            <w:vAlign w:val="center"/>
            <w:hideMark/>
          </w:tcPr>
          <w:p w14:paraId="02C8C4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809" w:type="dxa"/>
            <w:tcBorders>
              <w:top w:val="nil"/>
              <w:left w:val="nil"/>
              <w:bottom w:val="single" w:sz="8" w:space="0" w:color="auto"/>
              <w:right w:val="single" w:sz="8" w:space="0" w:color="auto"/>
            </w:tcBorders>
            <w:shd w:val="clear" w:color="auto" w:fill="auto"/>
            <w:noWrap/>
            <w:vAlign w:val="center"/>
            <w:hideMark/>
          </w:tcPr>
          <w:p w14:paraId="6B1E7A08"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1132" w:type="dxa"/>
            <w:tcBorders>
              <w:top w:val="nil"/>
              <w:left w:val="nil"/>
              <w:bottom w:val="single" w:sz="8" w:space="0" w:color="auto"/>
              <w:right w:val="single" w:sz="8" w:space="0" w:color="auto"/>
            </w:tcBorders>
            <w:shd w:val="clear" w:color="auto" w:fill="auto"/>
            <w:noWrap/>
            <w:vAlign w:val="center"/>
            <w:hideMark/>
          </w:tcPr>
          <w:p w14:paraId="0B3C857D" w14:textId="77777777" w:rsidR="00B524C4" w:rsidRPr="00CB1DB6" w:rsidRDefault="00B524C4" w:rsidP="00A61E95">
            <w:pPr>
              <w:spacing w:after="0" w:line="240" w:lineRule="auto"/>
              <w:jc w:val="center"/>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2.73</w:t>
            </w:r>
          </w:p>
        </w:tc>
        <w:tc>
          <w:tcPr>
            <w:tcW w:w="1720" w:type="dxa"/>
            <w:tcBorders>
              <w:top w:val="nil"/>
              <w:left w:val="nil"/>
              <w:bottom w:val="single" w:sz="8" w:space="0" w:color="auto"/>
              <w:right w:val="single" w:sz="8" w:space="0" w:color="auto"/>
            </w:tcBorders>
            <w:shd w:val="clear" w:color="auto" w:fill="auto"/>
            <w:noWrap/>
            <w:vAlign w:val="center"/>
            <w:hideMark/>
          </w:tcPr>
          <w:p w14:paraId="2BD9CB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r>
    </w:tbl>
    <w:p w14:paraId="10BFF1DC" w14:textId="22F424A2"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2EAE2C1C" w14:textId="1F132158" w:rsidR="00B524C4" w:rsidRDefault="00B524C4" w:rsidP="003D4F29">
      <w:pPr>
        <w:spacing w:line="360" w:lineRule="auto"/>
        <w:jc w:val="both"/>
        <w:rPr>
          <w:rFonts w:ascii="Arial" w:hAnsi="Arial" w:cs="Arial"/>
          <w:sz w:val="24"/>
          <w:szCs w:val="24"/>
        </w:rPr>
      </w:pPr>
      <w:r>
        <w:rPr>
          <w:rFonts w:ascii="Arial" w:hAnsi="Arial" w:cs="Arial"/>
          <w:sz w:val="24"/>
          <w:szCs w:val="24"/>
        </w:rPr>
        <w:t>Raw Material Cost is considered as t</w:t>
      </w:r>
      <w:r w:rsidRPr="004532CD">
        <w:rPr>
          <w:rFonts w:ascii="Arial" w:hAnsi="Arial" w:cs="Arial"/>
          <w:sz w:val="24"/>
          <w:szCs w:val="24"/>
        </w:rPr>
        <w:t xml:space="preserve">he base case, the annual cost of raw materials reached a value of </w:t>
      </w:r>
      <w:r>
        <w:rPr>
          <w:rFonts w:ascii="Arial" w:hAnsi="Arial" w:cs="Arial"/>
          <w:sz w:val="24"/>
          <w:szCs w:val="24"/>
        </w:rPr>
        <w:t xml:space="preserve">USD </w:t>
      </w:r>
      <w:r w:rsidRPr="004532CD">
        <w:rPr>
          <w:rFonts w:ascii="Arial" w:hAnsi="Arial" w:cs="Arial"/>
          <w:sz w:val="24"/>
          <w:szCs w:val="24"/>
        </w:rPr>
        <w:t>61</w:t>
      </w:r>
      <w:r>
        <w:rPr>
          <w:rFonts w:ascii="Arial" w:hAnsi="Arial" w:cs="Arial"/>
          <w:sz w:val="24"/>
          <w:szCs w:val="24"/>
        </w:rPr>
        <w:t>.</w:t>
      </w:r>
      <w:r w:rsidRPr="004532CD">
        <w:rPr>
          <w:rFonts w:ascii="Arial" w:hAnsi="Arial" w:cs="Arial"/>
          <w:sz w:val="24"/>
          <w:szCs w:val="24"/>
        </w:rPr>
        <w:t>7</w:t>
      </w:r>
      <w:r>
        <w:rPr>
          <w:rFonts w:ascii="Arial" w:hAnsi="Arial" w:cs="Arial"/>
          <w:sz w:val="24"/>
          <w:szCs w:val="24"/>
        </w:rPr>
        <w:t xml:space="preserve"> Million</w:t>
      </w:r>
      <w:r>
        <w:rPr>
          <w:rFonts w:ascii="Palladio Uralic" w:eastAsia="Times New Roman" w:hAnsi="Palladio Uralic" w:cs="Calibri"/>
          <w:b/>
          <w:bCs/>
          <w:color w:val="000000"/>
          <w:sz w:val="18"/>
          <w:szCs w:val="18"/>
          <w:lang w:eastAsia="en-IN"/>
        </w:rPr>
        <w:t xml:space="preserve"> </w:t>
      </w:r>
      <w:r w:rsidRPr="004532CD">
        <w:rPr>
          <w:rFonts w:ascii="Arial" w:hAnsi="Arial" w:cs="Arial"/>
          <w:sz w:val="24"/>
          <w:szCs w:val="24"/>
        </w:rPr>
        <w:t xml:space="preserve">per year for </w:t>
      </w:r>
      <w:r>
        <w:rPr>
          <w:rFonts w:ascii="Arial" w:hAnsi="Arial" w:cs="Arial"/>
          <w:sz w:val="24"/>
          <w:szCs w:val="24"/>
        </w:rPr>
        <w:t>30</w:t>
      </w:r>
      <w:r w:rsidRPr="004532CD">
        <w:rPr>
          <w:rFonts w:ascii="Arial" w:hAnsi="Arial" w:cs="Arial"/>
          <w:sz w:val="24"/>
          <w:szCs w:val="24"/>
        </w:rPr>
        <w:t xml:space="preserve"> </w:t>
      </w:r>
      <w:r>
        <w:rPr>
          <w:rFonts w:ascii="Arial" w:hAnsi="Arial" w:cs="Arial"/>
          <w:sz w:val="24"/>
          <w:szCs w:val="24"/>
        </w:rPr>
        <w:t>thousand tonnes per a</w:t>
      </w:r>
      <w:r w:rsidRPr="004532CD">
        <w:rPr>
          <w:rFonts w:ascii="Arial" w:hAnsi="Arial" w:cs="Arial"/>
          <w:sz w:val="24"/>
          <w:szCs w:val="24"/>
        </w:rPr>
        <w:t xml:space="preserve">nnum plant capacity. </w:t>
      </w:r>
      <w:r w:rsidR="00A73944" w:rsidRPr="004532CD">
        <w:rPr>
          <w:rFonts w:ascii="Arial" w:hAnsi="Arial" w:cs="Arial"/>
          <w:sz w:val="24"/>
          <w:szCs w:val="24"/>
        </w:rPr>
        <w:t>Ma</w:t>
      </w:r>
      <w:r w:rsidR="00A73944">
        <w:rPr>
          <w:rFonts w:ascii="Arial" w:hAnsi="Arial" w:cs="Arial"/>
          <w:sz w:val="24"/>
          <w:szCs w:val="24"/>
        </w:rPr>
        <w:t xml:space="preserve">jor </w:t>
      </w:r>
      <w:r w:rsidR="00A73944" w:rsidRPr="004532CD">
        <w:rPr>
          <w:rFonts w:ascii="Arial" w:hAnsi="Arial" w:cs="Arial"/>
          <w:sz w:val="24"/>
          <w:szCs w:val="24"/>
        </w:rPr>
        <w:t>raw</w:t>
      </w:r>
      <w:r w:rsidRPr="004532CD">
        <w:rPr>
          <w:rFonts w:ascii="Arial" w:hAnsi="Arial" w:cs="Arial"/>
          <w:sz w:val="24"/>
          <w:szCs w:val="24"/>
        </w:rPr>
        <w:t xml:space="preserve"> </w:t>
      </w:r>
      <w:r>
        <w:rPr>
          <w:rFonts w:ascii="Arial" w:hAnsi="Arial" w:cs="Arial"/>
          <w:sz w:val="24"/>
          <w:szCs w:val="24"/>
        </w:rPr>
        <w:t>m</w:t>
      </w:r>
      <w:r w:rsidRPr="004532CD">
        <w:rPr>
          <w:rFonts w:ascii="Arial" w:hAnsi="Arial" w:cs="Arial"/>
          <w:sz w:val="24"/>
          <w:szCs w:val="24"/>
        </w:rPr>
        <w:t>aterial</w:t>
      </w:r>
      <w:r>
        <w:rPr>
          <w:rFonts w:ascii="Arial" w:hAnsi="Arial" w:cs="Arial"/>
          <w:sz w:val="24"/>
          <w:szCs w:val="24"/>
        </w:rPr>
        <w:t>s</w:t>
      </w:r>
      <w:r w:rsidRPr="004532CD">
        <w:rPr>
          <w:rFonts w:ascii="Arial" w:hAnsi="Arial" w:cs="Arial"/>
          <w:sz w:val="24"/>
          <w:szCs w:val="24"/>
        </w:rPr>
        <w:t xml:space="preserve"> considered </w:t>
      </w:r>
      <w:r>
        <w:rPr>
          <w:rFonts w:ascii="Arial" w:hAnsi="Arial" w:cs="Arial"/>
          <w:sz w:val="24"/>
          <w:szCs w:val="24"/>
        </w:rPr>
        <w:t>are Epoxy Resin</w:t>
      </w:r>
      <w:r w:rsidRPr="004532CD">
        <w:rPr>
          <w:rFonts w:ascii="Arial" w:hAnsi="Arial" w:cs="Arial"/>
          <w:sz w:val="24"/>
          <w:szCs w:val="24"/>
        </w:rPr>
        <w:t xml:space="preserve">, </w:t>
      </w:r>
      <w:r>
        <w:rPr>
          <w:rFonts w:ascii="Arial" w:hAnsi="Arial" w:cs="Arial"/>
          <w:sz w:val="24"/>
          <w:szCs w:val="24"/>
        </w:rPr>
        <w:t xml:space="preserve">Bisphenol A, Styrene, </w:t>
      </w:r>
      <w:r w:rsidRPr="004532CD">
        <w:rPr>
          <w:rFonts w:ascii="Arial" w:hAnsi="Arial" w:cs="Arial"/>
          <w:sz w:val="24"/>
          <w:szCs w:val="24"/>
        </w:rPr>
        <w:t>Methacrylic Acid</w:t>
      </w:r>
      <w:r>
        <w:rPr>
          <w:rFonts w:ascii="Arial" w:hAnsi="Arial" w:cs="Arial"/>
          <w:sz w:val="24"/>
          <w:szCs w:val="24"/>
        </w:rPr>
        <w:t xml:space="preserve"> </w:t>
      </w:r>
      <w:r w:rsidRPr="004532CD">
        <w:rPr>
          <w:rFonts w:ascii="Arial" w:hAnsi="Arial" w:cs="Arial"/>
          <w:sz w:val="24"/>
          <w:szCs w:val="24"/>
        </w:rPr>
        <w:t>with</w:t>
      </w:r>
      <w:r>
        <w:rPr>
          <w:rFonts w:ascii="Arial" w:hAnsi="Arial" w:cs="Arial"/>
          <w:sz w:val="24"/>
          <w:szCs w:val="24"/>
        </w:rPr>
        <w:t xml:space="preserve"> stoichiometry ratio </w:t>
      </w:r>
      <w:r w:rsidRPr="004532CD">
        <w:rPr>
          <w:rFonts w:ascii="Arial" w:hAnsi="Arial" w:cs="Arial"/>
          <w:sz w:val="24"/>
          <w:szCs w:val="24"/>
        </w:rPr>
        <w:t>of 0.</w:t>
      </w:r>
      <w:r>
        <w:rPr>
          <w:rFonts w:ascii="Arial" w:hAnsi="Arial" w:cs="Arial"/>
          <w:sz w:val="24"/>
          <w:szCs w:val="24"/>
        </w:rPr>
        <w:t>3</w:t>
      </w:r>
      <w:r w:rsidRPr="004532CD">
        <w:rPr>
          <w:rFonts w:ascii="Arial" w:hAnsi="Arial" w:cs="Arial"/>
          <w:sz w:val="24"/>
          <w:szCs w:val="24"/>
        </w:rPr>
        <w:t>, 0.</w:t>
      </w:r>
      <w:r>
        <w:rPr>
          <w:rFonts w:ascii="Arial" w:hAnsi="Arial" w:cs="Arial"/>
          <w:sz w:val="24"/>
          <w:szCs w:val="24"/>
        </w:rPr>
        <w:t>14, 0.45</w:t>
      </w:r>
      <w:r w:rsidRPr="004532CD">
        <w:rPr>
          <w:rFonts w:ascii="Arial" w:hAnsi="Arial" w:cs="Arial"/>
          <w:sz w:val="24"/>
          <w:szCs w:val="24"/>
        </w:rPr>
        <w:t xml:space="preserve"> &amp; 0.</w:t>
      </w:r>
      <w:r>
        <w:rPr>
          <w:rFonts w:ascii="Arial" w:hAnsi="Arial" w:cs="Arial"/>
          <w:sz w:val="24"/>
          <w:szCs w:val="24"/>
        </w:rPr>
        <w:t>11 respectively</w:t>
      </w:r>
      <w:r w:rsidRPr="004532CD">
        <w:rPr>
          <w:rFonts w:ascii="Arial" w:hAnsi="Arial" w:cs="Arial"/>
          <w:sz w:val="24"/>
          <w:szCs w:val="24"/>
        </w:rPr>
        <w:t xml:space="preserve">. </w:t>
      </w:r>
    </w:p>
    <w:tbl>
      <w:tblPr>
        <w:tblW w:w="9770" w:type="dxa"/>
        <w:tblInd w:w="-20" w:type="dxa"/>
        <w:tblLook w:val="04A0" w:firstRow="1" w:lastRow="0" w:firstColumn="1" w:lastColumn="0" w:noHBand="0" w:noVBand="1"/>
      </w:tblPr>
      <w:tblGrid>
        <w:gridCol w:w="1065"/>
        <w:gridCol w:w="5251"/>
        <w:gridCol w:w="2275"/>
        <w:gridCol w:w="1179"/>
      </w:tblGrid>
      <w:tr w:rsidR="00B524C4" w:rsidRPr="0010555F" w14:paraId="4E28A0AC" w14:textId="77777777" w:rsidTr="00A61E95">
        <w:trPr>
          <w:trHeight w:val="305"/>
        </w:trPr>
        <w:tc>
          <w:tcPr>
            <w:tcW w:w="1065"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F07EF" w14:textId="77777777" w:rsidR="00B524C4" w:rsidRPr="0010555F" w:rsidRDefault="00B524C4" w:rsidP="00A61E95">
            <w:pPr>
              <w:spacing w:after="0" w:line="240" w:lineRule="auto"/>
              <w:rPr>
                <w:rFonts w:ascii="Arial" w:eastAsia="Times New Roman" w:hAnsi="Arial" w:cs="Arial"/>
                <w:color w:val="000000"/>
                <w:sz w:val="18"/>
                <w:szCs w:val="18"/>
                <w:lang w:eastAsia="en-IN"/>
              </w:rPr>
            </w:pPr>
          </w:p>
        </w:tc>
        <w:tc>
          <w:tcPr>
            <w:tcW w:w="5251" w:type="dxa"/>
            <w:tcBorders>
              <w:top w:val="single" w:sz="4" w:space="0" w:color="auto"/>
              <w:left w:val="nil"/>
              <w:bottom w:val="single" w:sz="4" w:space="0" w:color="auto"/>
              <w:right w:val="single" w:sz="4" w:space="0" w:color="auto"/>
            </w:tcBorders>
            <w:shd w:val="clear" w:color="000000" w:fill="5B9BD5"/>
            <w:vAlign w:val="center"/>
            <w:hideMark/>
          </w:tcPr>
          <w:p w14:paraId="09404CE5"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ITEM</w:t>
            </w:r>
          </w:p>
        </w:tc>
        <w:tc>
          <w:tcPr>
            <w:tcW w:w="2275" w:type="dxa"/>
            <w:tcBorders>
              <w:top w:val="single" w:sz="4" w:space="0" w:color="auto"/>
              <w:left w:val="nil"/>
              <w:bottom w:val="single" w:sz="4" w:space="0" w:color="auto"/>
              <w:right w:val="single" w:sz="4" w:space="0" w:color="auto"/>
            </w:tcBorders>
            <w:shd w:val="clear" w:color="000000" w:fill="5B9BD5"/>
            <w:vAlign w:val="center"/>
            <w:hideMark/>
          </w:tcPr>
          <w:p w14:paraId="02D2A46B"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[USD</w:t>
            </w:r>
            <w:r>
              <w:rPr>
                <w:rFonts w:ascii="Arial" w:eastAsia="Times New Roman" w:hAnsi="Arial" w:cs="Arial"/>
                <w:b/>
                <w:bCs/>
                <w:color w:val="000000"/>
                <w:sz w:val="18"/>
                <w:szCs w:val="18"/>
                <w:lang w:eastAsia="en-IN"/>
              </w:rPr>
              <w:t xml:space="preserve"> Million</w:t>
            </w:r>
            <w:r w:rsidRPr="0010555F">
              <w:rPr>
                <w:rFonts w:ascii="Arial" w:eastAsia="Times New Roman" w:hAnsi="Arial" w:cs="Arial"/>
                <w:b/>
                <w:bCs/>
                <w:color w:val="000000"/>
                <w:sz w:val="18"/>
                <w:szCs w:val="18"/>
                <w:lang w:eastAsia="en-IN"/>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65FA4B53"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69410CB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7A8B816"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6EAAD00C"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Manufacturing Cost</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29FC5512"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63.33</w:t>
            </w:r>
          </w:p>
        </w:tc>
        <w:tc>
          <w:tcPr>
            <w:tcW w:w="1179" w:type="dxa"/>
            <w:tcBorders>
              <w:top w:val="nil"/>
              <w:left w:val="nil"/>
              <w:bottom w:val="single" w:sz="4" w:space="0" w:color="auto"/>
              <w:right w:val="single" w:sz="4" w:space="0" w:color="auto"/>
            </w:tcBorders>
            <w:shd w:val="clear" w:color="auto" w:fill="auto"/>
            <w:noWrap/>
            <w:vAlign w:val="bottom"/>
            <w:hideMark/>
          </w:tcPr>
          <w:p w14:paraId="50585EFE"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2D296910"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7F92A006"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C1</w:t>
            </w:r>
          </w:p>
        </w:tc>
        <w:tc>
          <w:tcPr>
            <w:tcW w:w="5251" w:type="dxa"/>
            <w:tcBorders>
              <w:top w:val="nil"/>
              <w:left w:val="nil"/>
              <w:bottom w:val="single" w:sz="4" w:space="0" w:color="auto"/>
              <w:right w:val="single" w:sz="4" w:space="0" w:color="auto"/>
            </w:tcBorders>
            <w:shd w:val="clear" w:color="auto" w:fill="auto"/>
            <w:vAlign w:val="center"/>
            <w:hideMark/>
          </w:tcPr>
          <w:p w14:paraId="3711FF9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 xml:space="preserve">Raw materials </w:t>
            </w:r>
          </w:p>
        </w:tc>
        <w:tc>
          <w:tcPr>
            <w:tcW w:w="2275" w:type="dxa"/>
            <w:tcBorders>
              <w:top w:val="nil"/>
              <w:left w:val="nil"/>
              <w:bottom w:val="single" w:sz="4" w:space="0" w:color="auto"/>
              <w:right w:val="single" w:sz="4" w:space="0" w:color="auto"/>
            </w:tcBorders>
            <w:shd w:val="clear" w:color="auto" w:fill="auto"/>
            <w:vAlign w:val="bottom"/>
            <w:hideMark/>
          </w:tcPr>
          <w:p w14:paraId="48861B0B"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61.71</w:t>
            </w:r>
          </w:p>
        </w:tc>
        <w:tc>
          <w:tcPr>
            <w:tcW w:w="1179" w:type="dxa"/>
            <w:tcBorders>
              <w:top w:val="nil"/>
              <w:left w:val="nil"/>
              <w:bottom w:val="single" w:sz="4" w:space="0" w:color="auto"/>
              <w:right w:val="single" w:sz="4" w:space="0" w:color="auto"/>
            </w:tcBorders>
            <w:shd w:val="clear" w:color="auto" w:fill="auto"/>
            <w:noWrap/>
            <w:vAlign w:val="bottom"/>
            <w:hideMark/>
          </w:tcPr>
          <w:p w14:paraId="5BC845C4"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32CFC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8B06421"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C2</w:t>
            </w:r>
          </w:p>
        </w:tc>
        <w:tc>
          <w:tcPr>
            <w:tcW w:w="5251" w:type="dxa"/>
            <w:tcBorders>
              <w:top w:val="nil"/>
              <w:left w:val="nil"/>
              <w:bottom w:val="single" w:sz="4" w:space="0" w:color="auto"/>
              <w:right w:val="single" w:sz="4" w:space="0" w:color="auto"/>
            </w:tcBorders>
            <w:shd w:val="clear" w:color="auto" w:fill="auto"/>
            <w:vAlign w:val="center"/>
            <w:hideMark/>
          </w:tcPr>
          <w:p w14:paraId="11FE0D4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Labour</w:t>
            </w:r>
          </w:p>
        </w:tc>
        <w:tc>
          <w:tcPr>
            <w:tcW w:w="2275" w:type="dxa"/>
            <w:tcBorders>
              <w:top w:val="nil"/>
              <w:left w:val="nil"/>
              <w:bottom w:val="single" w:sz="4" w:space="0" w:color="auto"/>
              <w:right w:val="single" w:sz="4" w:space="0" w:color="auto"/>
            </w:tcBorders>
            <w:shd w:val="clear" w:color="auto" w:fill="auto"/>
            <w:vAlign w:val="bottom"/>
            <w:hideMark/>
          </w:tcPr>
          <w:p w14:paraId="5A4EF9C2"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0.57</w:t>
            </w:r>
          </w:p>
        </w:tc>
        <w:tc>
          <w:tcPr>
            <w:tcW w:w="1179" w:type="dxa"/>
            <w:tcBorders>
              <w:top w:val="nil"/>
              <w:left w:val="nil"/>
              <w:bottom w:val="single" w:sz="4" w:space="0" w:color="auto"/>
              <w:right w:val="single" w:sz="4" w:space="0" w:color="auto"/>
            </w:tcBorders>
            <w:shd w:val="clear" w:color="auto" w:fill="auto"/>
            <w:noWrap/>
            <w:vAlign w:val="bottom"/>
            <w:hideMark/>
          </w:tcPr>
          <w:p w14:paraId="22D07972"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4C6FEAC3"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849F343"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C3</w:t>
            </w:r>
          </w:p>
        </w:tc>
        <w:tc>
          <w:tcPr>
            <w:tcW w:w="5251" w:type="dxa"/>
            <w:tcBorders>
              <w:top w:val="nil"/>
              <w:left w:val="nil"/>
              <w:bottom w:val="single" w:sz="4" w:space="0" w:color="auto"/>
              <w:right w:val="single" w:sz="4" w:space="0" w:color="auto"/>
            </w:tcBorders>
            <w:shd w:val="clear" w:color="auto" w:fill="auto"/>
            <w:vAlign w:val="center"/>
            <w:hideMark/>
          </w:tcPr>
          <w:p w14:paraId="78064B78"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Variable Overheads</w:t>
            </w:r>
            <w:r>
              <w:rPr>
                <w:rFonts w:ascii="Arial" w:eastAsia="Times New Roman" w:hAnsi="Arial" w:cs="Arial"/>
                <w:b/>
                <w:bCs/>
                <w:color w:val="000000"/>
                <w:sz w:val="18"/>
                <w:szCs w:val="18"/>
                <w:lang w:eastAsia="en-IN"/>
              </w:rPr>
              <w:t xml:space="preserve"> including Utilities</w:t>
            </w:r>
          </w:p>
        </w:tc>
        <w:tc>
          <w:tcPr>
            <w:tcW w:w="2275" w:type="dxa"/>
            <w:tcBorders>
              <w:top w:val="nil"/>
              <w:left w:val="nil"/>
              <w:bottom w:val="single" w:sz="4" w:space="0" w:color="auto"/>
              <w:right w:val="single" w:sz="4" w:space="0" w:color="auto"/>
            </w:tcBorders>
            <w:shd w:val="clear" w:color="auto" w:fill="auto"/>
            <w:vAlign w:val="bottom"/>
            <w:hideMark/>
          </w:tcPr>
          <w:p w14:paraId="248A3DA5"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1.05</w:t>
            </w:r>
          </w:p>
        </w:tc>
        <w:tc>
          <w:tcPr>
            <w:tcW w:w="1179" w:type="dxa"/>
            <w:tcBorders>
              <w:top w:val="nil"/>
              <w:left w:val="nil"/>
              <w:bottom w:val="single" w:sz="4" w:space="0" w:color="auto"/>
              <w:right w:val="single" w:sz="4" w:space="0" w:color="auto"/>
            </w:tcBorders>
            <w:shd w:val="clear" w:color="auto" w:fill="auto"/>
            <w:noWrap/>
            <w:vAlign w:val="bottom"/>
            <w:hideMark/>
          </w:tcPr>
          <w:p w14:paraId="666BB0F1"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0F64130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7C8E132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D</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7182AB77"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Fixed Overheads</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3CF8F9D4"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1.45</w:t>
            </w:r>
          </w:p>
        </w:tc>
        <w:tc>
          <w:tcPr>
            <w:tcW w:w="1179" w:type="dxa"/>
            <w:tcBorders>
              <w:top w:val="nil"/>
              <w:left w:val="nil"/>
              <w:bottom w:val="single" w:sz="4" w:space="0" w:color="auto"/>
              <w:right w:val="single" w:sz="4" w:space="0" w:color="auto"/>
            </w:tcBorders>
            <w:shd w:val="clear" w:color="auto" w:fill="auto"/>
            <w:noWrap/>
            <w:vAlign w:val="bottom"/>
            <w:hideMark/>
          </w:tcPr>
          <w:p w14:paraId="36950EC3" w14:textId="77777777" w:rsidR="00B524C4" w:rsidRPr="0010555F" w:rsidRDefault="00B524C4" w:rsidP="00A61E95">
            <w:pPr>
              <w:spacing w:after="0" w:line="240" w:lineRule="auto"/>
              <w:jc w:val="center"/>
              <w:rPr>
                <w:rFonts w:ascii="Arial" w:eastAsia="Times New Roman" w:hAnsi="Arial" w:cs="Arial"/>
                <w:color w:val="000000"/>
                <w:lang w:eastAsia="en-IN"/>
              </w:rPr>
            </w:pPr>
          </w:p>
        </w:tc>
      </w:tr>
      <w:tr w:rsidR="00B524C4" w:rsidRPr="0010555F" w14:paraId="43C7DE21"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D3AB243"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D1</w:t>
            </w:r>
          </w:p>
        </w:tc>
        <w:tc>
          <w:tcPr>
            <w:tcW w:w="5251" w:type="dxa"/>
            <w:tcBorders>
              <w:top w:val="nil"/>
              <w:left w:val="nil"/>
              <w:bottom w:val="single" w:sz="4" w:space="0" w:color="auto"/>
              <w:right w:val="single" w:sz="4" w:space="0" w:color="auto"/>
            </w:tcBorders>
            <w:shd w:val="clear" w:color="auto" w:fill="auto"/>
            <w:vAlign w:val="center"/>
            <w:hideMark/>
          </w:tcPr>
          <w:p w14:paraId="1FD56917"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Maintenance and repairs</w:t>
            </w:r>
          </w:p>
        </w:tc>
        <w:tc>
          <w:tcPr>
            <w:tcW w:w="2275" w:type="dxa"/>
            <w:tcBorders>
              <w:top w:val="nil"/>
              <w:left w:val="nil"/>
              <w:bottom w:val="single" w:sz="4" w:space="0" w:color="auto"/>
              <w:right w:val="single" w:sz="4" w:space="0" w:color="auto"/>
            </w:tcBorders>
            <w:shd w:val="clear" w:color="auto" w:fill="auto"/>
            <w:vAlign w:val="bottom"/>
            <w:hideMark/>
          </w:tcPr>
          <w:p w14:paraId="592D6C66"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0.53</w:t>
            </w:r>
          </w:p>
        </w:tc>
        <w:tc>
          <w:tcPr>
            <w:tcW w:w="1179" w:type="dxa"/>
            <w:tcBorders>
              <w:top w:val="nil"/>
              <w:left w:val="nil"/>
              <w:bottom w:val="single" w:sz="4" w:space="0" w:color="auto"/>
              <w:right w:val="single" w:sz="4" w:space="0" w:color="auto"/>
            </w:tcBorders>
            <w:shd w:val="clear" w:color="auto" w:fill="auto"/>
            <w:noWrap/>
            <w:vAlign w:val="bottom"/>
            <w:hideMark/>
          </w:tcPr>
          <w:p w14:paraId="3EA4651D"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07B3692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5A17499"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D2</w:t>
            </w:r>
          </w:p>
        </w:tc>
        <w:tc>
          <w:tcPr>
            <w:tcW w:w="5251" w:type="dxa"/>
            <w:tcBorders>
              <w:top w:val="nil"/>
              <w:left w:val="nil"/>
              <w:bottom w:val="single" w:sz="4" w:space="0" w:color="auto"/>
              <w:right w:val="single" w:sz="4" w:space="0" w:color="auto"/>
            </w:tcBorders>
            <w:shd w:val="clear" w:color="auto" w:fill="auto"/>
            <w:vAlign w:val="center"/>
            <w:hideMark/>
          </w:tcPr>
          <w:p w14:paraId="7E02FEE6"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Operating supplies</w:t>
            </w:r>
          </w:p>
        </w:tc>
        <w:tc>
          <w:tcPr>
            <w:tcW w:w="2275" w:type="dxa"/>
            <w:tcBorders>
              <w:top w:val="nil"/>
              <w:left w:val="nil"/>
              <w:bottom w:val="single" w:sz="4" w:space="0" w:color="auto"/>
              <w:right w:val="single" w:sz="4" w:space="0" w:color="auto"/>
            </w:tcBorders>
            <w:shd w:val="clear" w:color="auto" w:fill="auto"/>
            <w:vAlign w:val="bottom"/>
            <w:hideMark/>
          </w:tcPr>
          <w:p w14:paraId="53F9BE4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0.08</w:t>
            </w:r>
          </w:p>
        </w:tc>
        <w:tc>
          <w:tcPr>
            <w:tcW w:w="1179" w:type="dxa"/>
            <w:tcBorders>
              <w:top w:val="nil"/>
              <w:left w:val="nil"/>
              <w:bottom w:val="single" w:sz="4" w:space="0" w:color="auto"/>
              <w:right w:val="single" w:sz="4" w:space="0" w:color="auto"/>
            </w:tcBorders>
            <w:shd w:val="clear" w:color="auto" w:fill="auto"/>
            <w:noWrap/>
            <w:vAlign w:val="bottom"/>
            <w:hideMark/>
          </w:tcPr>
          <w:p w14:paraId="2F05AC6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92D71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8D6859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D3</w:t>
            </w:r>
          </w:p>
        </w:tc>
        <w:tc>
          <w:tcPr>
            <w:tcW w:w="5251" w:type="dxa"/>
            <w:tcBorders>
              <w:top w:val="nil"/>
              <w:left w:val="nil"/>
              <w:bottom w:val="single" w:sz="4" w:space="0" w:color="auto"/>
              <w:right w:val="single" w:sz="4" w:space="0" w:color="auto"/>
            </w:tcBorders>
            <w:shd w:val="clear" w:color="auto" w:fill="auto"/>
            <w:vAlign w:val="center"/>
            <w:hideMark/>
          </w:tcPr>
          <w:p w14:paraId="28CFCC12"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Laboratory charge</w:t>
            </w:r>
          </w:p>
        </w:tc>
        <w:tc>
          <w:tcPr>
            <w:tcW w:w="2275" w:type="dxa"/>
            <w:tcBorders>
              <w:top w:val="nil"/>
              <w:left w:val="nil"/>
              <w:bottom w:val="single" w:sz="4" w:space="0" w:color="auto"/>
              <w:right w:val="single" w:sz="4" w:space="0" w:color="auto"/>
            </w:tcBorders>
            <w:shd w:val="clear" w:color="auto" w:fill="auto"/>
            <w:vAlign w:val="bottom"/>
            <w:hideMark/>
          </w:tcPr>
          <w:p w14:paraId="46D49CB0"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0.07</w:t>
            </w:r>
          </w:p>
        </w:tc>
        <w:tc>
          <w:tcPr>
            <w:tcW w:w="1179" w:type="dxa"/>
            <w:tcBorders>
              <w:top w:val="nil"/>
              <w:left w:val="nil"/>
              <w:bottom w:val="single" w:sz="4" w:space="0" w:color="auto"/>
              <w:right w:val="single" w:sz="4" w:space="0" w:color="auto"/>
            </w:tcBorders>
            <w:shd w:val="clear" w:color="auto" w:fill="auto"/>
            <w:noWrap/>
            <w:vAlign w:val="bottom"/>
            <w:hideMark/>
          </w:tcPr>
          <w:p w14:paraId="658BF71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4A8C5C"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D526DDD"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D4</w:t>
            </w:r>
          </w:p>
        </w:tc>
        <w:tc>
          <w:tcPr>
            <w:tcW w:w="5251" w:type="dxa"/>
            <w:tcBorders>
              <w:top w:val="nil"/>
              <w:left w:val="nil"/>
              <w:bottom w:val="single" w:sz="4" w:space="0" w:color="auto"/>
              <w:right w:val="single" w:sz="4" w:space="0" w:color="auto"/>
            </w:tcBorders>
            <w:shd w:val="clear" w:color="auto" w:fill="auto"/>
            <w:vAlign w:val="center"/>
            <w:hideMark/>
          </w:tcPr>
          <w:p w14:paraId="4E4D8F5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P</w:t>
            </w:r>
            <w:r>
              <w:rPr>
                <w:rFonts w:ascii="Arial" w:eastAsia="Times New Roman" w:hAnsi="Arial" w:cs="Arial"/>
                <w:color w:val="000000"/>
                <w:sz w:val="18"/>
                <w:szCs w:val="18"/>
                <w:lang w:eastAsia="en-IN"/>
              </w:rPr>
              <w:t>lant Overhead Cost</w:t>
            </w:r>
          </w:p>
        </w:tc>
        <w:tc>
          <w:tcPr>
            <w:tcW w:w="2275" w:type="dxa"/>
            <w:tcBorders>
              <w:top w:val="nil"/>
              <w:left w:val="nil"/>
              <w:bottom w:val="single" w:sz="4" w:space="0" w:color="auto"/>
              <w:right w:val="single" w:sz="4" w:space="0" w:color="auto"/>
            </w:tcBorders>
            <w:shd w:val="clear" w:color="auto" w:fill="auto"/>
            <w:vAlign w:val="bottom"/>
            <w:hideMark/>
          </w:tcPr>
          <w:p w14:paraId="10804D6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0.66</w:t>
            </w:r>
          </w:p>
        </w:tc>
        <w:tc>
          <w:tcPr>
            <w:tcW w:w="1179" w:type="dxa"/>
            <w:tcBorders>
              <w:top w:val="nil"/>
              <w:left w:val="nil"/>
              <w:bottom w:val="single" w:sz="4" w:space="0" w:color="auto"/>
              <w:right w:val="single" w:sz="4" w:space="0" w:color="auto"/>
            </w:tcBorders>
            <w:shd w:val="clear" w:color="auto" w:fill="auto"/>
            <w:noWrap/>
            <w:vAlign w:val="bottom"/>
            <w:hideMark/>
          </w:tcPr>
          <w:p w14:paraId="252631A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AB07E6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57F778F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D5</w:t>
            </w:r>
          </w:p>
        </w:tc>
        <w:tc>
          <w:tcPr>
            <w:tcW w:w="5251" w:type="dxa"/>
            <w:tcBorders>
              <w:top w:val="nil"/>
              <w:left w:val="nil"/>
              <w:bottom w:val="single" w:sz="4" w:space="0" w:color="auto"/>
              <w:right w:val="single" w:sz="4" w:space="0" w:color="auto"/>
            </w:tcBorders>
            <w:shd w:val="clear" w:color="auto" w:fill="auto"/>
            <w:vAlign w:val="center"/>
            <w:hideMark/>
          </w:tcPr>
          <w:p w14:paraId="4BE889E0"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Administrativ</w:t>
            </w:r>
            <w:r>
              <w:rPr>
                <w:rFonts w:ascii="Arial" w:eastAsia="Times New Roman" w:hAnsi="Arial" w:cs="Arial"/>
                <w:color w:val="000000"/>
                <w:sz w:val="18"/>
                <w:szCs w:val="18"/>
                <w:lang w:eastAsia="en-IN"/>
              </w:rPr>
              <w:t>e Cost</w:t>
            </w:r>
          </w:p>
        </w:tc>
        <w:tc>
          <w:tcPr>
            <w:tcW w:w="2275" w:type="dxa"/>
            <w:tcBorders>
              <w:top w:val="nil"/>
              <w:left w:val="nil"/>
              <w:bottom w:val="single" w:sz="4" w:space="0" w:color="auto"/>
              <w:right w:val="single" w:sz="4" w:space="0" w:color="auto"/>
            </w:tcBorders>
            <w:shd w:val="clear" w:color="auto" w:fill="auto"/>
            <w:vAlign w:val="bottom"/>
            <w:hideMark/>
          </w:tcPr>
          <w:p w14:paraId="32FE30AA"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0.11</w:t>
            </w:r>
          </w:p>
        </w:tc>
        <w:tc>
          <w:tcPr>
            <w:tcW w:w="1179" w:type="dxa"/>
            <w:tcBorders>
              <w:top w:val="nil"/>
              <w:left w:val="nil"/>
              <w:bottom w:val="single" w:sz="4" w:space="0" w:color="auto"/>
              <w:right w:val="single" w:sz="4" w:space="0" w:color="auto"/>
            </w:tcBorders>
            <w:shd w:val="clear" w:color="auto" w:fill="auto"/>
            <w:noWrap/>
            <w:vAlign w:val="bottom"/>
            <w:hideMark/>
          </w:tcPr>
          <w:p w14:paraId="5C9DBEE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6892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A9D08E"/>
            <w:vAlign w:val="center"/>
            <w:hideMark/>
          </w:tcPr>
          <w:p w14:paraId="4FEE05E4" w14:textId="77777777" w:rsidR="00B524C4" w:rsidRPr="0010555F" w:rsidRDefault="00B524C4" w:rsidP="00A61E95">
            <w:pPr>
              <w:spacing w:after="0" w:line="240" w:lineRule="auto"/>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E</w:t>
            </w:r>
          </w:p>
        </w:tc>
        <w:tc>
          <w:tcPr>
            <w:tcW w:w="5251" w:type="dxa"/>
            <w:tcBorders>
              <w:top w:val="nil"/>
              <w:left w:val="nil"/>
              <w:bottom w:val="single" w:sz="4" w:space="0" w:color="auto"/>
              <w:right w:val="single" w:sz="4" w:space="0" w:color="auto"/>
            </w:tcBorders>
            <w:shd w:val="clear" w:color="000000" w:fill="A9D08E"/>
            <w:vAlign w:val="center"/>
            <w:hideMark/>
          </w:tcPr>
          <w:p w14:paraId="7964D8D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Selling Overheads</w:t>
            </w:r>
          </w:p>
        </w:tc>
        <w:tc>
          <w:tcPr>
            <w:tcW w:w="2275" w:type="dxa"/>
            <w:tcBorders>
              <w:top w:val="nil"/>
              <w:left w:val="nil"/>
              <w:bottom w:val="single" w:sz="4" w:space="0" w:color="auto"/>
              <w:right w:val="single" w:sz="4" w:space="0" w:color="auto"/>
            </w:tcBorders>
            <w:shd w:val="clear" w:color="000000" w:fill="A9D08E"/>
            <w:vAlign w:val="bottom"/>
            <w:hideMark/>
          </w:tcPr>
          <w:p w14:paraId="2CDE8D5D"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8.42</w:t>
            </w:r>
          </w:p>
        </w:tc>
        <w:tc>
          <w:tcPr>
            <w:tcW w:w="1179" w:type="dxa"/>
            <w:tcBorders>
              <w:top w:val="nil"/>
              <w:left w:val="nil"/>
              <w:bottom w:val="single" w:sz="4" w:space="0" w:color="auto"/>
              <w:right w:val="single" w:sz="4" w:space="0" w:color="auto"/>
            </w:tcBorders>
            <w:shd w:val="clear" w:color="auto" w:fill="auto"/>
            <w:noWrap/>
            <w:vAlign w:val="bottom"/>
            <w:hideMark/>
          </w:tcPr>
          <w:p w14:paraId="70E1EE8A"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413CA2FF"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F4B084"/>
            <w:vAlign w:val="center"/>
            <w:hideMark/>
          </w:tcPr>
          <w:p w14:paraId="76E1E1F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5251" w:type="dxa"/>
            <w:tcBorders>
              <w:top w:val="nil"/>
              <w:left w:val="nil"/>
              <w:bottom w:val="single" w:sz="4" w:space="0" w:color="auto"/>
              <w:right w:val="single" w:sz="4" w:space="0" w:color="auto"/>
            </w:tcBorders>
            <w:shd w:val="clear" w:color="000000" w:fill="F4B084"/>
            <w:vAlign w:val="center"/>
            <w:hideMark/>
          </w:tcPr>
          <w:p w14:paraId="52A6122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Total Production Cost</w:t>
            </w:r>
            <w:r>
              <w:rPr>
                <w:rFonts w:ascii="Arial" w:eastAsia="Times New Roman" w:hAnsi="Arial" w:cs="Arial"/>
                <w:b/>
                <w:bCs/>
                <w:color w:val="000000"/>
                <w:sz w:val="18"/>
                <w:szCs w:val="18"/>
                <w:lang w:eastAsia="en-IN"/>
              </w:rPr>
              <w:t xml:space="preserve"> (C+D+E)</w:t>
            </w:r>
          </w:p>
        </w:tc>
        <w:tc>
          <w:tcPr>
            <w:tcW w:w="2275" w:type="dxa"/>
            <w:tcBorders>
              <w:top w:val="nil"/>
              <w:left w:val="nil"/>
              <w:bottom w:val="single" w:sz="4" w:space="0" w:color="auto"/>
              <w:right w:val="single" w:sz="4" w:space="0" w:color="auto"/>
            </w:tcBorders>
            <w:shd w:val="clear" w:color="000000" w:fill="F4B084"/>
            <w:vAlign w:val="bottom"/>
            <w:hideMark/>
          </w:tcPr>
          <w:p w14:paraId="4812305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b/>
                <w:bCs/>
                <w:color w:val="000000"/>
              </w:rPr>
              <w:t>73.20</w:t>
            </w:r>
          </w:p>
        </w:tc>
        <w:tc>
          <w:tcPr>
            <w:tcW w:w="1179" w:type="dxa"/>
            <w:tcBorders>
              <w:top w:val="nil"/>
              <w:left w:val="nil"/>
              <w:bottom w:val="single" w:sz="4" w:space="0" w:color="auto"/>
              <w:right w:val="single" w:sz="4" w:space="0" w:color="auto"/>
            </w:tcBorders>
            <w:shd w:val="clear" w:color="auto" w:fill="auto"/>
            <w:noWrap/>
            <w:vAlign w:val="bottom"/>
            <w:hideMark/>
          </w:tcPr>
          <w:p w14:paraId="7CD63859"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bl>
    <w:p w14:paraId="4E45E36F" w14:textId="77777777" w:rsidR="00B524C4" w:rsidRPr="00CB1DB6" w:rsidRDefault="00B524C4" w:rsidP="00B524C4">
      <w:pPr>
        <w:pStyle w:val="ListParagraph"/>
        <w:tabs>
          <w:tab w:val="left" w:pos="1365"/>
        </w:tabs>
        <w:spacing w:line="360" w:lineRule="auto"/>
        <w:ind w:left="2160" w:firstLine="0"/>
        <w:rPr>
          <w:b/>
          <w:bCs/>
          <w:i/>
          <w:iCs/>
          <w:sz w:val="20"/>
          <w:szCs w:val="20"/>
        </w:rPr>
      </w:pPr>
    </w:p>
    <w:p w14:paraId="6A32E826" w14:textId="77777777" w:rsidR="00B524C4" w:rsidRPr="00CB1DB6" w:rsidRDefault="00B524C4" w:rsidP="00B524C4">
      <w:pPr>
        <w:pStyle w:val="ListParagraph"/>
        <w:tabs>
          <w:tab w:val="left" w:pos="1365"/>
        </w:tabs>
        <w:spacing w:line="360" w:lineRule="auto"/>
        <w:ind w:left="2160" w:firstLine="0"/>
        <w:jc w:val="right"/>
        <w:rPr>
          <w:b/>
          <w:bCs/>
          <w:i/>
          <w:iCs/>
          <w:sz w:val="20"/>
          <w:szCs w:val="20"/>
        </w:rPr>
      </w:pPr>
      <w:r>
        <w:rPr>
          <w:i/>
          <w:iCs/>
          <w:sz w:val="20"/>
          <w:szCs w:val="20"/>
        </w:rPr>
        <w:t>*</w:t>
      </w:r>
      <w:r>
        <w:rPr>
          <w:i/>
          <w:iCs/>
          <w:sz w:val="20"/>
          <w:szCs w:val="20"/>
        </w:rPr>
        <w:tab/>
      </w:r>
      <w:r w:rsidRPr="00CB1DB6">
        <w:rPr>
          <w:i/>
          <w:iCs/>
          <w:sz w:val="20"/>
          <w:szCs w:val="20"/>
        </w:rPr>
        <w:t>The Overall Cost accuracy is ± 25-30%.</w:t>
      </w:r>
    </w:p>
    <w:p w14:paraId="3E00D6F1"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4142ACEC" w14:textId="77777777" w:rsidR="00B524C4" w:rsidRPr="000B6683" w:rsidRDefault="00B524C4" w:rsidP="00B524C4">
      <w:pPr>
        <w:tabs>
          <w:tab w:val="left" w:pos="1365"/>
        </w:tabs>
        <w:spacing w:line="360" w:lineRule="auto"/>
        <w:jc w:val="both"/>
        <w:rPr>
          <w:rFonts w:ascii="Arial" w:hAnsi="Arial" w:cs="Arial"/>
          <w:sz w:val="24"/>
          <w:szCs w:val="24"/>
        </w:rPr>
      </w:pPr>
      <w:r>
        <w:rPr>
          <w:rFonts w:ascii="Arial" w:eastAsia="Arial" w:hAnsi="Arial" w:cs="Arial"/>
          <w:b/>
          <w:bCs/>
          <w:sz w:val="24"/>
          <w:szCs w:val="24"/>
          <w:lang w:val="en-US"/>
        </w:rPr>
        <w:t>5.5. Payback Period:</w:t>
      </w:r>
      <w:r w:rsidRPr="001E0939">
        <w:t xml:space="preserve"> </w:t>
      </w:r>
    </w:p>
    <w:tbl>
      <w:tblPr>
        <w:tblW w:w="10359" w:type="dxa"/>
        <w:tblLook w:val="04A0" w:firstRow="1" w:lastRow="0" w:firstColumn="1" w:lastColumn="0" w:noHBand="0" w:noVBand="1"/>
      </w:tblPr>
      <w:tblGrid>
        <w:gridCol w:w="5224"/>
        <w:gridCol w:w="5135"/>
      </w:tblGrid>
      <w:tr w:rsidR="00B524C4" w:rsidRPr="00425BF5" w14:paraId="6FA70EBE" w14:textId="77777777" w:rsidTr="00A61E9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35F0BD9D"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B524C4" w:rsidRPr="00425BF5" w14:paraId="7E2AAA1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6ED7FA3"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5" w:type="dxa"/>
            <w:tcBorders>
              <w:top w:val="nil"/>
              <w:left w:val="nil"/>
              <w:bottom w:val="single" w:sz="4" w:space="0" w:color="auto"/>
              <w:right w:val="single" w:sz="4" w:space="0" w:color="auto"/>
            </w:tcBorders>
            <w:shd w:val="clear" w:color="000000" w:fill="FFFFFF"/>
            <w:vAlign w:val="center"/>
            <w:hideMark/>
          </w:tcPr>
          <w:p w14:paraId="104690B8"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B524C4" w:rsidRPr="00425BF5" w14:paraId="193EF2D8" w14:textId="77777777" w:rsidTr="00A61E95">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5CC7752"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p w14:paraId="500A508A"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p>
        </w:tc>
        <w:tc>
          <w:tcPr>
            <w:tcW w:w="5135" w:type="dxa"/>
            <w:tcBorders>
              <w:top w:val="nil"/>
              <w:left w:val="nil"/>
              <w:bottom w:val="single" w:sz="4" w:space="0" w:color="auto"/>
              <w:right w:val="single" w:sz="4" w:space="0" w:color="auto"/>
            </w:tcBorders>
            <w:shd w:val="clear" w:color="000000" w:fill="FFFFFF"/>
            <w:vAlign w:val="center"/>
            <w:hideMark/>
          </w:tcPr>
          <w:p w14:paraId="36C0B079"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w:t>
            </w:r>
            <w:r>
              <w:rPr>
                <w:rFonts w:ascii="Arial" w:eastAsia="Times New Roman" w:hAnsi="Arial" w:cs="Arial"/>
                <w:color w:val="000000"/>
                <w:sz w:val="24"/>
                <w:szCs w:val="24"/>
              </w:rPr>
              <w:t>1</w:t>
            </w:r>
            <w:r w:rsidRPr="00425BF5">
              <w:rPr>
                <w:rFonts w:ascii="Arial" w:eastAsia="Times New Roman" w:hAnsi="Arial" w:cs="Arial"/>
                <w:color w:val="000000"/>
                <w:sz w:val="24"/>
                <w:szCs w:val="24"/>
              </w:rPr>
              <w:t>.</w:t>
            </w:r>
            <w:r>
              <w:rPr>
                <w:rFonts w:ascii="Arial" w:eastAsia="Times New Roman" w:hAnsi="Arial" w:cs="Arial"/>
                <w:color w:val="000000"/>
                <w:sz w:val="24"/>
                <w:szCs w:val="24"/>
              </w:rPr>
              <w:t>40</w:t>
            </w:r>
          </w:p>
        </w:tc>
      </w:tr>
      <w:tr w:rsidR="00B524C4" w:rsidRPr="00425BF5" w14:paraId="7C20F8ED" w14:textId="77777777" w:rsidTr="00A61E95">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EF6F6A0"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w:t>
            </w:r>
            <w:proofErr w:type="gramStart"/>
            <w:r w:rsidRPr="00425BF5">
              <w:rPr>
                <w:rFonts w:ascii="Arial" w:eastAsia="Times New Roman" w:hAnsi="Arial" w:cs="Arial"/>
                <w:b/>
                <w:bCs/>
                <w:color w:val="000000"/>
                <w:sz w:val="24"/>
                <w:szCs w:val="24"/>
              </w:rPr>
              <w:t>Of</w:t>
            </w:r>
            <w:proofErr w:type="gramEnd"/>
            <w:r w:rsidRPr="00425BF5">
              <w:rPr>
                <w:rFonts w:ascii="Arial" w:eastAsia="Times New Roman" w:hAnsi="Arial" w:cs="Arial"/>
                <w:b/>
                <w:bCs/>
                <w:color w:val="000000"/>
                <w:sz w:val="24"/>
                <w:szCs w:val="24"/>
              </w:rPr>
              <w:t xml:space="preserve"> Return (%)  </w:t>
            </w:r>
          </w:p>
          <w:p w14:paraId="03602DC6"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5" w:type="dxa"/>
            <w:tcBorders>
              <w:top w:val="nil"/>
              <w:left w:val="nil"/>
              <w:bottom w:val="single" w:sz="4" w:space="0" w:color="auto"/>
              <w:right w:val="single" w:sz="4" w:space="0" w:color="auto"/>
            </w:tcBorders>
            <w:shd w:val="clear" w:color="000000" w:fill="FFFFFF"/>
            <w:vAlign w:val="center"/>
            <w:hideMark/>
          </w:tcPr>
          <w:p w14:paraId="1BC8A9A6"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lang w:val="en-US"/>
              </w:rPr>
              <w:t>50.02%</w:t>
            </w:r>
          </w:p>
        </w:tc>
      </w:tr>
      <w:tr w:rsidR="00B524C4" w:rsidRPr="00425BF5" w14:paraId="789EF7E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7FAA212"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5" w:type="dxa"/>
            <w:tcBorders>
              <w:top w:val="nil"/>
              <w:left w:val="nil"/>
              <w:bottom w:val="single" w:sz="4" w:space="0" w:color="auto"/>
              <w:right w:val="single" w:sz="4" w:space="0" w:color="auto"/>
            </w:tcBorders>
            <w:shd w:val="clear" w:color="000000" w:fill="FFFFFF"/>
            <w:vAlign w:val="center"/>
            <w:hideMark/>
          </w:tcPr>
          <w:p w14:paraId="05285DB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rPr>
              <w:t>2.36</w:t>
            </w:r>
            <w:r w:rsidRPr="00425BF5">
              <w:rPr>
                <w:rFonts w:ascii="Arial" w:eastAsia="Times New Roman" w:hAnsi="Arial" w:cs="Arial"/>
                <w:color w:val="000000"/>
                <w:sz w:val="24"/>
                <w:szCs w:val="24"/>
              </w:rPr>
              <w:t> </w:t>
            </w:r>
          </w:p>
        </w:tc>
      </w:tr>
      <w:tr w:rsidR="00B524C4" w:rsidRPr="00425BF5" w14:paraId="2B4233F5"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059990B9" w14:textId="77777777" w:rsidR="00B524C4" w:rsidRPr="00425BF5" w:rsidRDefault="00B524C4" w:rsidP="00A61E9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5" w:type="dxa"/>
            <w:tcBorders>
              <w:top w:val="nil"/>
              <w:left w:val="nil"/>
              <w:bottom w:val="single" w:sz="4" w:space="0" w:color="auto"/>
              <w:right w:val="single" w:sz="4" w:space="0" w:color="auto"/>
            </w:tcBorders>
            <w:shd w:val="clear" w:color="000000" w:fill="FFFFFF"/>
            <w:vAlign w:val="center"/>
            <w:hideMark/>
          </w:tcPr>
          <w:p w14:paraId="6F51AC0C"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B524C4" w:rsidRPr="00425BF5" w14:paraId="7ADEFEA6"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25D0118D" w14:textId="77777777" w:rsidR="00B524C4" w:rsidRPr="00425BF5" w:rsidRDefault="00B524C4" w:rsidP="00A61E9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5" w:type="dxa"/>
            <w:tcBorders>
              <w:top w:val="nil"/>
              <w:left w:val="nil"/>
              <w:bottom w:val="single" w:sz="4" w:space="0" w:color="auto"/>
              <w:right w:val="single" w:sz="4" w:space="0" w:color="auto"/>
            </w:tcBorders>
            <w:shd w:val="clear" w:color="000000" w:fill="FFFFFF"/>
            <w:vAlign w:val="center"/>
            <w:hideMark/>
          </w:tcPr>
          <w:p w14:paraId="3A3E160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57DC21C9"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3309030C" w14:textId="3BFC32A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5.6. Project Sensitivity Analysis:</w:t>
      </w:r>
    </w:p>
    <w:tbl>
      <w:tblPr>
        <w:tblW w:w="10171" w:type="dxa"/>
        <w:tblLook w:val="04A0" w:firstRow="1" w:lastRow="0" w:firstColumn="1" w:lastColumn="0" w:noHBand="0" w:noVBand="1"/>
      </w:tblPr>
      <w:tblGrid>
        <w:gridCol w:w="1422"/>
        <w:gridCol w:w="1666"/>
        <w:gridCol w:w="1666"/>
        <w:gridCol w:w="1666"/>
        <w:gridCol w:w="1875"/>
        <w:gridCol w:w="1876"/>
      </w:tblGrid>
      <w:tr w:rsidR="00B524C4" w:rsidRPr="00E25F8F" w14:paraId="10EDCF5E" w14:textId="77777777" w:rsidTr="00A61E95">
        <w:trPr>
          <w:trHeight w:val="310"/>
        </w:trPr>
        <w:tc>
          <w:tcPr>
            <w:tcW w:w="10171" w:type="dxa"/>
            <w:gridSpan w:val="6"/>
            <w:tcBorders>
              <w:top w:val="nil"/>
              <w:left w:val="single" w:sz="8" w:space="0" w:color="auto"/>
              <w:bottom w:val="single" w:sz="8" w:space="0" w:color="auto"/>
              <w:right w:val="single" w:sz="8" w:space="0" w:color="000000"/>
            </w:tcBorders>
            <w:shd w:val="clear" w:color="auto" w:fill="auto"/>
            <w:noWrap/>
            <w:vAlign w:val="center"/>
            <w:hideMark/>
          </w:tcPr>
          <w:p w14:paraId="7BC6B3D4" w14:textId="77777777" w:rsidR="00B524C4" w:rsidRPr="00E25F8F" w:rsidRDefault="00B524C4" w:rsidP="00A61E95">
            <w:pPr>
              <w:spacing w:after="0" w:line="240" w:lineRule="auto"/>
              <w:jc w:val="center"/>
              <w:rPr>
                <w:rFonts w:ascii="Arial" w:eastAsia="Times New Roman" w:hAnsi="Arial" w:cs="Arial"/>
                <w:b/>
                <w:bCs/>
                <w:i/>
                <w:iCs/>
                <w:color w:val="000000"/>
                <w:sz w:val="24"/>
                <w:szCs w:val="24"/>
                <w:lang w:val="en-US"/>
              </w:rPr>
            </w:pPr>
            <w:r w:rsidRPr="00E25F8F">
              <w:rPr>
                <w:rFonts w:ascii="Arial" w:eastAsia="Times New Roman" w:hAnsi="Arial" w:cs="Arial"/>
                <w:b/>
                <w:bCs/>
                <w:i/>
                <w:iCs/>
                <w:color w:val="000000"/>
                <w:sz w:val="24"/>
                <w:szCs w:val="24"/>
                <w:lang w:val="en-US"/>
              </w:rPr>
              <w:t>NPV in USD Million</w:t>
            </w:r>
          </w:p>
        </w:tc>
      </w:tr>
      <w:tr w:rsidR="00B524C4" w:rsidRPr="00E25F8F" w14:paraId="7F1E54EC" w14:textId="77777777" w:rsidTr="00A61E95">
        <w:trPr>
          <w:trHeight w:val="636"/>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0E390CA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 </w:t>
            </w:r>
          </w:p>
        </w:tc>
        <w:tc>
          <w:tcPr>
            <w:tcW w:w="1666" w:type="dxa"/>
            <w:tcBorders>
              <w:top w:val="nil"/>
              <w:left w:val="nil"/>
              <w:bottom w:val="single" w:sz="8" w:space="0" w:color="auto"/>
              <w:right w:val="single" w:sz="8" w:space="0" w:color="auto"/>
            </w:tcBorders>
            <w:shd w:val="clear" w:color="auto" w:fill="auto"/>
            <w:vAlign w:val="center"/>
            <w:hideMark/>
          </w:tcPr>
          <w:p w14:paraId="3DA77C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BASE CASE</w:t>
            </w:r>
          </w:p>
        </w:tc>
        <w:tc>
          <w:tcPr>
            <w:tcW w:w="1666" w:type="dxa"/>
            <w:tcBorders>
              <w:top w:val="nil"/>
              <w:left w:val="nil"/>
              <w:bottom w:val="single" w:sz="8" w:space="0" w:color="auto"/>
              <w:right w:val="single" w:sz="8" w:space="0" w:color="auto"/>
            </w:tcBorders>
            <w:shd w:val="clear" w:color="auto" w:fill="auto"/>
            <w:vAlign w:val="center"/>
            <w:hideMark/>
          </w:tcPr>
          <w:p w14:paraId="5D518B1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90.00%</w:t>
            </w:r>
          </w:p>
        </w:tc>
        <w:tc>
          <w:tcPr>
            <w:tcW w:w="1666" w:type="dxa"/>
            <w:tcBorders>
              <w:top w:val="nil"/>
              <w:left w:val="nil"/>
              <w:bottom w:val="single" w:sz="8" w:space="0" w:color="auto"/>
              <w:right w:val="single" w:sz="8" w:space="0" w:color="auto"/>
            </w:tcBorders>
            <w:shd w:val="clear" w:color="auto" w:fill="auto"/>
            <w:vAlign w:val="center"/>
            <w:hideMark/>
          </w:tcPr>
          <w:p w14:paraId="1C5236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95.00%</w:t>
            </w:r>
          </w:p>
        </w:tc>
        <w:tc>
          <w:tcPr>
            <w:tcW w:w="1875" w:type="dxa"/>
            <w:tcBorders>
              <w:top w:val="nil"/>
              <w:left w:val="nil"/>
              <w:bottom w:val="single" w:sz="8" w:space="0" w:color="auto"/>
              <w:right w:val="single" w:sz="8" w:space="0" w:color="auto"/>
            </w:tcBorders>
            <w:shd w:val="clear" w:color="auto" w:fill="auto"/>
            <w:vAlign w:val="center"/>
            <w:hideMark/>
          </w:tcPr>
          <w:p w14:paraId="18F2F64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105.00%</w:t>
            </w:r>
          </w:p>
        </w:tc>
        <w:tc>
          <w:tcPr>
            <w:tcW w:w="1875" w:type="dxa"/>
            <w:tcBorders>
              <w:top w:val="nil"/>
              <w:left w:val="nil"/>
              <w:bottom w:val="single" w:sz="8" w:space="0" w:color="auto"/>
              <w:right w:val="single" w:sz="8" w:space="0" w:color="auto"/>
            </w:tcBorders>
            <w:shd w:val="clear" w:color="auto" w:fill="auto"/>
            <w:vAlign w:val="center"/>
            <w:hideMark/>
          </w:tcPr>
          <w:p w14:paraId="3BDF431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110.00%</w:t>
            </w:r>
          </w:p>
        </w:tc>
      </w:tr>
      <w:tr w:rsidR="00B524C4" w:rsidRPr="00E25F8F" w14:paraId="62935C47" w14:textId="77777777" w:rsidTr="00A61E95">
        <w:trPr>
          <w:trHeight w:val="488"/>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9ACD41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0650BDF0"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CAPITAL COST</w:t>
            </w:r>
          </w:p>
        </w:tc>
      </w:tr>
      <w:tr w:rsidR="00B524C4" w:rsidRPr="00E25F8F" w14:paraId="2DE22E8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A48038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BD50C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44D0B53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54.25%</w:t>
            </w:r>
          </w:p>
        </w:tc>
        <w:tc>
          <w:tcPr>
            <w:tcW w:w="1666" w:type="dxa"/>
            <w:tcBorders>
              <w:top w:val="nil"/>
              <w:left w:val="nil"/>
              <w:bottom w:val="single" w:sz="8" w:space="0" w:color="auto"/>
              <w:right w:val="single" w:sz="8" w:space="0" w:color="auto"/>
            </w:tcBorders>
            <w:shd w:val="clear" w:color="000000" w:fill="FFFF00"/>
            <w:vAlign w:val="center"/>
            <w:hideMark/>
          </w:tcPr>
          <w:p w14:paraId="15C5C1E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52.04%</w:t>
            </w:r>
          </w:p>
        </w:tc>
        <w:tc>
          <w:tcPr>
            <w:tcW w:w="1875" w:type="dxa"/>
            <w:tcBorders>
              <w:top w:val="nil"/>
              <w:left w:val="nil"/>
              <w:bottom w:val="single" w:sz="8" w:space="0" w:color="auto"/>
              <w:right w:val="single" w:sz="8" w:space="0" w:color="auto"/>
            </w:tcBorders>
            <w:shd w:val="clear" w:color="000000" w:fill="FFFF00"/>
            <w:vAlign w:val="center"/>
            <w:hideMark/>
          </w:tcPr>
          <w:p w14:paraId="5EAD4FA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48.16%</w:t>
            </w:r>
          </w:p>
        </w:tc>
        <w:tc>
          <w:tcPr>
            <w:tcW w:w="1875" w:type="dxa"/>
            <w:tcBorders>
              <w:top w:val="nil"/>
              <w:left w:val="nil"/>
              <w:bottom w:val="single" w:sz="8" w:space="0" w:color="auto"/>
              <w:right w:val="single" w:sz="8" w:space="0" w:color="auto"/>
            </w:tcBorders>
            <w:shd w:val="clear" w:color="000000" w:fill="FFFF00"/>
            <w:noWrap/>
            <w:vAlign w:val="center"/>
            <w:hideMark/>
          </w:tcPr>
          <w:p w14:paraId="39D4A59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46.44%</w:t>
            </w:r>
          </w:p>
        </w:tc>
      </w:tr>
      <w:tr w:rsidR="00B524C4" w:rsidRPr="00E25F8F" w14:paraId="4E249A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91F0D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745F9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727BF54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32.02</w:t>
            </w:r>
          </w:p>
        </w:tc>
        <w:tc>
          <w:tcPr>
            <w:tcW w:w="1666" w:type="dxa"/>
            <w:tcBorders>
              <w:top w:val="nil"/>
              <w:left w:val="nil"/>
              <w:bottom w:val="single" w:sz="8" w:space="0" w:color="auto"/>
              <w:right w:val="single" w:sz="8" w:space="0" w:color="auto"/>
            </w:tcBorders>
            <w:shd w:val="clear" w:color="000000" w:fill="FFFF00"/>
            <w:vAlign w:val="center"/>
            <w:hideMark/>
          </w:tcPr>
          <w:p w14:paraId="187D306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31.7</w:t>
            </w:r>
          </w:p>
        </w:tc>
        <w:tc>
          <w:tcPr>
            <w:tcW w:w="1875" w:type="dxa"/>
            <w:tcBorders>
              <w:top w:val="nil"/>
              <w:left w:val="nil"/>
              <w:bottom w:val="single" w:sz="8" w:space="0" w:color="auto"/>
              <w:right w:val="single" w:sz="8" w:space="0" w:color="auto"/>
            </w:tcBorders>
            <w:shd w:val="clear" w:color="000000" w:fill="FFFF00"/>
            <w:vAlign w:val="center"/>
            <w:hideMark/>
          </w:tcPr>
          <w:p w14:paraId="15B6E59E"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31.1</w:t>
            </w:r>
          </w:p>
        </w:tc>
        <w:tc>
          <w:tcPr>
            <w:tcW w:w="1875" w:type="dxa"/>
            <w:tcBorders>
              <w:top w:val="nil"/>
              <w:left w:val="nil"/>
              <w:bottom w:val="single" w:sz="8" w:space="0" w:color="auto"/>
              <w:right w:val="single" w:sz="8" w:space="0" w:color="auto"/>
            </w:tcBorders>
            <w:shd w:val="clear" w:color="000000" w:fill="FFFF00"/>
            <w:vAlign w:val="center"/>
            <w:hideMark/>
          </w:tcPr>
          <w:p w14:paraId="24939E1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30.79</w:t>
            </w:r>
          </w:p>
        </w:tc>
      </w:tr>
      <w:tr w:rsidR="00B524C4" w:rsidRPr="00E25F8F" w14:paraId="40E8A7CB"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D59E1ED"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C3D2607"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REVENUE</w:t>
            </w:r>
          </w:p>
        </w:tc>
      </w:tr>
      <w:tr w:rsidR="00B524C4" w:rsidRPr="00E25F8F" w14:paraId="20DA34AA"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879FB0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3A9F0A3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0256AF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27.48%</w:t>
            </w:r>
          </w:p>
        </w:tc>
        <w:tc>
          <w:tcPr>
            <w:tcW w:w="1666" w:type="dxa"/>
            <w:tcBorders>
              <w:top w:val="nil"/>
              <w:left w:val="nil"/>
              <w:bottom w:val="single" w:sz="8" w:space="0" w:color="auto"/>
              <w:right w:val="single" w:sz="8" w:space="0" w:color="auto"/>
            </w:tcBorders>
            <w:shd w:val="clear" w:color="000000" w:fill="FFFF00"/>
            <w:vAlign w:val="center"/>
            <w:hideMark/>
          </w:tcPr>
          <w:p w14:paraId="5295AAB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39.23%</w:t>
            </w:r>
          </w:p>
        </w:tc>
        <w:tc>
          <w:tcPr>
            <w:tcW w:w="1875" w:type="dxa"/>
            <w:tcBorders>
              <w:top w:val="nil"/>
              <w:left w:val="nil"/>
              <w:bottom w:val="single" w:sz="8" w:space="0" w:color="auto"/>
              <w:right w:val="single" w:sz="8" w:space="0" w:color="auto"/>
            </w:tcBorders>
            <w:shd w:val="clear" w:color="000000" w:fill="FFFF00"/>
            <w:vAlign w:val="center"/>
            <w:hideMark/>
          </w:tcPr>
          <w:p w14:paraId="52C3037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60.22%</w:t>
            </w:r>
          </w:p>
        </w:tc>
        <w:tc>
          <w:tcPr>
            <w:tcW w:w="1875" w:type="dxa"/>
            <w:tcBorders>
              <w:top w:val="nil"/>
              <w:left w:val="nil"/>
              <w:bottom w:val="single" w:sz="8" w:space="0" w:color="auto"/>
              <w:right w:val="single" w:sz="8" w:space="0" w:color="auto"/>
            </w:tcBorders>
            <w:shd w:val="clear" w:color="000000" w:fill="FFFF00"/>
            <w:vAlign w:val="center"/>
            <w:hideMark/>
          </w:tcPr>
          <w:p w14:paraId="1E6842D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70.04%</w:t>
            </w:r>
          </w:p>
        </w:tc>
      </w:tr>
      <w:tr w:rsidR="00B524C4" w:rsidRPr="00E25F8F" w14:paraId="628C74FC"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E2314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52D496E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40AE2A5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10.6</w:t>
            </w:r>
          </w:p>
        </w:tc>
        <w:tc>
          <w:tcPr>
            <w:tcW w:w="1666" w:type="dxa"/>
            <w:tcBorders>
              <w:top w:val="nil"/>
              <w:left w:val="nil"/>
              <w:bottom w:val="single" w:sz="8" w:space="0" w:color="auto"/>
              <w:right w:val="single" w:sz="8" w:space="0" w:color="auto"/>
            </w:tcBorders>
            <w:shd w:val="clear" w:color="000000" w:fill="FFFF00"/>
            <w:vAlign w:val="center"/>
            <w:hideMark/>
          </w:tcPr>
          <w:p w14:paraId="749BCA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21</w:t>
            </w:r>
          </w:p>
        </w:tc>
        <w:tc>
          <w:tcPr>
            <w:tcW w:w="1875" w:type="dxa"/>
            <w:tcBorders>
              <w:top w:val="nil"/>
              <w:left w:val="nil"/>
              <w:bottom w:val="single" w:sz="8" w:space="0" w:color="auto"/>
              <w:right w:val="single" w:sz="8" w:space="0" w:color="auto"/>
            </w:tcBorders>
            <w:shd w:val="clear" w:color="000000" w:fill="FFFF00"/>
            <w:vAlign w:val="center"/>
            <w:hideMark/>
          </w:tcPr>
          <w:p w14:paraId="17AF1B71"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41.8</w:t>
            </w:r>
          </w:p>
        </w:tc>
        <w:tc>
          <w:tcPr>
            <w:tcW w:w="1875" w:type="dxa"/>
            <w:tcBorders>
              <w:top w:val="nil"/>
              <w:left w:val="nil"/>
              <w:bottom w:val="single" w:sz="8" w:space="0" w:color="auto"/>
              <w:right w:val="single" w:sz="8" w:space="0" w:color="auto"/>
            </w:tcBorders>
            <w:shd w:val="clear" w:color="000000" w:fill="FFFF00"/>
            <w:vAlign w:val="center"/>
            <w:hideMark/>
          </w:tcPr>
          <w:p w14:paraId="33BC86C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52.2</w:t>
            </w:r>
          </w:p>
        </w:tc>
      </w:tr>
      <w:tr w:rsidR="00B524C4" w:rsidRPr="00E25F8F" w14:paraId="25A93BB6"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170D3D2"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07AE4D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RAW MATERIALS COST</w:t>
            </w:r>
          </w:p>
        </w:tc>
      </w:tr>
      <w:tr w:rsidR="00B524C4" w:rsidRPr="00E25F8F" w14:paraId="6EB706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8646C6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6F9FFA4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6751FCA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63.99%</w:t>
            </w:r>
          </w:p>
        </w:tc>
        <w:tc>
          <w:tcPr>
            <w:tcW w:w="1666" w:type="dxa"/>
            <w:tcBorders>
              <w:top w:val="nil"/>
              <w:left w:val="nil"/>
              <w:bottom w:val="single" w:sz="8" w:space="0" w:color="auto"/>
              <w:right w:val="single" w:sz="8" w:space="0" w:color="auto"/>
            </w:tcBorders>
            <w:shd w:val="clear" w:color="000000" w:fill="FFFF00"/>
            <w:vAlign w:val="center"/>
            <w:hideMark/>
          </w:tcPr>
          <w:p w14:paraId="4F5600E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57.09%</w:t>
            </w:r>
          </w:p>
        </w:tc>
        <w:tc>
          <w:tcPr>
            <w:tcW w:w="1875" w:type="dxa"/>
            <w:tcBorders>
              <w:top w:val="nil"/>
              <w:left w:val="nil"/>
              <w:bottom w:val="single" w:sz="8" w:space="0" w:color="auto"/>
              <w:right w:val="single" w:sz="8" w:space="0" w:color="auto"/>
            </w:tcBorders>
            <w:shd w:val="clear" w:color="000000" w:fill="FFFF00"/>
            <w:vAlign w:val="center"/>
            <w:hideMark/>
          </w:tcPr>
          <w:p w14:paraId="316DC29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42.71%</w:t>
            </w:r>
          </w:p>
        </w:tc>
        <w:tc>
          <w:tcPr>
            <w:tcW w:w="1875" w:type="dxa"/>
            <w:tcBorders>
              <w:top w:val="nil"/>
              <w:left w:val="nil"/>
              <w:bottom w:val="single" w:sz="8" w:space="0" w:color="auto"/>
              <w:right w:val="single" w:sz="8" w:space="0" w:color="auto"/>
            </w:tcBorders>
            <w:shd w:val="clear" w:color="000000" w:fill="FFFF00"/>
            <w:vAlign w:val="center"/>
            <w:hideMark/>
          </w:tcPr>
          <w:p w14:paraId="5ACFBD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35.09%</w:t>
            </w:r>
          </w:p>
        </w:tc>
      </w:tr>
      <w:tr w:rsidR="00B524C4" w:rsidRPr="00E25F8F" w14:paraId="399717A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7E931C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6CCA93C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329443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45.8</w:t>
            </w:r>
          </w:p>
        </w:tc>
        <w:tc>
          <w:tcPr>
            <w:tcW w:w="1666" w:type="dxa"/>
            <w:tcBorders>
              <w:top w:val="nil"/>
              <w:left w:val="nil"/>
              <w:bottom w:val="single" w:sz="8" w:space="0" w:color="auto"/>
              <w:right w:val="single" w:sz="8" w:space="0" w:color="auto"/>
            </w:tcBorders>
            <w:shd w:val="clear" w:color="000000" w:fill="FFFF00"/>
            <w:vAlign w:val="center"/>
            <w:hideMark/>
          </w:tcPr>
          <w:p w14:paraId="7CDE7E5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38.6</w:t>
            </w:r>
          </w:p>
        </w:tc>
        <w:tc>
          <w:tcPr>
            <w:tcW w:w="1875" w:type="dxa"/>
            <w:tcBorders>
              <w:top w:val="nil"/>
              <w:left w:val="nil"/>
              <w:bottom w:val="single" w:sz="8" w:space="0" w:color="auto"/>
              <w:right w:val="single" w:sz="8" w:space="0" w:color="auto"/>
            </w:tcBorders>
            <w:shd w:val="clear" w:color="000000" w:fill="FFFF00"/>
            <w:vAlign w:val="center"/>
            <w:hideMark/>
          </w:tcPr>
          <w:p w14:paraId="7EA1467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24.2</w:t>
            </w:r>
          </w:p>
        </w:tc>
        <w:tc>
          <w:tcPr>
            <w:tcW w:w="1875" w:type="dxa"/>
            <w:tcBorders>
              <w:top w:val="nil"/>
              <w:left w:val="nil"/>
              <w:bottom w:val="single" w:sz="8" w:space="0" w:color="auto"/>
              <w:right w:val="single" w:sz="8" w:space="0" w:color="auto"/>
            </w:tcBorders>
            <w:shd w:val="clear" w:color="000000" w:fill="FFFF00"/>
            <w:vAlign w:val="center"/>
            <w:hideMark/>
          </w:tcPr>
          <w:p w14:paraId="0C19171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17.1</w:t>
            </w:r>
          </w:p>
        </w:tc>
      </w:tr>
    </w:tbl>
    <w:p w14:paraId="7472729F" w14:textId="77777777" w:rsidR="00B524C4" w:rsidRDefault="00B524C4" w:rsidP="00B524C4">
      <w:pPr>
        <w:jc w:val="center"/>
        <w:rPr>
          <w:rFonts w:ascii="Arial" w:hAnsi="Arial" w:cs="Arial"/>
          <w:sz w:val="24"/>
          <w:szCs w:val="24"/>
        </w:rPr>
      </w:pPr>
    </w:p>
    <w:p w14:paraId="65A4369E"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3CDFE565"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74701F71" w14:textId="77777777" w:rsidR="00B524C4" w:rsidRPr="00597A96"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Selling Price (i.e., Revenue)</w:t>
      </w:r>
    </w:p>
    <w:p w14:paraId="0C732465" w14:textId="77777777" w:rsidR="00B524C4" w:rsidRPr="00425BF5"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(i.e., Raw Material Costs)</w:t>
      </w:r>
    </w:p>
    <w:p w14:paraId="3847F15C" w14:textId="77777777" w:rsidR="00B524C4"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(i.e., Capital Cost</w:t>
      </w:r>
      <w:r>
        <w:rPr>
          <w:rFonts w:ascii="Arial" w:eastAsia="Times New Roman" w:hAnsi="Arial" w:cs="Arial"/>
          <w:color w:val="000000"/>
          <w:sz w:val="24"/>
          <w:szCs w:val="24"/>
        </w:rPr>
        <w:t>)</w:t>
      </w:r>
    </w:p>
    <w:p w14:paraId="2EDDE191" w14:textId="4E77A3AC" w:rsidR="005D7DD5" w:rsidRDefault="005D7DD5" w:rsidP="009B2E78">
      <w:pPr>
        <w:spacing w:line="360" w:lineRule="auto"/>
        <w:jc w:val="both"/>
        <w:rPr>
          <w:rFonts w:ascii="Arial" w:hAnsi="Arial" w:cs="Arial"/>
          <w:b/>
          <w:bCs/>
          <w:sz w:val="24"/>
          <w:szCs w:val="24"/>
        </w:rPr>
      </w:pPr>
    </w:p>
    <w:p w14:paraId="5028DF33" w14:textId="78FF0CD9" w:rsidR="009B2E78" w:rsidRDefault="00F24D83" w:rsidP="009B2E78">
      <w:pPr>
        <w:spacing w:line="360" w:lineRule="auto"/>
        <w:jc w:val="both"/>
        <w:rPr>
          <w:rFonts w:ascii="Arial" w:hAnsi="Arial" w:cs="Arial"/>
          <w:b/>
          <w:bCs/>
          <w:sz w:val="24"/>
          <w:szCs w:val="24"/>
        </w:rPr>
      </w:pPr>
      <w:r>
        <w:rPr>
          <w:rFonts w:ascii="Arial" w:hAnsi="Arial" w:cs="Arial"/>
          <w:b/>
          <w:bCs/>
          <w:sz w:val="24"/>
          <w:szCs w:val="24"/>
        </w:rPr>
        <w:t>6.</w:t>
      </w:r>
      <w:r w:rsidR="009B2E78">
        <w:rPr>
          <w:rFonts w:ascii="Arial" w:hAnsi="Arial" w:cs="Arial"/>
          <w:b/>
          <w:bCs/>
          <w:sz w:val="24"/>
          <w:szCs w:val="24"/>
        </w:rPr>
        <w:t xml:space="preserve"> Project Schedule</w:t>
      </w:r>
    </w:p>
    <w:tbl>
      <w:tblPr>
        <w:tblW w:w="10272" w:type="dxa"/>
        <w:tblLook w:val="04A0" w:firstRow="1" w:lastRow="0" w:firstColumn="1" w:lastColumn="0" w:noHBand="0" w:noVBand="1"/>
      </w:tblPr>
      <w:tblGrid>
        <w:gridCol w:w="2136"/>
        <w:gridCol w:w="860"/>
        <w:gridCol w:w="860"/>
        <w:gridCol w:w="860"/>
        <w:gridCol w:w="860"/>
        <w:gridCol w:w="782"/>
        <w:gridCol w:w="782"/>
        <w:gridCol w:w="782"/>
        <w:gridCol w:w="782"/>
        <w:gridCol w:w="782"/>
        <w:gridCol w:w="786"/>
      </w:tblGrid>
      <w:tr w:rsidR="009760D5" w:rsidRPr="009760D5" w14:paraId="2801E7E4" w14:textId="77777777" w:rsidTr="009760D5">
        <w:trPr>
          <w:trHeight w:val="367"/>
        </w:trPr>
        <w:tc>
          <w:tcPr>
            <w:tcW w:w="2136" w:type="dxa"/>
            <w:tcBorders>
              <w:top w:val="nil"/>
              <w:left w:val="nil"/>
              <w:bottom w:val="nil"/>
              <w:right w:val="nil"/>
            </w:tcBorders>
            <w:shd w:val="clear" w:color="auto" w:fill="auto"/>
            <w:noWrap/>
            <w:vAlign w:val="bottom"/>
            <w:hideMark/>
          </w:tcPr>
          <w:p w14:paraId="72F81E58" w14:textId="77777777" w:rsidR="009760D5" w:rsidRPr="009760D5" w:rsidRDefault="009760D5" w:rsidP="009760D5">
            <w:pPr>
              <w:spacing w:after="0" w:line="240" w:lineRule="auto"/>
              <w:rPr>
                <w:rFonts w:ascii="Times New Roman" w:eastAsia="Times New Roman" w:hAnsi="Times New Roman" w:cs="Times New Roman"/>
                <w:sz w:val="24"/>
                <w:szCs w:val="24"/>
                <w:lang w:val="en-US"/>
              </w:rPr>
            </w:pPr>
          </w:p>
        </w:tc>
        <w:tc>
          <w:tcPr>
            <w:tcW w:w="3440" w:type="dxa"/>
            <w:gridSpan w:val="4"/>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3B10AB5"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1</w:t>
            </w:r>
          </w:p>
        </w:tc>
        <w:tc>
          <w:tcPr>
            <w:tcW w:w="4696" w:type="dxa"/>
            <w:gridSpan w:val="6"/>
            <w:tcBorders>
              <w:top w:val="single" w:sz="4" w:space="0" w:color="auto"/>
              <w:left w:val="nil"/>
              <w:bottom w:val="single" w:sz="4" w:space="0" w:color="auto"/>
              <w:right w:val="single" w:sz="4" w:space="0" w:color="auto"/>
            </w:tcBorders>
            <w:shd w:val="clear" w:color="000000" w:fill="A9D08E"/>
            <w:noWrap/>
            <w:vAlign w:val="bottom"/>
            <w:hideMark/>
          </w:tcPr>
          <w:p w14:paraId="29F49B98"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2</w:t>
            </w:r>
          </w:p>
        </w:tc>
      </w:tr>
      <w:tr w:rsidR="009760D5" w:rsidRPr="009760D5" w14:paraId="3FAEE788" w14:textId="77777777" w:rsidTr="009760D5">
        <w:trPr>
          <w:trHeight w:val="367"/>
        </w:trPr>
        <w:tc>
          <w:tcPr>
            <w:tcW w:w="2136"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6C29EF37" w14:textId="77777777" w:rsidR="009760D5" w:rsidRPr="009760D5" w:rsidRDefault="009760D5" w:rsidP="009760D5">
            <w:pPr>
              <w:spacing w:after="0" w:line="240" w:lineRule="auto"/>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 </w:t>
            </w:r>
          </w:p>
        </w:tc>
        <w:tc>
          <w:tcPr>
            <w:tcW w:w="860" w:type="dxa"/>
            <w:tcBorders>
              <w:top w:val="nil"/>
              <w:left w:val="nil"/>
              <w:bottom w:val="single" w:sz="8" w:space="0" w:color="auto"/>
              <w:right w:val="single" w:sz="8" w:space="0" w:color="auto"/>
            </w:tcBorders>
            <w:shd w:val="clear" w:color="000000" w:fill="9BC2E6"/>
            <w:noWrap/>
            <w:vAlign w:val="center"/>
            <w:hideMark/>
          </w:tcPr>
          <w:p w14:paraId="1FCB0592"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2023</w:t>
            </w:r>
          </w:p>
        </w:tc>
        <w:tc>
          <w:tcPr>
            <w:tcW w:w="860" w:type="dxa"/>
            <w:tcBorders>
              <w:top w:val="nil"/>
              <w:left w:val="nil"/>
              <w:bottom w:val="single" w:sz="8" w:space="0" w:color="auto"/>
              <w:right w:val="single" w:sz="8" w:space="0" w:color="auto"/>
            </w:tcBorders>
            <w:shd w:val="clear" w:color="000000" w:fill="9BC2E6"/>
            <w:noWrap/>
            <w:vAlign w:val="center"/>
            <w:hideMark/>
          </w:tcPr>
          <w:p w14:paraId="4AA17DCB"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2024</w:t>
            </w:r>
          </w:p>
        </w:tc>
        <w:tc>
          <w:tcPr>
            <w:tcW w:w="860" w:type="dxa"/>
            <w:tcBorders>
              <w:top w:val="nil"/>
              <w:left w:val="nil"/>
              <w:bottom w:val="single" w:sz="8" w:space="0" w:color="auto"/>
              <w:right w:val="single" w:sz="8" w:space="0" w:color="auto"/>
            </w:tcBorders>
            <w:shd w:val="clear" w:color="000000" w:fill="9BC2E6"/>
            <w:noWrap/>
            <w:vAlign w:val="center"/>
            <w:hideMark/>
          </w:tcPr>
          <w:p w14:paraId="3063A0BA"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2025</w:t>
            </w:r>
          </w:p>
        </w:tc>
        <w:tc>
          <w:tcPr>
            <w:tcW w:w="860" w:type="dxa"/>
            <w:tcBorders>
              <w:top w:val="nil"/>
              <w:left w:val="nil"/>
              <w:bottom w:val="single" w:sz="8" w:space="0" w:color="auto"/>
              <w:right w:val="single" w:sz="8" w:space="0" w:color="auto"/>
            </w:tcBorders>
            <w:shd w:val="clear" w:color="000000" w:fill="9BC2E6"/>
            <w:noWrap/>
            <w:vAlign w:val="center"/>
            <w:hideMark/>
          </w:tcPr>
          <w:p w14:paraId="7919BA1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2026</w:t>
            </w:r>
          </w:p>
        </w:tc>
        <w:tc>
          <w:tcPr>
            <w:tcW w:w="782" w:type="dxa"/>
            <w:tcBorders>
              <w:top w:val="nil"/>
              <w:left w:val="nil"/>
              <w:bottom w:val="single" w:sz="8" w:space="0" w:color="auto"/>
              <w:right w:val="single" w:sz="8" w:space="0" w:color="auto"/>
            </w:tcBorders>
            <w:shd w:val="clear" w:color="000000" w:fill="9BC2E6"/>
            <w:noWrap/>
            <w:vAlign w:val="center"/>
            <w:hideMark/>
          </w:tcPr>
          <w:p w14:paraId="6B04D8DF"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2027</w:t>
            </w:r>
          </w:p>
        </w:tc>
        <w:tc>
          <w:tcPr>
            <w:tcW w:w="782" w:type="dxa"/>
            <w:tcBorders>
              <w:top w:val="nil"/>
              <w:left w:val="nil"/>
              <w:bottom w:val="single" w:sz="8" w:space="0" w:color="auto"/>
              <w:right w:val="single" w:sz="8" w:space="0" w:color="auto"/>
            </w:tcBorders>
            <w:shd w:val="clear" w:color="000000" w:fill="9BC2E6"/>
            <w:noWrap/>
            <w:vAlign w:val="center"/>
            <w:hideMark/>
          </w:tcPr>
          <w:p w14:paraId="3400DF05"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2028</w:t>
            </w:r>
          </w:p>
        </w:tc>
        <w:tc>
          <w:tcPr>
            <w:tcW w:w="782" w:type="dxa"/>
            <w:tcBorders>
              <w:top w:val="nil"/>
              <w:left w:val="nil"/>
              <w:bottom w:val="single" w:sz="8" w:space="0" w:color="auto"/>
              <w:right w:val="single" w:sz="8" w:space="0" w:color="auto"/>
            </w:tcBorders>
            <w:shd w:val="clear" w:color="000000" w:fill="9BC2E6"/>
            <w:noWrap/>
            <w:vAlign w:val="center"/>
            <w:hideMark/>
          </w:tcPr>
          <w:p w14:paraId="20788DF9"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2029</w:t>
            </w:r>
          </w:p>
        </w:tc>
        <w:tc>
          <w:tcPr>
            <w:tcW w:w="782" w:type="dxa"/>
            <w:tcBorders>
              <w:top w:val="nil"/>
              <w:left w:val="nil"/>
              <w:bottom w:val="single" w:sz="8" w:space="0" w:color="auto"/>
              <w:right w:val="single" w:sz="8" w:space="0" w:color="auto"/>
            </w:tcBorders>
            <w:shd w:val="clear" w:color="000000" w:fill="9BC2E6"/>
            <w:noWrap/>
            <w:vAlign w:val="center"/>
            <w:hideMark/>
          </w:tcPr>
          <w:p w14:paraId="4BEB440D"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2030</w:t>
            </w:r>
          </w:p>
        </w:tc>
        <w:tc>
          <w:tcPr>
            <w:tcW w:w="782" w:type="dxa"/>
            <w:tcBorders>
              <w:top w:val="nil"/>
              <w:left w:val="nil"/>
              <w:bottom w:val="single" w:sz="8" w:space="0" w:color="auto"/>
              <w:right w:val="single" w:sz="8" w:space="0" w:color="auto"/>
            </w:tcBorders>
            <w:shd w:val="clear" w:color="000000" w:fill="9BC2E6"/>
            <w:noWrap/>
            <w:vAlign w:val="center"/>
            <w:hideMark/>
          </w:tcPr>
          <w:p w14:paraId="1B9E823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2031</w:t>
            </w:r>
          </w:p>
        </w:tc>
        <w:tc>
          <w:tcPr>
            <w:tcW w:w="782" w:type="dxa"/>
            <w:tcBorders>
              <w:top w:val="nil"/>
              <w:left w:val="nil"/>
              <w:bottom w:val="single" w:sz="8" w:space="0" w:color="auto"/>
              <w:right w:val="single" w:sz="8" w:space="0" w:color="auto"/>
            </w:tcBorders>
            <w:shd w:val="clear" w:color="000000" w:fill="9BC2E6"/>
            <w:noWrap/>
            <w:vAlign w:val="center"/>
            <w:hideMark/>
          </w:tcPr>
          <w:p w14:paraId="2AF62324"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2032</w:t>
            </w:r>
          </w:p>
        </w:tc>
      </w:tr>
      <w:tr w:rsidR="009760D5" w:rsidRPr="009760D5" w14:paraId="6C547D9D" w14:textId="77777777" w:rsidTr="009760D5">
        <w:trPr>
          <w:trHeight w:val="367"/>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33F522E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Rate</w:t>
            </w:r>
          </w:p>
        </w:tc>
        <w:tc>
          <w:tcPr>
            <w:tcW w:w="860" w:type="dxa"/>
            <w:tcBorders>
              <w:top w:val="nil"/>
              <w:left w:val="nil"/>
              <w:bottom w:val="single" w:sz="8" w:space="0" w:color="auto"/>
              <w:right w:val="single" w:sz="8" w:space="0" w:color="auto"/>
            </w:tcBorders>
            <w:shd w:val="clear" w:color="auto" w:fill="auto"/>
            <w:noWrap/>
            <w:vAlign w:val="center"/>
            <w:hideMark/>
          </w:tcPr>
          <w:p w14:paraId="5E47B66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30%</w:t>
            </w:r>
          </w:p>
        </w:tc>
        <w:tc>
          <w:tcPr>
            <w:tcW w:w="860" w:type="dxa"/>
            <w:tcBorders>
              <w:top w:val="nil"/>
              <w:left w:val="nil"/>
              <w:bottom w:val="single" w:sz="8" w:space="0" w:color="auto"/>
              <w:right w:val="single" w:sz="8" w:space="0" w:color="auto"/>
            </w:tcBorders>
            <w:shd w:val="clear" w:color="auto" w:fill="auto"/>
            <w:noWrap/>
            <w:vAlign w:val="center"/>
            <w:hideMark/>
          </w:tcPr>
          <w:p w14:paraId="002C7A4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455B19B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860" w:type="dxa"/>
            <w:tcBorders>
              <w:top w:val="nil"/>
              <w:left w:val="nil"/>
              <w:bottom w:val="single" w:sz="8" w:space="0" w:color="auto"/>
              <w:right w:val="single" w:sz="8" w:space="0" w:color="auto"/>
            </w:tcBorders>
            <w:shd w:val="clear" w:color="auto" w:fill="auto"/>
            <w:noWrap/>
            <w:vAlign w:val="center"/>
            <w:hideMark/>
          </w:tcPr>
          <w:p w14:paraId="52F60587"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50%</w:t>
            </w:r>
          </w:p>
        </w:tc>
        <w:tc>
          <w:tcPr>
            <w:tcW w:w="782" w:type="dxa"/>
            <w:tcBorders>
              <w:top w:val="nil"/>
              <w:left w:val="nil"/>
              <w:bottom w:val="single" w:sz="8" w:space="0" w:color="auto"/>
              <w:right w:val="single" w:sz="8" w:space="0" w:color="auto"/>
            </w:tcBorders>
            <w:shd w:val="clear" w:color="auto" w:fill="auto"/>
            <w:noWrap/>
            <w:vAlign w:val="center"/>
            <w:hideMark/>
          </w:tcPr>
          <w:p w14:paraId="433EECE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55%</w:t>
            </w:r>
          </w:p>
        </w:tc>
        <w:tc>
          <w:tcPr>
            <w:tcW w:w="782" w:type="dxa"/>
            <w:tcBorders>
              <w:top w:val="nil"/>
              <w:left w:val="nil"/>
              <w:bottom w:val="single" w:sz="8" w:space="0" w:color="auto"/>
              <w:right w:val="single" w:sz="8" w:space="0" w:color="auto"/>
            </w:tcBorders>
            <w:shd w:val="clear" w:color="auto" w:fill="auto"/>
            <w:noWrap/>
            <w:vAlign w:val="center"/>
            <w:hideMark/>
          </w:tcPr>
          <w:p w14:paraId="6014149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60%</w:t>
            </w:r>
          </w:p>
        </w:tc>
        <w:tc>
          <w:tcPr>
            <w:tcW w:w="782" w:type="dxa"/>
            <w:tcBorders>
              <w:top w:val="nil"/>
              <w:left w:val="nil"/>
              <w:bottom w:val="single" w:sz="8" w:space="0" w:color="auto"/>
              <w:right w:val="single" w:sz="8" w:space="0" w:color="auto"/>
            </w:tcBorders>
            <w:shd w:val="clear" w:color="auto" w:fill="auto"/>
            <w:noWrap/>
            <w:vAlign w:val="center"/>
            <w:hideMark/>
          </w:tcPr>
          <w:p w14:paraId="7D67C70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65%</w:t>
            </w:r>
          </w:p>
        </w:tc>
        <w:tc>
          <w:tcPr>
            <w:tcW w:w="782" w:type="dxa"/>
            <w:tcBorders>
              <w:top w:val="nil"/>
              <w:left w:val="nil"/>
              <w:bottom w:val="single" w:sz="8" w:space="0" w:color="auto"/>
              <w:right w:val="single" w:sz="8" w:space="0" w:color="auto"/>
            </w:tcBorders>
            <w:shd w:val="clear" w:color="auto" w:fill="auto"/>
            <w:noWrap/>
            <w:vAlign w:val="center"/>
            <w:hideMark/>
          </w:tcPr>
          <w:p w14:paraId="114BBC1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217AFF0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069710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0BA8AC4E"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0063E62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Revenue (USD Million)</w:t>
            </w:r>
          </w:p>
        </w:tc>
        <w:tc>
          <w:tcPr>
            <w:tcW w:w="860" w:type="dxa"/>
            <w:tcBorders>
              <w:top w:val="nil"/>
              <w:left w:val="nil"/>
              <w:bottom w:val="single" w:sz="8" w:space="0" w:color="auto"/>
              <w:right w:val="single" w:sz="8" w:space="0" w:color="auto"/>
            </w:tcBorders>
            <w:shd w:val="clear" w:color="auto" w:fill="auto"/>
            <w:noWrap/>
            <w:vAlign w:val="center"/>
            <w:hideMark/>
          </w:tcPr>
          <w:p w14:paraId="1380174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26</w:t>
            </w:r>
          </w:p>
        </w:tc>
        <w:tc>
          <w:tcPr>
            <w:tcW w:w="860" w:type="dxa"/>
            <w:tcBorders>
              <w:top w:val="nil"/>
              <w:left w:val="nil"/>
              <w:bottom w:val="single" w:sz="8" w:space="0" w:color="auto"/>
              <w:right w:val="single" w:sz="8" w:space="0" w:color="auto"/>
            </w:tcBorders>
            <w:shd w:val="clear" w:color="auto" w:fill="auto"/>
            <w:noWrap/>
            <w:vAlign w:val="center"/>
            <w:hideMark/>
          </w:tcPr>
          <w:p w14:paraId="340A5E8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35</w:t>
            </w:r>
          </w:p>
        </w:tc>
        <w:tc>
          <w:tcPr>
            <w:tcW w:w="860" w:type="dxa"/>
            <w:tcBorders>
              <w:top w:val="nil"/>
              <w:left w:val="nil"/>
              <w:bottom w:val="single" w:sz="8" w:space="0" w:color="auto"/>
              <w:right w:val="single" w:sz="8" w:space="0" w:color="auto"/>
            </w:tcBorders>
            <w:shd w:val="clear" w:color="auto" w:fill="auto"/>
            <w:noWrap/>
            <w:vAlign w:val="center"/>
            <w:hideMark/>
          </w:tcPr>
          <w:p w14:paraId="0CD957C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090997E9"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782" w:type="dxa"/>
            <w:tcBorders>
              <w:top w:val="nil"/>
              <w:left w:val="nil"/>
              <w:bottom w:val="single" w:sz="8" w:space="0" w:color="auto"/>
              <w:right w:val="single" w:sz="8" w:space="0" w:color="auto"/>
            </w:tcBorders>
            <w:shd w:val="clear" w:color="auto" w:fill="auto"/>
            <w:noWrap/>
            <w:vAlign w:val="center"/>
            <w:hideMark/>
          </w:tcPr>
          <w:p w14:paraId="5015699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51</w:t>
            </w:r>
          </w:p>
        </w:tc>
        <w:tc>
          <w:tcPr>
            <w:tcW w:w="782" w:type="dxa"/>
            <w:tcBorders>
              <w:top w:val="nil"/>
              <w:left w:val="nil"/>
              <w:bottom w:val="single" w:sz="8" w:space="0" w:color="auto"/>
              <w:right w:val="single" w:sz="8" w:space="0" w:color="auto"/>
            </w:tcBorders>
            <w:shd w:val="clear" w:color="auto" w:fill="auto"/>
            <w:noWrap/>
            <w:vAlign w:val="center"/>
            <w:hideMark/>
          </w:tcPr>
          <w:p w14:paraId="608166B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56</w:t>
            </w:r>
          </w:p>
        </w:tc>
        <w:tc>
          <w:tcPr>
            <w:tcW w:w="782" w:type="dxa"/>
            <w:tcBorders>
              <w:top w:val="nil"/>
              <w:left w:val="nil"/>
              <w:bottom w:val="single" w:sz="8" w:space="0" w:color="auto"/>
              <w:right w:val="single" w:sz="8" w:space="0" w:color="auto"/>
            </w:tcBorders>
            <w:shd w:val="clear" w:color="auto" w:fill="auto"/>
            <w:noWrap/>
            <w:vAlign w:val="center"/>
            <w:hideMark/>
          </w:tcPr>
          <w:p w14:paraId="5F4DE9D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62</w:t>
            </w:r>
          </w:p>
        </w:tc>
        <w:tc>
          <w:tcPr>
            <w:tcW w:w="782" w:type="dxa"/>
            <w:tcBorders>
              <w:top w:val="nil"/>
              <w:left w:val="nil"/>
              <w:bottom w:val="single" w:sz="8" w:space="0" w:color="auto"/>
              <w:right w:val="single" w:sz="8" w:space="0" w:color="auto"/>
            </w:tcBorders>
            <w:shd w:val="clear" w:color="auto" w:fill="auto"/>
            <w:noWrap/>
            <w:vAlign w:val="center"/>
            <w:hideMark/>
          </w:tcPr>
          <w:p w14:paraId="4B10F73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68</w:t>
            </w:r>
          </w:p>
        </w:tc>
        <w:tc>
          <w:tcPr>
            <w:tcW w:w="782" w:type="dxa"/>
            <w:tcBorders>
              <w:top w:val="nil"/>
              <w:left w:val="nil"/>
              <w:bottom w:val="single" w:sz="8" w:space="0" w:color="auto"/>
              <w:right w:val="single" w:sz="8" w:space="0" w:color="auto"/>
            </w:tcBorders>
            <w:shd w:val="clear" w:color="auto" w:fill="auto"/>
            <w:noWrap/>
            <w:vAlign w:val="center"/>
            <w:hideMark/>
          </w:tcPr>
          <w:p w14:paraId="64E9849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69</w:t>
            </w:r>
          </w:p>
        </w:tc>
        <w:tc>
          <w:tcPr>
            <w:tcW w:w="782" w:type="dxa"/>
            <w:tcBorders>
              <w:top w:val="nil"/>
              <w:left w:val="nil"/>
              <w:bottom w:val="single" w:sz="8" w:space="0" w:color="auto"/>
              <w:right w:val="single" w:sz="8" w:space="0" w:color="auto"/>
            </w:tcBorders>
            <w:shd w:val="clear" w:color="auto" w:fill="auto"/>
            <w:noWrap/>
            <w:vAlign w:val="center"/>
            <w:hideMark/>
          </w:tcPr>
          <w:p w14:paraId="6D91C111"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769D7117"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60E6DB04"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 xml:space="preserve">Quantity Produced (Thousand </w:t>
            </w:r>
            <w:proofErr w:type="spellStart"/>
            <w:r w:rsidRPr="009760D5">
              <w:rPr>
                <w:rFonts w:ascii="Arial" w:eastAsia="Times New Roman" w:hAnsi="Arial" w:cs="Arial"/>
                <w:b/>
                <w:bCs/>
                <w:color w:val="000000"/>
                <w:sz w:val="20"/>
                <w:szCs w:val="20"/>
                <w:lang w:val="en-US"/>
              </w:rPr>
              <w:t>Tonnes</w:t>
            </w:r>
            <w:proofErr w:type="spellEnd"/>
            <w:r w:rsidRPr="009760D5">
              <w:rPr>
                <w:rFonts w:ascii="Arial" w:eastAsia="Times New Roman" w:hAnsi="Arial" w:cs="Arial"/>
                <w:b/>
                <w:bCs/>
                <w:color w:val="000000"/>
                <w:sz w:val="20"/>
                <w:szCs w:val="20"/>
                <w:lang w:val="en-US"/>
              </w:rPr>
              <w:t>)</w:t>
            </w:r>
          </w:p>
        </w:tc>
        <w:tc>
          <w:tcPr>
            <w:tcW w:w="860" w:type="dxa"/>
            <w:tcBorders>
              <w:top w:val="nil"/>
              <w:left w:val="nil"/>
              <w:bottom w:val="single" w:sz="8" w:space="0" w:color="auto"/>
              <w:right w:val="single" w:sz="8" w:space="0" w:color="auto"/>
            </w:tcBorders>
            <w:shd w:val="clear" w:color="auto" w:fill="auto"/>
            <w:noWrap/>
            <w:vAlign w:val="center"/>
            <w:hideMark/>
          </w:tcPr>
          <w:p w14:paraId="136D088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9</w:t>
            </w:r>
          </w:p>
        </w:tc>
        <w:tc>
          <w:tcPr>
            <w:tcW w:w="860" w:type="dxa"/>
            <w:tcBorders>
              <w:top w:val="nil"/>
              <w:left w:val="nil"/>
              <w:bottom w:val="single" w:sz="8" w:space="0" w:color="auto"/>
              <w:right w:val="single" w:sz="8" w:space="0" w:color="auto"/>
            </w:tcBorders>
            <w:shd w:val="clear" w:color="auto" w:fill="auto"/>
            <w:noWrap/>
            <w:vAlign w:val="center"/>
            <w:hideMark/>
          </w:tcPr>
          <w:p w14:paraId="58EC5E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12</w:t>
            </w:r>
          </w:p>
        </w:tc>
        <w:tc>
          <w:tcPr>
            <w:tcW w:w="860" w:type="dxa"/>
            <w:tcBorders>
              <w:top w:val="nil"/>
              <w:left w:val="nil"/>
              <w:bottom w:val="single" w:sz="8" w:space="0" w:color="auto"/>
              <w:right w:val="single" w:sz="8" w:space="0" w:color="auto"/>
            </w:tcBorders>
            <w:shd w:val="clear" w:color="auto" w:fill="auto"/>
            <w:noWrap/>
            <w:vAlign w:val="center"/>
            <w:hideMark/>
          </w:tcPr>
          <w:p w14:paraId="7EE60DA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14</w:t>
            </w:r>
          </w:p>
        </w:tc>
        <w:tc>
          <w:tcPr>
            <w:tcW w:w="860" w:type="dxa"/>
            <w:tcBorders>
              <w:top w:val="nil"/>
              <w:left w:val="nil"/>
              <w:bottom w:val="single" w:sz="8" w:space="0" w:color="auto"/>
              <w:right w:val="single" w:sz="8" w:space="0" w:color="auto"/>
            </w:tcBorders>
            <w:shd w:val="clear" w:color="auto" w:fill="auto"/>
            <w:noWrap/>
            <w:vAlign w:val="center"/>
            <w:hideMark/>
          </w:tcPr>
          <w:p w14:paraId="5AA7DFE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15</w:t>
            </w:r>
          </w:p>
        </w:tc>
        <w:tc>
          <w:tcPr>
            <w:tcW w:w="782" w:type="dxa"/>
            <w:tcBorders>
              <w:top w:val="nil"/>
              <w:left w:val="nil"/>
              <w:bottom w:val="single" w:sz="8" w:space="0" w:color="auto"/>
              <w:right w:val="single" w:sz="8" w:space="0" w:color="auto"/>
            </w:tcBorders>
            <w:shd w:val="clear" w:color="auto" w:fill="auto"/>
            <w:noWrap/>
            <w:vAlign w:val="center"/>
            <w:hideMark/>
          </w:tcPr>
          <w:p w14:paraId="75452EA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17</w:t>
            </w:r>
          </w:p>
        </w:tc>
        <w:tc>
          <w:tcPr>
            <w:tcW w:w="782" w:type="dxa"/>
            <w:tcBorders>
              <w:top w:val="nil"/>
              <w:left w:val="nil"/>
              <w:bottom w:val="single" w:sz="8" w:space="0" w:color="auto"/>
              <w:right w:val="single" w:sz="8" w:space="0" w:color="auto"/>
            </w:tcBorders>
            <w:shd w:val="clear" w:color="auto" w:fill="auto"/>
            <w:noWrap/>
            <w:vAlign w:val="center"/>
            <w:hideMark/>
          </w:tcPr>
          <w:p w14:paraId="7A1AB98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18</w:t>
            </w:r>
          </w:p>
        </w:tc>
        <w:tc>
          <w:tcPr>
            <w:tcW w:w="782" w:type="dxa"/>
            <w:tcBorders>
              <w:top w:val="nil"/>
              <w:left w:val="nil"/>
              <w:bottom w:val="single" w:sz="8" w:space="0" w:color="auto"/>
              <w:right w:val="single" w:sz="8" w:space="0" w:color="auto"/>
            </w:tcBorders>
            <w:shd w:val="clear" w:color="auto" w:fill="auto"/>
            <w:noWrap/>
            <w:vAlign w:val="center"/>
            <w:hideMark/>
          </w:tcPr>
          <w:p w14:paraId="6E4CE86E"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20</w:t>
            </w:r>
          </w:p>
        </w:tc>
        <w:tc>
          <w:tcPr>
            <w:tcW w:w="782" w:type="dxa"/>
            <w:tcBorders>
              <w:top w:val="nil"/>
              <w:left w:val="nil"/>
              <w:bottom w:val="single" w:sz="8" w:space="0" w:color="auto"/>
              <w:right w:val="single" w:sz="8" w:space="0" w:color="auto"/>
            </w:tcBorders>
            <w:shd w:val="clear" w:color="auto" w:fill="auto"/>
            <w:noWrap/>
            <w:vAlign w:val="center"/>
            <w:hideMark/>
          </w:tcPr>
          <w:p w14:paraId="177DA33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9EA89E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5B973D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r>
    </w:tbl>
    <w:p w14:paraId="1244A0AB" w14:textId="66162587" w:rsidR="009B2E78" w:rsidRDefault="009B2E78" w:rsidP="009B2E78">
      <w:pPr>
        <w:spacing w:line="360" w:lineRule="auto"/>
        <w:jc w:val="both"/>
        <w:rPr>
          <w:rFonts w:ascii="Arial" w:hAnsi="Arial" w:cs="Arial"/>
          <w:b/>
          <w:bCs/>
          <w:sz w:val="24"/>
          <w:szCs w:val="24"/>
        </w:rPr>
      </w:pPr>
    </w:p>
    <w:p w14:paraId="79B28292" w14:textId="1E958331" w:rsidR="00C221CF" w:rsidRDefault="00D92F63" w:rsidP="009B2E78">
      <w:pPr>
        <w:spacing w:line="360" w:lineRule="auto"/>
        <w:jc w:val="both"/>
        <w:rPr>
          <w:rFonts w:ascii="Arial" w:hAnsi="Arial" w:cs="Arial"/>
          <w:sz w:val="24"/>
          <w:szCs w:val="24"/>
        </w:rPr>
      </w:pPr>
      <w:r>
        <w:rPr>
          <w:rFonts w:ascii="Arial" w:hAnsi="Arial" w:cs="Arial"/>
          <w:sz w:val="24"/>
          <w:szCs w:val="24"/>
        </w:rPr>
        <w:t xml:space="preserve">The demand of vinyl ester resin is totally </w:t>
      </w:r>
      <w:r w:rsidR="004C5356">
        <w:rPr>
          <w:rFonts w:ascii="Arial" w:hAnsi="Arial" w:cs="Arial"/>
          <w:sz w:val="24"/>
          <w:szCs w:val="24"/>
        </w:rPr>
        <w:t>project based</w:t>
      </w:r>
      <w:r w:rsidR="00741D3D">
        <w:rPr>
          <w:rFonts w:ascii="Arial" w:hAnsi="Arial" w:cs="Arial"/>
          <w:sz w:val="24"/>
          <w:szCs w:val="24"/>
        </w:rPr>
        <w:t xml:space="preserve"> </w:t>
      </w:r>
      <w:r w:rsidR="00254BD8">
        <w:rPr>
          <w:rFonts w:ascii="Arial" w:hAnsi="Arial" w:cs="Arial"/>
          <w:sz w:val="24"/>
          <w:szCs w:val="24"/>
        </w:rPr>
        <w:t xml:space="preserve">therefore the operating rate has been taken as per industrial norms. </w:t>
      </w:r>
      <w:r w:rsidR="007C7DF2">
        <w:rPr>
          <w:rFonts w:ascii="Arial" w:hAnsi="Arial" w:cs="Arial"/>
          <w:sz w:val="24"/>
          <w:szCs w:val="24"/>
        </w:rPr>
        <w:t xml:space="preserve">Due to its </w:t>
      </w:r>
      <w:r w:rsidR="005D7DD5">
        <w:rPr>
          <w:rFonts w:ascii="Arial" w:hAnsi="Arial" w:cs="Arial"/>
          <w:sz w:val="24"/>
          <w:szCs w:val="24"/>
        </w:rPr>
        <w:t>diverse</w:t>
      </w:r>
      <w:r w:rsidR="007C7DF2">
        <w:rPr>
          <w:rFonts w:ascii="Arial" w:hAnsi="Arial" w:cs="Arial"/>
          <w:sz w:val="24"/>
          <w:szCs w:val="24"/>
        </w:rPr>
        <w:t xml:space="preserve"> application</w:t>
      </w:r>
      <w:r w:rsidR="005D7DD5">
        <w:rPr>
          <w:rFonts w:ascii="Arial" w:hAnsi="Arial" w:cs="Arial"/>
          <w:sz w:val="24"/>
          <w:szCs w:val="24"/>
        </w:rPr>
        <w:t xml:space="preserve"> in specialised products</w:t>
      </w:r>
      <w:r w:rsidR="007C7DF2">
        <w:rPr>
          <w:rFonts w:ascii="Arial" w:hAnsi="Arial" w:cs="Arial"/>
          <w:sz w:val="24"/>
          <w:szCs w:val="24"/>
        </w:rPr>
        <w:t xml:space="preserve">, the demand is anticipated to further increase therefore, the plant can operate at a maximum of 70%. </w:t>
      </w:r>
      <w:r w:rsidR="008954E5">
        <w:rPr>
          <w:rFonts w:ascii="Arial" w:hAnsi="Arial" w:cs="Arial"/>
          <w:sz w:val="24"/>
          <w:szCs w:val="24"/>
        </w:rPr>
        <w:t>As per the Industry practice, in the same reactor other UPR</w:t>
      </w:r>
      <w:r w:rsidR="005D7DD5">
        <w:rPr>
          <w:rFonts w:ascii="Arial" w:hAnsi="Arial" w:cs="Arial"/>
          <w:sz w:val="24"/>
          <w:szCs w:val="24"/>
        </w:rPr>
        <w:t xml:space="preserve"> </w:t>
      </w:r>
      <w:r w:rsidR="008954E5">
        <w:rPr>
          <w:rFonts w:ascii="Arial" w:hAnsi="Arial" w:cs="Arial"/>
          <w:sz w:val="24"/>
          <w:szCs w:val="24"/>
        </w:rPr>
        <w:t xml:space="preserve">can also be produced, therefore </w:t>
      </w:r>
      <w:r w:rsidR="005D7DD5">
        <w:rPr>
          <w:rFonts w:ascii="Arial" w:hAnsi="Arial" w:cs="Arial"/>
          <w:sz w:val="24"/>
          <w:szCs w:val="24"/>
        </w:rPr>
        <w:t>it cannot operate at an optimum capacity i.e., between 85% to 95%. The same applies for Reliance Industries Ltd.</w:t>
      </w:r>
    </w:p>
    <w:p w14:paraId="68D6A379" w14:textId="0D4A4D66" w:rsidR="00016348" w:rsidRDefault="00016348" w:rsidP="009B2E78">
      <w:pPr>
        <w:spacing w:line="360" w:lineRule="auto"/>
        <w:jc w:val="both"/>
        <w:rPr>
          <w:rFonts w:ascii="Arial" w:hAnsi="Arial" w:cs="Arial"/>
          <w:sz w:val="24"/>
          <w:szCs w:val="24"/>
        </w:rPr>
      </w:pPr>
    </w:p>
    <w:p w14:paraId="7687FFDE" w14:textId="5A6FE23B" w:rsidR="00016348" w:rsidRDefault="00016348" w:rsidP="009B2E78">
      <w:pPr>
        <w:spacing w:line="360" w:lineRule="auto"/>
        <w:jc w:val="both"/>
        <w:rPr>
          <w:rFonts w:ascii="Arial" w:hAnsi="Arial" w:cs="Arial"/>
          <w:sz w:val="24"/>
          <w:szCs w:val="24"/>
        </w:rPr>
      </w:pPr>
    </w:p>
    <w:p w14:paraId="1146D192" w14:textId="64E2833C" w:rsidR="00016348" w:rsidRDefault="00016348" w:rsidP="009B2E78">
      <w:pPr>
        <w:spacing w:line="360" w:lineRule="auto"/>
        <w:jc w:val="both"/>
        <w:rPr>
          <w:rFonts w:ascii="Arial" w:hAnsi="Arial" w:cs="Arial"/>
          <w:sz w:val="24"/>
          <w:szCs w:val="24"/>
        </w:rPr>
      </w:pPr>
    </w:p>
    <w:p w14:paraId="60D193A6" w14:textId="631A34FF" w:rsidR="00016348" w:rsidRDefault="00016348" w:rsidP="009B2E78">
      <w:pPr>
        <w:spacing w:line="360" w:lineRule="auto"/>
        <w:jc w:val="both"/>
        <w:rPr>
          <w:rFonts w:ascii="Arial" w:hAnsi="Arial" w:cs="Arial"/>
          <w:sz w:val="24"/>
          <w:szCs w:val="24"/>
        </w:rPr>
      </w:pPr>
    </w:p>
    <w:p w14:paraId="7F7017D7" w14:textId="0A4F80F4" w:rsidR="00016348" w:rsidRDefault="00016348" w:rsidP="009B2E78">
      <w:pPr>
        <w:spacing w:line="360" w:lineRule="auto"/>
        <w:jc w:val="both"/>
        <w:rPr>
          <w:rFonts w:ascii="Arial" w:hAnsi="Arial" w:cs="Arial"/>
          <w:sz w:val="24"/>
          <w:szCs w:val="24"/>
        </w:rPr>
      </w:pPr>
    </w:p>
    <w:p w14:paraId="2712CF35" w14:textId="17A3F16F" w:rsidR="00016348" w:rsidRDefault="00016348" w:rsidP="009B2E78">
      <w:pPr>
        <w:spacing w:line="360" w:lineRule="auto"/>
        <w:jc w:val="both"/>
        <w:rPr>
          <w:rFonts w:ascii="Arial" w:hAnsi="Arial" w:cs="Arial"/>
          <w:sz w:val="24"/>
          <w:szCs w:val="24"/>
        </w:rPr>
      </w:pPr>
    </w:p>
    <w:p w14:paraId="0771E640" w14:textId="379ADE32" w:rsidR="00016348" w:rsidRDefault="00016348" w:rsidP="009B2E78">
      <w:pPr>
        <w:spacing w:line="360" w:lineRule="auto"/>
        <w:jc w:val="both"/>
        <w:rPr>
          <w:rFonts w:ascii="Arial" w:hAnsi="Arial" w:cs="Arial"/>
          <w:sz w:val="24"/>
          <w:szCs w:val="24"/>
        </w:rPr>
      </w:pPr>
    </w:p>
    <w:p w14:paraId="4B4AFFCD" w14:textId="17443AEF" w:rsidR="00016348" w:rsidRDefault="00016348" w:rsidP="009B2E78">
      <w:pPr>
        <w:spacing w:line="360" w:lineRule="auto"/>
        <w:jc w:val="both"/>
        <w:rPr>
          <w:rFonts w:ascii="Arial" w:hAnsi="Arial" w:cs="Arial"/>
          <w:sz w:val="24"/>
          <w:szCs w:val="24"/>
        </w:rPr>
      </w:pPr>
    </w:p>
    <w:p w14:paraId="2F95A609" w14:textId="1B0F7E7D" w:rsidR="00016348" w:rsidRDefault="00016348" w:rsidP="009B2E78">
      <w:pPr>
        <w:spacing w:line="360" w:lineRule="auto"/>
        <w:jc w:val="both"/>
        <w:rPr>
          <w:rFonts w:ascii="Arial" w:hAnsi="Arial" w:cs="Arial"/>
          <w:sz w:val="24"/>
          <w:szCs w:val="24"/>
        </w:rPr>
      </w:pPr>
    </w:p>
    <w:p w14:paraId="3C74455F" w14:textId="53961DAF" w:rsidR="00016348" w:rsidRDefault="00016348" w:rsidP="009B2E78">
      <w:pPr>
        <w:spacing w:line="360" w:lineRule="auto"/>
        <w:jc w:val="both"/>
        <w:rPr>
          <w:rFonts w:ascii="Arial" w:hAnsi="Arial" w:cs="Arial"/>
          <w:sz w:val="24"/>
          <w:szCs w:val="24"/>
        </w:rPr>
      </w:pPr>
    </w:p>
    <w:p w14:paraId="40FDAA0D" w14:textId="5E7188A4" w:rsidR="00016348" w:rsidRDefault="00016348" w:rsidP="009B2E78">
      <w:pPr>
        <w:spacing w:line="360" w:lineRule="auto"/>
        <w:jc w:val="both"/>
        <w:rPr>
          <w:rFonts w:ascii="Arial" w:hAnsi="Arial" w:cs="Arial"/>
          <w:sz w:val="24"/>
          <w:szCs w:val="24"/>
        </w:rPr>
      </w:pPr>
    </w:p>
    <w:p w14:paraId="4493E633" w14:textId="78F31E92" w:rsidR="00016348" w:rsidRDefault="00016348" w:rsidP="009B2E78">
      <w:pPr>
        <w:spacing w:line="360" w:lineRule="auto"/>
        <w:jc w:val="both"/>
        <w:rPr>
          <w:rFonts w:ascii="Arial" w:hAnsi="Arial" w:cs="Arial"/>
          <w:sz w:val="24"/>
          <w:szCs w:val="24"/>
        </w:rPr>
      </w:pPr>
    </w:p>
    <w:p w14:paraId="21E8C465" w14:textId="79C32C2E" w:rsidR="00016348" w:rsidRDefault="00016348" w:rsidP="009B2E78">
      <w:pPr>
        <w:spacing w:line="360" w:lineRule="auto"/>
        <w:jc w:val="both"/>
        <w:rPr>
          <w:rFonts w:ascii="Arial" w:hAnsi="Arial" w:cs="Arial"/>
          <w:sz w:val="24"/>
          <w:szCs w:val="24"/>
        </w:rPr>
      </w:pPr>
    </w:p>
    <w:p w14:paraId="4C74A15E" w14:textId="237620B9" w:rsidR="00613AE6" w:rsidRDefault="00F24D83"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7. </w:t>
      </w:r>
      <w:r w:rsidRPr="00F24D83">
        <w:rPr>
          <w:rFonts w:ascii="Arial" w:hAnsi="Arial" w:cs="Arial"/>
          <w:b/>
          <w:bCs/>
          <w:sz w:val="24"/>
          <w:szCs w:val="24"/>
        </w:rPr>
        <w:t>Project and Business Risk on setting up Vinyl Ester resin plant in West Region of India</w:t>
      </w:r>
    </w:p>
    <w:p w14:paraId="05D21873" w14:textId="1549603D" w:rsidR="00ED3745" w:rsidRDefault="00E42DA9" w:rsidP="00F14E20">
      <w:pPr>
        <w:pStyle w:val="ListParagraph"/>
        <w:numPr>
          <w:ilvl w:val="0"/>
          <w:numId w:val="24"/>
        </w:numPr>
        <w:tabs>
          <w:tab w:val="left" w:pos="1365"/>
        </w:tabs>
        <w:spacing w:line="360" w:lineRule="auto"/>
        <w:jc w:val="both"/>
        <w:rPr>
          <w:sz w:val="24"/>
          <w:szCs w:val="24"/>
          <w:lang w:val="en-IN"/>
        </w:rPr>
      </w:pPr>
      <w:bookmarkStart w:id="47" w:name="_Hlk86079741"/>
      <w:r w:rsidRPr="00E42DA9">
        <w:rPr>
          <w:b/>
          <w:bCs/>
          <w:sz w:val="24"/>
          <w:szCs w:val="24"/>
        </w:rPr>
        <w:t>Cost Escalation-</w:t>
      </w:r>
      <w:r>
        <w:rPr>
          <w:b/>
          <w:bCs/>
          <w:sz w:val="24"/>
          <w:szCs w:val="24"/>
        </w:rPr>
        <w:t xml:space="preserve"> </w:t>
      </w:r>
      <w:r w:rsidR="00613F0D" w:rsidRPr="008B0D63">
        <w:rPr>
          <w:sz w:val="24"/>
          <w:szCs w:val="24"/>
        </w:rPr>
        <w:t>T</w:t>
      </w:r>
      <w:r w:rsidR="00613F0D" w:rsidRPr="008B0D63">
        <w:rPr>
          <w:sz w:val="24"/>
          <w:szCs w:val="24"/>
          <w:lang w:val="en-IN"/>
        </w:rPr>
        <w:t>h</w:t>
      </w:r>
      <w:r w:rsidR="00613F0D" w:rsidRPr="00613F0D">
        <w:rPr>
          <w:sz w:val="24"/>
          <w:szCs w:val="24"/>
          <w:lang w:val="en-IN"/>
        </w:rPr>
        <w:t xml:space="preserve">ere </w:t>
      </w:r>
      <w:r w:rsidR="00613F0D">
        <w:rPr>
          <w:sz w:val="24"/>
          <w:szCs w:val="24"/>
          <w:lang w:val="en-IN"/>
        </w:rPr>
        <w:t xml:space="preserve">may be cost escalation and </w:t>
      </w:r>
      <w:r w:rsidR="00613F0D" w:rsidRPr="00613F0D">
        <w:rPr>
          <w:sz w:val="24"/>
          <w:szCs w:val="24"/>
          <w:lang w:val="en-IN"/>
        </w:rPr>
        <w:t>time overrun due to Covid-19 pandemic-related challenges</w:t>
      </w:r>
      <w:r w:rsidR="00613F0D">
        <w:rPr>
          <w:sz w:val="24"/>
          <w:szCs w:val="24"/>
          <w:lang w:val="en-IN"/>
        </w:rPr>
        <w:t>, unusual rise in commodity prices</w:t>
      </w:r>
      <w:r w:rsidR="00613F0D" w:rsidRPr="00613F0D">
        <w:rPr>
          <w:sz w:val="24"/>
          <w:szCs w:val="24"/>
          <w:lang w:val="en-IN"/>
        </w:rPr>
        <w:t xml:space="preserve"> and land conversion issues. It </w:t>
      </w:r>
      <w:r w:rsidR="00613F0D">
        <w:rPr>
          <w:sz w:val="24"/>
          <w:szCs w:val="24"/>
          <w:lang w:val="en-IN"/>
        </w:rPr>
        <w:t xml:space="preserve">may also </w:t>
      </w:r>
      <w:r w:rsidR="00613F0D" w:rsidRPr="00613F0D">
        <w:rPr>
          <w:sz w:val="24"/>
          <w:szCs w:val="24"/>
          <w:lang w:val="en-IN"/>
        </w:rPr>
        <w:t xml:space="preserve">face cost overrun </w:t>
      </w:r>
      <w:r w:rsidR="00613F0D">
        <w:rPr>
          <w:sz w:val="24"/>
          <w:szCs w:val="24"/>
          <w:lang w:val="en-IN"/>
        </w:rPr>
        <w:t xml:space="preserve">due to </w:t>
      </w:r>
      <w:r w:rsidR="00613F0D" w:rsidRPr="00613F0D">
        <w:rPr>
          <w:sz w:val="24"/>
          <w:szCs w:val="24"/>
          <w:lang w:val="en-IN"/>
        </w:rPr>
        <w:t>increase in foreign exchange component, increase in cost towards storage and preservation of equipment and interest during construction (IDC).</w:t>
      </w:r>
      <w:r w:rsidR="00613F0D">
        <w:rPr>
          <w:sz w:val="24"/>
          <w:szCs w:val="24"/>
          <w:lang w:val="en-IN"/>
        </w:rPr>
        <w:t xml:space="preserve"> </w:t>
      </w:r>
      <w:r w:rsidRPr="00E42DA9">
        <w:rPr>
          <w:sz w:val="24"/>
          <w:szCs w:val="24"/>
          <w:lang w:val="en-IN"/>
        </w:rPr>
        <w:t>As commodity prices like</w:t>
      </w:r>
      <w:r>
        <w:rPr>
          <w:sz w:val="24"/>
          <w:szCs w:val="24"/>
          <w:lang w:val="en-IN"/>
        </w:rPr>
        <w:t xml:space="preserve"> crude </w:t>
      </w:r>
      <w:r w:rsidR="00613F0D">
        <w:rPr>
          <w:sz w:val="24"/>
          <w:szCs w:val="24"/>
          <w:lang w:val="en-IN"/>
        </w:rPr>
        <w:t xml:space="preserve">oil, </w:t>
      </w:r>
      <w:r w:rsidR="00613F0D" w:rsidRPr="00E42DA9">
        <w:rPr>
          <w:sz w:val="24"/>
          <w:szCs w:val="24"/>
          <w:lang w:val="en-IN"/>
        </w:rPr>
        <w:t>steel</w:t>
      </w:r>
      <w:r w:rsidRPr="00E42DA9">
        <w:rPr>
          <w:sz w:val="24"/>
          <w:szCs w:val="24"/>
          <w:lang w:val="en-IN"/>
        </w:rPr>
        <w:t>, natural gas, coal &amp; electricity are increasing</w:t>
      </w:r>
      <w:r w:rsidR="00613F0D">
        <w:rPr>
          <w:sz w:val="24"/>
          <w:szCs w:val="24"/>
          <w:lang w:val="en-IN"/>
        </w:rPr>
        <w:t xml:space="preserve"> which will be impacting the overall cost of the project. As per industry experts, the bullish market for the next few months</w:t>
      </w:r>
      <w:r w:rsidR="008E5E5B">
        <w:rPr>
          <w:sz w:val="24"/>
          <w:szCs w:val="24"/>
          <w:lang w:val="en-IN"/>
        </w:rPr>
        <w:t xml:space="preserve"> will be noticing the upward trend in the commodity prices.</w:t>
      </w:r>
    </w:p>
    <w:p w14:paraId="3AFDC6B2" w14:textId="059117EF" w:rsidR="008E5E5B" w:rsidRPr="00613F0D" w:rsidRDefault="000C2F23" w:rsidP="00F14E20">
      <w:pPr>
        <w:pStyle w:val="ListParagraph"/>
        <w:numPr>
          <w:ilvl w:val="0"/>
          <w:numId w:val="24"/>
        </w:numPr>
        <w:tabs>
          <w:tab w:val="left" w:pos="1365"/>
        </w:tabs>
        <w:spacing w:line="360" w:lineRule="auto"/>
        <w:jc w:val="both"/>
        <w:rPr>
          <w:sz w:val="24"/>
          <w:szCs w:val="24"/>
          <w:lang w:val="en-IN"/>
        </w:rPr>
      </w:pPr>
      <w:r>
        <w:rPr>
          <w:b/>
          <w:bCs/>
          <w:sz w:val="24"/>
          <w:szCs w:val="24"/>
        </w:rPr>
        <w:t>Domestic/ Geo-Political</w:t>
      </w:r>
      <w:r w:rsidR="008E5E5B">
        <w:rPr>
          <w:b/>
          <w:bCs/>
          <w:sz w:val="24"/>
          <w:szCs w:val="24"/>
        </w:rPr>
        <w:t xml:space="preserve"> scenario- </w:t>
      </w:r>
      <w:r w:rsidR="008E5E5B">
        <w:rPr>
          <w:sz w:val="24"/>
          <w:szCs w:val="24"/>
        </w:rPr>
        <w:t xml:space="preserve">In western India, Gujarat, </w:t>
      </w:r>
      <w:r w:rsidR="008B0D63">
        <w:rPr>
          <w:sz w:val="24"/>
          <w:szCs w:val="24"/>
        </w:rPr>
        <w:t>Maharashtra,</w:t>
      </w:r>
      <w:r w:rsidR="008E5E5B">
        <w:rPr>
          <w:sz w:val="24"/>
          <w:szCs w:val="24"/>
        </w:rPr>
        <w:t xml:space="preserve"> and Madhya Pradesh are three major states. Gujarat is comparatively more </w:t>
      </w:r>
      <w:r w:rsidR="008B0D63">
        <w:rPr>
          <w:sz w:val="24"/>
          <w:szCs w:val="24"/>
        </w:rPr>
        <w:t>stable</w:t>
      </w:r>
      <w:r w:rsidR="008E5E5B">
        <w:rPr>
          <w:sz w:val="24"/>
          <w:szCs w:val="24"/>
        </w:rPr>
        <w:t xml:space="preserve"> government and </w:t>
      </w:r>
      <w:r w:rsidR="008B0D63">
        <w:rPr>
          <w:sz w:val="24"/>
          <w:szCs w:val="24"/>
        </w:rPr>
        <w:t>Maharashtra</w:t>
      </w:r>
      <w:r w:rsidR="008E5E5B">
        <w:rPr>
          <w:sz w:val="24"/>
          <w:szCs w:val="24"/>
        </w:rPr>
        <w:t xml:space="preserve"> and Madhya </w:t>
      </w:r>
      <w:r w:rsidR="008B0D63">
        <w:rPr>
          <w:sz w:val="24"/>
          <w:szCs w:val="24"/>
        </w:rPr>
        <w:t>Pradesh</w:t>
      </w:r>
      <w:r w:rsidR="008E5E5B">
        <w:rPr>
          <w:sz w:val="24"/>
          <w:szCs w:val="24"/>
        </w:rPr>
        <w:t xml:space="preserve"> witnessed change in government in last 5 year. In Gujarat too, there may be anti-incumbency may prevail in coming election. </w:t>
      </w:r>
      <w:r w:rsidR="008B0D63">
        <w:rPr>
          <w:sz w:val="24"/>
          <w:szCs w:val="24"/>
        </w:rPr>
        <w:t xml:space="preserve">The political scenario will not be much impacting the project and business as government majorly focuses on </w:t>
      </w:r>
      <w:r>
        <w:rPr>
          <w:sz w:val="24"/>
          <w:szCs w:val="24"/>
        </w:rPr>
        <w:t xml:space="preserve">industrial development. Reliance as a brand is considered as the major contributor for the socio-economic growth of any state. </w:t>
      </w:r>
    </w:p>
    <w:bookmarkEnd w:id="47"/>
    <w:p w14:paraId="5027B7D7" w14:textId="6D9D0E7E" w:rsidR="00F24D83" w:rsidRDefault="000C2F23" w:rsidP="000C2F23">
      <w:pPr>
        <w:pStyle w:val="ListParagraph"/>
        <w:numPr>
          <w:ilvl w:val="0"/>
          <w:numId w:val="24"/>
        </w:numPr>
        <w:tabs>
          <w:tab w:val="left" w:pos="1365"/>
        </w:tabs>
        <w:spacing w:line="360" w:lineRule="auto"/>
        <w:jc w:val="both"/>
        <w:rPr>
          <w:sz w:val="24"/>
          <w:szCs w:val="24"/>
        </w:rPr>
      </w:pPr>
      <w:r>
        <w:rPr>
          <w:b/>
          <w:bCs/>
          <w:sz w:val="24"/>
          <w:szCs w:val="24"/>
        </w:rPr>
        <w:t>International/ Geo-Political Scenario-</w:t>
      </w:r>
      <w:r w:rsidR="00056727">
        <w:rPr>
          <w:b/>
          <w:bCs/>
          <w:sz w:val="24"/>
          <w:szCs w:val="24"/>
        </w:rPr>
        <w:t xml:space="preserve"> </w:t>
      </w:r>
      <w:r w:rsidR="00056727">
        <w:rPr>
          <w:sz w:val="24"/>
          <w:szCs w:val="24"/>
        </w:rPr>
        <w:t>India is not immune to geo-political scenario prevailing all over the global. In recent years, the following points have impacted the geopolitical scenario of India-</w:t>
      </w:r>
    </w:p>
    <w:p w14:paraId="3A3A7B18" w14:textId="0F351404" w:rsidR="00056727" w:rsidRDefault="00056727" w:rsidP="00056727">
      <w:pPr>
        <w:pStyle w:val="ListParagraph"/>
        <w:numPr>
          <w:ilvl w:val="0"/>
          <w:numId w:val="29"/>
        </w:numPr>
        <w:tabs>
          <w:tab w:val="left" w:pos="1365"/>
        </w:tabs>
        <w:spacing w:line="360" w:lineRule="auto"/>
        <w:jc w:val="both"/>
        <w:rPr>
          <w:sz w:val="24"/>
          <w:szCs w:val="24"/>
        </w:rPr>
      </w:pPr>
      <w:r>
        <w:rPr>
          <w:sz w:val="24"/>
          <w:szCs w:val="24"/>
        </w:rPr>
        <w:t xml:space="preserve">The conflict among GCC (Gulf Cooperation Council) nations </w:t>
      </w:r>
      <w:r w:rsidR="00D8329D">
        <w:rPr>
          <w:sz w:val="24"/>
          <w:szCs w:val="24"/>
        </w:rPr>
        <w:t>have impacted the prices of commodities.</w:t>
      </w:r>
    </w:p>
    <w:p w14:paraId="024D9F18" w14:textId="189E7476" w:rsidR="00D8329D" w:rsidRDefault="00D8329D" w:rsidP="00056727">
      <w:pPr>
        <w:pStyle w:val="ListParagraph"/>
        <w:numPr>
          <w:ilvl w:val="0"/>
          <w:numId w:val="29"/>
        </w:numPr>
        <w:tabs>
          <w:tab w:val="left" w:pos="1365"/>
        </w:tabs>
        <w:spacing w:line="360" w:lineRule="auto"/>
        <w:jc w:val="both"/>
        <w:rPr>
          <w:sz w:val="24"/>
          <w:szCs w:val="24"/>
        </w:rPr>
      </w:pPr>
      <w:r>
        <w:rPr>
          <w:sz w:val="24"/>
          <w:szCs w:val="24"/>
        </w:rPr>
        <w:t xml:space="preserve">The trade war between US – China have impacted the export market. </w:t>
      </w:r>
    </w:p>
    <w:p w14:paraId="19B5C26C" w14:textId="2CDEF0C3" w:rsidR="00D8329D" w:rsidRPr="00D8329D" w:rsidRDefault="00D8329D" w:rsidP="00D8329D">
      <w:pPr>
        <w:pStyle w:val="ListParagraph"/>
        <w:numPr>
          <w:ilvl w:val="0"/>
          <w:numId w:val="29"/>
        </w:numPr>
        <w:tabs>
          <w:tab w:val="left" w:pos="1365"/>
        </w:tabs>
        <w:spacing w:line="360" w:lineRule="auto"/>
        <w:jc w:val="both"/>
        <w:rPr>
          <w:sz w:val="24"/>
          <w:szCs w:val="24"/>
        </w:rPr>
      </w:pPr>
      <w:r>
        <w:rPr>
          <w:sz w:val="24"/>
          <w:szCs w:val="24"/>
        </w:rPr>
        <w:t>The natural calamities like Hurricanes, Floods are prevalent in the western region which hampers the export market.</w:t>
      </w:r>
    </w:p>
    <w:p w14:paraId="64CD30B7" w14:textId="711B0BCF" w:rsidR="00B524C4" w:rsidRDefault="001744A8" w:rsidP="001744A8">
      <w:pPr>
        <w:pStyle w:val="ListParagraph"/>
        <w:numPr>
          <w:ilvl w:val="0"/>
          <w:numId w:val="30"/>
        </w:numPr>
        <w:tabs>
          <w:tab w:val="left" w:pos="1365"/>
        </w:tabs>
        <w:spacing w:line="360" w:lineRule="auto"/>
        <w:jc w:val="both"/>
        <w:rPr>
          <w:sz w:val="24"/>
          <w:szCs w:val="24"/>
        </w:rPr>
      </w:pPr>
      <w:bookmarkStart w:id="48" w:name="_Hlk86089802"/>
      <w:r w:rsidRPr="001744A8">
        <w:rPr>
          <w:b/>
          <w:bCs/>
          <w:sz w:val="24"/>
          <w:szCs w:val="24"/>
        </w:rPr>
        <w:t>Trade Barriers-</w:t>
      </w:r>
      <w:r>
        <w:rPr>
          <w:sz w:val="24"/>
          <w:szCs w:val="24"/>
        </w:rPr>
        <w:t xml:space="preserve"> Many countries impose trade barriers / anti-dumping duties to protect their domestic industry. For initial period of operation, Reliance needs to explore export market. If any potential export market imposes any safeguard duty, then it may impact realization/revenue. </w:t>
      </w:r>
    </w:p>
    <w:p w14:paraId="35A0E948" w14:textId="77777777" w:rsidR="0037031F" w:rsidRPr="001744A8" w:rsidRDefault="0037031F" w:rsidP="001744A8">
      <w:pPr>
        <w:pStyle w:val="ListParagraph"/>
        <w:numPr>
          <w:ilvl w:val="0"/>
          <w:numId w:val="30"/>
        </w:numPr>
        <w:tabs>
          <w:tab w:val="left" w:pos="1365"/>
        </w:tabs>
        <w:spacing w:line="360" w:lineRule="auto"/>
        <w:jc w:val="both"/>
        <w:rPr>
          <w:sz w:val="24"/>
          <w:szCs w:val="24"/>
        </w:rPr>
      </w:pPr>
    </w:p>
    <w:bookmarkEnd w:id="48"/>
    <w:p w14:paraId="69A5800A" w14:textId="0D2DE4B7" w:rsidR="00B524C4" w:rsidRDefault="00B524C4" w:rsidP="00695ED4">
      <w:pPr>
        <w:tabs>
          <w:tab w:val="left" w:pos="1365"/>
        </w:tabs>
        <w:spacing w:line="360" w:lineRule="auto"/>
        <w:jc w:val="both"/>
        <w:rPr>
          <w:rFonts w:ascii="Arial" w:hAnsi="Arial" w:cs="Arial"/>
          <w:b/>
          <w:bCs/>
          <w:sz w:val="24"/>
          <w:szCs w:val="24"/>
          <w:lang w:val="en-US"/>
        </w:rPr>
      </w:pPr>
    </w:p>
    <w:p w14:paraId="34ABF53B" w14:textId="43EBAD7A" w:rsidR="00B524C4" w:rsidRDefault="00B524C4" w:rsidP="00695ED4">
      <w:pPr>
        <w:tabs>
          <w:tab w:val="left" w:pos="1365"/>
        </w:tabs>
        <w:spacing w:line="360" w:lineRule="auto"/>
        <w:jc w:val="both"/>
        <w:rPr>
          <w:rFonts w:ascii="Arial" w:hAnsi="Arial" w:cs="Arial"/>
          <w:b/>
          <w:bCs/>
          <w:sz w:val="24"/>
          <w:szCs w:val="24"/>
          <w:lang w:val="en-US"/>
        </w:rPr>
      </w:pPr>
    </w:p>
    <w:sectPr w:rsidR="00B524C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F0B28" w14:textId="77777777" w:rsidR="009A743E" w:rsidRDefault="009A743E" w:rsidP="008D05CC">
      <w:pPr>
        <w:spacing w:after="0" w:line="240" w:lineRule="auto"/>
      </w:pPr>
      <w:r>
        <w:separator/>
      </w:r>
    </w:p>
  </w:endnote>
  <w:endnote w:type="continuationSeparator" w:id="0">
    <w:p w14:paraId="1D878341" w14:textId="77777777" w:rsidR="009A743E" w:rsidRDefault="009A743E"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Palladio Uralic">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A40A5" w14:textId="77777777" w:rsidR="009A743E" w:rsidRDefault="009A743E" w:rsidP="008D05CC">
      <w:pPr>
        <w:spacing w:after="0" w:line="240" w:lineRule="auto"/>
      </w:pPr>
      <w:r>
        <w:separator/>
      </w:r>
    </w:p>
  </w:footnote>
  <w:footnote w:type="continuationSeparator" w:id="0">
    <w:p w14:paraId="7F81A94E" w14:textId="77777777" w:rsidR="009A743E" w:rsidRDefault="009A743E"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4E92"/>
    <w:multiLevelType w:val="hybridMultilevel"/>
    <w:tmpl w:val="7CB480E0"/>
    <w:lvl w:ilvl="0" w:tplc="11B497EA">
      <w:start w:val="10"/>
      <w:numFmt w:val="bullet"/>
      <w:lvlText w:val=""/>
      <w:lvlJc w:val="left"/>
      <w:pPr>
        <w:ind w:left="1080" w:hanging="360"/>
      </w:pPr>
      <w:rPr>
        <w:rFonts w:ascii="Symbol" w:eastAsia="Verdana" w:hAnsi="Symbol"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34E47"/>
    <w:multiLevelType w:val="hybridMultilevel"/>
    <w:tmpl w:val="98404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7" w15:restartNumberingAfterBreak="0">
    <w:nsid w:val="67F03C7E"/>
    <w:multiLevelType w:val="hybridMultilevel"/>
    <w:tmpl w:val="2F10D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844606"/>
    <w:multiLevelType w:val="hybridMultilevel"/>
    <w:tmpl w:val="4C4EB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28"/>
  </w:num>
  <w:num w:numId="3">
    <w:abstractNumId w:val="1"/>
  </w:num>
  <w:num w:numId="4">
    <w:abstractNumId w:val="22"/>
  </w:num>
  <w:num w:numId="5">
    <w:abstractNumId w:val="12"/>
  </w:num>
  <w:num w:numId="6">
    <w:abstractNumId w:val="5"/>
  </w:num>
  <w:num w:numId="7">
    <w:abstractNumId w:val="4"/>
  </w:num>
  <w:num w:numId="8">
    <w:abstractNumId w:val="6"/>
  </w:num>
  <w:num w:numId="9">
    <w:abstractNumId w:val="3"/>
  </w:num>
  <w:num w:numId="10">
    <w:abstractNumId w:val="26"/>
  </w:num>
  <w:num w:numId="11">
    <w:abstractNumId w:val="7"/>
  </w:num>
  <w:num w:numId="12">
    <w:abstractNumId w:val="10"/>
  </w:num>
  <w:num w:numId="13">
    <w:abstractNumId w:val="18"/>
  </w:num>
  <w:num w:numId="14">
    <w:abstractNumId w:val="23"/>
  </w:num>
  <w:num w:numId="15">
    <w:abstractNumId w:val="25"/>
  </w:num>
  <w:num w:numId="16">
    <w:abstractNumId w:val="24"/>
  </w:num>
  <w:num w:numId="17">
    <w:abstractNumId w:val="11"/>
  </w:num>
  <w:num w:numId="18">
    <w:abstractNumId w:val="20"/>
  </w:num>
  <w:num w:numId="19">
    <w:abstractNumId w:val="29"/>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13"/>
  </w:num>
  <w:num w:numId="23">
    <w:abstractNumId w:val="9"/>
  </w:num>
  <w:num w:numId="24">
    <w:abstractNumId w:val="1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8"/>
  </w:num>
  <w:num w:numId="28">
    <w:abstractNumId w:val="2"/>
  </w:num>
  <w:num w:numId="29">
    <w:abstractNumId w:val="14"/>
  </w:num>
  <w:num w:numId="30">
    <w:abstractNumId w:val="2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14CE6"/>
    <w:rsid w:val="00016348"/>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56727"/>
    <w:rsid w:val="000627CD"/>
    <w:rsid w:val="00064CBC"/>
    <w:rsid w:val="00066D13"/>
    <w:rsid w:val="00073AC3"/>
    <w:rsid w:val="00073ECE"/>
    <w:rsid w:val="00075068"/>
    <w:rsid w:val="00077181"/>
    <w:rsid w:val="000810D4"/>
    <w:rsid w:val="000810D5"/>
    <w:rsid w:val="0008641D"/>
    <w:rsid w:val="000867E6"/>
    <w:rsid w:val="0009066D"/>
    <w:rsid w:val="000926C4"/>
    <w:rsid w:val="00095264"/>
    <w:rsid w:val="000A0B5F"/>
    <w:rsid w:val="000A14D1"/>
    <w:rsid w:val="000A1623"/>
    <w:rsid w:val="000A2A66"/>
    <w:rsid w:val="000A4D93"/>
    <w:rsid w:val="000B2D47"/>
    <w:rsid w:val="000B2D97"/>
    <w:rsid w:val="000B3091"/>
    <w:rsid w:val="000B49B1"/>
    <w:rsid w:val="000B49EB"/>
    <w:rsid w:val="000B58BF"/>
    <w:rsid w:val="000B6683"/>
    <w:rsid w:val="000B7D58"/>
    <w:rsid w:val="000C07D2"/>
    <w:rsid w:val="000C0CB4"/>
    <w:rsid w:val="000C17B5"/>
    <w:rsid w:val="000C2F23"/>
    <w:rsid w:val="000C43F2"/>
    <w:rsid w:val="000D1A88"/>
    <w:rsid w:val="000D5CE6"/>
    <w:rsid w:val="000D7441"/>
    <w:rsid w:val="000E0C76"/>
    <w:rsid w:val="000E1358"/>
    <w:rsid w:val="000E17ED"/>
    <w:rsid w:val="000E1F6F"/>
    <w:rsid w:val="000E593E"/>
    <w:rsid w:val="000F47A0"/>
    <w:rsid w:val="000F51D6"/>
    <w:rsid w:val="000F635C"/>
    <w:rsid w:val="000F7639"/>
    <w:rsid w:val="001000E3"/>
    <w:rsid w:val="00103896"/>
    <w:rsid w:val="001039EA"/>
    <w:rsid w:val="0010555F"/>
    <w:rsid w:val="00106F9C"/>
    <w:rsid w:val="001104D9"/>
    <w:rsid w:val="00110D27"/>
    <w:rsid w:val="00110D4F"/>
    <w:rsid w:val="00112845"/>
    <w:rsid w:val="00113835"/>
    <w:rsid w:val="00113DAD"/>
    <w:rsid w:val="0011489A"/>
    <w:rsid w:val="00115B2E"/>
    <w:rsid w:val="00117792"/>
    <w:rsid w:val="001211F4"/>
    <w:rsid w:val="00126361"/>
    <w:rsid w:val="00130FFB"/>
    <w:rsid w:val="00132F25"/>
    <w:rsid w:val="001332E1"/>
    <w:rsid w:val="0013455C"/>
    <w:rsid w:val="001363CA"/>
    <w:rsid w:val="0013644D"/>
    <w:rsid w:val="00137284"/>
    <w:rsid w:val="00140705"/>
    <w:rsid w:val="00140B3B"/>
    <w:rsid w:val="00143C36"/>
    <w:rsid w:val="001452BB"/>
    <w:rsid w:val="001503A6"/>
    <w:rsid w:val="001520D8"/>
    <w:rsid w:val="00153617"/>
    <w:rsid w:val="001541CD"/>
    <w:rsid w:val="0015661D"/>
    <w:rsid w:val="0016073A"/>
    <w:rsid w:val="00160783"/>
    <w:rsid w:val="001644A2"/>
    <w:rsid w:val="0016779F"/>
    <w:rsid w:val="001704DC"/>
    <w:rsid w:val="001711D5"/>
    <w:rsid w:val="00172598"/>
    <w:rsid w:val="001744A8"/>
    <w:rsid w:val="00180344"/>
    <w:rsid w:val="0018497E"/>
    <w:rsid w:val="00191273"/>
    <w:rsid w:val="001912FF"/>
    <w:rsid w:val="00191481"/>
    <w:rsid w:val="00192F97"/>
    <w:rsid w:val="001941A4"/>
    <w:rsid w:val="00195BC7"/>
    <w:rsid w:val="00195C31"/>
    <w:rsid w:val="001A371C"/>
    <w:rsid w:val="001A39CB"/>
    <w:rsid w:val="001A52E4"/>
    <w:rsid w:val="001A67E5"/>
    <w:rsid w:val="001B02CD"/>
    <w:rsid w:val="001B0748"/>
    <w:rsid w:val="001B0BD3"/>
    <w:rsid w:val="001B6E29"/>
    <w:rsid w:val="001B754E"/>
    <w:rsid w:val="001C16C1"/>
    <w:rsid w:val="001C2535"/>
    <w:rsid w:val="001C74F9"/>
    <w:rsid w:val="001D1DD8"/>
    <w:rsid w:val="001D2CE0"/>
    <w:rsid w:val="001D619B"/>
    <w:rsid w:val="001D62DB"/>
    <w:rsid w:val="001D658E"/>
    <w:rsid w:val="001D6E1B"/>
    <w:rsid w:val="001E04BE"/>
    <w:rsid w:val="001E0939"/>
    <w:rsid w:val="001E434A"/>
    <w:rsid w:val="001F0937"/>
    <w:rsid w:val="001F26D3"/>
    <w:rsid w:val="001F31CB"/>
    <w:rsid w:val="001F4365"/>
    <w:rsid w:val="001F77E8"/>
    <w:rsid w:val="002007FC"/>
    <w:rsid w:val="00201F2A"/>
    <w:rsid w:val="00202D42"/>
    <w:rsid w:val="00203DE5"/>
    <w:rsid w:val="002064A9"/>
    <w:rsid w:val="00207EE0"/>
    <w:rsid w:val="002107B2"/>
    <w:rsid w:val="00212600"/>
    <w:rsid w:val="00214A75"/>
    <w:rsid w:val="00214D2B"/>
    <w:rsid w:val="002163E7"/>
    <w:rsid w:val="0021697F"/>
    <w:rsid w:val="0022004C"/>
    <w:rsid w:val="002244DD"/>
    <w:rsid w:val="0022576D"/>
    <w:rsid w:val="0022743F"/>
    <w:rsid w:val="00231F71"/>
    <w:rsid w:val="00243E52"/>
    <w:rsid w:val="00250604"/>
    <w:rsid w:val="00250F12"/>
    <w:rsid w:val="002524A3"/>
    <w:rsid w:val="00254BD8"/>
    <w:rsid w:val="00257384"/>
    <w:rsid w:val="00260328"/>
    <w:rsid w:val="0026043C"/>
    <w:rsid w:val="00260AC8"/>
    <w:rsid w:val="0026260F"/>
    <w:rsid w:val="00262A94"/>
    <w:rsid w:val="00262FD4"/>
    <w:rsid w:val="002656A0"/>
    <w:rsid w:val="002659CE"/>
    <w:rsid w:val="0026738B"/>
    <w:rsid w:val="002679BF"/>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4881"/>
    <w:rsid w:val="002E02DE"/>
    <w:rsid w:val="002E58BF"/>
    <w:rsid w:val="002E63D5"/>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27180"/>
    <w:rsid w:val="003348F6"/>
    <w:rsid w:val="003353D1"/>
    <w:rsid w:val="00335B5D"/>
    <w:rsid w:val="0033724A"/>
    <w:rsid w:val="00340D03"/>
    <w:rsid w:val="0034106F"/>
    <w:rsid w:val="00341154"/>
    <w:rsid w:val="00341873"/>
    <w:rsid w:val="00342D7F"/>
    <w:rsid w:val="00345D9C"/>
    <w:rsid w:val="0034703B"/>
    <w:rsid w:val="00360EFB"/>
    <w:rsid w:val="0036107B"/>
    <w:rsid w:val="003633BE"/>
    <w:rsid w:val="0037031F"/>
    <w:rsid w:val="003723C4"/>
    <w:rsid w:val="0037280E"/>
    <w:rsid w:val="00373149"/>
    <w:rsid w:val="003757E0"/>
    <w:rsid w:val="00376389"/>
    <w:rsid w:val="00380E89"/>
    <w:rsid w:val="003832D4"/>
    <w:rsid w:val="00385CB4"/>
    <w:rsid w:val="00386584"/>
    <w:rsid w:val="003868E2"/>
    <w:rsid w:val="00391905"/>
    <w:rsid w:val="00395063"/>
    <w:rsid w:val="00395309"/>
    <w:rsid w:val="00396CE7"/>
    <w:rsid w:val="003A073B"/>
    <w:rsid w:val="003A22C7"/>
    <w:rsid w:val="003A525D"/>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4F29"/>
    <w:rsid w:val="003D57F0"/>
    <w:rsid w:val="003D6C91"/>
    <w:rsid w:val="003E0428"/>
    <w:rsid w:val="003E25D8"/>
    <w:rsid w:val="003E56A7"/>
    <w:rsid w:val="003E7320"/>
    <w:rsid w:val="003F1B4C"/>
    <w:rsid w:val="003F5DC8"/>
    <w:rsid w:val="003F6723"/>
    <w:rsid w:val="004001C6"/>
    <w:rsid w:val="00400E6B"/>
    <w:rsid w:val="004041BE"/>
    <w:rsid w:val="00404BB7"/>
    <w:rsid w:val="00404D50"/>
    <w:rsid w:val="004057FA"/>
    <w:rsid w:val="00406FAD"/>
    <w:rsid w:val="00410F69"/>
    <w:rsid w:val="00410F8C"/>
    <w:rsid w:val="00412782"/>
    <w:rsid w:val="00415705"/>
    <w:rsid w:val="00420375"/>
    <w:rsid w:val="004208B1"/>
    <w:rsid w:val="0042190E"/>
    <w:rsid w:val="00422A17"/>
    <w:rsid w:val="0042562F"/>
    <w:rsid w:val="00425BF5"/>
    <w:rsid w:val="00425C5B"/>
    <w:rsid w:val="00430014"/>
    <w:rsid w:val="00434420"/>
    <w:rsid w:val="004357B7"/>
    <w:rsid w:val="00436950"/>
    <w:rsid w:val="0044140B"/>
    <w:rsid w:val="0044631B"/>
    <w:rsid w:val="00447C32"/>
    <w:rsid w:val="00447DD2"/>
    <w:rsid w:val="00451AB0"/>
    <w:rsid w:val="00452F81"/>
    <w:rsid w:val="004532CD"/>
    <w:rsid w:val="00455D6D"/>
    <w:rsid w:val="004565D8"/>
    <w:rsid w:val="00457808"/>
    <w:rsid w:val="00460753"/>
    <w:rsid w:val="004644A7"/>
    <w:rsid w:val="0046512F"/>
    <w:rsid w:val="00467D8A"/>
    <w:rsid w:val="00471D9E"/>
    <w:rsid w:val="00472725"/>
    <w:rsid w:val="0047275D"/>
    <w:rsid w:val="00473435"/>
    <w:rsid w:val="00473C99"/>
    <w:rsid w:val="004742D1"/>
    <w:rsid w:val="00474607"/>
    <w:rsid w:val="0047652D"/>
    <w:rsid w:val="00477A6D"/>
    <w:rsid w:val="00477C5A"/>
    <w:rsid w:val="004831A7"/>
    <w:rsid w:val="004835F4"/>
    <w:rsid w:val="00490F7E"/>
    <w:rsid w:val="00494982"/>
    <w:rsid w:val="0049760F"/>
    <w:rsid w:val="004A33EF"/>
    <w:rsid w:val="004A7989"/>
    <w:rsid w:val="004B0F37"/>
    <w:rsid w:val="004B3126"/>
    <w:rsid w:val="004B3EB4"/>
    <w:rsid w:val="004B55BB"/>
    <w:rsid w:val="004B573B"/>
    <w:rsid w:val="004B57A6"/>
    <w:rsid w:val="004B6025"/>
    <w:rsid w:val="004C0566"/>
    <w:rsid w:val="004C1492"/>
    <w:rsid w:val="004C1B69"/>
    <w:rsid w:val="004C3B4B"/>
    <w:rsid w:val="004C40D2"/>
    <w:rsid w:val="004C5239"/>
    <w:rsid w:val="004C5356"/>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02A"/>
    <w:rsid w:val="00531524"/>
    <w:rsid w:val="0053262B"/>
    <w:rsid w:val="00532E31"/>
    <w:rsid w:val="00532F51"/>
    <w:rsid w:val="005360C4"/>
    <w:rsid w:val="0054043B"/>
    <w:rsid w:val="00540F53"/>
    <w:rsid w:val="00542947"/>
    <w:rsid w:val="0054390A"/>
    <w:rsid w:val="00545715"/>
    <w:rsid w:val="00547E79"/>
    <w:rsid w:val="00554D7E"/>
    <w:rsid w:val="00555BDB"/>
    <w:rsid w:val="00556419"/>
    <w:rsid w:val="00560A96"/>
    <w:rsid w:val="00561428"/>
    <w:rsid w:val="00566275"/>
    <w:rsid w:val="005664BA"/>
    <w:rsid w:val="00567621"/>
    <w:rsid w:val="00570FF1"/>
    <w:rsid w:val="00572AE1"/>
    <w:rsid w:val="005739CD"/>
    <w:rsid w:val="0057640A"/>
    <w:rsid w:val="00577755"/>
    <w:rsid w:val="005807B3"/>
    <w:rsid w:val="00583EFC"/>
    <w:rsid w:val="00585995"/>
    <w:rsid w:val="005923B3"/>
    <w:rsid w:val="00597A96"/>
    <w:rsid w:val="005A2ABC"/>
    <w:rsid w:val="005A3002"/>
    <w:rsid w:val="005A421B"/>
    <w:rsid w:val="005A543F"/>
    <w:rsid w:val="005A65C8"/>
    <w:rsid w:val="005A6B39"/>
    <w:rsid w:val="005B0E7E"/>
    <w:rsid w:val="005B2B5E"/>
    <w:rsid w:val="005B3A39"/>
    <w:rsid w:val="005B3E2E"/>
    <w:rsid w:val="005B4C86"/>
    <w:rsid w:val="005B4E93"/>
    <w:rsid w:val="005B76D3"/>
    <w:rsid w:val="005C125A"/>
    <w:rsid w:val="005C1BF1"/>
    <w:rsid w:val="005C62B5"/>
    <w:rsid w:val="005C7951"/>
    <w:rsid w:val="005C7CD6"/>
    <w:rsid w:val="005D037B"/>
    <w:rsid w:val="005D1814"/>
    <w:rsid w:val="005D2A6A"/>
    <w:rsid w:val="005D6C39"/>
    <w:rsid w:val="005D7DD5"/>
    <w:rsid w:val="005E0302"/>
    <w:rsid w:val="005E1EB5"/>
    <w:rsid w:val="005E717D"/>
    <w:rsid w:val="005F14DC"/>
    <w:rsid w:val="005F220B"/>
    <w:rsid w:val="005F2F9F"/>
    <w:rsid w:val="005F32CA"/>
    <w:rsid w:val="005F33B4"/>
    <w:rsid w:val="005F3916"/>
    <w:rsid w:val="005F5C58"/>
    <w:rsid w:val="005F6285"/>
    <w:rsid w:val="005F7076"/>
    <w:rsid w:val="00600A5E"/>
    <w:rsid w:val="0060224E"/>
    <w:rsid w:val="0060300B"/>
    <w:rsid w:val="006054B6"/>
    <w:rsid w:val="00607804"/>
    <w:rsid w:val="00611154"/>
    <w:rsid w:val="006111A4"/>
    <w:rsid w:val="00613AE6"/>
    <w:rsid w:val="00613F0D"/>
    <w:rsid w:val="0061645E"/>
    <w:rsid w:val="0062149D"/>
    <w:rsid w:val="006229D1"/>
    <w:rsid w:val="00623980"/>
    <w:rsid w:val="00624766"/>
    <w:rsid w:val="0062593B"/>
    <w:rsid w:val="00633590"/>
    <w:rsid w:val="00635D8F"/>
    <w:rsid w:val="006363BB"/>
    <w:rsid w:val="00636524"/>
    <w:rsid w:val="00636A27"/>
    <w:rsid w:val="00637D98"/>
    <w:rsid w:val="006439A1"/>
    <w:rsid w:val="00650D00"/>
    <w:rsid w:val="00653B9A"/>
    <w:rsid w:val="00654A4E"/>
    <w:rsid w:val="00654B40"/>
    <w:rsid w:val="00657CB7"/>
    <w:rsid w:val="00661514"/>
    <w:rsid w:val="00671F78"/>
    <w:rsid w:val="006721C8"/>
    <w:rsid w:val="00672393"/>
    <w:rsid w:val="00672544"/>
    <w:rsid w:val="00673CFE"/>
    <w:rsid w:val="00674114"/>
    <w:rsid w:val="00676954"/>
    <w:rsid w:val="00676DE5"/>
    <w:rsid w:val="00676FC6"/>
    <w:rsid w:val="006771F8"/>
    <w:rsid w:val="006774BD"/>
    <w:rsid w:val="00681F3A"/>
    <w:rsid w:val="006821B8"/>
    <w:rsid w:val="00682C42"/>
    <w:rsid w:val="00683029"/>
    <w:rsid w:val="0068383C"/>
    <w:rsid w:val="00684347"/>
    <w:rsid w:val="0068477D"/>
    <w:rsid w:val="00687E98"/>
    <w:rsid w:val="006903B5"/>
    <w:rsid w:val="00690962"/>
    <w:rsid w:val="0069198A"/>
    <w:rsid w:val="00693833"/>
    <w:rsid w:val="0069572C"/>
    <w:rsid w:val="00695ED4"/>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34486"/>
    <w:rsid w:val="00741D3D"/>
    <w:rsid w:val="0074313D"/>
    <w:rsid w:val="00745A65"/>
    <w:rsid w:val="00751D1F"/>
    <w:rsid w:val="00755D0C"/>
    <w:rsid w:val="00756FA1"/>
    <w:rsid w:val="00757242"/>
    <w:rsid w:val="00761A1F"/>
    <w:rsid w:val="00763FC8"/>
    <w:rsid w:val="007659F1"/>
    <w:rsid w:val="00767071"/>
    <w:rsid w:val="0077196C"/>
    <w:rsid w:val="00776D57"/>
    <w:rsid w:val="00777686"/>
    <w:rsid w:val="007878E5"/>
    <w:rsid w:val="007922EB"/>
    <w:rsid w:val="00792B2F"/>
    <w:rsid w:val="007937F6"/>
    <w:rsid w:val="00793CDD"/>
    <w:rsid w:val="00794B26"/>
    <w:rsid w:val="00795374"/>
    <w:rsid w:val="007A223E"/>
    <w:rsid w:val="007A3424"/>
    <w:rsid w:val="007A359D"/>
    <w:rsid w:val="007A41B5"/>
    <w:rsid w:val="007A7901"/>
    <w:rsid w:val="007B1F49"/>
    <w:rsid w:val="007B275C"/>
    <w:rsid w:val="007B2784"/>
    <w:rsid w:val="007B2CA7"/>
    <w:rsid w:val="007B461A"/>
    <w:rsid w:val="007B6490"/>
    <w:rsid w:val="007B79AE"/>
    <w:rsid w:val="007C1ABD"/>
    <w:rsid w:val="007C1CD8"/>
    <w:rsid w:val="007C3E62"/>
    <w:rsid w:val="007C40BA"/>
    <w:rsid w:val="007C5B32"/>
    <w:rsid w:val="007C7DF2"/>
    <w:rsid w:val="007D14B0"/>
    <w:rsid w:val="007D30E7"/>
    <w:rsid w:val="007D3596"/>
    <w:rsid w:val="007D6637"/>
    <w:rsid w:val="007D6BEA"/>
    <w:rsid w:val="007E06F4"/>
    <w:rsid w:val="007E1CA0"/>
    <w:rsid w:val="007E23D4"/>
    <w:rsid w:val="007E26B0"/>
    <w:rsid w:val="007E5542"/>
    <w:rsid w:val="007E5877"/>
    <w:rsid w:val="007E6AFF"/>
    <w:rsid w:val="007E7092"/>
    <w:rsid w:val="007F0449"/>
    <w:rsid w:val="007F31F5"/>
    <w:rsid w:val="007F3910"/>
    <w:rsid w:val="008008F9"/>
    <w:rsid w:val="0080147B"/>
    <w:rsid w:val="00802582"/>
    <w:rsid w:val="00806677"/>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3DB0"/>
    <w:rsid w:val="0087593C"/>
    <w:rsid w:val="008807FB"/>
    <w:rsid w:val="00881A72"/>
    <w:rsid w:val="00882C2E"/>
    <w:rsid w:val="00884E69"/>
    <w:rsid w:val="00887CB9"/>
    <w:rsid w:val="00891982"/>
    <w:rsid w:val="008954E5"/>
    <w:rsid w:val="00895648"/>
    <w:rsid w:val="008A09AD"/>
    <w:rsid w:val="008A26A6"/>
    <w:rsid w:val="008A2EA8"/>
    <w:rsid w:val="008A783A"/>
    <w:rsid w:val="008B0D63"/>
    <w:rsid w:val="008B1A2B"/>
    <w:rsid w:val="008B478A"/>
    <w:rsid w:val="008C5BBD"/>
    <w:rsid w:val="008C5DB0"/>
    <w:rsid w:val="008D05CC"/>
    <w:rsid w:val="008D064F"/>
    <w:rsid w:val="008D1421"/>
    <w:rsid w:val="008D2E5D"/>
    <w:rsid w:val="008D3909"/>
    <w:rsid w:val="008D4784"/>
    <w:rsid w:val="008D4A61"/>
    <w:rsid w:val="008D6F84"/>
    <w:rsid w:val="008D6F90"/>
    <w:rsid w:val="008E2D80"/>
    <w:rsid w:val="008E3A24"/>
    <w:rsid w:val="008E5E5B"/>
    <w:rsid w:val="008F0CA7"/>
    <w:rsid w:val="008F19F8"/>
    <w:rsid w:val="008F1ADA"/>
    <w:rsid w:val="008F2C22"/>
    <w:rsid w:val="008F6745"/>
    <w:rsid w:val="008F79CD"/>
    <w:rsid w:val="009006A2"/>
    <w:rsid w:val="009011DB"/>
    <w:rsid w:val="009014E6"/>
    <w:rsid w:val="00902C17"/>
    <w:rsid w:val="00905DCB"/>
    <w:rsid w:val="0090657B"/>
    <w:rsid w:val="00910CB5"/>
    <w:rsid w:val="00912B14"/>
    <w:rsid w:val="00913ABB"/>
    <w:rsid w:val="009154B9"/>
    <w:rsid w:val="009207A5"/>
    <w:rsid w:val="00920C8F"/>
    <w:rsid w:val="0092156D"/>
    <w:rsid w:val="00921D1A"/>
    <w:rsid w:val="00922187"/>
    <w:rsid w:val="00923038"/>
    <w:rsid w:val="009230A7"/>
    <w:rsid w:val="00924CE7"/>
    <w:rsid w:val="00925089"/>
    <w:rsid w:val="00927B06"/>
    <w:rsid w:val="00927B78"/>
    <w:rsid w:val="00927F9E"/>
    <w:rsid w:val="009306AD"/>
    <w:rsid w:val="00932517"/>
    <w:rsid w:val="0093326E"/>
    <w:rsid w:val="00934485"/>
    <w:rsid w:val="00934B72"/>
    <w:rsid w:val="00937D40"/>
    <w:rsid w:val="009417AD"/>
    <w:rsid w:val="00942B7D"/>
    <w:rsid w:val="00946CA0"/>
    <w:rsid w:val="009531BD"/>
    <w:rsid w:val="00954ADE"/>
    <w:rsid w:val="009574BA"/>
    <w:rsid w:val="00957CCA"/>
    <w:rsid w:val="00964856"/>
    <w:rsid w:val="00967807"/>
    <w:rsid w:val="0097059C"/>
    <w:rsid w:val="00971028"/>
    <w:rsid w:val="00974A90"/>
    <w:rsid w:val="009755DF"/>
    <w:rsid w:val="009760D5"/>
    <w:rsid w:val="00976256"/>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433D"/>
    <w:rsid w:val="009A663C"/>
    <w:rsid w:val="009A743E"/>
    <w:rsid w:val="009B289C"/>
    <w:rsid w:val="009B2A94"/>
    <w:rsid w:val="009B2E78"/>
    <w:rsid w:val="009B3664"/>
    <w:rsid w:val="009B431C"/>
    <w:rsid w:val="009B4D35"/>
    <w:rsid w:val="009B5E8F"/>
    <w:rsid w:val="009B6B01"/>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10B97"/>
    <w:rsid w:val="00A118A8"/>
    <w:rsid w:val="00A14586"/>
    <w:rsid w:val="00A212FD"/>
    <w:rsid w:val="00A21362"/>
    <w:rsid w:val="00A234C7"/>
    <w:rsid w:val="00A2687E"/>
    <w:rsid w:val="00A27E11"/>
    <w:rsid w:val="00A33042"/>
    <w:rsid w:val="00A34917"/>
    <w:rsid w:val="00A37795"/>
    <w:rsid w:val="00A41706"/>
    <w:rsid w:val="00A425CB"/>
    <w:rsid w:val="00A42B03"/>
    <w:rsid w:val="00A42F2F"/>
    <w:rsid w:val="00A46582"/>
    <w:rsid w:val="00A47E7A"/>
    <w:rsid w:val="00A52274"/>
    <w:rsid w:val="00A5253A"/>
    <w:rsid w:val="00A562D7"/>
    <w:rsid w:val="00A566E5"/>
    <w:rsid w:val="00A5682A"/>
    <w:rsid w:val="00A63DF1"/>
    <w:rsid w:val="00A67ACD"/>
    <w:rsid w:val="00A67E99"/>
    <w:rsid w:val="00A70070"/>
    <w:rsid w:val="00A72FE3"/>
    <w:rsid w:val="00A733BB"/>
    <w:rsid w:val="00A73525"/>
    <w:rsid w:val="00A73944"/>
    <w:rsid w:val="00A75AB8"/>
    <w:rsid w:val="00A812E2"/>
    <w:rsid w:val="00A83FEB"/>
    <w:rsid w:val="00A85AA2"/>
    <w:rsid w:val="00A85FDA"/>
    <w:rsid w:val="00A869E3"/>
    <w:rsid w:val="00A93F5E"/>
    <w:rsid w:val="00AA4CCC"/>
    <w:rsid w:val="00AA5794"/>
    <w:rsid w:val="00AA7B1B"/>
    <w:rsid w:val="00AB03C0"/>
    <w:rsid w:val="00AB11CA"/>
    <w:rsid w:val="00AB2271"/>
    <w:rsid w:val="00AB3E23"/>
    <w:rsid w:val="00AB624B"/>
    <w:rsid w:val="00AB7B64"/>
    <w:rsid w:val="00AC0A8A"/>
    <w:rsid w:val="00AC32F1"/>
    <w:rsid w:val="00AC40D7"/>
    <w:rsid w:val="00AC531E"/>
    <w:rsid w:val="00AC64CB"/>
    <w:rsid w:val="00AD561E"/>
    <w:rsid w:val="00AD70CB"/>
    <w:rsid w:val="00AE05DC"/>
    <w:rsid w:val="00AE2605"/>
    <w:rsid w:val="00AE4C63"/>
    <w:rsid w:val="00AF0610"/>
    <w:rsid w:val="00AF0679"/>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0FFC"/>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24C4"/>
    <w:rsid w:val="00B5444A"/>
    <w:rsid w:val="00B567F2"/>
    <w:rsid w:val="00B57048"/>
    <w:rsid w:val="00B57E9B"/>
    <w:rsid w:val="00B60EF0"/>
    <w:rsid w:val="00B62D18"/>
    <w:rsid w:val="00B64BC9"/>
    <w:rsid w:val="00B67897"/>
    <w:rsid w:val="00B75573"/>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0EB2"/>
    <w:rsid w:val="00BE396A"/>
    <w:rsid w:val="00BE4C06"/>
    <w:rsid w:val="00BE5605"/>
    <w:rsid w:val="00BE6BBA"/>
    <w:rsid w:val="00BE75FA"/>
    <w:rsid w:val="00BF1726"/>
    <w:rsid w:val="00BF5D32"/>
    <w:rsid w:val="00BF7CF2"/>
    <w:rsid w:val="00BF7D58"/>
    <w:rsid w:val="00C005DB"/>
    <w:rsid w:val="00C029D6"/>
    <w:rsid w:val="00C0308C"/>
    <w:rsid w:val="00C04F5A"/>
    <w:rsid w:val="00C07E16"/>
    <w:rsid w:val="00C12C88"/>
    <w:rsid w:val="00C12F00"/>
    <w:rsid w:val="00C14303"/>
    <w:rsid w:val="00C16E46"/>
    <w:rsid w:val="00C1766E"/>
    <w:rsid w:val="00C221CF"/>
    <w:rsid w:val="00C22FCF"/>
    <w:rsid w:val="00C25995"/>
    <w:rsid w:val="00C317E6"/>
    <w:rsid w:val="00C34205"/>
    <w:rsid w:val="00C34663"/>
    <w:rsid w:val="00C34E60"/>
    <w:rsid w:val="00C363DD"/>
    <w:rsid w:val="00C36D81"/>
    <w:rsid w:val="00C427F6"/>
    <w:rsid w:val="00C4357C"/>
    <w:rsid w:val="00C45C7D"/>
    <w:rsid w:val="00C46EA7"/>
    <w:rsid w:val="00C52EDF"/>
    <w:rsid w:val="00C52F8D"/>
    <w:rsid w:val="00C538BF"/>
    <w:rsid w:val="00C556F0"/>
    <w:rsid w:val="00C55DE8"/>
    <w:rsid w:val="00C57F9F"/>
    <w:rsid w:val="00C601EB"/>
    <w:rsid w:val="00C62BA4"/>
    <w:rsid w:val="00C64C55"/>
    <w:rsid w:val="00C6654F"/>
    <w:rsid w:val="00C739E7"/>
    <w:rsid w:val="00C75366"/>
    <w:rsid w:val="00C75EB9"/>
    <w:rsid w:val="00C77616"/>
    <w:rsid w:val="00C81EDB"/>
    <w:rsid w:val="00C83772"/>
    <w:rsid w:val="00C84C5C"/>
    <w:rsid w:val="00C8794A"/>
    <w:rsid w:val="00C9427C"/>
    <w:rsid w:val="00CA3653"/>
    <w:rsid w:val="00CA5DDE"/>
    <w:rsid w:val="00CB0FBC"/>
    <w:rsid w:val="00CB12E3"/>
    <w:rsid w:val="00CB1994"/>
    <w:rsid w:val="00CB1A69"/>
    <w:rsid w:val="00CB399B"/>
    <w:rsid w:val="00CB55FA"/>
    <w:rsid w:val="00CB5690"/>
    <w:rsid w:val="00CB66D6"/>
    <w:rsid w:val="00CB6C8F"/>
    <w:rsid w:val="00CC0286"/>
    <w:rsid w:val="00CC48BA"/>
    <w:rsid w:val="00CC6E76"/>
    <w:rsid w:val="00CC7F0F"/>
    <w:rsid w:val="00CD0007"/>
    <w:rsid w:val="00CD072A"/>
    <w:rsid w:val="00CD321F"/>
    <w:rsid w:val="00CD5A67"/>
    <w:rsid w:val="00CD6836"/>
    <w:rsid w:val="00CD684E"/>
    <w:rsid w:val="00CE0E1C"/>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404"/>
    <w:rsid w:val="00D16AB7"/>
    <w:rsid w:val="00D179B7"/>
    <w:rsid w:val="00D17F3B"/>
    <w:rsid w:val="00D2017D"/>
    <w:rsid w:val="00D21B54"/>
    <w:rsid w:val="00D229AA"/>
    <w:rsid w:val="00D2413C"/>
    <w:rsid w:val="00D301C6"/>
    <w:rsid w:val="00D30B6C"/>
    <w:rsid w:val="00D339E5"/>
    <w:rsid w:val="00D33AA9"/>
    <w:rsid w:val="00D34477"/>
    <w:rsid w:val="00D34863"/>
    <w:rsid w:val="00D35B4E"/>
    <w:rsid w:val="00D36E76"/>
    <w:rsid w:val="00D36FE7"/>
    <w:rsid w:val="00D41CF9"/>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329D"/>
    <w:rsid w:val="00D86732"/>
    <w:rsid w:val="00D86735"/>
    <w:rsid w:val="00D87BF7"/>
    <w:rsid w:val="00D907FC"/>
    <w:rsid w:val="00D916CF"/>
    <w:rsid w:val="00D925E4"/>
    <w:rsid w:val="00D92F63"/>
    <w:rsid w:val="00D9326E"/>
    <w:rsid w:val="00D941A9"/>
    <w:rsid w:val="00DA27D1"/>
    <w:rsid w:val="00DA5DFB"/>
    <w:rsid w:val="00DA79BC"/>
    <w:rsid w:val="00DB016C"/>
    <w:rsid w:val="00DB283B"/>
    <w:rsid w:val="00DB326C"/>
    <w:rsid w:val="00DB41C2"/>
    <w:rsid w:val="00DC18DC"/>
    <w:rsid w:val="00DC29DC"/>
    <w:rsid w:val="00DC2CBD"/>
    <w:rsid w:val="00DD017A"/>
    <w:rsid w:val="00DD3E3D"/>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53F2"/>
    <w:rsid w:val="00DF6A2C"/>
    <w:rsid w:val="00DF7A10"/>
    <w:rsid w:val="00E03735"/>
    <w:rsid w:val="00E03D54"/>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5F8F"/>
    <w:rsid w:val="00E2790D"/>
    <w:rsid w:val="00E30398"/>
    <w:rsid w:val="00E3120D"/>
    <w:rsid w:val="00E32EDF"/>
    <w:rsid w:val="00E33B0C"/>
    <w:rsid w:val="00E40A88"/>
    <w:rsid w:val="00E42DA9"/>
    <w:rsid w:val="00E433FC"/>
    <w:rsid w:val="00E45E28"/>
    <w:rsid w:val="00E46286"/>
    <w:rsid w:val="00E46A4A"/>
    <w:rsid w:val="00E5040D"/>
    <w:rsid w:val="00E544BF"/>
    <w:rsid w:val="00E561A5"/>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3745"/>
    <w:rsid w:val="00ED6669"/>
    <w:rsid w:val="00ED7D30"/>
    <w:rsid w:val="00ED7DD8"/>
    <w:rsid w:val="00EE0950"/>
    <w:rsid w:val="00EE267B"/>
    <w:rsid w:val="00EE26FC"/>
    <w:rsid w:val="00EE280F"/>
    <w:rsid w:val="00EE32EE"/>
    <w:rsid w:val="00EE4063"/>
    <w:rsid w:val="00EE74F9"/>
    <w:rsid w:val="00EF0061"/>
    <w:rsid w:val="00EF09E0"/>
    <w:rsid w:val="00EF635A"/>
    <w:rsid w:val="00F00943"/>
    <w:rsid w:val="00F067DA"/>
    <w:rsid w:val="00F07638"/>
    <w:rsid w:val="00F07DE6"/>
    <w:rsid w:val="00F112AA"/>
    <w:rsid w:val="00F14E20"/>
    <w:rsid w:val="00F15D68"/>
    <w:rsid w:val="00F15E2C"/>
    <w:rsid w:val="00F16695"/>
    <w:rsid w:val="00F16CBC"/>
    <w:rsid w:val="00F21B11"/>
    <w:rsid w:val="00F24D83"/>
    <w:rsid w:val="00F25B3D"/>
    <w:rsid w:val="00F266E3"/>
    <w:rsid w:val="00F27D0D"/>
    <w:rsid w:val="00F310FA"/>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2716"/>
    <w:rsid w:val="00F7544A"/>
    <w:rsid w:val="00F76285"/>
    <w:rsid w:val="00F76DA0"/>
    <w:rsid w:val="00F806CE"/>
    <w:rsid w:val="00F81BEE"/>
    <w:rsid w:val="00F81E3C"/>
    <w:rsid w:val="00F867EA"/>
    <w:rsid w:val="00F87930"/>
    <w:rsid w:val="00F9062E"/>
    <w:rsid w:val="00F91C91"/>
    <w:rsid w:val="00F942B9"/>
    <w:rsid w:val="00F96927"/>
    <w:rsid w:val="00FA304B"/>
    <w:rsid w:val="00FB10D8"/>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28D8"/>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3863279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38249404">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3608391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0515276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496726134">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17833556">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48622334">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4956074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66716570">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07346114">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62997384">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47625398">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04570697">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34999678">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83043441">
      <w:bodyDiv w:val="1"/>
      <w:marLeft w:val="0"/>
      <w:marRight w:val="0"/>
      <w:marTop w:val="0"/>
      <w:marBottom w:val="0"/>
      <w:divBdr>
        <w:top w:val="none" w:sz="0" w:space="0" w:color="auto"/>
        <w:left w:val="none" w:sz="0" w:space="0" w:color="auto"/>
        <w:bottom w:val="none" w:sz="0" w:space="0" w:color="auto"/>
        <w:right w:val="none" w:sz="0" w:space="0" w:color="auto"/>
      </w:divBdr>
    </w:div>
    <w:div w:id="1686593633">
      <w:bodyDiv w:val="1"/>
      <w:marLeft w:val="0"/>
      <w:marRight w:val="0"/>
      <w:marTop w:val="0"/>
      <w:marBottom w:val="0"/>
      <w:divBdr>
        <w:top w:val="none" w:sz="0" w:space="0" w:color="auto"/>
        <w:left w:val="none" w:sz="0" w:space="0" w:color="auto"/>
        <w:bottom w:val="none" w:sz="0" w:space="0" w:color="auto"/>
        <w:right w:val="none" w:sz="0" w:space="0" w:color="auto"/>
      </w:divBdr>
    </w:div>
    <w:div w:id="1689021686">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795444898">
      <w:bodyDiv w:val="1"/>
      <w:marLeft w:val="0"/>
      <w:marRight w:val="0"/>
      <w:marTop w:val="0"/>
      <w:marBottom w:val="0"/>
      <w:divBdr>
        <w:top w:val="none" w:sz="0" w:space="0" w:color="auto"/>
        <w:left w:val="none" w:sz="0" w:space="0" w:color="auto"/>
        <w:bottom w:val="none" w:sz="0" w:space="0" w:color="auto"/>
        <w:right w:val="none" w:sz="0" w:space="0" w:color="auto"/>
      </w:divBdr>
    </w:div>
    <w:div w:id="1804811894">
      <w:bodyDiv w:val="1"/>
      <w:marLeft w:val="0"/>
      <w:marRight w:val="0"/>
      <w:marTop w:val="0"/>
      <w:marBottom w:val="0"/>
      <w:divBdr>
        <w:top w:val="none" w:sz="0" w:space="0" w:color="auto"/>
        <w:left w:val="none" w:sz="0" w:space="0" w:color="auto"/>
        <w:bottom w:val="none" w:sz="0" w:space="0" w:color="auto"/>
        <w:right w:val="none" w:sz="0" w:space="0" w:color="auto"/>
      </w:divBdr>
    </w:div>
    <w:div w:id="1809198989">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3245970">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8250167">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81294230">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1100609">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hart" Target="charts/chart5.xml"/><Relationship Id="rId42" Type="http://schemas.openxmlformats.org/officeDocument/2006/relationships/chart" Target="charts/chart23.xml"/><Relationship Id="rId47" Type="http://schemas.openxmlformats.org/officeDocument/2006/relationships/chart" Target="charts/chart27.xml"/><Relationship Id="rId63" Type="http://schemas.openxmlformats.org/officeDocument/2006/relationships/chart" Target="charts/chart41.xml"/><Relationship Id="rId68" Type="http://schemas.openxmlformats.org/officeDocument/2006/relationships/chart" Target="charts/chart46.xml"/><Relationship Id="rId84" Type="http://schemas.openxmlformats.org/officeDocument/2006/relationships/image" Target="media/image22.png"/><Relationship Id="rId89" Type="http://schemas.openxmlformats.org/officeDocument/2006/relationships/diagramQuickStyle" Target="diagrams/quickStyl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hart" Target="charts/chart14.xml"/><Relationship Id="rId37" Type="http://schemas.openxmlformats.org/officeDocument/2006/relationships/chart" Target="charts/chart18.xml"/><Relationship Id="rId53" Type="http://schemas.openxmlformats.org/officeDocument/2006/relationships/chart" Target="charts/chart32.xml"/><Relationship Id="rId58" Type="http://schemas.openxmlformats.org/officeDocument/2006/relationships/chart" Target="charts/chart37.xml"/><Relationship Id="rId74" Type="http://schemas.openxmlformats.org/officeDocument/2006/relationships/chart" Target="charts/chart51.xml"/><Relationship Id="rId79" Type="http://schemas.openxmlformats.org/officeDocument/2006/relationships/chart" Target="charts/chart54.xml"/><Relationship Id="rId5" Type="http://schemas.openxmlformats.org/officeDocument/2006/relationships/webSettings" Target="webSettings.xml"/><Relationship Id="rId90" Type="http://schemas.openxmlformats.org/officeDocument/2006/relationships/diagramColors" Target="diagrams/colors1.xml"/><Relationship Id="rId22" Type="http://schemas.openxmlformats.org/officeDocument/2006/relationships/chart" Target="charts/chart6.xml"/><Relationship Id="rId27" Type="http://schemas.openxmlformats.org/officeDocument/2006/relationships/chart" Target="charts/chart9.xml"/><Relationship Id="rId43" Type="http://schemas.openxmlformats.org/officeDocument/2006/relationships/chart" Target="charts/chart24.xml"/><Relationship Id="rId48" Type="http://schemas.openxmlformats.org/officeDocument/2006/relationships/chart" Target="charts/chart28.xml"/><Relationship Id="rId64" Type="http://schemas.openxmlformats.org/officeDocument/2006/relationships/chart" Target="charts/chart42.xml"/><Relationship Id="rId69" Type="http://schemas.openxmlformats.org/officeDocument/2006/relationships/chart" Target="charts/chart47.xml"/><Relationship Id="rId8" Type="http://schemas.openxmlformats.org/officeDocument/2006/relationships/image" Target="media/image1.jpeg"/><Relationship Id="rId51" Type="http://schemas.openxmlformats.org/officeDocument/2006/relationships/chart" Target="charts/chart31.xml"/><Relationship Id="rId72" Type="http://schemas.openxmlformats.org/officeDocument/2006/relationships/chart" Target="charts/chart50.xml"/><Relationship Id="rId80" Type="http://schemas.openxmlformats.org/officeDocument/2006/relationships/image" Target="media/image18.png"/><Relationship Id="rId85" Type="http://schemas.openxmlformats.org/officeDocument/2006/relationships/image" Target="media/image23.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image" Target="media/image9.jpeg"/><Relationship Id="rId33" Type="http://schemas.openxmlformats.org/officeDocument/2006/relationships/chart" Target="charts/chart15.xml"/><Relationship Id="rId38" Type="http://schemas.openxmlformats.org/officeDocument/2006/relationships/chart" Target="charts/chart19.xml"/><Relationship Id="rId46" Type="http://schemas.openxmlformats.org/officeDocument/2006/relationships/chart" Target="charts/chart26.xml"/><Relationship Id="rId59" Type="http://schemas.openxmlformats.org/officeDocument/2006/relationships/chart" Target="charts/chart38.xml"/><Relationship Id="rId67" Type="http://schemas.openxmlformats.org/officeDocument/2006/relationships/chart" Target="charts/chart45.xml"/><Relationship Id="rId20" Type="http://schemas.openxmlformats.org/officeDocument/2006/relationships/chart" Target="charts/chart4.xml"/><Relationship Id="rId41" Type="http://schemas.openxmlformats.org/officeDocument/2006/relationships/chart" Target="charts/chart22.xml"/><Relationship Id="rId54" Type="http://schemas.openxmlformats.org/officeDocument/2006/relationships/chart" Target="charts/chart33.xml"/><Relationship Id="rId62" Type="http://schemas.openxmlformats.org/officeDocument/2006/relationships/chart" Target="charts/chart40.xml"/><Relationship Id="rId70" Type="http://schemas.openxmlformats.org/officeDocument/2006/relationships/chart" Target="charts/chart48.xml"/><Relationship Id="rId75" Type="http://schemas.openxmlformats.org/officeDocument/2006/relationships/chart" Target="charts/chart52.xml"/><Relationship Id="rId83" Type="http://schemas.openxmlformats.org/officeDocument/2006/relationships/image" Target="media/image21.png"/><Relationship Id="rId88" Type="http://schemas.openxmlformats.org/officeDocument/2006/relationships/diagramLayout" Target="diagrams/layout1.xml"/><Relationship Id="rId9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7.xml"/><Relationship Id="rId28" Type="http://schemas.openxmlformats.org/officeDocument/2006/relationships/chart" Target="charts/chart10.xml"/><Relationship Id="rId36" Type="http://schemas.openxmlformats.org/officeDocument/2006/relationships/image" Target="media/image11.png"/><Relationship Id="rId49" Type="http://schemas.openxmlformats.org/officeDocument/2006/relationships/chart" Target="charts/chart29.xml"/><Relationship Id="rId57" Type="http://schemas.openxmlformats.org/officeDocument/2006/relationships/chart" Target="charts/chart36.xml"/><Relationship Id="rId10" Type="http://schemas.openxmlformats.org/officeDocument/2006/relationships/image" Target="media/image3.png"/><Relationship Id="rId31" Type="http://schemas.openxmlformats.org/officeDocument/2006/relationships/chart" Target="charts/chart13.xml"/><Relationship Id="rId44" Type="http://schemas.openxmlformats.org/officeDocument/2006/relationships/image" Target="media/image12.png"/><Relationship Id="rId52" Type="http://schemas.openxmlformats.org/officeDocument/2006/relationships/image" Target="media/image13.png"/><Relationship Id="rId60" Type="http://schemas.openxmlformats.org/officeDocument/2006/relationships/image" Target="media/image14.png"/><Relationship Id="rId65" Type="http://schemas.openxmlformats.org/officeDocument/2006/relationships/chart" Target="charts/chart43.xml"/><Relationship Id="rId73" Type="http://schemas.openxmlformats.org/officeDocument/2006/relationships/image" Target="media/image15.png"/><Relationship Id="rId78" Type="http://schemas.openxmlformats.org/officeDocument/2006/relationships/chart" Target="charts/chart53.xm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chart" Target="charts/chart20.xml"/><Relationship Id="rId34" Type="http://schemas.openxmlformats.org/officeDocument/2006/relationships/chart" Target="charts/chart16.xml"/><Relationship Id="rId50" Type="http://schemas.openxmlformats.org/officeDocument/2006/relationships/chart" Target="charts/chart30.xml"/><Relationship Id="rId55" Type="http://schemas.openxmlformats.org/officeDocument/2006/relationships/chart" Target="charts/chart34.xml"/><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chart" Target="charts/chart49.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8.xml"/><Relationship Id="rId40" Type="http://schemas.openxmlformats.org/officeDocument/2006/relationships/chart" Target="charts/chart21.xml"/><Relationship Id="rId45" Type="http://schemas.openxmlformats.org/officeDocument/2006/relationships/chart" Target="charts/chart25.xml"/><Relationship Id="rId66" Type="http://schemas.openxmlformats.org/officeDocument/2006/relationships/chart" Target="charts/chart44.xml"/><Relationship Id="rId87" Type="http://schemas.openxmlformats.org/officeDocument/2006/relationships/diagramData" Target="diagrams/data1.xml"/><Relationship Id="rId61" Type="http://schemas.openxmlformats.org/officeDocument/2006/relationships/chart" Target="charts/chart39.xml"/><Relationship Id="rId82" Type="http://schemas.openxmlformats.org/officeDocument/2006/relationships/image" Target="media/image20.png"/><Relationship Id="rId19" Type="http://schemas.openxmlformats.org/officeDocument/2006/relationships/chart" Target="charts/chart3.xml"/><Relationship Id="rId14" Type="http://schemas.openxmlformats.org/officeDocument/2006/relationships/image" Target="media/image7.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5.xml"/><Relationship Id="rId77"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4.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54.xml"/><Relationship Id="rId1" Type="http://schemas.microsoft.com/office/2011/relationships/chartStyle" Target="style54.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73.692758943622394</c:v>
                </c:pt>
                <c:pt idx="1">
                  <c:v>76.354789286383223</c:v>
                </c:pt>
                <c:pt idx="2">
                  <c:v>78.857599737778614</c:v>
                </c:pt>
                <c:pt idx="3">
                  <c:v>79.606673534369733</c:v>
                </c:pt>
                <c:pt idx="4">
                  <c:v>80.702159604408479</c:v>
                </c:pt>
                <c:pt idx="5">
                  <c:v>74.025319423812334</c:v>
                </c:pt>
                <c:pt idx="6">
                  <c:v>77.401342093781309</c:v>
                </c:pt>
                <c:pt idx="7">
                  <c:v>79.073904817795665</c:v>
                </c:pt>
                <c:pt idx="8">
                  <c:v>80.344286667576625</c:v>
                </c:pt>
                <c:pt idx="9">
                  <c:v>80.204602575185405</c:v>
                </c:pt>
                <c:pt idx="10">
                  <c:v>82.771017174147516</c:v>
                </c:pt>
                <c:pt idx="11">
                  <c:v>85.547862585409078</c:v>
                </c:pt>
                <c:pt idx="12">
                  <c:v>86.564503643976366</c:v>
                </c:pt>
                <c:pt idx="13">
                  <c:v>88.337856217010398</c:v>
                </c:pt>
                <c:pt idx="14">
                  <c:v>89.313384845225926</c:v>
                </c:pt>
                <c:pt idx="15">
                  <c:v>90.576945169943329</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0194721235066855E-2"/>
                  <c:y val="1.274064210481023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8.0110561401064168E-3"/>
                  <c:y val="-1.735227445145726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Sheet1!$A$2:$A$6</c:f>
              <c:strCache>
                <c:ptCount val="5"/>
                <c:pt idx="0">
                  <c:v>AOC, LLC</c:v>
                </c:pt>
                <c:pt idx="1">
                  <c:v>Polynt-Reichhold</c:v>
                </c:pt>
                <c:pt idx="2">
                  <c:v>INEOS Composites</c:v>
                </c:pt>
                <c:pt idx="3">
                  <c:v>Interplastic Corporation</c:v>
                </c:pt>
                <c:pt idx="4">
                  <c:v>Others</c:v>
                </c:pt>
              </c:strCache>
            </c:strRef>
          </c:cat>
          <c:val>
            <c:numRef>
              <c:f>Sheet1!$B$2:$B$6</c:f>
              <c:numCache>
                <c:formatCode>0.00</c:formatCode>
                <c:ptCount val="5"/>
                <c:pt idx="0">
                  <c:v>29.450628990088685</c:v>
                </c:pt>
                <c:pt idx="1">
                  <c:v>17.262525548080525</c:v>
                </c:pt>
                <c:pt idx="2">
                  <c:v>14.253925972783538</c:v>
                </c:pt>
                <c:pt idx="3">
                  <c:v>7.0702897191606411</c:v>
                </c:pt>
                <c:pt idx="4">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6699-4985-89CD-793F24C493D5}"/>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6699-4985-89CD-793F24C493D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77.148349514563108</c:v>
                </c:pt>
                <c:pt idx="1">
                  <c:v>77.77</c:v>
                </c:pt>
                <c:pt idx="2">
                  <c:v>80.28</c:v>
                </c:pt>
                <c:pt idx="3">
                  <c:v>82.54</c:v>
                </c:pt>
                <c:pt idx="4">
                  <c:v>84.92</c:v>
                </c:pt>
                <c:pt idx="5">
                  <c:v>79.459999999999994</c:v>
                </c:pt>
                <c:pt idx="6">
                  <c:v>74.47</c:v>
                </c:pt>
                <c:pt idx="7">
                  <c:v>77.83</c:v>
                </c:pt>
                <c:pt idx="8">
                  <c:v>81.03</c:v>
                </c:pt>
                <c:pt idx="9">
                  <c:v>82.06</c:v>
                </c:pt>
                <c:pt idx="10">
                  <c:v>83.44</c:v>
                </c:pt>
                <c:pt idx="11">
                  <c:v>84.54</c:v>
                </c:pt>
                <c:pt idx="12">
                  <c:v>85.7</c:v>
                </c:pt>
                <c:pt idx="13">
                  <c:v>86.6</c:v>
                </c:pt>
                <c:pt idx="14">
                  <c:v>88.83</c:v>
                </c:pt>
                <c:pt idx="15">
                  <c:v>91.69</c:v>
                </c:pt>
              </c:numCache>
            </c:numRef>
          </c:val>
          <c:extLst>
            <c:ext xmlns:c16="http://schemas.microsoft.com/office/drawing/2014/chart" uri="{C3380CC4-5D6E-409C-BE32-E72D297353CC}">
              <c16:uniqueId val="{00000000-9E72-4B84-A982-DBDE2D2072D5}"/>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8885-41AD-B109-7936430F086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8885-41AD-B109-7936430F086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8885-41AD-B109-7936430F086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8885-41AD-B109-7936430F0865}"/>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8885-41AD-B109-7936430F0865}"/>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85-41AD-B109-7936430F0865}"/>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885-41AD-B109-7936430F0865}"/>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885-41AD-B109-7936430F0865}"/>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8885-41AD-B109-7936430F0865}"/>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2ED6-433C-80F9-1FA2C677CD4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2ED6-433C-80F9-1FA2C677CD4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2ED6-433C-80F9-1FA2C677CD4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2ED6-433C-80F9-1FA2C677CD4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BCF2-44ED-8AEA-3BA3F5B3ADDF}"/>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BCF2-44ED-8AEA-3BA3F5B3ADDF}"/>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BCF2-44ED-8AEA-3BA3F5B3ADDF}"/>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BCF2-44ED-8AEA-3BA3F5B3ADD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0</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3802</c:v>
                </c:pt>
                <c:pt idx="1">
                  <c:v>3869</c:v>
                </c:pt>
                <c:pt idx="2">
                  <c:v>3633</c:v>
                </c:pt>
                <c:pt idx="3">
                  <c:v>3531</c:v>
                </c:pt>
                <c:pt idx="4">
                  <c:v>3375</c:v>
                </c:pt>
                <c:pt idx="5">
                  <c:v>2705</c:v>
                </c:pt>
                <c:pt idx="6">
                  <c:v>3990</c:v>
                </c:pt>
                <c:pt idx="7">
                  <c:v>4070</c:v>
                </c:pt>
                <c:pt idx="8">
                  <c:v>4131</c:v>
                </c:pt>
                <c:pt idx="9">
                  <c:v>4181</c:v>
                </c:pt>
                <c:pt idx="10">
                  <c:v>4269</c:v>
                </c:pt>
                <c:pt idx="11">
                  <c:v>4333</c:v>
                </c:pt>
                <c:pt idx="12">
                  <c:v>4385</c:v>
                </c:pt>
                <c:pt idx="13">
                  <c:v>4477</c:v>
                </c:pt>
                <c:pt idx="14">
                  <c:v>4544</c:v>
                </c:pt>
                <c:pt idx="15">
                  <c:v>4599</c:v>
                </c:pt>
              </c:numCache>
            </c:numRef>
          </c:val>
          <c:smooth val="0"/>
          <c:extLst>
            <c:ext xmlns:c16="http://schemas.microsoft.com/office/drawing/2014/chart" uri="{C3380CC4-5D6E-409C-BE32-E72D297353CC}">
              <c16:uniqueId val="{00000000-BA59-48DC-9E14-98DD1A414430}"/>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4142</c:v>
                </c:pt>
                <c:pt idx="8">
                  <c:v>4208</c:v>
                </c:pt>
                <c:pt idx="9">
                  <c:v>4261</c:v>
                </c:pt>
                <c:pt idx="10">
                  <c:v>4338</c:v>
                </c:pt>
                <c:pt idx="11">
                  <c:v>4403</c:v>
                </c:pt>
                <c:pt idx="12">
                  <c:v>4495</c:v>
                </c:pt>
                <c:pt idx="13">
                  <c:v>4590</c:v>
                </c:pt>
                <c:pt idx="14">
                  <c:v>4695</c:v>
                </c:pt>
                <c:pt idx="15">
                  <c:v>4771</c:v>
                </c:pt>
              </c:numCache>
            </c:numRef>
          </c:val>
          <c:smooth val="0"/>
          <c:extLst>
            <c:ext xmlns:c16="http://schemas.microsoft.com/office/drawing/2014/chart" uri="{C3380CC4-5D6E-409C-BE32-E72D297353CC}">
              <c16:uniqueId val="{00000001-BA59-48DC-9E14-98DD1A414430}"/>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3955</c:v>
                </c:pt>
                <c:pt idx="8">
                  <c:v>4014</c:v>
                </c:pt>
                <c:pt idx="9">
                  <c:v>4062</c:v>
                </c:pt>
                <c:pt idx="10">
                  <c:v>4148</c:v>
                </c:pt>
                <c:pt idx="11">
                  <c:v>4210</c:v>
                </c:pt>
                <c:pt idx="12">
                  <c:v>4261</c:v>
                </c:pt>
                <c:pt idx="13">
                  <c:v>4350</c:v>
                </c:pt>
                <c:pt idx="14">
                  <c:v>4416</c:v>
                </c:pt>
                <c:pt idx="15">
                  <c:v>4469</c:v>
                </c:pt>
              </c:numCache>
            </c:numRef>
          </c:val>
          <c:smooth val="0"/>
          <c:extLst>
            <c:ext xmlns:c16="http://schemas.microsoft.com/office/drawing/2014/chart" uri="{C3380CC4-5D6E-409C-BE32-E72D297353CC}">
              <c16:uniqueId val="{00000002-BA59-48DC-9E14-98DD1A414430}"/>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4056</c:v>
                </c:pt>
                <c:pt idx="8">
                  <c:v>4121</c:v>
                </c:pt>
                <c:pt idx="9">
                  <c:v>4172</c:v>
                </c:pt>
                <c:pt idx="10">
                  <c:v>4248</c:v>
                </c:pt>
                <c:pt idx="11">
                  <c:v>4311</c:v>
                </c:pt>
                <c:pt idx="12">
                  <c:v>4402</c:v>
                </c:pt>
                <c:pt idx="13">
                  <c:v>4494</c:v>
                </c:pt>
                <c:pt idx="14">
                  <c:v>4598</c:v>
                </c:pt>
                <c:pt idx="15">
                  <c:v>4672</c:v>
                </c:pt>
              </c:numCache>
            </c:numRef>
          </c:val>
          <c:smooth val="0"/>
          <c:extLst>
            <c:ext xmlns:c16="http://schemas.microsoft.com/office/drawing/2014/chart" uri="{C3380CC4-5D6E-409C-BE32-E72D297353CC}">
              <c16:uniqueId val="{00000003-BA59-48DC-9E14-98DD1A414430}"/>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4379</c:v>
                </c:pt>
                <c:pt idx="8">
                  <c:v>4450</c:v>
                </c:pt>
                <c:pt idx="9">
                  <c:v>4505</c:v>
                </c:pt>
                <c:pt idx="10">
                  <c:v>4586</c:v>
                </c:pt>
                <c:pt idx="11">
                  <c:v>4655</c:v>
                </c:pt>
                <c:pt idx="12">
                  <c:v>4753</c:v>
                </c:pt>
                <c:pt idx="13">
                  <c:v>4853</c:v>
                </c:pt>
                <c:pt idx="14">
                  <c:v>4964</c:v>
                </c:pt>
                <c:pt idx="15">
                  <c:v>5044</c:v>
                </c:pt>
              </c:numCache>
            </c:numRef>
          </c:val>
          <c:smooth val="0"/>
          <c:extLst>
            <c:ext xmlns:c16="http://schemas.microsoft.com/office/drawing/2014/chart" uri="{C3380CC4-5D6E-409C-BE32-E72D297353CC}">
              <c16:uniqueId val="{00000004-BA59-48DC-9E14-98DD1A414430}"/>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Resin-Epoxy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4863</c:v>
                </c:pt>
                <c:pt idx="1">
                  <c:v>4938</c:v>
                </c:pt>
                <c:pt idx="2">
                  <c:v>4602</c:v>
                </c:pt>
                <c:pt idx="3">
                  <c:v>4243</c:v>
                </c:pt>
                <c:pt idx="4">
                  <c:v>4139</c:v>
                </c:pt>
                <c:pt idx="5">
                  <c:v>3311</c:v>
                </c:pt>
                <c:pt idx="6">
                  <c:v>4792</c:v>
                </c:pt>
                <c:pt idx="7">
                  <c:v>4888</c:v>
                </c:pt>
                <c:pt idx="8">
                  <c:v>4961</c:v>
                </c:pt>
                <c:pt idx="9">
                  <c:v>5021</c:v>
                </c:pt>
                <c:pt idx="10">
                  <c:v>5127</c:v>
                </c:pt>
                <c:pt idx="11">
                  <c:v>5204</c:v>
                </c:pt>
                <c:pt idx="12">
                  <c:v>5266</c:v>
                </c:pt>
                <c:pt idx="13">
                  <c:v>5377</c:v>
                </c:pt>
                <c:pt idx="14">
                  <c:v>5458</c:v>
                </c:pt>
                <c:pt idx="15">
                  <c:v>5524</c:v>
                </c:pt>
              </c:numCache>
            </c:numRef>
          </c:val>
          <c:smooth val="0"/>
          <c:extLst>
            <c:ext xmlns:c16="http://schemas.microsoft.com/office/drawing/2014/chart" uri="{C3380CC4-5D6E-409C-BE32-E72D297353CC}">
              <c16:uniqueId val="{00000000-F87A-4764-9471-EC6FADD2ECAA}"/>
            </c:ext>
          </c:extLst>
        </c:ser>
        <c:ser>
          <c:idx val="1"/>
          <c:order val="1"/>
          <c:tx>
            <c:strRef>
              <c:f>Sheet1!$C$1</c:f>
              <c:strCache>
                <c:ptCount val="1"/>
                <c:pt idx="0">
                  <c:v>Vinyl Ester Resin-Epoxy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3604</c:v>
                </c:pt>
                <c:pt idx="1">
                  <c:v>3423</c:v>
                </c:pt>
                <c:pt idx="2">
                  <c:v>5265</c:v>
                </c:pt>
                <c:pt idx="3">
                  <c:v>3737</c:v>
                </c:pt>
                <c:pt idx="4">
                  <c:v>3384</c:v>
                </c:pt>
                <c:pt idx="5">
                  <c:v>3088</c:v>
                </c:pt>
                <c:pt idx="6">
                  <c:v>3477</c:v>
                </c:pt>
                <c:pt idx="7">
                  <c:v>3526</c:v>
                </c:pt>
                <c:pt idx="8">
                  <c:v>3582</c:v>
                </c:pt>
                <c:pt idx="9">
                  <c:v>3627</c:v>
                </c:pt>
                <c:pt idx="10">
                  <c:v>3692</c:v>
                </c:pt>
                <c:pt idx="11">
                  <c:v>3748</c:v>
                </c:pt>
                <c:pt idx="12">
                  <c:v>3826</c:v>
                </c:pt>
                <c:pt idx="13">
                  <c:v>3907</c:v>
                </c:pt>
                <c:pt idx="14">
                  <c:v>3996</c:v>
                </c:pt>
                <c:pt idx="15">
                  <c:v>4061</c:v>
                </c:pt>
              </c:numCache>
            </c:numRef>
          </c:val>
          <c:smooth val="0"/>
          <c:extLst>
            <c:ext xmlns:c16="http://schemas.microsoft.com/office/drawing/2014/chart" uri="{C3380CC4-5D6E-409C-BE32-E72D297353CC}">
              <c16:uniqueId val="{00000001-F87A-4764-9471-EC6FADD2ECAA}"/>
            </c:ext>
          </c:extLst>
        </c:ser>
        <c:ser>
          <c:idx val="2"/>
          <c:order val="2"/>
          <c:tx>
            <c:strRef>
              <c:f>Sheet1!$D$1</c:f>
              <c:strCache>
                <c:ptCount val="1"/>
                <c:pt idx="0">
                  <c:v>Vinyl Ester Resin-Epoxy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3613</c:v>
                </c:pt>
                <c:pt idx="1">
                  <c:v>3160</c:v>
                </c:pt>
                <c:pt idx="2">
                  <c:v>3515</c:v>
                </c:pt>
                <c:pt idx="3">
                  <c:v>4902</c:v>
                </c:pt>
                <c:pt idx="4">
                  <c:v>3197</c:v>
                </c:pt>
                <c:pt idx="5">
                  <c:v>2451</c:v>
                </c:pt>
                <c:pt idx="6">
                  <c:v>3685</c:v>
                </c:pt>
                <c:pt idx="7">
                  <c:v>3759</c:v>
                </c:pt>
                <c:pt idx="8">
                  <c:v>3815</c:v>
                </c:pt>
                <c:pt idx="9">
                  <c:v>3861</c:v>
                </c:pt>
                <c:pt idx="10">
                  <c:v>3942</c:v>
                </c:pt>
                <c:pt idx="11">
                  <c:v>4001</c:v>
                </c:pt>
                <c:pt idx="12">
                  <c:v>4050</c:v>
                </c:pt>
                <c:pt idx="13">
                  <c:v>4135</c:v>
                </c:pt>
                <c:pt idx="14">
                  <c:v>4197</c:v>
                </c:pt>
                <c:pt idx="15">
                  <c:v>4248</c:v>
                </c:pt>
              </c:numCache>
            </c:numRef>
          </c:val>
          <c:smooth val="0"/>
          <c:extLst>
            <c:ext xmlns:c16="http://schemas.microsoft.com/office/drawing/2014/chart" uri="{C3380CC4-5D6E-409C-BE32-E72D297353CC}">
              <c16:uniqueId val="{00000002-F87A-4764-9471-EC6FADD2ECAA}"/>
            </c:ext>
          </c:extLst>
        </c:ser>
        <c:ser>
          <c:idx val="3"/>
          <c:order val="3"/>
          <c:tx>
            <c:strRef>
              <c:f>Sheet1!$E$1</c:f>
              <c:strCache>
                <c:ptCount val="1"/>
                <c:pt idx="0">
                  <c:v>Vinyl Ester Resin-Epoxy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3461</c:v>
                </c:pt>
                <c:pt idx="1">
                  <c:v>3019</c:v>
                </c:pt>
                <c:pt idx="2">
                  <c:v>3189</c:v>
                </c:pt>
                <c:pt idx="3">
                  <c:v>4711</c:v>
                </c:pt>
                <c:pt idx="4">
                  <c:v>3387</c:v>
                </c:pt>
                <c:pt idx="5">
                  <c:v>2452</c:v>
                </c:pt>
                <c:pt idx="6">
                  <c:v>3562</c:v>
                </c:pt>
                <c:pt idx="7">
                  <c:v>3612</c:v>
                </c:pt>
                <c:pt idx="8">
                  <c:v>3670</c:v>
                </c:pt>
                <c:pt idx="9">
                  <c:v>3716</c:v>
                </c:pt>
                <c:pt idx="10">
                  <c:v>3782</c:v>
                </c:pt>
                <c:pt idx="11">
                  <c:v>3881</c:v>
                </c:pt>
                <c:pt idx="12">
                  <c:v>3962</c:v>
                </c:pt>
                <c:pt idx="13">
                  <c:v>4045</c:v>
                </c:pt>
                <c:pt idx="14">
                  <c:v>4138</c:v>
                </c:pt>
                <c:pt idx="15">
                  <c:v>4205</c:v>
                </c:pt>
              </c:numCache>
            </c:numRef>
          </c:val>
          <c:smooth val="0"/>
          <c:extLst>
            <c:ext xmlns:c16="http://schemas.microsoft.com/office/drawing/2014/chart" uri="{C3380CC4-5D6E-409C-BE32-E72D297353CC}">
              <c16:uniqueId val="{00000003-F87A-4764-9471-EC6FADD2ECAA}"/>
            </c:ext>
          </c:extLst>
        </c:ser>
        <c:ser>
          <c:idx val="4"/>
          <c:order val="4"/>
          <c:tx>
            <c:strRef>
              <c:f>Sheet1!$F$1</c:f>
              <c:strCache>
                <c:ptCount val="1"/>
                <c:pt idx="0">
                  <c:v>Vinyl Ester Resin-Epoxy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3686</c:v>
                </c:pt>
                <c:pt idx="1">
                  <c:v>3649</c:v>
                </c:pt>
                <c:pt idx="2">
                  <c:v>5452</c:v>
                </c:pt>
                <c:pt idx="3">
                  <c:v>3628</c:v>
                </c:pt>
                <c:pt idx="4">
                  <c:v>3383</c:v>
                </c:pt>
                <c:pt idx="5">
                  <c:v>2937</c:v>
                </c:pt>
                <c:pt idx="6">
                  <c:v>3243</c:v>
                </c:pt>
                <c:pt idx="7">
                  <c:v>3288</c:v>
                </c:pt>
                <c:pt idx="8">
                  <c:v>3341</c:v>
                </c:pt>
                <c:pt idx="9">
                  <c:v>3415</c:v>
                </c:pt>
                <c:pt idx="10">
                  <c:v>3476</c:v>
                </c:pt>
                <c:pt idx="11">
                  <c:v>3563</c:v>
                </c:pt>
                <c:pt idx="12">
                  <c:v>3638</c:v>
                </c:pt>
                <c:pt idx="13">
                  <c:v>3732</c:v>
                </c:pt>
                <c:pt idx="14">
                  <c:v>3818</c:v>
                </c:pt>
                <c:pt idx="15">
                  <c:v>3880</c:v>
                </c:pt>
              </c:numCache>
            </c:numRef>
          </c:val>
          <c:smooth val="0"/>
          <c:extLst>
            <c:ext xmlns:c16="http://schemas.microsoft.com/office/drawing/2014/chart" uri="{C3380CC4-5D6E-409C-BE32-E72D297353CC}">
              <c16:uniqueId val="{00000004-F87A-4764-9471-EC6FADD2ECAA}"/>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0.10359</cdr:x>
      <cdr:y>0.70925</cdr:y>
    </cdr:from>
    <cdr:to>
      <cdr:x>0.34175</cdr:x>
      <cdr:y>1</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64061" y="1587567"/>
          <a:ext cx="1526683" cy="65080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0.72868</cdr:x>
      <cdr:y>0.73627</cdr:y>
    </cdr:from>
    <cdr:to>
      <cdr:x>0.97325</cdr:x>
      <cdr:y>0.96596</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71083" y="1648043"/>
          <a:ext cx="1567773" cy="514132"/>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106</Pages>
  <Words>14568</Words>
  <Characters>83039</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4</cp:revision>
  <cp:lastPrinted>2021-09-27T17:25:00Z</cp:lastPrinted>
  <dcterms:created xsi:type="dcterms:W3CDTF">2021-10-25T14:27:00Z</dcterms:created>
  <dcterms:modified xsi:type="dcterms:W3CDTF">2021-10-25T16:00:00Z</dcterms:modified>
</cp:coreProperties>
</file>