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2.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4.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5.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2894A069" w:rsidR="00A14586" w:rsidRPr="002B5730" w:rsidRDefault="00984D26" w:rsidP="00812BE4">
      <w:pPr>
        <w:pStyle w:val="NoSpacing"/>
        <w:rPr>
          <w:color w:val="000000" w:themeColor="text1"/>
        </w:rPr>
      </w:pPr>
      <w:bookmarkStart w:id="0" w:name="_Hlk85760564"/>
      <w:bookmarkEnd w:id="0"/>
      <w:r>
        <w:rPr>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Pr>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Pr>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2B5730">
        <w:rPr>
          <w:color w:val="000000" w:themeColor="text1"/>
        </w:rPr>
        <w:t xml:space="preserve">                                                                                                                                                                           </w:t>
      </w:r>
    </w:p>
    <w:p w14:paraId="6272E95D" w14:textId="5299A4AC" w:rsidR="00A14586" w:rsidRPr="002B5730" w:rsidRDefault="00A14586" w:rsidP="00A14586">
      <w:pPr>
        <w:rPr>
          <w:color w:val="000000" w:themeColor="text1"/>
        </w:rPr>
      </w:pPr>
    </w:p>
    <w:p w14:paraId="74DA861F" w14:textId="47D36004" w:rsidR="00A14586" w:rsidRPr="002B5730" w:rsidRDefault="00A14586" w:rsidP="00A14586">
      <w:pPr>
        <w:rPr>
          <w:color w:val="000000" w:themeColor="text1"/>
        </w:rPr>
      </w:pPr>
      <w:r w:rsidRPr="002B5730">
        <w:rPr>
          <w:color w:val="000000" w:themeColor="text1"/>
        </w:rPr>
        <w:t xml:space="preserve">                                                                                                                                                                          </w:t>
      </w:r>
    </w:p>
    <w:p w14:paraId="4AEE6C61" w14:textId="6ADDD068" w:rsidR="00A14586" w:rsidRPr="002B5730" w:rsidRDefault="00A14586" w:rsidP="0068477D">
      <w:pPr>
        <w:pStyle w:val="BodyText"/>
        <w:rPr>
          <w:b/>
          <w:color w:val="000000" w:themeColor="text1"/>
        </w:rPr>
      </w:pPr>
    </w:p>
    <w:p w14:paraId="13C77016" w14:textId="3A51FB25" w:rsidR="00A14586" w:rsidRPr="002B5730" w:rsidRDefault="00A14586" w:rsidP="0068477D">
      <w:pPr>
        <w:pStyle w:val="BodyText"/>
        <w:rPr>
          <w:b/>
          <w:color w:val="000000" w:themeColor="text1"/>
        </w:rPr>
      </w:pPr>
    </w:p>
    <w:p w14:paraId="284B3B06" w14:textId="4E73AA21" w:rsidR="00A14586" w:rsidRPr="002B5730" w:rsidRDefault="00A14586" w:rsidP="0068477D">
      <w:pPr>
        <w:pStyle w:val="BodyText"/>
        <w:rPr>
          <w:b/>
          <w:color w:val="000000" w:themeColor="text1"/>
        </w:rPr>
      </w:pPr>
    </w:p>
    <w:p w14:paraId="54EAB2D2" w14:textId="16C4185A" w:rsidR="00C0308C" w:rsidRPr="002B5730" w:rsidRDefault="00C0308C" w:rsidP="0068477D">
      <w:pPr>
        <w:pStyle w:val="BodyText"/>
        <w:rPr>
          <w:b/>
          <w:color w:val="000000" w:themeColor="text1"/>
        </w:rPr>
      </w:pPr>
    </w:p>
    <w:p w14:paraId="6ACD5315" w14:textId="0F14BEF8" w:rsidR="00C0308C" w:rsidRPr="002B5730" w:rsidRDefault="00C0308C" w:rsidP="0068477D">
      <w:pPr>
        <w:pStyle w:val="BodyText"/>
        <w:rPr>
          <w:b/>
          <w:color w:val="000000" w:themeColor="text1"/>
        </w:rPr>
      </w:pPr>
    </w:p>
    <w:p w14:paraId="30454452" w14:textId="17DF6C1E" w:rsidR="00C0308C" w:rsidRPr="002B5730" w:rsidRDefault="00C0308C" w:rsidP="0068477D">
      <w:pPr>
        <w:pStyle w:val="BodyText"/>
        <w:rPr>
          <w:b/>
          <w:color w:val="000000" w:themeColor="text1"/>
        </w:rPr>
      </w:pPr>
    </w:p>
    <w:p w14:paraId="7456E9ED" w14:textId="78354920" w:rsidR="00C0308C" w:rsidRPr="002B5730" w:rsidRDefault="00C0308C" w:rsidP="0068477D">
      <w:pPr>
        <w:pStyle w:val="BodyText"/>
        <w:rPr>
          <w:b/>
          <w:color w:val="000000" w:themeColor="text1"/>
        </w:rPr>
      </w:pPr>
    </w:p>
    <w:p w14:paraId="0492EEC3" w14:textId="49775D44" w:rsidR="00C0308C" w:rsidRPr="002B5730" w:rsidRDefault="00C0308C" w:rsidP="0068477D">
      <w:pPr>
        <w:pStyle w:val="BodyText"/>
        <w:rPr>
          <w:b/>
          <w:color w:val="000000" w:themeColor="text1"/>
        </w:rPr>
      </w:pPr>
    </w:p>
    <w:p w14:paraId="57CD13CF" w14:textId="2FF1C7DE" w:rsidR="00C0308C" w:rsidRPr="002B5730" w:rsidRDefault="00C0308C" w:rsidP="0068477D">
      <w:pPr>
        <w:pStyle w:val="BodyText"/>
        <w:rPr>
          <w:b/>
          <w:color w:val="000000" w:themeColor="text1"/>
        </w:rPr>
      </w:pPr>
      <w:bookmarkStart w:id="1" w:name="_Hlk82083980"/>
      <w:bookmarkEnd w:id="1"/>
    </w:p>
    <w:p w14:paraId="02FD89F8" w14:textId="256E2A2F" w:rsidR="00C0308C" w:rsidRPr="002B5730" w:rsidRDefault="00C0308C" w:rsidP="0068477D">
      <w:pPr>
        <w:pStyle w:val="BodyText"/>
        <w:rPr>
          <w:b/>
          <w:color w:val="000000" w:themeColor="text1"/>
        </w:rPr>
      </w:pPr>
    </w:p>
    <w:p w14:paraId="22CA7B21" w14:textId="3D5A5A7A" w:rsidR="00C0308C" w:rsidRPr="002B5730" w:rsidRDefault="00C0308C" w:rsidP="0068477D">
      <w:pPr>
        <w:pStyle w:val="BodyText"/>
        <w:rPr>
          <w:b/>
          <w:color w:val="000000" w:themeColor="text1"/>
        </w:rPr>
      </w:pPr>
    </w:p>
    <w:p w14:paraId="21AF8C54" w14:textId="5F1B2CAE" w:rsidR="00C0308C" w:rsidRPr="002B5730" w:rsidRDefault="00C0308C" w:rsidP="0068477D">
      <w:pPr>
        <w:pStyle w:val="BodyText"/>
        <w:rPr>
          <w:b/>
          <w:color w:val="000000" w:themeColor="text1"/>
        </w:rPr>
      </w:pPr>
    </w:p>
    <w:p w14:paraId="366367B2" w14:textId="6B12AF4C" w:rsidR="00C0308C" w:rsidRPr="002B5730" w:rsidRDefault="00C0308C" w:rsidP="0068477D">
      <w:pPr>
        <w:pStyle w:val="BodyText"/>
        <w:rPr>
          <w:b/>
          <w:color w:val="000000" w:themeColor="text1"/>
        </w:rPr>
      </w:pPr>
    </w:p>
    <w:p w14:paraId="4468AB34" w14:textId="02FDD1A3" w:rsidR="00C0308C" w:rsidRPr="002B5730" w:rsidRDefault="00C0308C" w:rsidP="0068477D">
      <w:pPr>
        <w:pStyle w:val="BodyText"/>
        <w:rPr>
          <w:b/>
          <w:color w:val="000000" w:themeColor="text1"/>
        </w:rPr>
      </w:pPr>
    </w:p>
    <w:p w14:paraId="11656604" w14:textId="678D4709" w:rsidR="00C0308C" w:rsidRPr="002B5730" w:rsidRDefault="00C0308C" w:rsidP="0068477D">
      <w:pPr>
        <w:pStyle w:val="BodyText"/>
        <w:rPr>
          <w:b/>
          <w:color w:val="000000" w:themeColor="text1"/>
        </w:rPr>
      </w:pPr>
    </w:p>
    <w:p w14:paraId="09B6516D" w14:textId="0E648743" w:rsidR="00C0308C" w:rsidRPr="002B5730" w:rsidRDefault="00C0308C" w:rsidP="0068477D">
      <w:pPr>
        <w:pStyle w:val="BodyText"/>
        <w:rPr>
          <w:b/>
          <w:color w:val="000000" w:themeColor="text1"/>
        </w:rPr>
      </w:pPr>
    </w:p>
    <w:p w14:paraId="6DB37F43" w14:textId="0BD716C3" w:rsidR="00C0308C" w:rsidRPr="002B5730" w:rsidRDefault="00C0308C" w:rsidP="0068477D">
      <w:pPr>
        <w:pStyle w:val="BodyText"/>
        <w:rPr>
          <w:b/>
          <w:color w:val="000000" w:themeColor="text1"/>
        </w:rPr>
      </w:pPr>
    </w:p>
    <w:p w14:paraId="4163F0A5" w14:textId="68E8FF73" w:rsidR="00C0308C" w:rsidRPr="002B5730" w:rsidRDefault="00C0308C" w:rsidP="0068477D">
      <w:pPr>
        <w:pStyle w:val="BodyText"/>
        <w:rPr>
          <w:b/>
          <w:color w:val="000000" w:themeColor="text1"/>
        </w:rPr>
      </w:pPr>
    </w:p>
    <w:p w14:paraId="3C7873C0" w14:textId="567E67DB" w:rsidR="00C0308C" w:rsidRPr="002B5730" w:rsidRDefault="00C0308C" w:rsidP="0068477D">
      <w:pPr>
        <w:pStyle w:val="BodyText"/>
        <w:rPr>
          <w:b/>
          <w:color w:val="000000" w:themeColor="text1"/>
        </w:rPr>
      </w:pPr>
    </w:p>
    <w:p w14:paraId="5138641E" w14:textId="4CDAB92C" w:rsidR="00C0308C" w:rsidRPr="002B5730" w:rsidRDefault="00C0308C" w:rsidP="0068477D">
      <w:pPr>
        <w:pStyle w:val="BodyText"/>
        <w:rPr>
          <w:b/>
          <w:color w:val="000000" w:themeColor="text1"/>
        </w:rPr>
      </w:pPr>
    </w:p>
    <w:p w14:paraId="08CE473F" w14:textId="0C19832E" w:rsidR="00C0308C" w:rsidRPr="002B5730" w:rsidRDefault="00C0308C" w:rsidP="0068477D">
      <w:pPr>
        <w:pStyle w:val="BodyText"/>
        <w:rPr>
          <w:b/>
          <w:color w:val="000000" w:themeColor="text1"/>
        </w:rPr>
      </w:pPr>
    </w:p>
    <w:p w14:paraId="69B90AA0" w14:textId="58B46C22" w:rsidR="00C0308C" w:rsidRPr="002B5730" w:rsidRDefault="00C0308C" w:rsidP="0068477D">
      <w:pPr>
        <w:pStyle w:val="BodyText"/>
        <w:rPr>
          <w:b/>
          <w:color w:val="000000" w:themeColor="text1"/>
        </w:rPr>
      </w:pPr>
    </w:p>
    <w:p w14:paraId="61B2EC77" w14:textId="0360BB28" w:rsidR="00932517" w:rsidRPr="002B5730" w:rsidRDefault="00360EFB" w:rsidP="00522867">
      <w:pPr>
        <w:pStyle w:val="BodyText"/>
        <w:jc w:val="center"/>
        <w:rPr>
          <w:b/>
          <w:color w:val="000000" w:themeColor="text1"/>
          <w:sz w:val="40"/>
          <w:szCs w:val="40"/>
        </w:rPr>
      </w:pPr>
      <w:r w:rsidRPr="002B5730">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420D4"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2B5730">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" filled="f" stroked="f">
                <v:textbox>
                  <w:txbxContent>
                    <w:p w14:paraId="10CC66B5"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GLOBAL VINYL ESTER</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18A12FB5" w:rsidR="00932517" w:rsidRPr="002B5730" w:rsidRDefault="00932517" w:rsidP="00522867">
      <w:pPr>
        <w:pStyle w:val="BodyText"/>
        <w:jc w:val="center"/>
        <w:rPr>
          <w:b/>
          <w:color w:val="000000" w:themeColor="text1"/>
          <w:sz w:val="40"/>
          <w:szCs w:val="40"/>
        </w:rPr>
      </w:pPr>
    </w:p>
    <w:p w14:paraId="73BB2636" w14:textId="7B3AC4EA" w:rsidR="00932517" w:rsidRPr="002B5730" w:rsidRDefault="003C6DF1" w:rsidP="00522867">
      <w:pPr>
        <w:pStyle w:val="BodyText"/>
        <w:jc w:val="center"/>
        <w:rPr>
          <w:b/>
          <w:color w:val="000000" w:themeColor="text1"/>
          <w:sz w:val="40"/>
          <w:szCs w:val="40"/>
        </w:rPr>
      </w:pPr>
      <w:r>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Pr>
          <w:b/>
          <w:noProof/>
          <w:color w:val="000000" w:themeColor="text1"/>
          <w:sz w:val="40"/>
          <w:szCs w:val="40"/>
        </w:rPr>
        <w:drawing>
          <wp:inline distT="0" distB="0" distL="0" distR="0" wp14:anchorId="0B3C763D" wp14:editId="0D411FCA">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B02DE3" w:rsidRPr="002B5730">
        <w:rPr>
          <w:b/>
          <w:noProof/>
          <w:color w:val="000000" w:themeColor="text1"/>
          <w:sz w:val="40"/>
          <w:szCs w:val="40"/>
          <w:lang w:val="en-IN"/>
        </w:rPr>
        <mc:AlternateContent>
          <mc:Choice Requires="wps">
            <w:drawing>
              <wp:anchor distT="0" distB="0" distL="114300" distR="114300" simplePos="0" relativeHeight="252101632" behindDoc="0" locked="0" layoutInCell="1" allowOverlap="1" wp14:anchorId="5115BCC2" wp14:editId="1740B16F">
                <wp:simplePos x="0" y="0"/>
                <wp:positionH relativeFrom="column">
                  <wp:posOffset>-21590</wp:posOffset>
                </wp:positionH>
                <wp:positionV relativeFrom="paragraph">
                  <wp:posOffset>317500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1.7pt;margin-top:2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p>
    <w:p w14:paraId="75BD20ED" w14:textId="0D7E631E" w:rsidR="00932517" w:rsidRPr="002B5730" w:rsidRDefault="00B02DE3" w:rsidP="00522867">
      <w:pPr>
        <w:pStyle w:val="BodyText"/>
        <w:jc w:val="center"/>
        <w:rPr>
          <w:b/>
          <w:color w:val="000000" w:themeColor="text1"/>
          <w:sz w:val="40"/>
          <w:szCs w:val="40"/>
        </w:rPr>
      </w:pPr>
      <w:r w:rsidRPr="002B5730">
        <w:rPr>
          <w:b/>
          <w:noProof/>
          <w:color w:val="000000" w:themeColor="text1"/>
          <w:sz w:val="40"/>
          <w:szCs w:val="40"/>
          <w:lang w:val="en-IN"/>
        </w:rPr>
        <mc:AlternateContent>
          <mc:Choice Requires="wps">
            <w:drawing>
              <wp:anchor distT="0" distB="0" distL="114300" distR="114300" simplePos="0" relativeHeight="252099584" behindDoc="0" locked="0" layoutInCell="1" allowOverlap="1" wp14:anchorId="6CEF9C76" wp14:editId="0C0CB601">
                <wp:simplePos x="0" y="0"/>
                <wp:positionH relativeFrom="column">
                  <wp:posOffset>52543</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6D5C5"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pt,22.5pt" to="283.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" strokecolor="black [3200]" strokeweight=".5pt">
                <v:stroke joinstyle="miter"/>
                <o:lock v:ext="edit" shapetype="f"/>
              </v:line>
            </w:pict>
          </mc:Fallback>
        </mc:AlternateContent>
      </w:r>
      <w:r w:rsidR="001B02CD" w:rsidRPr="002B5730">
        <w:rPr>
          <w:b/>
          <w:noProof/>
          <w:color w:val="000000" w:themeColor="text1"/>
          <w:sz w:val="40"/>
          <w:szCs w:val="40"/>
          <w:lang w:val="en-IN"/>
        </w:rPr>
        <mc:AlternateContent>
          <mc:Choice Requires="wps">
            <w:drawing>
              <wp:anchor distT="0" distB="0" distL="114300" distR="114300" simplePos="0" relativeHeight="252098560" behindDoc="0" locked="0" layoutInCell="1" allowOverlap="1" wp14:anchorId="4C1CDFE4" wp14:editId="36948B25">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3.2pt;margin-top:22.5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3F7AFBC3" w14:textId="792D4D19" w:rsidR="009B3664" w:rsidRDefault="009B3664" w:rsidP="00110D4F">
      <w:pPr>
        <w:pStyle w:val="BodyText"/>
        <w:spacing w:line="360" w:lineRule="auto"/>
        <w:rPr>
          <w:rFonts w:ascii="Verdana" w:hAnsi="Verdana"/>
          <w:b/>
          <w:color w:val="000000" w:themeColor="text1"/>
          <w:sz w:val="20"/>
          <w:szCs w:val="20"/>
          <w:lang w:val="en-IN"/>
        </w:rPr>
      </w:pPr>
      <w:bookmarkStart w:id="2" w:name="_Hlk82606546"/>
    </w:p>
    <w:p w14:paraId="59F39E5C" w14:textId="720F0703" w:rsidR="00C75366" w:rsidRDefault="00C75366" w:rsidP="00110D4F">
      <w:pPr>
        <w:pStyle w:val="BodyText"/>
        <w:spacing w:line="360" w:lineRule="auto"/>
        <w:rPr>
          <w:rFonts w:ascii="Verdana" w:hAnsi="Verdana"/>
          <w:b/>
          <w:color w:val="000000" w:themeColor="text1"/>
          <w:sz w:val="20"/>
          <w:szCs w:val="20"/>
          <w:lang w:val="en-IN"/>
        </w:rPr>
      </w:pPr>
    </w:p>
    <w:tbl>
      <w:tblPr>
        <w:tblStyle w:val="TableGrid"/>
        <w:tblW w:w="9592"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983"/>
        <w:gridCol w:w="950"/>
        <w:gridCol w:w="10"/>
        <w:gridCol w:w="5958"/>
        <w:gridCol w:w="986"/>
      </w:tblGrid>
      <w:tr w:rsidR="0046512F" w:rsidRPr="002A2D14" w14:paraId="1CFD7AB0" w14:textId="77777777" w:rsidTr="0031177D">
        <w:trPr>
          <w:trHeight w:val="723"/>
        </w:trPr>
        <w:tc>
          <w:tcPr>
            <w:tcW w:w="705" w:type="dxa"/>
            <w:tcBorders>
              <w:top w:val="single" w:sz="4" w:space="0" w:color="000000"/>
              <w:left w:val="single" w:sz="4" w:space="0" w:color="000000"/>
              <w:bottom w:val="single" w:sz="4" w:space="0" w:color="000000"/>
              <w:right w:val="single" w:sz="4" w:space="0" w:color="000000"/>
            </w:tcBorders>
            <w:hideMark/>
          </w:tcPr>
          <w:p w14:paraId="4D5799C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S. No.</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34B42750"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Contents</w:t>
            </w:r>
          </w:p>
        </w:tc>
        <w:tc>
          <w:tcPr>
            <w:tcW w:w="986" w:type="dxa"/>
            <w:tcBorders>
              <w:top w:val="single" w:sz="4" w:space="0" w:color="000000"/>
              <w:left w:val="single" w:sz="4" w:space="0" w:color="000000"/>
              <w:bottom w:val="single" w:sz="4" w:space="0" w:color="000000"/>
              <w:right w:val="single" w:sz="4" w:space="0" w:color="000000"/>
            </w:tcBorders>
            <w:hideMark/>
          </w:tcPr>
          <w:p w14:paraId="7E54F9BB"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Page No.</w:t>
            </w:r>
          </w:p>
        </w:tc>
      </w:tr>
      <w:tr w:rsidR="0046512F" w:rsidRPr="002A2D14" w14:paraId="61382F4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4358803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353C76E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Executive Summary </w:t>
            </w:r>
          </w:p>
        </w:tc>
        <w:tc>
          <w:tcPr>
            <w:tcW w:w="986" w:type="dxa"/>
            <w:tcBorders>
              <w:top w:val="single" w:sz="4" w:space="0" w:color="000000"/>
              <w:left w:val="single" w:sz="4" w:space="0" w:color="000000"/>
              <w:bottom w:val="single" w:sz="4" w:space="0" w:color="000000"/>
              <w:right w:val="single" w:sz="4" w:space="0" w:color="000000"/>
            </w:tcBorders>
            <w:hideMark/>
          </w:tcPr>
          <w:p w14:paraId="6BA983F5"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w:t>
            </w:r>
          </w:p>
        </w:tc>
      </w:tr>
      <w:tr w:rsidR="0046512F" w:rsidRPr="002A2D14" w14:paraId="1539067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379EE7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7BF006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57E9A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Overview of the Company</w:t>
            </w:r>
          </w:p>
        </w:tc>
        <w:tc>
          <w:tcPr>
            <w:tcW w:w="986" w:type="dxa"/>
            <w:tcBorders>
              <w:top w:val="single" w:sz="4" w:space="0" w:color="000000"/>
              <w:left w:val="single" w:sz="4" w:space="0" w:color="000000"/>
              <w:bottom w:val="single" w:sz="4" w:space="0" w:color="000000"/>
              <w:right w:val="single" w:sz="4" w:space="0" w:color="000000"/>
            </w:tcBorders>
          </w:tcPr>
          <w:p w14:paraId="5500A7F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50AF11"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7B9417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291079D3"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 xml:space="preserve">1.2 </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781E4B1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Brief Profile of Board of Directors</w:t>
            </w:r>
          </w:p>
        </w:tc>
        <w:tc>
          <w:tcPr>
            <w:tcW w:w="986" w:type="dxa"/>
            <w:tcBorders>
              <w:top w:val="single" w:sz="4" w:space="0" w:color="000000"/>
              <w:left w:val="single" w:sz="4" w:space="0" w:color="000000"/>
              <w:bottom w:val="single" w:sz="4" w:space="0" w:color="000000"/>
              <w:right w:val="single" w:sz="4" w:space="0" w:color="000000"/>
            </w:tcBorders>
          </w:tcPr>
          <w:p w14:paraId="3D33E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8441F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158E1D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9DDA816"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1.3</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78634C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Brief Project summary </w:t>
            </w:r>
          </w:p>
        </w:tc>
        <w:tc>
          <w:tcPr>
            <w:tcW w:w="986" w:type="dxa"/>
            <w:tcBorders>
              <w:top w:val="single" w:sz="4" w:space="0" w:color="000000"/>
              <w:left w:val="single" w:sz="4" w:space="0" w:color="000000"/>
              <w:bottom w:val="single" w:sz="4" w:space="0" w:color="000000"/>
              <w:right w:val="single" w:sz="4" w:space="0" w:color="000000"/>
            </w:tcBorders>
          </w:tcPr>
          <w:p w14:paraId="42A46A0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487CB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4E2AB9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6DEA9E9" w14:textId="77777777" w:rsidR="0046512F" w:rsidRPr="002A2D14" w:rsidRDefault="0046512F" w:rsidP="0031177D">
            <w:pPr>
              <w:pStyle w:val="BodyText"/>
              <w:jc w:val="center"/>
              <w:rPr>
                <w:bCs/>
                <w:color w:val="000000" w:themeColor="text1"/>
                <w:sz w:val="20"/>
                <w:szCs w:val="20"/>
                <w:lang w:val="en-IN"/>
              </w:rPr>
            </w:pPr>
            <w:r w:rsidRPr="002A2D14">
              <w:rPr>
                <w:bCs/>
                <w:color w:val="000000" w:themeColor="text1"/>
                <w:sz w:val="20"/>
                <w:szCs w:val="20"/>
                <w:lang w:val="en-IN"/>
              </w:rPr>
              <w:t>1.4.</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7291D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Key Highlights of The Project</w:t>
            </w:r>
          </w:p>
        </w:tc>
        <w:tc>
          <w:tcPr>
            <w:tcW w:w="986" w:type="dxa"/>
            <w:tcBorders>
              <w:top w:val="single" w:sz="4" w:space="0" w:color="000000"/>
              <w:left w:val="single" w:sz="4" w:space="0" w:color="000000"/>
              <w:bottom w:val="single" w:sz="4" w:space="0" w:color="000000"/>
              <w:right w:val="single" w:sz="4" w:space="0" w:color="000000"/>
            </w:tcBorders>
          </w:tcPr>
          <w:p w14:paraId="2F5D606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039C8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73E5CA9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2. </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519975E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Product Profile </w:t>
            </w:r>
          </w:p>
        </w:tc>
        <w:tc>
          <w:tcPr>
            <w:tcW w:w="986" w:type="dxa"/>
            <w:tcBorders>
              <w:top w:val="single" w:sz="4" w:space="0" w:color="000000"/>
              <w:left w:val="single" w:sz="4" w:space="0" w:color="000000"/>
              <w:bottom w:val="single" w:sz="4" w:space="0" w:color="000000"/>
              <w:right w:val="single" w:sz="4" w:space="0" w:color="000000"/>
            </w:tcBorders>
            <w:hideMark/>
          </w:tcPr>
          <w:p w14:paraId="074C9BD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9</w:t>
            </w:r>
          </w:p>
        </w:tc>
      </w:tr>
      <w:tr w:rsidR="0046512F" w:rsidRPr="002A2D14" w14:paraId="4CD4A4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hideMark/>
          </w:tcPr>
          <w:p w14:paraId="22982E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 xml:space="preserve">3. </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43472BF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Outlook and Relevance of the Project</w:t>
            </w:r>
          </w:p>
        </w:tc>
        <w:tc>
          <w:tcPr>
            <w:tcW w:w="986" w:type="dxa"/>
            <w:tcBorders>
              <w:top w:val="single" w:sz="4" w:space="0" w:color="000000"/>
              <w:left w:val="single" w:sz="4" w:space="0" w:color="000000"/>
              <w:bottom w:val="single" w:sz="4" w:space="0" w:color="000000"/>
              <w:right w:val="single" w:sz="4" w:space="0" w:color="000000"/>
            </w:tcBorders>
          </w:tcPr>
          <w:p w14:paraId="1C6E4187" w14:textId="77777777" w:rsidR="0046512F" w:rsidRPr="002A2D14" w:rsidRDefault="0046512F" w:rsidP="0031177D">
            <w:pPr>
              <w:pStyle w:val="BodyText"/>
              <w:jc w:val="center"/>
              <w:rPr>
                <w:b/>
                <w:color w:val="000000" w:themeColor="text1"/>
                <w:sz w:val="20"/>
                <w:szCs w:val="20"/>
                <w:lang w:val="en-IN"/>
              </w:rPr>
            </w:pPr>
          </w:p>
        </w:tc>
      </w:tr>
      <w:tr w:rsidR="0046512F" w:rsidRPr="002A2D14" w14:paraId="6BCE58F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4BC33A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1316DAA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p>
        </w:tc>
        <w:tc>
          <w:tcPr>
            <w:tcW w:w="6918" w:type="dxa"/>
            <w:gridSpan w:val="3"/>
            <w:tcBorders>
              <w:top w:val="single" w:sz="4" w:space="0" w:color="000000"/>
              <w:left w:val="single" w:sz="4" w:space="0" w:color="000000"/>
              <w:bottom w:val="single" w:sz="4" w:space="0" w:color="000000"/>
              <w:right w:val="single" w:sz="4" w:space="0" w:color="000000"/>
            </w:tcBorders>
            <w:hideMark/>
          </w:tcPr>
          <w:p w14:paraId="6ECFD11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 xml:space="preserve">Demand Supply Outlook – Global </w:t>
            </w:r>
            <w:r>
              <w:rPr>
                <w:b/>
                <w:color w:val="000000" w:themeColor="text1"/>
                <w:sz w:val="20"/>
                <w:szCs w:val="20"/>
                <w:lang w:val="en-IN"/>
              </w:rPr>
              <w:t>Vinyl Ester Resin</w:t>
            </w:r>
            <w:r w:rsidRPr="002A2D14">
              <w:rPr>
                <w:b/>
                <w:color w:val="000000" w:themeColor="text1"/>
                <w:sz w:val="20"/>
                <w:szCs w:val="20"/>
                <w:lang w:val="en-IN"/>
              </w:rPr>
              <w:t xml:space="preserve"> Market</w:t>
            </w:r>
          </w:p>
        </w:tc>
        <w:tc>
          <w:tcPr>
            <w:tcW w:w="986" w:type="dxa"/>
            <w:tcBorders>
              <w:top w:val="single" w:sz="4" w:space="0" w:color="000000"/>
              <w:left w:val="single" w:sz="4" w:space="0" w:color="000000"/>
              <w:bottom w:val="single" w:sz="4" w:space="0" w:color="000000"/>
              <w:right w:val="single" w:sz="4" w:space="0" w:color="000000"/>
            </w:tcBorders>
            <w:hideMark/>
          </w:tcPr>
          <w:p w14:paraId="35968DE5"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4</w:t>
            </w:r>
          </w:p>
        </w:tc>
      </w:tr>
      <w:tr w:rsidR="0046512F" w:rsidRPr="002A2D14" w14:paraId="21ABE4E8"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36EBB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3FDC77C"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DAD17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AA382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Capacity By Company &amp; Location</w:t>
            </w:r>
          </w:p>
        </w:tc>
        <w:tc>
          <w:tcPr>
            <w:tcW w:w="986" w:type="dxa"/>
            <w:tcBorders>
              <w:top w:val="single" w:sz="4" w:space="0" w:color="000000"/>
              <w:left w:val="single" w:sz="4" w:space="0" w:color="000000"/>
              <w:bottom w:val="single" w:sz="4" w:space="0" w:color="000000"/>
              <w:right w:val="single" w:sz="4" w:space="0" w:color="000000"/>
            </w:tcBorders>
          </w:tcPr>
          <w:p w14:paraId="6DCE62A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6C271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A79675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E7DF38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40F579F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45491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Production By Company</w:t>
            </w:r>
          </w:p>
        </w:tc>
        <w:tc>
          <w:tcPr>
            <w:tcW w:w="986" w:type="dxa"/>
            <w:tcBorders>
              <w:top w:val="single" w:sz="4" w:space="0" w:color="000000"/>
              <w:left w:val="single" w:sz="4" w:space="0" w:color="000000"/>
              <w:bottom w:val="single" w:sz="4" w:space="0" w:color="000000"/>
              <w:right w:val="single" w:sz="4" w:space="0" w:color="000000"/>
            </w:tcBorders>
          </w:tcPr>
          <w:p w14:paraId="5B4EADB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35D5E3"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7423973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46DAD8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EA771C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3.1.3. </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8C3E52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E3B2CE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4CB113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F5B1BA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540229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87AF34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FD507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2A87B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C359E9"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D60DBF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7E2D91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4AFED4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5</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C2F6C8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Supply Gap</w:t>
            </w:r>
          </w:p>
        </w:tc>
        <w:tc>
          <w:tcPr>
            <w:tcW w:w="986" w:type="dxa"/>
            <w:tcBorders>
              <w:top w:val="single" w:sz="4" w:space="0" w:color="000000"/>
              <w:left w:val="single" w:sz="4" w:space="0" w:color="000000"/>
              <w:bottom w:val="single" w:sz="4" w:space="0" w:color="000000"/>
              <w:right w:val="single" w:sz="4" w:space="0" w:color="000000"/>
            </w:tcBorders>
          </w:tcPr>
          <w:p w14:paraId="026445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CF78F98"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705D2FA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1FA6C7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F1F033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6</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3CC335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6BDA9E4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51DDBE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04C86E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2DEEBE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D0C12E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33DC29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135E563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BCCE7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58A5D6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82CFCA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0E53E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3.1.</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5A717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064867A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1EA4627"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04903B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C21746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A7C62B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w:t>
            </w:r>
            <w:r>
              <w:rPr>
                <w:bCs/>
                <w:color w:val="000000" w:themeColor="text1"/>
                <w:sz w:val="20"/>
                <w:szCs w:val="20"/>
                <w:lang w:val="en-IN"/>
              </w:rPr>
              <w:t>1.9.</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0E426F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Region- Global</w:t>
            </w:r>
          </w:p>
        </w:tc>
        <w:tc>
          <w:tcPr>
            <w:tcW w:w="986" w:type="dxa"/>
            <w:tcBorders>
              <w:top w:val="single" w:sz="4" w:space="0" w:color="000000"/>
              <w:left w:val="single" w:sz="4" w:space="0" w:color="000000"/>
              <w:bottom w:val="single" w:sz="4" w:space="0" w:color="000000"/>
              <w:right w:val="single" w:sz="4" w:space="0" w:color="000000"/>
            </w:tcBorders>
          </w:tcPr>
          <w:p w14:paraId="5BB8218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898DC9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3921C6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2758C49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3.2</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37B4D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APAC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7C6061E7"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27</w:t>
            </w:r>
          </w:p>
        </w:tc>
      </w:tr>
      <w:tr w:rsidR="0046512F" w:rsidRPr="002A2D14" w14:paraId="35E9E44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B54836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42A0E6"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7B23692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885CF9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6079A63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B8D3763"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8E6FA9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0275BCE"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0F99A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29A58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Borders>
              <w:top w:val="single" w:sz="4" w:space="0" w:color="000000"/>
              <w:left w:val="single" w:sz="4" w:space="0" w:color="000000"/>
              <w:bottom w:val="single" w:sz="4" w:space="0" w:color="000000"/>
              <w:right w:val="single" w:sz="4" w:space="0" w:color="000000"/>
            </w:tcBorders>
          </w:tcPr>
          <w:p w14:paraId="76349D8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DC416C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392C9F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15B3CB5"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434D1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947D5F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APAC </w:t>
            </w: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Borders>
              <w:top w:val="single" w:sz="4" w:space="0" w:color="000000"/>
              <w:left w:val="single" w:sz="4" w:space="0" w:color="000000"/>
              <w:bottom w:val="single" w:sz="4" w:space="0" w:color="000000"/>
              <w:right w:val="single" w:sz="4" w:space="0" w:color="000000"/>
            </w:tcBorders>
          </w:tcPr>
          <w:p w14:paraId="33E89C6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196E87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AB569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626C264"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27FC4BC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4F2BAE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3EF9D61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55BE19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5616C0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57A5555"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128835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A432B7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6DE7816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B591A1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0EB7A3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BB4CB8"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07AFB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8FDCAC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1B59492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2DB1B9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44BB16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6E1F20B" w14:textId="77777777" w:rsidR="0046512F" w:rsidRPr="002A2D14" w:rsidRDefault="0046512F" w:rsidP="0031177D">
            <w:pPr>
              <w:pStyle w:val="BodyText"/>
              <w:rPr>
                <w:b/>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50F75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7.</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D10F4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APAC Demand Supply Gap</w:t>
            </w:r>
          </w:p>
        </w:tc>
        <w:tc>
          <w:tcPr>
            <w:tcW w:w="986" w:type="dxa"/>
            <w:tcBorders>
              <w:top w:val="single" w:sz="4" w:space="0" w:color="000000"/>
              <w:left w:val="single" w:sz="4" w:space="0" w:color="000000"/>
              <w:bottom w:val="single" w:sz="4" w:space="0" w:color="000000"/>
              <w:right w:val="single" w:sz="4" w:space="0" w:color="000000"/>
            </w:tcBorders>
          </w:tcPr>
          <w:p w14:paraId="7E8A834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AF7A6F"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ABEB07F"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085D1E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78D255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82B924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7A97554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5DFE541"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8F8AEB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752A93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33B3C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3.2.</w:t>
            </w:r>
            <w:r>
              <w:rPr>
                <w:bCs/>
                <w:color w:val="000000" w:themeColor="text1"/>
                <w:sz w:val="20"/>
                <w:szCs w:val="20"/>
                <w:lang w:val="en-IN"/>
              </w:rPr>
              <w:t>9.</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F847D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8C62E0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41294C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96AE95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586C33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3.3.</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DFAE9B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Europe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3DE422A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37</w:t>
            </w:r>
          </w:p>
        </w:tc>
      </w:tr>
      <w:tr w:rsidR="0046512F" w:rsidRPr="002A2D14" w14:paraId="2DFBB06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7E3231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FC4E54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2F9C54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B5C8A5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4834D5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C50E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BAC4F5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C6BAAB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9813BF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0DE58A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Capacity By Location </w:t>
            </w:r>
          </w:p>
        </w:tc>
        <w:tc>
          <w:tcPr>
            <w:tcW w:w="986" w:type="dxa"/>
            <w:tcBorders>
              <w:top w:val="single" w:sz="4" w:space="0" w:color="000000"/>
              <w:left w:val="single" w:sz="4" w:space="0" w:color="000000"/>
              <w:bottom w:val="single" w:sz="4" w:space="0" w:color="000000"/>
              <w:right w:val="single" w:sz="4" w:space="0" w:color="000000"/>
            </w:tcBorders>
          </w:tcPr>
          <w:p w14:paraId="39F99DE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CAA482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728BCE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0E2F37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DA2A2A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3479227" w14:textId="77777777" w:rsidR="0046512F" w:rsidRPr="002A2D14" w:rsidRDefault="0046512F" w:rsidP="0031177D">
            <w:pPr>
              <w:pStyle w:val="BodyText"/>
              <w:rPr>
                <w:bCs/>
                <w:color w:val="000000" w:themeColor="text1"/>
                <w:sz w:val="20"/>
                <w:szCs w:val="20"/>
                <w:lang w:val="en-IN"/>
              </w:rPr>
            </w:pPr>
            <w:r w:rsidRPr="00A86CAA">
              <w:rPr>
                <w:bCs/>
                <w:color w:val="000000" w:themeColor="text1"/>
                <w:sz w:val="20"/>
                <w:szCs w:val="20"/>
                <w:lang w:val="en-IN"/>
              </w:rPr>
              <w:t xml:space="preserve">Vinyl Ester Resin </w:t>
            </w:r>
            <w:r w:rsidRPr="002A2D14">
              <w:rPr>
                <w:bCs/>
                <w:color w:val="000000" w:themeColor="text1"/>
                <w:sz w:val="20"/>
                <w:szCs w:val="20"/>
                <w:lang w:val="en-IN"/>
              </w:rPr>
              <w:t>Demand</w:t>
            </w:r>
          </w:p>
        </w:tc>
        <w:tc>
          <w:tcPr>
            <w:tcW w:w="986" w:type="dxa"/>
            <w:tcBorders>
              <w:top w:val="single" w:sz="4" w:space="0" w:color="000000"/>
              <w:left w:val="single" w:sz="4" w:space="0" w:color="000000"/>
              <w:bottom w:val="single" w:sz="4" w:space="0" w:color="000000"/>
              <w:right w:val="single" w:sz="4" w:space="0" w:color="000000"/>
            </w:tcBorders>
          </w:tcPr>
          <w:p w14:paraId="3BBEAA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84DB5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B9E819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ADE690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16F1B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3.3.4.</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E7D5E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2A9A60E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66EF828"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6DF1C0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844065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4B4663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7C121D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273B3BB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7DCE70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A32E91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E256ABA"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C7C4B1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758C1C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130F2A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D7E79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097E28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DDAB0A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9B805C9"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3.3.7.</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13C2AC6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Europe Demand Supply Gap</w:t>
            </w:r>
          </w:p>
        </w:tc>
        <w:tc>
          <w:tcPr>
            <w:tcW w:w="986" w:type="dxa"/>
            <w:tcBorders>
              <w:top w:val="single" w:sz="4" w:space="0" w:color="000000"/>
              <w:left w:val="single" w:sz="4" w:space="0" w:color="000000"/>
              <w:bottom w:val="single" w:sz="4" w:space="0" w:color="000000"/>
              <w:right w:val="single" w:sz="4" w:space="0" w:color="000000"/>
            </w:tcBorders>
          </w:tcPr>
          <w:p w14:paraId="2E5D216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0BC913D"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6DBED3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E27FF4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F79AF7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3.3.8.</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1A4C820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042529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491D5FC"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D1C9E4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DF046A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5D37E7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3.3.</w:t>
            </w:r>
            <w:r>
              <w:rPr>
                <w:bCs/>
                <w:color w:val="000000" w:themeColor="text1"/>
                <w:sz w:val="20"/>
                <w:szCs w:val="20"/>
                <w:lang w:val="en-IN"/>
              </w:rPr>
              <w:t>9</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DA7502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6B9E4F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0395B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9CB00D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BECC95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3.4.</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5F6060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North America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1A50E23A"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r>
              <w:rPr>
                <w:b/>
                <w:color w:val="000000" w:themeColor="text1"/>
                <w:sz w:val="20"/>
                <w:szCs w:val="20"/>
                <w:lang w:val="en-IN"/>
              </w:rPr>
              <w:t>4</w:t>
            </w:r>
          </w:p>
        </w:tc>
      </w:tr>
      <w:tr w:rsidR="0046512F" w:rsidRPr="002A2D14" w14:paraId="2DC413A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092CA9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A72150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459CE2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EBCE80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201DAEB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F63347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6327C2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9D0D9F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C480DF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34B852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4340289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973C26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BE1088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312206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5972E4B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7BD28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1ECC94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BFEF56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8F4A5E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C8E791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40C9760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BC297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4344A87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C5C39B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F186D8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72E54A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377202C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2BE2498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232C0F8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0C3E396"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91FA1A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D89AB6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5828F6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CC4203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6B15720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8334E5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5FECD2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B104A7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B04E0F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538213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Borders>
              <w:top w:val="single" w:sz="4" w:space="0" w:color="000000"/>
              <w:left w:val="single" w:sz="4" w:space="0" w:color="000000"/>
              <w:bottom w:val="single" w:sz="4" w:space="0" w:color="000000"/>
              <w:right w:val="single" w:sz="4" w:space="0" w:color="000000"/>
            </w:tcBorders>
          </w:tcPr>
          <w:p w14:paraId="155E92D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45ECBB0C"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351477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02F23E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1B812AF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3.4.</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55900B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027E64C6"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3142F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5D0A14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FC77961"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3.5.</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288699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South America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36486AAD"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52</w:t>
            </w:r>
          </w:p>
        </w:tc>
      </w:tr>
      <w:tr w:rsidR="0046512F" w:rsidRPr="002A2D14" w14:paraId="0FF915B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3E3E37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8991F5F"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55557A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60F865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6CA1A30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826935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1C21DC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EFCA258"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CED085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C670ED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North America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78B0F7F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068594A"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AEFDA0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E8B514D"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1BAB0E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522104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7AFDAC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B854775"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E36155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BDCAF6C"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C42AAC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49DBD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42713183"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FC8B8FB"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313175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E7240A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602783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66DDC2B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6483650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21C2632"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26D486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580763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C44A05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FC8A49E"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0F6007E9"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8ECD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CF240F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4B3978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8C9E92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2502F48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North America Demand Supply Gap</w:t>
            </w:r>
          </w:p>
        </w:tc>
        <w:tc>
          <w:tcPr>
            <w:tcW w:w="986" w:type="dxa"/>
            <w:tcBorders>
              <w:top w:val="single" w:sz="4" w:space="0" w:color="000000"/>
              <w:left w:val="single" w:sz="4" w:space="0" w:color="000000"/>
              <w:bottom w:val="single" w:sz="4" w:space="0" w:color="000000"/>
              <w:right w:val="single" w:sz="4" w:space="0" w:color="000000"/>
            </w:tcBorders>
          </w:tcPr>
          <w:p w14:paraId="7D6AE98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CC4A9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67308E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62A66D5"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63B7C11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3.5.</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B773C5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4851A24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F1759A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E57B01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50C609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3.6.</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46E16348"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Middle East &amp; Africa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4FAA9B5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59</w:t>
            </w:r>
          </w:p>
        </w:tc>
      </w:tr>
      <w:tr w:rsidR="0046512F" w:rsidRPr="002A2D14" w14:paraId="5691F5F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DD7938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2440B9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77DA6B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6A72059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334E1BE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CD7A50"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894E3C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2F36991"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F25A7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2960DC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Middle East &amp; Africa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419BF9D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770D9F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0DA1F8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AF8A7C2"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04880EB"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88656C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54BB7B2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0E54D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7F65CAA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F1CCCF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EF057F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56C04D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Application</w:t>
            </w:r>
          </w:p>
        </w:tc>
        <w:tc>
          <w:tcPr>
            <w:tcW w:w="986" w:type="dxa"/>
            <w:tcBorders>
              <w:top w:val="single" w:sz="4" w:space="0" w:color="000000"/>
              <w:left w:val="single" w:sz="4" w:space="0" w:color="000000"/>
              <w:bottom w:val="single" w:sz="4" w:space="0" w:color="000000"/>
              <w:right w:val="single" w:sz="4" w:space="0" w:color="000000"/>
            </w:tcBorders>
          </w:tcPr>
          <w:p w14:paraId="0C02589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0FC018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DD9220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DFB5EA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F6B0D0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38DF8FC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Type</w:t>
            </w:r>
          </w:p>
        </w:tc>
        <w:tc>
          <w:tcPr>
            <w:tcW w:w="986" w:type="dxa"/>
            <w:tcBorders>
              <w:top w:val="single" w:sz="4" w:space="0" w:color="000000"/>
              <w:left w:val="single" w:sz="4" w:space="0" w:color="000000"/>
              <w:bottom w:val="single" w:sz="4" w:space="0" w:color="000000"/>
              <w:right w:val="single" w:sz="4" w:space="0" w:color="000000"/>
            </w:tcBorders>
          </w:tcPr>
          <w:p w14:paraId="739C5F2C"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36CA7E9"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ED4BE69"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299BED3"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0F3A881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538368F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Demand By Sales Channel</w:t>
            </w:r>
          </w:p>
        </w:tc>
        <w:tc>
          <w:tcPr>
            <w:tcW w:w="986" w:type="dxa"/>
            <w:tcBorders>
              <w:top w:val="single" w:sz="4" w:space="0" w:color="000000"/>
              <w:left w:val="single" w:sz="4" w:space="0" w:color="000000"/>
              <w:bottom w:val="single" w:sz="4" w:space="0" w:color="000000"/>
              <w:right w:val="single" w:sz="4" w:space="0" w:color="000000"/>
            </w:tcBorders>
          </w:tcPr>
          <w:p w14:paraId="735EB5AD"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35C4DC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A72451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CD0C2EB"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0FD283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7</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19FCF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Middle East &amp; Africa Demand Supply Gap</w:t>
            </w:r>
          </w:p>
        </w:tc>
        <w:tc>
          <w:tcPr>
            <w:tcW w:w="986" w:type="dxa"/>
            <w:tcBorders>
              <w:top w:val="single" w:sz="4" w:space="0" w:color="000000"/>
              <w:left w:val="single" w:sz="4" w:space="0" w:color="000000"/>
              <w:bottom w:val="single" w:sz="4" w:space="0" w:color="000000"/>
              <w:right w:val="single" w:sz="4" w:space="0" w:color="000000"/>
            </w:tcBorders>
          </w:tcPr>
          <w:p w14:paraId="18800C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1F28497"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071FD3F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6B124419"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6CB6FD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3.6.</w:t>
            </w:r>
            <w:r>
              <w:rPr>
                <w:bCs/>
                <w:color w:val="000000" w:themeColor="text1"/>
                <w:sz w:val="20"/>
                <w:szCs w:val="20"/>
                <w:lang w:val="en-IN"/>
              </w:rPr>
              <w:t>8</w:t>
            </w:r>
            <w:r w:rsidRPr="002A2D14">
              <w:rPr>
                <w:bCs/>
                <w:color w:val="000000" w:themeColor="text1"/>
                <w:sz w:val="20"/>
                <w:szCs w:val="20"/>
                <w:lang w:val="en-IN"/>
              </w:rPr>
              <w:t>.</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358E4F37"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Sales By Company</w:t>
            </w:r>
          </w:p>
        </w:tc>
        <w:tc>
          <w:tcPr>
            <w:tcW w:w="986" w:type="dxa"/>
            <w:tcBorders>
              <w:top w:val="single" w:sz="4" w:space="0" w:color="000000"/>
              <w:left w:val="single" w:sz="4" w:space="0" w:color="000000"/>
              <w:bottom w:val="single" w:sz="4" w:space="0" w:color="000000"/>
              <w:right w:val="single" w:sz="4" w:space="0" w:color="000000"/>
            </w:tcBorders>
          </w:tcPr>
          <w:p w14:paraId="2F81CF17" w14:textId="77777777" w:rsidR="0046512F" w:rsidRPr="002A2D14" w:rsidRDefault="0046512F" w:rsidP="0031177D">
            <w:pPr>
              <w:pStyle w:val="BodyText"/>
              <w:jc w:val="center"/>
              <w:rPr>
                <w:bCs/>
                <w:color w:val="000000" w:themeColor="text1"/>
                <w:sz w:val="20"/>
                <w:szCs w:val="20"/>
                <w:lang w:val="en-IN"/>
              </w:rPr>
            </w:pPr>
          </w:p>
        </w:tc>
      </w:tr>
      <w:tr w:rsidR="0046512F" w:rsidRPr="002A2D14" w14:paraId="5149A97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6FD5698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93E1D42"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3.7.</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EF55641" w14:textId="77777777" w:rsidR="0046512F" w:rsidRPr="002A2D14" w:rsidRDefault="0046512F" w:rsidP="0031177D">
            <w:pPr>
              <w:pStyle w:val="BodyText"/>
              <w:rPr>
                <w:bCs/>
                <w:color w:val="000000" w:themeColor="text1"/>
                <w:sz w:val="20"/>
                <w:szCs w:val="20"/>
                <w:lang w:val="en-IN"/>
              </w:rPr>
            </w:pPr>
            <w:r w:rsidRPr="002A2D14">
              <w:rPr>
                <w:b/>
                <w:color w:val="000000" w:themeColor="text1"/>
                <w:sz w:val="20"/>
                <w:szCs w:val="20"/>
                <w:lang w:val="en-IN"/>
              </w:rPr>
              <w:t>India Demand Supply Outlook</w:t>
            </w:r>
          </w:p>
        </w:tc>
        <w:tc>
          <w:tcPr>
            <w:tcW w:w="986" w:type="dxa"/>
            <w:tcBorders>
              <w:top w:val="single" w:sz="4" w:space="0" w:color="000000"/>
              <w:left w:val="single" w:sz="4" w:space="0" w:color="000000"/>
              <w:bottom w:val="single" w:sz="4" w:space="0" w:color="000000"/>
              <w:right w:val="single" w:sz="4" w:space="0" w:color="000000"/>
            </w:tcBorders>
            <w:hideMark/>
          </w:tcPr>
          <w:p w14:paraId="74FAB6F4"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66</w:t>
            </w:r>
          </w:p>
        </w:tc>
      </w:tr>
      <w:tr w:rsidR="0046512F" w:rsidRPr="002A2D14" w14:paraId="1ADCD321"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11F66F8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6216436"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A0E411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3.7.1.</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4FE4B2AD"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India Capacity &amp; Production</w:t>
            </w:r>
          </w:p>
        </w:tc>
        <w:tc>
          <w:tcPr>
            <w:tcW w:w="986" w:type="dxa"/>
            <w:tcBorders>
              <w:top w:val="single" w:sz="4" w:space="0" w:color="000000"/>
              <w:left w:val="single" w:sz="4" w:space="0" w:color="000000"/>
              <w:bottom w:val="single" w:sz="4" w:space="0" w:color="000000"/>
              <w:right w:val="single" w:sz="4" w:space="0" w:color="000000"/>
            </w:tcBorders>
          </w:tcPr>
          <w:p w14:paraId="13A77915"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14E634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249C4AD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1AEF05C0"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5EBC57B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3.7.2.</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A7DCD76"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Operating Efficiency</w:t>
            </w:r>
          </w:p>
        </w:tc>
        <w:tc>
          <w:tcPr>
            <w:tcW w:w="986" w:type="dxa"/>
            <w:tcBorders>
              <w:top w:val="single" w:sz="4" w:space="0" w:color="000000"/>
              <w:left w:val="single" w:sz="4" w:space="0" w:color="000000"/>
              <w:bottom w:val="single" w:sz="4" w:space="0" w:color="000000"/>
              <w:right w:val="single" w:sz="4" w:space="0" w:color="000000"/>
            </w:tcBorders>
          </w:tcPr>
          <w:p w14:paraId="47401ABB" w14:textId="77777777" w:rsidR="0046512F" w:rsidRPr="002A2D14" w:rsidRDefault="0046512F" w:rsidP="0031177D">
            <w:pPr>
              <w:pStyle w:val="BodyText"/>
              <w:jc w:val="center"/>
              <w:rPr>
                <w:bCs/>
                <w:color w:val="000000" w:themeColor="text1"/>
                <w:sz w:val="20"/>
                <w:szCs w:val="20"/>
                <w:lang w:val="en-IN"/>
              </w:rPr>
            </w:pPr>
          </w:p>
        </w:tc>
      </w:tr>
      <w:tr w:rsidR="0046512F" w:rsidRPr="002A2D14" w14:paraId="2C5B77D3"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37448C5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BC8B9C0"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hideMark/>
          </w:tcPr>
          <w:p w14:paraId="3E8ADF6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3.7.3.</w:t>
            </w:r>
          </w:p>
        </w:tc>
        <w:tc>
          <w:tcPr>
            <w:tcW w:w="5968" w:type="dxa"/>
            <w:gridSpan w:val="2"/>
            <w:tcBorders>
              <w:top w:val="single" w:sz="4" w:space="0" w:color="000000"/>
              <w:left w:val="single" w:sz="4" w:space="0" w:color="000000"/>
              <w:bottom w:val="single" w:sz="4" w:space="0" w:color="000000"/>
              <w:right w:val="single" w:sz="4" w:space="0" w:color="000000"/>
            </w:tcBorders>
            <w:hideMark/>
          </w:tcPr>
          <w:p w14:paraId="70A863E7"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w:t>
            </w:r>
            <w:r>
              <w:rPr>
                <w:bCs/>
                <w:color w:val="000000" w:themeColor="text1"/>
                <w:sz w:val="20"/>
                <w:szCs w:val="20"/>
                <w:lang w:val="en-IN"/>
              </w:rPr>
              <w:t>Vinyl Ester Resin</w:t>
            </w:r>
            <w:r w:rsidRPr="002A2D14">
              <w:rPr>
                <w:bCs/>
                <w:color w:val="000000" w:themeColor="text1"/>
                <w:sz w:val="20"/>
                <w:szCs w:val="20"/>
                <w:lang w:val="en-IN"/>
              </w:rPr>
              <w:t xml:space="preserve"> Demand</w:t>
            </w:r>
          </w:p>
        </w:tc>
        <w:tc>
          <w:tcPr>
            <w:tcW w:w="986" w:type="dxa"/>
            <w:tcBorders>
              <w:top w:val="single" w:sz="4" w:space="0" w:color="000000"/>
              <w:left w:val="single" w:sz="4" w:space="0" w:color="000000"/>
              <w:bottom w:val="single" w:sz="4" w:space="0" w:color="000000"/>
              <w:right w:val="single" w:sz="4" w:space="0" w:color="000000"/>
            </w:tcBorders>
          </w:tcPr>
          <w:p w14:paraId="070D82B1"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F968F04"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C10A3FB"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356FB537"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1987E17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3.7.4.</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CE05318"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Type</w:t>
            </w:r>
          </w:p>
        </w:tc>
        <w:tc>
          <w:tcPr>
            <w:tcW w:w="986" w:type="dxa"/>
            <w:tcBorders>
              <w:top w:val="single" w:sz="4" w:space="0" w:color="000000"/>
              <w:left w:val="single" w:sz="4" w:space="0" w:color="000000"/>
              <w:bottom w:val="single" w:sz="4" w:space="0" w:color="000000"/>
              <w:right w:val="single" w:sz="4" w:space="0" w:color="000000"/>
            </w:tcBorders>
          </w:tcPr>
          <w:p w14:paraId="14E0653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441408F"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4DF98F9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7A05F5CE"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51B3E64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3.7.5.</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7D9546B8" w14:textId="77777777" w:rsidR="0046512F" w:rsidRPr="002A2D14" w:rsidRDefault="0046512F" w:rsidP="0031177D">
            <w:pPr>
              <w:pStyle w:val="BodyText"/>
              <w:rPr>
                <w:bCs/>
                <w:color w:val="000000" w:themeColor="text1"/>
                <w:sz w:val="20"/>
                <w:szCs w:val="20"/>
                <w:lang w:val="en-IN"/>
              </w:rPr>
            </w:pPr>
            <w:r>
              <w:rPr>
                <w:bCs/>
                <w:color w:val="000000" w:themeColor="text1"/>
                <w:sz w:val="20"/>
                <w:szCs w:val="20"/>
                <w:lang w:val="en-IN"/>
              </w:rPr>
              <w:t>India</w:t>
            </w:r>
            <w:r w:rsidRPr="002A2D14">
              <w:rPr>
                <w:bCs/>
                <w:color w:val="000000" w:themeColor="text1"/>
                <w:sz w:val="20"/>
                <w:szCs w:val="20"/>
                <w:lang w:val="en-IN"/>
              </w:rPr>
              <w:t xml:space="preserve"> Demand Supply Gap</w:t>
            </w:r>
          </w:p>
        </w:tc>
        <w:tc>
          <w:tcPr>
            <w:tcW w:w="986" w:type="dxa"/>
            <w:tcBorders>
              <w:top w:val="single" w:sz="4" w:space="0" w:color="000000"/>
              <w:left w:val="single" w:sz="4" w:space="0" w:color="000000"/>
              <w:bottom w:val="single" w:sz="4" w:space="0" w:color="000000"/>
              <w:right w:val="single" w:sz="4" w:space="0" w:color="000000"/>
            </w:tcBorders>
          </w:tcPr>
          <w:p w14:paraId="62C6EB6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090D40ED" w14:textId="77777777" w:rsidTr="0031177D">
        <w:trPr>
          <w:trHeight w:val="370"/>
        </w:trPr>
        <w:tc>
          <w:tcPr>
            <w:tcW w:w="705" w:type="dxa"/>
            <w:tcBorders>
              <w:top w:val="single" w:sz="4" w:space="0" w:color="000000"/>
              <w:left w:val="single" w:sz="4" w:space="0" w:color="000000"/>
              <w:bottom w:val="single" w:sz="4" w:space="0" w:color="000000"/>
              <w:right w:val="single" w:sz="4" w:space="0" w:color="000000"/>
            </w:tcBorders>
          </w:tcPr>
          <w:p w14:paraId="565670A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D2BEA04" w14:textId="77777777" w:rsidR="0046512F" w:rsidRPr="002A2D14" w:rsidRDefault="0046512F" w:rsidP="0031177D">
            <w:pPr>
              <w:pStyle w:val="BodyText"/>
              <w:rPr>
                <w:bCs/>
                <w:color w:val="000000" w:themeColor="text1"/>
                <w:sz w:val="20"/>
                <w:szCs w:val="20"/>
                <w:lang w:val="en-IN"/>
              </w:rPr>
            </w:pPr>
          </w:p>
        </w:tc>
        <w:tc>
          <w:tcPr>
            <w:tcW w:w="950" w:type="dxa"/>
            <w:tcBorders>
              <w:top w:val="single" w:sz="4" w:space="0" w:color="000000"/>
              <w:left w:val="single" w:sz="4" w:space="0" w:color="000000"/>
              <w:bottom w:val="single" w:sz="4" w:space="0" w:color="000000"/>
              <w:right w:val="single" w:sz="4" w:space="0" w:color="000000"/>
            </w:tcBorders>
            <w:vAlign w:val="center"/>
            <w:hideMark/>
          </w:tcPr>
          <w:p w14:paraId="28BD7C4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3.7.6.</w:t>
            </w:r>
          </w:p>
        </w:tc>
        <w:tc>
          <w:tcPr>
            <w:tcW w:w="5968" w:type="dxa"/>
            <w:gridSpan w:val="2"/>
            <w:tcBorders>
              <w:top w:val="single" w:sz="4" w:space="0" w:color="000000"/>
              <w:left w:val="single" w:sz="4" w:space="0" w:color="000000"/>
              <w:bottom w:val="single" w:sz="4" w:space="0" w:color="000000"/>
              <w:right w:val="single" w:sz="4" w:space="0" w:color="000000"/>
            </w:tcBorders>
            <w:vAlign w:val="center"/>
            <w:hideMark/>
          </w:tcPr>
          <w:p w14:paraId="0854E3E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Demand By </w:t>
            </w:r>
            <w:r>
              <w:rPr>
                <w:bCs/>
                <w:color w:val="000000" w:themeColor="text1"/>
                <w:sz w:val="20"/>
                <w:szCs w:val="20"/>
                <w:lang w:val="en-IN"/>
              </w:rPr>
              <w:t>Application</w:t>
            </w:r>
          </w:p>
        </w:tc>
        <w:tc>
          <w:tcPr>
            <w:tcW w:w="986" w:type="dxa"/>
            <w:tcBorders>
              <w:top w:val="single" w:sz="4" w:space="0" w:color="000000"/>
              <w:left w:val="single" w:sz="4" w:space="0" w:color="000000"/>
              <w:bottom w:val="single" w:sz="4" w:space="0" w:color="000000"/>
              <w:right w:val="single" w:sz="4" w:space="0" w:color="000000"/>
            </w:tcBorders>
          </w:tcPr>
          <w:p w14:paraId="3BB77B9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FB4BC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C807B3E"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804EDB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3.8.</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00213AF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Dynamics</w:t>
            </w:r>
          </w:p>
        </w:tc>
        <w:tc>
          <w:tcPr>
            <w:tcW w:w="986" w:type="dxa"/>
            <w:tcBorders>
              <w:top w:val="single" w:sz="4" w:space="0" w:color="000000"/>
              <w:left w:val="single" w:sz="4" w:space="0" w:color="000000"/>
              <w:bottom w:val="single" w:sz="4" w:space="0" w:color="000000"/>
              <w:right w:val="single" w:sz="4" w:space="0" w:color="000000"/>
            </w:tcBorders>
            <w:hideMark/>
          </w:tcPr>
          <w:p w14:paraId="15DEC369"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73</w:t>
            </w:r>
          </w:p>
        </w:tc>
      </w:tr>
      <w:tr w:rsidR="0046512F" w:rsidRPr="002A2D14" w14:paraId="614787C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C9778E1"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A051C6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3.9.</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11EFB3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Market Trends and Developments</w:t>
            </w:r>
          </w:p>
        </w:tc>
        <w:tc>
          <w:tcPr>
            <w:tcW w:w="986" w:type="dxa"/>
            <w:tcBorders>
              <w:top w:val="single" w:sz="4" w:space="0" w:color="000000"/>
              <w:left w:val="single" w:sz="4" w:space="0" w:color="000000"/>
              <w:bottom w:val="single" w:sz="4" w:space="0" w:color="000000"/>
              <w:right w:val="single" w:sz="4" w:space="0" w:color="000000"/>
            </w:tcBorders>
            <w:hideMark/>
          </w:tcPr>
          <w:p w14:paraId="7C97A95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76</w:t>
            </w:r>
          </w:p>
        </w:tc>
      </w:tr>
      <w:tr w:rsidR="0046512F" w:rsidRPr="002A2D14" w14:paraId="16F4CE1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031BB96"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5EF6237C"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3.10.</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23BC3C84"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Technology Evaluation</w:t>
            </w:r>
          </w:p>
        </w:tc>
        <w:tc>
          <w:tcPr>
            <w:tcW w:w="986" w:type="dxa"/>
            <w:tcBorders>
              <w:top w:val="single" w:sz="4" w:space="0" w:color="000000"/>
              <w:left w:val="single" w:sz="4" w:space="0" w:color="000000"/>
              <w:bottom w:val="single" w:sz="4" w:space="0" w:color="000000"/>
              <w:right w:val="single" w:sz="4" w:space="0" w:color="000000"/>
            </w:tcBorders>
            <w:hideMark/>
          </w:tcPr>
          <w:p w14:paraId="076A6016"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78</w:t>
            </w:r>
          </w:p>
        </w:tc>
      </w:tr>
      <w:tr w:rsidR="0046512F" w:rsidRPr="002A2D14" w14:paraId="310E54CE"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4892EE4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7CBA375"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A4AA9E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Pricing Analysis</w:t>
            </w:r>
          </w:p>
        </w:tc>
        <w:tc>
          <w:tcPr>
            <w:tcW w:w="986" w:type="dxa"/>
            <w:tcBorders>
              <w:top w:val="single" w:sz="4" w:space="0" w:color="000000"/>
              <w:left w:val="single" w:sz="4" w:space="0" w:color="000000"/>
              <w:bottom w:val="single" w:sz="4" w:space="0" w:color="000000"/>
              <w:right w:val="single" w:sz="4" w:space="0" w:color="000000"/>
            </w:tcBorders>
            <w:hideMark/>
          </w:tcPr>
          <w:p w14:paraId="4D64DA0F"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79</w:t>
            </w:r>
          </w:p>
        </w:tc>
      </w:tr>
      <w:tr w:rsidR="0046512F" w:rsidRPr="002A2D14" w14:paraId="27E931A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DD83722"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3AC7D417"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3.12.</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F204DCD"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Value Chain Analysis</w:t>
            </w:r>
          </w:p>
        </w:tc>
        <w:tc>
          <w:tcPr>
            <w:tcW w:w="986" w:type="dxa"/>
            <w:tcBorders>
              <w:top w:val="single" w:sz="4" w:space="0" w:color="000000"/>
              <w:left w:val="single" w:sz="4" w:space="0" w:color="000000"/>
              <w:bottom w:val="single" w:sz="4" w:space="0" w:color="000000"/>
              <w:right w:val="single" w:sz="4" w:space="0" w:color="000000"/>
            </w:tcBorders>
            <w:hideMark/>
          </w:tcPr>
          <w:p w14:paraId="355563FA"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81</w:t>
            </w:r>
          </w:p>
        </w:tc>
      </w:tr>
      <w:tr w:rsidR="0046512F" w:rsidRPr="002A2D14" w14:paraId="196091F9"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3821D61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51EF9B7"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3.13.</w:t>
            </w:r>
          </w:p>
        </w:tc>
        <w:tc>
          <w:tcPr>
            <w:tcW w:w="6918" w:type="dxa"/>
            <w:gridSpan w:val="3"/>
            <w:tcBorders>
              <w:top w:val="single" w:sz="4" w:space="0" w:color="000000"/>
              <w:left w:val="single" w:sz="4" w:space="0" w:color="000000"/>
              <w:bottom w:val="single" w:sz="4" w:space="0" w:color="000000"/>
              <w:right w:val="single" w:sz="4" w:space="0" w:color="000000"/>
            </w:tcBorders>
            <w:vAlign w:val="center"/>
          </w:tcPr>
          <w:p w14:paraId="105E8E4A" w14:textId="77777777" w:rsidR="0046512F" w:rsidRPr="002A2D14" w:rsidRDefault="0046512F" w:rsidP="0031177D">
            <w:pPr>
              <w:pStyle w:val="BodyText"/>
              <w:rPr>
                <w:b/>
                <w:color w:val="000000" w:themeColor="text1"/>
                <w:sz w:val="20"/>
                <w:szCs w:val="20"/>
                <w:lang w:val="en-IN"/>
              </w:rPr>
            </w:pPr>
            <w:r>
              <w:rPr>
                <w:b/>
                <w:color w:val="000000" w:themeColor="text1"/>
                <w:sz w:val="20"/>
                <w:szCs w:val="20"/>
                <w:lang w:val="en-IN"/>
              </w:rPr>
              <w:t>Cost of Production</w:t>
            </w:r>
          </w:p>
        </w:tc>
        <w:tc>
          <w:tcPr>
            <w:tcW w:w="986" w:type="dxa"/>
            <w:tcBorders>
              <w:top w:val="single" w:sz="4" w:space="0" w:color="000000"/>
              <w:left w:val="single" w:sz="4" w:space="0" w:color="000000"/>
              <w:bottom w:val="single" w:sz="4" w:space="0" w:color="000000"/>
              <w:right w:val="single" w:sz="4" w:space="0" w:color="000000"/>
            </w:tcBorders>
          </w:tcPr>
          <w:p w14:paraId="16857830"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83</w:t>
            </w:r>
          </w:p>
        </w:tc>
      </w:tr>
      <w:tr w:rsidR="0046512F" w:rsidRPr="002A2D14" w14:paraId="00B6E25A"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8CCAA57"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4EAF9DE0"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4</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4248852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Customer Analysis</w:t>
            </w:r>
          </w:p>
        </w:tc>
        <w:tc>
          <w:tcPr>
            <w:tcW w:w="986" w:type="dxa"/>
            <w:tcBorders>
              <w:top w:val="single" w:sz="4" w:space="0" w:color="000000"/>
              <w:left w:val="single" w:sz="4" w:space="0" w:color="000000"/>
              <w:bottom w:val="single" w:sz="4" w:space="0" w:color="000000"/>
              <w:right w:val="single" w:sz="4" w:space="0" w:color="000000"/>
            </w:tcBorders>
            <w:hideMark/>
          </w:tcPr>
          <w:p w14:paraId="7328D66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84</w:t>
            </w:r>
          </w:p>
        </w:tc>
      </w:tr>
      <w:tr w:rsidR="0046512F" w:rsidRPr="002A2D14" w14:paraId="767C90CD"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316469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089E51DE"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5</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3CB7762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Global Foreign Trade Analysis</w:t>
            </w:r>
          </w:p>
        </w:tc>
        <w:tc>
          <w:tcPr>
            <w:tcW w:w="986" w:type="dxa"/>
            <w:tcBorders>
              <w:top w:val="single" w:sz="4" w:space="0" w:color="000000"/>
              <w:left w:val="single" w:sz="4" w:space="0" w:color="000000"/>
              <w:bottom w:val="single" w:sz="4" w:space="0" w:color="000000"/>
              <w:right w:val="single" w:sz="4" w:space="0" w:color="000000"/>
            </w:tcBorders>
            <w:hideMark/>
          </w:tcPr>
          <w:p w14:paraId="653D29E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86</w:t>
            </w:r>
          </w:p>
        </w:tc>
      </w:tr>
      <w:tr w:rsidR="0046512F" w:rsidRPr="002A2D14" w14:paraId="1E11E547"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3CBF02D"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61C9B0CF"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3.1</w:t>
            </w:r>
            <w:r>
              <w:rPr>
                <w:b/>
                <w:color w:val="000000" w:themeColor="text1"/>
                <w:sz w:val="20"/>
                <w:szCs w:val="20"/>
                <w:lang w:val="en-IN"/>
              </w:rPr>
              <w:t>6</w:t>
            </w:r>
            <w:r w:rsidRPr="002A2D14">
              <w:rPr>
                <w:b/>
                <w:color w:val="000000" w:themeColor="text1"/>
                <w:sz w:val="20"/>
                <w:szCs w:val="20"/>
                <w:lang w:val="en-IN"/>
              </w:rPr>
              <w:t>.</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1190D376"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Suggested Capacities</w:t>
            </w:r>
          </w:p>
        </w:tc>
        <w:tc>
          <w:tcPr>
            <w:tcW w:w="986" w:type="dxa"/>
            <w:tcBorders>
              <w:top w:val="single" w:sz="4" w:space="0" w:color="000000"/>
              <w:left w:val="single" w:sz="4" w:space="0" w:color="000000"/>
              <w:bottom w:val="single" w:sz="4" w:space="0" w:color="000000"/>
              <w:right w:val="single" w:sz="4" w:space="0" w:color="000000"/>
            </w:tcBorders>
            <w:hideMark/>
          </w:tcPr>
          <w:p w14:paraId="7C0D1CAC"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88</w:t>
            </w:r>
          </w:p>
        </w:tc>
      </w:tr>
      <w:tr w:rsidR="0046512F" w:rsidRPr="002A2D14" w14:paraId="7129A95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2F9592C3"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4.</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182BFEA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Project Description</w:t>
            </w:r>
          </w:p>
        </w:tc>
        <w:tc>
          <w:tcPr>
            <w:tcW w:w="986" w:type="dxa"/>
            <w:tcBorders>
              <w:top w:val="single" w:sz="4" w:space="0" w:color="000000"/>
              <w:left w:val="single" w:sz="4" w:space="0" w:color="000000"/>
              <w:bottom w:val="single" w:sz="4" w:space="0" w:color="000000"/>
              <w:right w:val="single" w:sz="4" w:space="0" w:color="000000"/>
            </w:tcBorders>
            <w:hideMark/>
          </w:tcPr>
          <w:p w14:paraId="6AD464BD"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11</w:t>
            </w:r>
            <w:r>
              <w:rPr>
                <w:b/>
                <w:color w:val="000000" w:themeColor="text1"/>
                <w:sz w:val="20"/>
                <w:szCs w:val="20"/>
                <w:lang w:val="en-IN"/>
              </w:rPr>
              <w:t>3</w:t>
            </w:r>
          </w:p>
        </w:tc>
      </w:tr>
      <w:tr w:rsidR="0046512F" w:rsidRPr="002A2D14" w14:paraId="172C6B7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65219B0"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hideMark/>
          </w:tcPr>
          <w:p w14:paraId="76B05FDB"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4.1.</w:t>
            </w:r>
          </w:p>
        </w:tc>
        <w:tc>
          <w:tcPr>
            <w:tcW w:w="6918" w:type="dxa"/>
            <w:gridSpan w:val="3"/>
            <w:tcBorders>
              <w:top w:val="single" w:sz="4" w:space="0" w:color="000000"/>
              <w:left w:val="single" w:sz="4" w:space="0" w:color="000000"/>
              <w:bottom w:val="single" w:sz="4" w:space="0" w:color="000000"/>
              <w:right w:val="single" w:sz="4" w:space="0" w:color="000000"/>
            </w:tcBorders>
            <w:vAlign w:val="center"/>
            <w:hideMark/>
          </w:tcPr>
          <w:p w14:paraId="675A5C7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Setup related details</w:t>
            </w:r>
          </w:p>
        </w:tc>
        <w:tc>
          <w:tcPr>
            <w:tcW w:w="986" w:type="dxa"/>
            <w:tcBorders>
              <w:top w:val="single" w:sz="4" w:space="0" w:color="000000"/>
              <w:left w:val="single" w:sz="4" w:space="0" w:color="000000"/>
              <w:bottom w:val="single" w:sz="4" w:space="0" w:color="000000"/>
              <w:right w:val="single" w:sz="4" w:space="0" w:color="000000"/>
            </w:tcBorders>
          </w:tcPr>
          <w:p w14:paraId="109AA15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DA96A16"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1E23541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C5D3E4F"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302C3BA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4.1.1.</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2BF89503"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Target End-Use Application</w:t>
            </w:r>
          </w:p>
        </w:tc>
        <w:tc>
          <w:tcPr>
            <w:tcW w:w="986" w:type="dxa"/>
            <w:tcBorders>
              <w:top w:val="single" w:sz="4" w:space="0" w:color="000000"/>
              <w:left w:val="single" w:sz="4" w:space="0" w:color="000000"/>
              <w:bottom w:val="single" w:sz="4" w:space="0" w:color="000000"/>
              <w:right w:val="single" w:sz="4" w:space="0" w:color="000000"/>
            </w:tcBorders>
          </w:tcPr>
          <w:p w14:paraId="7A7961CA"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3E736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7579075"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54D9067"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4BA9863A"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4.1.2.</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18F2B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Plant Process Description</w:t>
            </w:r>
          </w:p>
        </w:tc>
        <w:tc>
          <w:tcPr>
            <w:tcW w:w="986" w:type="dxa"/>
            <w:tcBorders>
              <w:top w:val="single" w:sz="4" w:space="0" w:color="000000"/>
              <w:left w:val="single" w:sz="4" w:space="0" w:color="000000"/>
              <w:bottom w:val="single" w:sz="4" w:space="0" w:color="000000"/>
              <w:right w:val="single" w:sz="4" w:space="0" w:color="000000"/>
            </w:tcBorders>
          </w:tcPr>
          <w:p w14:paraId="2C848B78"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ED230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81E4BDC"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0D50ECF3"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49ED85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4.1.3.</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0CDDF53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Process Flow Diagram &amp; Technology Licensor</w:t>
            </w:r>
          </w:p>
        </w:tc>
        <w:tc>
          <w:tcPr>
            <w:tcW w:w="986" w:type="dxa"/>
            <w:tcBorders>
              <w:top w:val="single" w:sz="4" w:space="0" w:color="000000"/>
              <w:left w:val="single" w:sz="4" w:space="0" w:color="000000"/>
              <w:bottom w:val="single" w:sz="4" w:space="0" w:color="000000"/>
              <w:right w:val="single" w:sz="4" w:space="0" w:color="000000"/>
            </w:tcBorders>
          </w:tcPr>
          <w:p w14:paraId="3A162690"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E67770B"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60972A24"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238A1BD"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1A19065"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4.1.4.</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5E2D707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Major Equipment List</w:t>
            </w:r>
          </w:p>
        </w:tc>
        <w:tc>
          <w:tcPr>
            <w:tcW w:w="986" w:type="dxa"/>
            <w:tcBorders>
              <w:top w:val="single" w:sz="4" w:space="0" w:color="000000"/>
              <w:left w:val="single" w:sz="4" w:space="0" w:color="000000"/>
              <w:bottom w:val="single" w:sz="4" w:space="0" w:color="000000"/>
              <w:right w:val="single" w:sz="4" w:space="0" w:color="000000"/>
            </w:tcBorders>
          </w:tcPr>
          <w:p w14:paraId="10419114" w14:textId="77777777" w:rsidR="0046512F" w:rsidRPr="002A2D14" w:rsidRDefault="0046512F" w:rsidP="0031177D">
            <w:pPr>
              <w:pStyle w:val="BodyText"/>
              <w:jc w:val="center"/>
              <w:rPr>
                <w:bCs/>
                <w:color w:val="000000" w:themeColor="text1"/>
                <w:sz w:val="20"/>
                <w:szCs w:val="20"/>
                <w:lang w:val="en-IN"/>
              </w:rPr>
            </w:pPr>
          </w:p>
        </w:tc>
      </w:tr>
      <w:tr w:rsidR="0046512F" w:rsidRPr="002A2D14" w14:paraId="6DA131D5"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224EC57A"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2FAA30D"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244DF960"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4.1.5.</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5E648E92"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Technology Licensor</w:t>
            </w:r>
          </w:p>
        </w:tc>
        <w:tc>
          <w:tcPr>
            <w:tcW w:w="986" w:type="dxa"/>
            <w:tcBorders>
              <w:top w:val="single" w:sz="4" w:space="0" w:color="000000"/>
              <w:left w:val="single" w:sz="4" w:space="0" w:color="000000"/>
              <w:bottom w:val="single" w:sz="4" w:space="0" w:color="000000"/>
              <w:right w:val="single" w:sz="4" w:space="0" w:color="000000"/>
            </w:tcBorders>
          </w:tcPr>
          <w:p w14:paraId="52BE67CE"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75FC8B4"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C01BD1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49BF761E"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51232C2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4.1.6.</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D62749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Utilities Overview</w:t>
            </w:r>
          </w:p>
        </w:tc>
        <w:tc>
          <w:tcPr>
            <w:tcW w:w="986" w:type="dxa"/>
            <w:tcBorders>
              <w:top w:val="single" w:sz="4" w:space="0" w:color="000000"/>
              <w:left w:val="single" w:sz="4" w:space="0" w:color="000000"/>
              <w:bottom w:val="single" w:sz="4" w:space="0" w:color="000000"/>
              <w:right w:val="single" w:sz="4" w:space="0" w:color="000000"/>
            </w:tcBorders>
          </w:tcPr>
          <w:p w14:paraId="551EBDA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71A287CC"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50A36AF8"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284B942C"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6801AEC"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4.1.7.</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2B95BFC1"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 xml:space="preserve">Waste generation, </w:t>
            </w:r>
            <w:proofErr w:type="gramStart"/>
            <w:r w:rsidRPr="002A2D14">
              <w:rPr>
                <w:bCs/>
                <w:color w:val="000000" w:themeColor="text1"/>
                <w:sz w:val="20"/>
                <w:szCs w:val="20"/>
                <w:lang w:val="en-IN"/>
              </w:rPr>
              <w:t>management</w:t>
            </w:r>
            <w:proofErr w:type="gramEnd"/>
            <w:r w:rsidRPr="002A2D14">
              <w:rPr>
                <w:bCs/>
                <w:color w:val="000000" w:themeColor="text1"/>
                <w:sz w:val="20"/>
                <w:szCs w:val="20"/>
                <w:lang w:val="en-IN"/>
              </w:rPr>
              <w:t xml:space="preserve"> and disposal</w:t>
            </w:r>
          </w:p>
        </w:tc>
        <w:tc>
          <w:tcPr>
            <w:tcW w:w="986" w:type="dxa"/>
            <w:tcBorders>
              <w:top w:val="single" w:sz="4" w:space="0" w:color="000000"/>
              <w:left w:val="single" w:sz="4" w:space="0" w:color="000000"/>
              <w:bottom w:val="single" w:sz="4" w:space="0" w:color="000000"/>
              <w:right w:val="single" w:sz="4" w:space="0" w:color="000000"/>
            </w:tcBorders>
          </w:tcPr>
          <w:p w14:paraId="2AEA17DF" w14:textId="77777777" w:rsidR="0046512F" w:rsidRPr="002A2D14" w:rsidRDefault="0046512F" w:rsidP="0031177D">
            <w:pPr>
              <w:pStyle w:val="BodyText"/>
              <w:jc w:val="center"/>
              <w:rPr>
                <w:bCs/>
                <w:color w:val="000000" w:themeColor="text1"/>
                <w:sz w:val="20"/>
                <w:szCs w:val="20"/>
                <w:lang w:val="en-IN"/>
              </w:rPr>
            </w:pPr>
          </w:p>
        </w:tc>
      </w:tr>
      <w:tr w:rsidR="0046512F" w:rsidRPr="002A2D14" w14:paraId="1AEA6680"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tcPr>
          <w:p w14:paraId="03408963" w14:textId="77777777" w:rsidR="0046512F" w:rsidRPr="002A2D14" w:rsidRDefault="0046512F" w:rsidP="0031177D">
            <w:pPr>
              <w:pStyle w:val="BodyText"/>
              <w:jc w:val="center"/>
              <w:rPr>
                <w:b/>
                <w:color w:val="000000" w:themeColor="text1"/>
                <w:sz w:val="20"/>
                <w:szCs w:val="20"/>
                <w:lang w:val="en-IN"/>
              </w:rPr>
            </w:pPr>
          </w:p>
        </w:tc>
        <w:tc>
          <w:tcPr>
            <w:tcW w:w="983" w:type="dxa"/>
            <w:tcBorders>
              <w:top w:val="single" w:sz="4" w:space="0" w:color="000000"/>
              <w:left w:val="single" w:sz="4" w:space="0" w:color="000000"/>
              <w:bottom w:val="single" w:sz="4" w:space="0" w:color="000000"/>
              <w:right w:val="single" w:sz="4" w:space="0" w:color="000000"/>
            </w:tcBorders>
          </w:tcPr>
          <w:p w14:paraId="5DE33A35" w14:textId="77777777" w:rsidR="0046512F" w:rsidRPr="002A2D14" w:rsidRDefault="0046512F" w:rsidP="0031177D">
            <w:pPr>
              <w:pStyle w:val="BodyText"/>
              <w:rPr>
                <w:b/>
                <w:color w:val="000000" w:themeColor="text1"/>
                <w:sz w:val="20"/>
                <w:szCs w:val="20"/>
                <w:lang w:val="en-IN"/>
              </w:rPr>
            </w:pPr>
          </w:p>
        </w:tc>
        <w:tc>
          <w:tcPr>
            <w:tcW w:w="960" w:type="dxa"/>
            <w:gridSpan w:val="2"/>
            <w:tcBorders>
              <w:top w:val="single" w:sz="4" w:space="0" w:color="000000"/>
              <w:left w:val="single" w:sz="4" w:space="0" w:color="000000"/>
              <w:bottom w:val="single" w:sz="4" w:space="0" w:color="000000"/>
              <w:right w:val="single" w:sz="4" w:space="0" w:color="000000"/>
            </w:tcBorders>
            <w:vAlign w:val="center"/>
            <w:hideMark/>
          </w:tcPr>
          <w:p w14:paraId="713CF9A4"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4.1.8.</w:t>
            </w:r>
          </w:p>
        </w:tc>
        <w:tc>
          <w:tcPr>
            <w:tcW w:w="5958" w:type="dxa"/>
            <w:tcBorders>
              <w:top w:val="single" w:sz="4" w:space="0" w:color="000000"/>
              <w:left w:val="single" w:sz="4" w:space="0" w:color="000000"/>
              <w:bottom w:val="single" w:sz="4" w:space="0" w:color="000000"/>
              <w:right w:val="single" w:sz="4" w:space="0" w:color="000000"/>
            </w:tcBorders>
            <w:vAlign w:val="center"/>
            <w:hideMark/>
          </w:tcPr>
          <w:p w14:paraId="4B41F91F" w14:textId="77777777" w:rsidR="0046512F" w:rsidRPr="002A2D14" w:rsidRDefault="0046512F" w:rsidP="0031177D">
            <w:pPr>
              <w:pStyle w:val="BodyText"/>
              <w:rPr>
                <w:bCs/>
                <w:color w:val="000000" w:themeColor="text1"/>
                <w:sz w:val="20"/>
                <w:szCs w:val="20"/>
                <w:lang w:val="en-IN"/>
              </w:rPr>
            </w:pPr>
            <w:r w:rsidRPr="002A2D14">
              <w:rPr>
                <w:bCs/>
                <w:color w:val="000000" w:themeColor="text1"/>
                <w:sz w:val="20"/>
                <w:szCs w:val="20"/>
                <w:lang w:val="en-IN"/>
              </w:rPr>
              <w:t>Raw material required</w:t>
            </w:r>
          </w:p>
        </w:tc>
        <w:tc>
          <w:tcPr>
            <w:tcW w:w="986" w:type="dxa"/>
            <w:tcBorders>
              <w:top w:val="single" w:sz="4" w:space="0" w:color="000000"/>
              <w:left w:val="single" w:sz="4" w:space="0" w:color="000000"/>
              <w:bottom w:val="single" w:sz="4" w:space="0" w:color="000000"/>
              <w:right w:val="single" w:sz="4" w:space="0" w:color="000000"/>
            </w:tcBorders>
          </w:tcPr>
          <w:p w14:paraId="3CFEED82" w14:textId="77777777" w:rsidR="0046512F" w:rsidRPr="002A2D14" w:rsidRDefault="0046512F" w:rsidP="0031177D">
            <w:pPr>
              <w:pStyle w:val="BodyText"/>
              <w:jc w:val="center"/>
              <w:rPr>
                <w:bCs/>
                <w:color w:val="000000" w:themeColor="text1"/>
                <w:sz w:val="20"/>
                <w:szCs w:val="20"/>
                <w:lang w:val="en-IN"/>
              </w:rPr>
            </w:pPr>
          </w:p>
        </w:tc>
      </w:tr>
      <w:tr w:rsidR="0046512F" w:rsidRPr="002A2D14" w14:paraId="312C0962"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2D6B00E9"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5.</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7D0EBE43"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Economic Evaluation</w:t>
            </w:r>
          </w:p>
        </w:tc>
        <w:tc>
          <w:tcPr>
            <w:tcW w:w="986" w:type="dxa"/>
            <w:tcBorders>
              <w:top w:val="single" w:sz="4" w:space="0" w:color="000000"/>
              <w:left w:val="single" w:sz="4" w:space="0" w:color="000000"/>
              <w:bottom w:val="single" w:sz="4" w:space="0" w:color="000000"/>
              <w:right w:val="single" w:sz="4" w:space="0" w:color="000000"/>
            </w:tcBorders>
            <w:hideMark/>
          </w:tcPr>
          <w:p w14:paraId="39A60574"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01</w:t>
            </w:r>
          </w:p>
        </w:tc>
      </w:tr>
      <w:tr w:rsidR="0046512F" w:rsidRPr="002A2D14" w14:paraId="653B8E5E" w14:textId="77777777" w:rsidTr="0031177D">
        <w:trPr>
          <w:trHeight w:val="351"/>
        </w:trPr>
        <w:tc>
          <w:tcPr>
            <w:tcW w:w="705" w:type="dxa"/>
            <w:tcBorders>
              <w:top w:val="single" w:sz="4" w:space="0" w:color="000000"/>
              <w:left w:val="single" w:sz="4" w:space="0" w:color="000000"/>
              <w:bottom w:val="single" w:sz="4" w:space="0" w:color="000000"/>
              <w:right w:val="single" w:sz="4" w:space="0" w:color="000000"/>
            </w:tcBorders>
            <w:hideMark/>
          </w:tcPr>
          <w:p w14:paraId="0170D111" w14:textId="77777777" w:rsidR="0046512F" w:rsidRPr="002A2D14" w:rsidRDefault="0046512F" w:rsidP="0031177D">
            <w:pPr>
              <w:pStyle w:val="BodyText"/>
              <w:jc w:val="center"/>
              <w:rPr>
                <w:b/>
                <w:color w:val="000000" w:themeColor="text1"/>
                <w:sz w:val="20"/>
                <w:szCs w:val="20"/>
                <w:lang w:val="en-IN"/>
              </w:rPr>
            </w:pPr>
            <w:r>
              <w:rPr>
                <w:b/>
                <w:color w:val="000000" w:themeColor="text1"/>
                <w:sz w:val="20"/>
                <w:szCs w:val="20"/>
                <w:lang w:val="en-IN"/>
              </w:rPr>
              <w:t>6</w:t>
            </w:r>
            <w:r w:rsidRPr="002A2D14">
              <w:rPr>
                <w:b/>
                <w:color w:val="000000" w:themeColor="text1"/>
                <w:sz w:val="20"/>
                <w:szCs w:val="20"/>
                <w:lang w:val="en-IN"/>
              </w:rPr>
              <w:t>.</w:t>
            </w:r>
          </w:p>
        </w:tc>
        <w:tc>
          <w:tcPr>
            <w:tcW w:w="7901" w:type="dxa"/>
            <w:gridSpan w:val="4"/>
            <w:tcBorders>
              <w:top w:val="single" w:sz="4" w:space="0" w:color="000000"/>
              <w:left w:val="single" w:sz="4" w:space="0" w:color="000000"/>
              <w:bottom w:val="single" w:sz="4" w:space="0" w:color="000000"/>
              <w:right w:val="single" w:sz="4" w:space="0" w:color="000000"/>
            </w:tcBorders>
            <w:hideMark/>
          </w:tcPr>
          <w:p w14:paraId="60113232" w14:textId="77777777" w:rsidR="0046512F" w:rsidRPr="002A2D14" w:rsidRDefault="0046512F" w:rsidP="0031177D">
            <w:pPr>
              <w:pStyle w:val="BodyText"/>
              <w:rPr>
                <w:b/>
                <w:color w:val="000000" w:themeColor="text1"/>
                <w:sz w:val="20"/>
                <w:szCs w:val="20"/>
                <w:lang w:val="en-IN"/>
              </w:rPr>
            </w:pPr>
            <w:r w:rsidRPr="002A2D14">
              <w:rPr>
                <w:b/>
                <w:color w:val="000000" w:themeColor="text1"/>
                <w:sz w:val="20"/>
                <w:szCs w:val="20"/>
                <w:lang w:val="en-IN"/>
              </w:rPr>
              <w:t>Research Methodology</w:t>
            </w:r>
          </w:p>
        </w:tc>
        <w:tc>
          <w:tcPr>
            <w:tcW w:w="986" w:type="dxa"/>
            <w:tcBorders>
              <w:top w:val="single" w:sz="4" w:space="0" w:color="000000"/>
              <w:left w:val="single" w:sz="4" w:space="0" w:color="000000"/>
              <w:bottom w:val="single" w:sz="4" w:space="0" w:color="000000"/>
              <w:right w:val="single" w:sz="4" w:space="0" w:color="000000"/>
            </w:tcBorders>
            <w:hideMark/>
          </w:tcPr>
          <w:p w14:paraId="0EBF8AC6" w14:textId="77777777" w:rsidR="0046512F" w:rsidRPr="002A2D14" w:rsidRDefault="0046512F" w:rsidP="0031177D">
            <w:pPr>
              <w:pStyle w:val="BodyText"/>
              <w:jc w:val="center"/>
              <w:rPr>
                <w:b/>
                <w:color w:val="000000" w:themeColor="text1"/>
                <w:sz w:val="20"/>
                <w:szCs w:val="20"/>
                <w:lang w:val="en-IN"/>
              </w:rPr>
            </w:pPr>
            <w:r w:rsidRPr="002A2D14">
              <w:rPr>
                <w:b/>
                <w:color w:val="000000" w:themeColor="text1"/>
                <w:sz w:val="20"/>
                <w:szCs w:val="20"/>
                <w:lang w:val="en-IN"/>
              </w:rPr>
              <w:t>1</w:t>
            </w:r>
            <w:r>
              <w:rPr>
                <w:b/>
                <w:color w:val="000000" w:themeColor="text1"/>
                <w:sz w:val="20"/>
                <w:szCs w:val="20"/>
                <w:lang w:val="en-IN"/>
              </w:rPr>
              <w:t>04</w:t>
            </w:r>
          </w:p>
        </w:tc>
      </w:tr>
    </w:tbl>
    <w:p w14:paraId="458CE4E4" w14:textId="4935E0C2" w:rsidR="00C75366" w:rsidRDefault="00C75366" w:rsidP="00110D4F">
      <w:pPr>
        <w:pStyle w:val="BodyText"/>
        <w:spacing w:line="360" w:lineRule="auto"/>
        <w:rPr>
          <w:rFonts w:ascii="Verdana" w:hAnsi="Verdana"/>
          <w:b/>
          <w:color w:val="000000" w:themeColor="text1"/>
          <w:sz w:val="20"/>
          <w:szCs w:val="20"/>
          <w:lang w:val="en-IN"/>
        </w:rPr>
      </w:pPr>
    </w:p>
    <w:p w14:paraId="32FC5BD4" w14:textId="165B9654" w:rsidR="00C75366" w:rsidRDefault="00C75366" w:rsidP="00110D4F">
      <w:pPr>
        <w:pStyle w:val="BodyText"/>
        <w:spacing w:line="360" w:lineRule="auto"/>
        <w:rPr>
          <w:rFonts w:ascii="Verdana" w:hAnsi="Verdana"/>
          <w:b/>
          <w:color w:val="000000" w:themeColor="text1"/>
          <w:sz w:val="20"/>
          <w:szCs w:val="20"/>
          <w:lang w:val="en-IN"/>
        </w:rPr>
      </w:pPr>
    </w:p>
    <w:p w14:paraId="52A2E4D7" w14:textId="4E31DB27" w:rsidR="00C75366" w:rsidRDefault="00C75366" w:rsidP="00110D4F">
      <w:pPr>
        <w:pStyle w:val="BodyText"/>
        <w:spacing w:line="360" w:lineRule="auto"/>
        <w:rPr>
          <w:rFonts w:ascii="Verdana" w:hAnsi="Verdana"/>
          <w:b/>
          <w:color w:val="000000" w:themeColor="text1"/>
          <w:sz w:val="20"/>
          <w:szCs w:val="20"/>
          <w:lang w:val="en-IN"/>
        </w:rPr>
      </w:pPr>
    </w:p>
    <w:p w14:paraId="69B15935" w14:textId="53B831A0" w:rsidR="00C75366" w:rsidRDefault="00C75366" w:rsidP="00110D4F">
      <w:pPr>
        <w:pStyle w:val="BodyText"/>
        <w:spacing w:line="360" w:lineRule="auto"/>
        <w:rPr>
          <w:rFonts w:ascii="Verdana" w:hAnsi="Verdana"/>
          <w:b/>
          <w:color w:val="000000" w:themeColor="text1"/>
          <w:sz w:val="20"/>
          <w:szCs w:val="20"/>
          <w:lang w:val="en-IN"/>
        </w:rPr>
      </w:pPr>
    </w:p>
    <w:p w14:paraId="5C54AC20" w14:textId="375C4222" w:rsidR="00C75366" w:rsidRDefault="00C75366" w:rsidP="00110D4F">
      <w:pPr>
        <w:pStyle w:val="BodyText"/>
        <w:spacing w:line="360" w:lineRule="auto"/>
        <w:rPr>
          <w:rFonts w:ascii="Verdana" w:hAnsi="Verdana"/>
          <w:b/>
          <w:color w:val="000000" w:themeColor="text1"/>
          <w:sz w:val="20"/>
          <w:szCs w:val="20"/>
          <w:lang w:val="en-IN"/>
        </w:rPr>
      </w:pPr>
    </w:p>
    <w:p w14:paraId="6961EB84" w14:textId="6C9506A2" w:rsidR="00C75366" w:rsidRDefault="00C75366" w:rsidP="00110D4F">
      <w:pPr>
        <w:pStyle w:val="BodyText"/>
        <w:spacing w:line="360" w:lineRule="auto"/>
        <w:rPr>
          <w:rFonts w:ascii="Verdana" w:hAnsi="Verdana"/>
          <w:b/>
          <w:color w:val="000000" w:themeColor="text1"/>
          <w:sz w:val="20"/>
          <w:szCs w:val="20"/>
          <w:lang w:val="en-IN"/>
        </w:rPr>
      </w:pPr>
    </w:p>
    <w:p w14:paraId="2C2C7355" w14:textId="40514EBC" w:rsidR="00C75366" w:rsidRDefault="00C75366" w:rsidP="00110D4F">
      <w:pPr>
        <w:pStyle w:val="BodyText"/>
        <w:spacing w:line="360" w:lineRule="auto"/>
        <w:rPr>
          <w:rFonts w:ascii="Verdana" w:hAnsi="Verdana"/>
          <w:b/>
          <w:color w:val="000000" w:themeColor="text1"/>
          <w:sz w:val="20"/>
          <w:szCs w:val="20"/>
          <w:lang w:val="en-IN"/>
        </w:rPr>
      </w:pPr>
    </w:p>
    <w:p w14:paraId="0A464762" w14:textId="452D4036" w:rsidR="00C75366" w:rsidRDefault="00C75366" w:rsidP="00110D4F">
      <w:pPr>
        <w:pStyle w:val="BodyText"/>
        <w:spacing w:line="360" w:lineRule="auto"/>
        <w:rPr>
          <w:rFonts w:ascii="Verdana" w:hAnsi="Verdana"/>
          <w:b/>
          <w:color w:val="000000" w:themeColor="text1"/>
          <w:sz w:val="20"/>
          <w:szCs w:val="20"/>
          <w:lang w:val="en-IN"/>
        </w:rPr>
      </w:pPr>
    </w:p>
    <w:p w14:paraId="740527A3" w14:textId="04CE981F" w:rsidR="00C75366" w:rsidRDefault="00C75366" w:rsidP="00110D4F">
      <w:pPr>
        <w:pStyle w:val="BodyText"/>
        <w:spacing w:line="360" w:lineRule="auto"/>
        <w:rPr>
          <w:rFonts w:ascii="Verdana" w:hAnsi="Verdana"/>
          <w:b/>
          <w:color w:val="000000" w:themeColor="text1"/>
          <w:sz w:val="20"/>
          <w:szCs w:val="20"/>
          <w:lang w:val="en-IN"/>
        </w:rPr>
      </w:pPr>
    </w:p>
    <w:p w14:paraId="04AE9324" w14:textId="384F7032" w:rsidR="00C75366" w:rsidRDefault="00C75366" w:rsidP="00110D4F">
      <w:pPr>
        <w:pStyle w:val="BodyText"/>
        <w:spacing w:line="360" w:lineRule="auto"/>
        <w:rPr>
          <w:rFonts w:ascii="Verdana" w:hAnsi="Verdana"/>
          <w:b/>
          <w:color w:val="000000" w:themeColor="text1"/>
          <w:sz w:val="20"/>
          <w:szCs w:val="20"/>
          <w:lang w:val="en-IN"/>
        </w:rPr>
      </w:pPr>
    </w:p>
    <w:p w14:paraId="5A8FF6C5" w14:textId="5FFABDC7" w:rsidR="00C75366" w:rsidRDefault="00C75366" w:rsidP="00110D4F">
      <w:pPr>
        <w:pStyle w:val="BodyText"/>
        <w:spacing w:line="360" w:lineRule="auto"/>
        <w:rPr>
          <w:rFonts w:ascii="Verdana" w:hAnsi="Verdana"/>
          <w:b/>
          <w:color w:val="000000" w:themeColor="text1"/>
          <w:sz w:val="20"/>
          <w:szCs w:val="20"/>
          <w:lang w:val="en-IN"/>
        </w:rPr>
      </w:pPr>
    </w:p>
    <w:p w14:paraId="314F6FCF" w14:textId="4F811CFC" w:rsidR="00C75366" w:rsidRDefault="00C75366" w:rsidP="00110D4F">
      <w:pPr>
        <w:pStyle w:val="BodyText"/>
        <w:spacing w:line="360" w:lineRule="auto"/>
        <w:rPr>
          <w:rFonts w:ascii="Verdana" w:hAnsi="Verdana"/>
          <w:b/>
          <w:color w:val="000000" w:themeColor="text1"/>
          <w:sz w:val="20"/>
          <w:szCs w:val="20"/>
          <w:lang w:val="en-IN"/>
        </w:rPr>
      </w:pPr>
    </w:p>
    <w:p w14:paraId="2741BFA6" w14:textId="2061FD74" w:rsidR="00C75366" w:rsidRDefault="00C75366" w:rsidP="00110D4F">
      <w:pPr>
        <w:pStyle w:val="BodyText"/>
        <w:spacing w:line="360" w:lineRule="auto"/>
        <w:rPr>
          <w:rFonts w:ascii="Verdana" w:hAnsi="Verdana"/>
          <w:b/>
          <w:color w:val="000000" w:themeColor="text1"/>
          <w:sz w:val="20"/>
          <w:szCs w:val="20"/>
          <w:lang w:val="en-IN"/>
        </w:rPr>
      </w:pPr>
    </w:p>
    <w:p w14:paraId="6A44FCD1" w14:textId="73A3C82C" w:rsidR="00C75366" w:rsidRDefault="00C75366" w:rsidP="00110D4F">
      <w:pPr>
        <w:pStyle w:val="BodyText"/>
        <w:spacing w:line="360" w:lineRule="auto"/>
        <w:rPr>
          <w:rFonts w:ascii="Verdana" w:hAnsi="Verdana"/>
          <w:b/>
          <w:color w:val="000000" w:themeColor="text1"/>
          <w:sz w:val="20"/>
          <w:szCs w:val="20"/>
          <w:lang w:val="en-IN"/>
        </w:rPr>
      </w:pPr>
    </w:p>
    <w:p w14:paraId="6D432F8D" w14:textId="45841FE5" w:rsidR="00C75366" w:rsidRDefault="00C75366" w:rsidP="00110D4F">
      <w:pPr>
        <w:pStyle w:val="BodyText"/>
        <w:spacing w:line="360" w:lineRule="auto"/>
        <w:rPr>
          <w:rFonts w:ascii="Verdana" w:hAnsi="Verdana"/>
          <w:b/>
          <w:color w:val="000000" w:themeColor="text1"/>
          <w:sz w:val="20"/>
          <w:szCs w:val="20"/>
          <w:lang w:val="en-IN"/>
        </w:rPr>
      </w:pPr>
    </w:p>
    <w:p w14:paraId="14D4DD5E" w14:textId="77777777" w:rsidR="0046512F" w:rsidRDefault="0046512F" w:rsidP="0046512F">
      <w:pPr>
        <w:pStyle w:val="BodyText"/>
        <w:spacing w:line="360" w:lineRule="auto"/>
        <w:rPr>
          <w:rFonts w:ascii="Verdana" w:hAnsi="Verdana"/>
          <w:b/>
          <w:color w:val="000000" w:themeColor="text1"/>
          <w:sz w:val="20"/>
          <w:szCs w:val="20"/>
          <w:lang w:val="en-IN"/>
        </w:rPr>
      </w:pPr>
    </w:p>
    <w:p w14:paraId="55A6B746" w14:textId="77777777" w:rsidR="0046512F" w:rsidRDefault="0046512F" w:rsidP="009B3664">
      <w:pPr>
        <w:pStyle w:val="BodyText"/>
        <w:spacing w:line="360" w:lineRule="auto"/>
        <w:jc w:val="center"/>
        <w:rPr>
          <w:rFonts w:ascii="Verdana" w:hAnsi="Verdana"/>
          <w:b/>
          <w:color w:val="000000" w:themeColor="text1"/>
          <w:sz w:val="20"/>
          <w:szCs w:val="20"/>
          <w:lang w:val="en-IN"/>
        </w:rPr>
      </w:pPr>
    </w:p>
    <w:p w14:paraId="523D2BE4" w14:textId="453D244F" w:rsidR="00110D4F" w:rsidRDefault="00110D4F" w:rsidP="009B3664">
      <w:pPr>
        <w:pStyle w:val="BodyText"/>
        <w:spacing w:line="360" w:lineRule="auto"/>
        <w:jc w:val="center"/>
        <w:rPr>
          <w:rFonts w:ascii="Verdana" w:hAnsi="Verdana"/>
          <w:b/>
          <w:color w:val="000000" w:themeColor="text1"/>
          <w:sz w:val="20"/>
          <w:szCs w:val="20"/>
          <w:lang w:val="en-IN"/>
        </w:rPr>
      </w:pPr>
      <w:r>
        <w:rPr>
          <w:rFonts w:ascii="Verdana" w:hAnsi="Verdana"/>
          <w:b/>
          <w:color w:val="000000" w:themeColor="text1"/>
          <w:sz w:val="20"/>
          <w:szCs w:val="20"/>
          <w:lang w:val="en-IN"/>
        </w:rPr>
        <w:t>Executive Summary</w:t>
      </w:r>
    </w:p>
    <w:p w14:paraId="3EEC7D14" w14:textId="77777777" w:rsidR="00110D4F" w:rsidRDefault="00110D4F" w:rsidP="00110D4F">
      <w:pPr>
        <w:pStyle w:val="BodyText"/>
        <w:spacing w:line="360" w:lineRule="auto"/>
        <w:rPr>
          <w:rFonts w:ascii="Verdana" w:hAnsi="Verdana"/>
          <w:b/>
          <w:color w:val="000000" w:themeColor="text1"/>
          <w:sz w:val="20"/>
          <w:szCs w:val="20"/>
          <w:lang w:val="en-IN"/>
        </w:rPr>
      </w:pPr>
    </w:p>
    <w:p w14:paraId="710B971A" w14:textId="442ECB61" w:rsidR="00B03E75" w:rsidRDefault="00B03E75" w:rsidP="00110D4F">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Brief insight about the company and project: </w:t>
      </w:r>
    </w:p>
    <w:p w14:paraId="64B0A945" w14:textId="43AC3F8F"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ab/>
        <w:t xml:space="preserve">               </w:t>
      </w:r>
      <w:r w:rsidR="00C75366">
        <w:rPr>
          <w:rFonts w:ascii="Verdana" w:hAnsi="Verdana"/>
          <w:b/>
          <w:color w:val="000000" w:themeColor="text1"/>
          <w:sz w:val="20"/>
          <w:szCs w:val="20"/>
          <w:lang w:val="en-IN"/>
        </w:rPr>
        <w:tab/>
      </w:r>
      <w:r w:rsidR="00C75366">
        <w:rPr>
          <w:rFonts w:ascii="Verdana" w:hAnsi="Verdana"/>
          <w:b/>
          <w:color w:val="000000" w:themeColor="text1"/>
          <w:sz w:val="20"/>
          <w:szCs w:val="20"/>
          <w:lang w:val="en-IN"/>
        </w:rPr>
        <w:tab/>
      </w:r>
      <w:r>
        <w:rPr>
          <w:rFonts w:ascii="Verdana" w:hAnsi="Verdana"/>
          <w:b/>
          <w:color w:val="000000" w:themeColor="text1"/>
          <w:sz w:val="20"/>
          <w:szCs w:val="20"/>
          <w:lang w:val="en-IN"/>
        </w:rPr>
        <w:t xml:space="preserve">       </w:t>
      </w:r>
      <w:r w:rsidR="00C75366">
        <w:rPr>
          <w:rFonts w:ascii="Verdana" w:hAnsi="Verdana"/>
          <w:b/>
          <w:noProof/>
          <w:color w:val="000000" w:themeColor="text1"/>
          <w:sz w:val="20"/>
          <w:szCs w:val="20"/>
          <w:lang w:val="en-IN"/>
        </w:rPr>
        <w:drawing>
          <wp:inline distT="0" distB="0" distL="0" distR="0" wp14:anchorId="0C7A4AD0" wp14:editId="4A94C59C">
            <wp:extent cx="1209675" cy="495300"/>
            <wp:effectExtent l="0" t="0" r="9525" b="0"/>
            <wp:docPr id="29" name="Picture 29" descr="Reliance Industries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iance Industries Limi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495300"/>
                    </a:xfrm>
                    <a:prstGeom prst="rect">
                      <a:avLst/>
                    </a:prstGeom>
                    <a:noFill/>
                    <a:ln>
                      <a:noFill/>
                    </a:ln>
                  </pic:spPr>
                </pic:pic>
              </a:graphicData>
            </a:graphic>
          </wp:inline>
        </w:drawing>
      </w:r>
    </w:p>
    <w:p w14:paraId="685A9A66" w14:textId="77777777" w:rsidR="00B03E75" w:rsidRDefault="00B03E75" w:rsidP="00B03E75">
      <w:pPr>
        <w:pStyle w:val="BodyText"/>
        <w:spacing w:line="360" w:lineRule="auto"/>
        <w:rPr>
          <w:rFonts w:ascii="Verdana" w:hAnsi="Verdana"/>
          <w:b/>
          <w:color w:val="000000" w:themeColor="text1"/>
          <w:sz w:val="20"/>
          <w:szCs w:val="20"/>
          <w:lang w:val="en-IN"/>
        </w:rPr>
      </w:pPr>
      <w:r>
        <w:rPr>
          <w:rFonts w:ascii="Verdana" w:hAnsi="Verdana"/>
          <w:b/>
          <w:color w:val="000000" w:themeColor="text1"/>
          <w:sz w:val="20"/>
          <w:szCs w:val="20"/>
          <w:lang w:val="en-IN"/>
        </w:rPr>
        <w:t xml:space="preserve">Established - 1973          Turnover (Consolidated) - INR 5,39,238 Crore (FY Year 2020-21)                   </w:t>
      </w:r>
    </w:p>
    <w:p w14:paraId="76E22F31" w14:textId="77777777" w:rsidR="00B03E75" w:rsidRDefault="00B03E75" w:rsidP="00B03E75">
      <w:pPr>
        <w:pStyle w:val="BodyText"/>
        <w:spacing w:line="360" w:lineRule="auto"/>
        <w:rPr>
          <w:rFonts w:ascii="Verdana" w:hAnsi="Verdana"/>
          <w:b/>
          <w:color w:val="000000" w:themeColor="text1"/>
          <w:sz w:val="20"/>
          <w:szCs w:val="20"/>
          <w:lang w:val="en-IN"/>
        </w:rPr>
      </w:pPr>
    </w:p>
    <w:p w14:paraId="5E395978" w14:textId="77777777" w:rsidR="00B03E75" w:rsidRDefault="00B03E75" w:rsidP="00F14E20">
      <w:pPr>
        <w:pStyle w:val="BodyText"/>
        <w:numPr>
          <w:ilvl w:val="1"/>
          <w:numId w:val="20"/>
        </w:numPr>
        <w:spacing w:line="360" w:lineRule="auto"/>
        <w:rPr>
          <w:rFonts w:ascii="Verdana" w:hAnsi="Verdana"/>
          <w:b/>
          <w:color w:val="000000" w:themeColor="text1"/>
          <w:sz w:val="20"/>
          <w:szCs w:val="20"/>
        </w:rPr>
      </w:pPr>
      <w:r>
        <w:rPr>
          <w:rFonts w:ascii="Verdana" w:hAnsi="Verdana"/>
          <w:b/>
          <w:color w:val="000000" w:themeColor="text1"/>
          <w:sz w:val="20"/>
          <w:szCs w:val="20"/>
        </w:rPr>
        <w:t xml:space="preserve">Overview of the Company:  </w:t>
      </w:r>
    </w:p>
    <w:p w14:paraId="535D7359" w14:textId="77777777" w:rsidR="00A03ADD" w:rsidRDefault="00A03ADD" w:rsidP="002B5226">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 xml:space="preserve">India based Reliance Industries Limited, one of the well-known MNCs which manufacture and sale diverse range of products including polymers, aromatics, elastomers etc. globally. </w:t>
      </w:r>
    </w:p>
    <w:p w14:paraId="434E631D" w14:textId="2C8A5EA4"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caters customers and various industries viz., healthcare, automotive, packaging etc across over 70 countries worldwide.</w:t>
      </w:r>
    </w:p>
    <w:p w14:paraId="2E07A24A" w14:textId="77777777" w:rsidR="00A03ADD" w:rsidRDefault="00A03ADD"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company’s total production capacity of PE, PP and PVC is 2.3, 2.9 and 0.7 million MT per annum, respectively as of 2019.</w:t>
      </w:r>
    </w:p>
    <w:p w14:paraId="14298560" w14:textId="279F86EB" w:rsidR="00B03E75" w:rsidRPr="00A03ADD" w:rsidRDefault="00B03E75" w:rsidP="005D6645">
      <w:pPr>
        <w:pStyle w:val="ListParagraph"/>
        <w:widowControl/>
        <w:numPr>
          <w:ilvl w:val="0"/>
          <w:numId w:val="1"/>
        </w:numPr>
        <w:autoSpaceDE/>
        <w:spacing w:line="360" w:lineRule="auto"/>
        <w:contextualSpacing/>
        <w:jc w:val="both"/>
        <w:rPr>
          <w:rFonts w:eastAsia="Verdana"/>
          <w:sz w:val="24"/>
          <w:szCs w:val="24"/>
          <w:lang w:val="en-IN"/>
        </w:rPr>
      </w:pPr>
      <w:r w:rsidRPr="00A03ADD">
        <w:rPr>
          <w:rFonts w:eastAsia="Verdana"/>
          <w:sz w:val="24"/>
          <w:szCs w:val="24"/>
          <w:lang w:val="en-IN"/>
        </w:rPr>
        <w:t>The company exported 1.1 million MT of polymers globally in 2019.</w:t>
      </w:r>
    </w:p>
    <w:p w14:paraId="17EE7032" w14:textId="77777777" w:rsidR="00B03E75" w:rsidRDefault="00B03E75" w:rsidP="002B5226">
      <w:pPr>
        <w:pStyle w:val="ListParagraph"/>
        <w:widowControl/>
        <w:numPr>
          <w:ilvl w:val="0"/>
          <w:numId w:val="1"/>
        </w:numPr>
        <w:autoSpaceDE/>
        <w:spacing w:line="360" w:lineRule="auto"/>
        <w:contextualSpacing/>
        <w:jc w:val="both"/>
        <w:rPr>
          <w:rFonts w:eastAsia="Verdana"/>
          <w:sz w:val="24"/>
          <w:szCs w:val="24"/>
          <w:lang w:val="en-IN"/>
        </w:rPr>
      </w:pPr>
      <w:r>
        <w:rPr>
          <w:rFonts w:eastAsia="Verdana"/>
          <w:sz w:val="24"/>
          <w:szCs w:val="24"/>
          <w:lang w:val="en-IN"/>
        </w:rPr>
        <w:t>The company has 6 state-of-the-art manufacturing facilities to produce polymers.</w:t>
      </w:r>
    </w:p>
    <w:p w14:paraId="0E98C2B5" w14:textId="027E7ADE" w:rsidR="00DE31A8" w:rsidRPr="002E02DE" w:rsidRDefault="00F6018B" w:rsidP="00F42DBE">
      <w:pPr>
        <w:spacing w:line="360" w:lineRule="auto"/>
        <w:jc w:val="both"/>
        <w:rPr>
          <w:rFonts w:ascii="Verdana" w:eastAsia="Verdana" w:hAnsi="Verdana" w:cs="Arial"/>
          <w:b/>
          <w:bCs/>
          <w:color w:val="000000" w:themeColor="text1"/>
          <w:kern w:val="24"/>
          <w:sz w:val="20"/>
          <w:szCs w:val="20"/>
        </w:rPr>
      </w:pPr>
      <w:r>
        <w:rPr>
          <w:rFonts w:ascii="Verdana" w:eastAsia="Verdana" w:hAnsi="Verdana" w:cs="Arial"/>
          <w:b/>
          <w:bCs/>
          <w:color w:val="000000" w:themeColor="text1"/>
          <w:kern w:val="24"/>
          <w:sz w:val="20"/>
          <w:szCs w:val="20"/>
        </w:rPr>
        <w:t xml:space="preserve">1.2 </w:t>
      </w:r>
      <w:r w:rsidR="00DE31A8" w:rsidRPr="002E02DE">
        <w:rPr>
          <w:rFonts w:ascii="Verdana" w:eastAsia="Verdana" w:hAnsi="Verdana" w:cs="Arial"/>
          <w:b/>
          <w:bCs/>
          <w:color w:val="000000" w:themeColor="text1"/>
          <w:kern w:val="24"/>
          <w:sz w:val="20"/>
          <w:szCs w:val="20"/>
        </w:rPr>
        <w:t>Brief Profile of Board of Directors:</w:t>
      </w:r>
    </w:p>
    <w:p w14:paraId="2752CA67" w14:textId="77777777" w:rsidR="00376389" w:rsidRDefault="00376389" w:rsidP="004D184B">
      <w:pPr>
        <w:spacing w:line="360" w:lineRule="auto"/>
        <w:jc w:val="both"/>
        <w:rPr>
          <w:rFonts w:ascii="Arial" w:eastAsia="Verdana" w:hAnsi="Arial" w:cs="Arial"/>
          <w:b/>
          <w:bCs/>
          <w:color w:val="000000" w:themeColor="text1"/>
          <w:kern w:val="24"/>
          <w:sz w:val="24"/>
          <w:szCs w:val="24"/>
        </w:rPr>
        <w:sectPr w:rsidR="00376389" w:rsidSect="00600A5E">
          <w:headerReference w:type="default" r:id="rId12"/>
          <w:footerReference w:type="default" r:id="rId13"/>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B9254" w14:textId="6F6F992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Mukesh Ambani: </w:t>
      </w:r>
      <w:r w:rsidRPr="00DE31A8">
        <w:rPr>
          <w:rFonts w:ascii="Arial" w:eastAsia="Verdana" w:hAnsi="Arial" w:cs="Arial"/>
          <w:color w:val="000000" w:themeColor="text1"/>
          <w:kern w:val="24"/>
          <w:sz w:val="24"/>
          <w:szCs w:val="24"/>
        </w:rPr>
        <w:t>Mr. Mukesh D. Ambani (DIN 00001695) is a Chemical Engineer from the Institute of Chemical Technology, Mumbai (erstwhile the University Department of Chemical Technology, University of Mumbai). He pursued an MBA from Stanford University in the US. He has been on the Board of Reliance since 1977.</w:t>
      </w:r>
    </w:p>
    <w:p w14:paraId="17E986F2" w14:textId="77777777"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Nita M. Ambani: </w:t>
      </w:r>
      <w:r w:rsidRPr="00DE31A8">
        <w:rPr>
          <w:rFonts w:ascii="Arial" w:eastAsia="Verdana" w:hAnsi="Arial" w:cs="Arial"/>
          <w:color w:val="000000" w:themeColor="text1"/>
          <w:kern w:val="24"/>
          <w:sz w:val="24"/>
          <w:szCs w:val="24"/>
        </w:rPr>
        <w:t>Mrs. Nita M. Ambani (DIN 03115198) is a Commerce Graduate from Mumbai University and a diploma holder in Early Childhood Education.</w:t>
      </w:r>
    </w:p>
    <w:p w14:paraId="74EAB100" w14:textId="17A7A146" w:rsidR="00DE31A8" w:rsidRDefault="00DE31A8" w:rsidP="004D184B">
      <w:pPr>
        <w:spacing w:line="360" w:lineRule="auto"/>
        <w:jc w:val="both"/>
        <w:rPr>
          <w:rFonts w:ascii="Arial" w:eastAsia="Verdana" w:hAnsi="Arial" w:cs="Arial"/>
          <w:color w:val="000000" w:themeColor="text1"/>
          <w:kern w:val="24"/>
          <w:sz w:val="24"/>
          <w:szCs w:val="24"/>
        </w:rPr>
      </w:pPr>
      <w:proofErr w:type="spellStart"/>
      <w:r w:rsidRPr="00DE31A8">
        <w:rPr>
          <w:rFonts w:ascii="Arial" w:eastAsia="Verdana" w:hAnsi="Arial" w:cs="Arial"/>
          <w:b/>
          <w:bCs/>
          <w:color w:val="000000" w:themeColor="text1"/>
          <w:kern w:val="24"/>
          <w:sz w:val="24"/>
          <w:szCs w:val="24"/>
        </w:rPr>
        <w:t>Hital</w:t>
      </w:r>
      <w:proofErr w:type="spellEnd"/>
      <w:r w:rsidRPr="00DE31A8">
        <w:rPr>
          <w:rFonts w:ascii="Arial" w:eastAsia="Verdana" w:hAnsi="Arial" w:cs="Arial"/>
          <w:b/>
          <w:bCs/>
          <w:color w:val="000000" w:themeColor="text1"/>
          <w:kern w:val="24"/>
          <w:sz w:val="24"/>
          <w:szCs w:val="24"/>
        </w:rPr>
        <w:t xml:space="preserve"> R. </w:t>
      </w:r>
      <w:proofErr w:type="spellStart"/>
      <w:r w:rsidRPr="00DE31A8">
        <w:rPr>
          <w:rFonts w:ascii="Arial" w:eastAsia="Verdana" w:hAnsi="Arial" w:cs="Arial"/>
          <w:b/>
          <w:bCs/>
          <w:color w:val="000000" w:themeColor="text1"/>
          <w:kern w:val="24"/>
          <w:sz w:val="24"/>
          <w:szCs w:val="24"/>
        </w:rPr>
        <w:t>Meswani</w:t>
      </w:r>
      <w:proofErr w:type="spellEnd"/>
      <w:r w:rsidRPr="00DE31A8">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Mr. </w:t>
      </w:r>
      <w:proofErr w:type="spellStart"/>
      <w:r w:rsidRPr="00DE31A8">
        <w:rPr>
          <w:rFonts w:ascii="Arial" w:eastAsia="Verdana" w:hAnsi="Arial" w:cs="Arial"/>
          <w:color w:val="000000" w:themeColor="text1"/>
          <w:kern w:val="24"/>
          <w:sz w:val="24"/>
          <w:szCs w:val="24"/>
        </w:rPr>
        <w:t>Hital</w:t>
      </w:r>
      <w:proofErr w:type="spellEnd"/>
      <w:r w:rsidRPr="00DE31A8">
        <w:rPr>
          <w:rFonts w:ascii="Arial" w:eastAsia="Verdana" w:hAnsi="Arial" w:cs="Arial"/>
          <w:color w:val="000000" w:themeColor="text1"/>
          <w:kern w:val="24"/>
          <w:sz w:val="24"/>
          <w:szCs w:val="24"/>
        </w:rPr>
        <w:t xml:space="preserve"> R.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(DIN 00001623) is a Management &amp;</w:t>
      </w:r>
      <w:r>
        <w:rPr>
          <w:rFonts w:ascii="Arial" w:eastAsia="Verdana" w:hAnsi="Arial" w:cs="Arial"/>
          <w:color w:val="000000" w:themeColor="text1"/>
          <w:kern w:val="24"/>
          <w:sz w:val="24"/>
          <w:szCs w:val="24"/>
        </w:rPr>
        <w:t xml:space="preserve"> </w:t>
      </w:r>
      <w:r w:rsidRPr="00DE31A8">
        <w:rPr>
          <w:rFonts w:ascii="Arial" w:eastAsia="Verdana" w:hAnsi="Arial" w:cs="Arial"/>
          <w:color w:val="000000" w:themeColor="text1"/>
          <w:kern w:val="24"/>
          <w:sz w:val="24"/>
          <w:szCs w:val="24"/>
        </w:rPr>
        <w:t>Technology graduate from the University of Pennsylvania (UPenn) in the USA.</w:t>
      </w:r>
    </w:p>
    <w:p w14:paraId="30033E28" w14:textId="63706BF4"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 xml:space="preserve">Nikhil R. </w:t>
      </w:r>
      <w:proofErr w:type="spellStart"/>
      <w:r w:rsidRPr="00DE31A8">
        <w:rPr>
          <w:rFonts w:ascii="Arial" w:eastAsia="Verdana" w:hAnsi="Arial" w:cs="Arial"/>
          <w:b/>
          <w:bCs/>
          <w:color w:val="000000" w:themeColor="text1"/>
          <w:kern w:val="24"/>
          <w:sz w:val="24"/>
          <w:szCs w:val="24"/>
        </w:rPr>
        <w:t>Meswani</w:t>
      </w:r>
      <w:proofErr w:type="spellEnd"/>
      <w:r>
        <w:rPr>
          <w:rFonts w:ascii="Arial" w:eastAsia="Verdana" w:hAnsi="Arial" w:cs="Arial"/>
          <w:b/>
          <w:bCs/>
          <w:color w:val="000000" w:themeColor="text1"/>
          <w:kern w:val="24"/>
          <w:sz w:val="24"/>
          <w:szCs w:val="24"/>
        </w:rPr>
        <w:t>:</w:t>
      </w:r>
      <w:r w:rsidRPr="00DE31A8">
        <w:t xml:space="preserve"> </w:t>
      </w:r>
      <w:r w:rsidRPr="00DE31A8">
        <w:rPr>
          <w:rFonts w:ascii="Arial" w:eastAsia="Verdana" w:hAnsi="Arial" w:cs="Arial"/>
          <w:color w:val="000000" w:themeColor="text1"/>
          <w:kern w:val="24"/>
          <w:sz w:val="24"/>
          <w:szCs w:val="24"/>
        </w:rPr>
        <w:t xml:space="preserve">Nikhil </w:t>
      </w:r>
      <w:proofErr w:type="spellStart"/>
      <w:r w:rsidRPr="00DE31A8">
        <w:rPr>
          <w:rFonts w:ascii="Arial" w:eastAsia="Verdana" w:hAnsi="Arial" w:cs="Arial"/>
          <w:color w:val="000000" w:themeColor="text1"/>
          <w:kern w:val="24"/>
          <w:sz w:val="24"/>
          <w:szCs w:val="24"/>
        </w:rPr>
        <w:t>Meswani</w:t>
      </w:r>
      <w:proofErr w:type="spellEnd"/>
      <w:r w:rsidRPr="00DE31A8">
        <w:rPr>
          <w:rFonts w:ascii="Arial" w:eastAsia="Verdana" w:hAnsi="Arial" w:cs="Arial"/>
          <w:color w:val="000000" w:themeColor="text1"/>
          <w:kern w:val="24"/>
          <w:sz w:val="24"/>
          <w:szCs w:val="24"/>
        </w:rPr>
        <w:t xml:space="preserve"> is an Executive </w:t>
      </w:r>
      <w:r w:rsidRPr="00DE31A8">
        <w:rPr>
          <w:rFonts w:ascii="Arial" w:eastAsia="Verdana" w:hAnsi="Arial" w:cs="Arial"/>
          <w:color w:val="000000" w:themeColor="text1"/>
          <w:kern w:val="24"/>
          <w:sz w:val="24"/>
          <w:szCs w:val="24"/>
        </w:rPr>
        <w:t xml:space="preserve">Director on the Board of Reliance. A chemical engineer from the University Institute of Chemical Technology (UICT) Mumbai, he joined Reliance in 1986. </w:t>
      </w:r>
    </w:p>
    <w:p w14:paraId="6AEA6593" w14:textId="537CE29D" w:rsid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P.M.S. Prasad</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PMS Prasad is an Executive Director at Reliance and one of the longest serving members on the Board and the company.</w:t>
      </w:r>
    </w:p>
    <w:p w14:paraId="790E8FDA" w14:textId="392B7713" w:rsidR="00DE31A8" w:rsidRPr="00DE31A8" w:rsidRDefault="00DE31A8" w:rsidP="004D184B">
      <w:pPr>
        <w:spacing w:line="360" w:lineRule="auto"/>
        <w:jc w:val="both"/>
        <w:rPr>
          <w:rFonts w:ascii="Arial" w:eastAsia="Verdana" w:hAnsi="Arial" w:cs="Arial"/>
          <w:color w:val="000000" w:themeColor="text1"/>
          <w:kern w:val="24"/>
          <w:sz w:val="24"/>
          <w:szCs w:val="24"/>
        </w:rPr>
      </w:pPr>
      <w:r w:rsidRPr="00DE31A8">
        <w:rPr>
          <w:rFonts w:ascii="Arial" w:eastAsia="Verdana" w:hAnsi="Arial" w:cs="Arial"/>
          <w:b/>
          <w:bCs/>
          <w:color w:val="000000" w:themeColor="text1"/>
          <w:kern w:val="24"/>
          <w:sz w:val="24"/>
          <w:szCs w:val="24"/>
        </w:rPr>
        <w:t>P.K. Kapil</w:t>
      </w:r>
      <w:r>
        <w:rPr>
          <w:rFonts w:ascii="Arial" w:eastAsia="Verdana" w:hAnsi="Arial" w:cs="Arial"/>
          <w:b/>
          <w:bCs/>
          <w:color w:val="000000" w:themeColor="text1"/>
          <w:kern w:val="24"/>
          <w:sz w:val="24"/>
          <w:szCs w:val="24"/>
        </w:rPr>
        <w:t xml:space="preserve">: </w:t>
      </w:r>
      <w:r w:rsidRPr="00DE31A8">
        <w:rPr>
          <w:rFonts w:ascii="Arial" w:eastAsia="Verdana" w:hAnsi="Arial" w:cs="Arial"/>
          <w:color w:val="000000" w:themeColor="text1"/>
          <w:kern w:val="24"/>
          <w:sz w:val="24"/>
          <w:szCs w:val="24"/>
        </w:rPr>
        <w:t xml:space="preserve">PK Kapil is an Executive Director on the </w:t>
      </w:r>
      <w:r w:rsidRPr="00DE31A8">
        <w:rPr>
          <w:rFonts w:ascii="Arial" w:eastAsia="Verdana" w:hAnsi="Arial" w:cs="Arial"/>
          <w:color w:val="000000" w:themeColor="text1"/>
          <w:kern w:val="24"/>
          <w:sz w:val="24"/>
          <w:szCs w:val="24"/>
        </w:rPr>
        <w:lastRenderedPageBreak/>
        <w:t>Board of Reliance. With experience spanning four decades, he is a driving force in the HSE, Technology, Reliability and Operations of all manufacturing sites.</w:t>
      </w:r>
    </w:p>
    <w:p w14:paraId="5775CBC5" w14:textId="795A278B" w:rsidR="00DE31A8" w:rsidRPr="00DE31A8" w:rsidRDefault="00F42DBE" w:rsidP="004D184B">
      <w:pPr>
        <w:spacing w:line="360" w:lineRule="auto"/>
        <w:jc w:val="both"/>
        <w:rPr>
          <w:rFonts w:ascii="Arial" w:eastAsia="Verdana" w:hAnsi="Arial" w:cs="Arial"/>
          <w:b/>
          <w:bCs/>
          <w:color w:val="000000" w:themeColor="text1"/>
          <w:kern w:val="24"/>
          <w:sz w:val="24"/>
          <w:szCs w:val="24"/>
        </w:rPr>
      </w:pPr>
      <w:r w:rsidRPr="00F42DBE">
        <w:rPr>
          <w:rFonts w:ascii="Arial" w:eastAsia="Verdana" w:hAnsi="Arial" w:cs="Arial"/>
          <w:b/>
          <w:bCs/>
          <w:color w:val="000000" w:themeColor="text1"/>
          <w:kern w:val="24"/>
          <w:sz w:val="24"/>
          <w:szCs w:val="24"/>
        </w:rPr>
        <w:t xml:space="preserve">R.A. </w:t>
      </w:r>
      <w:proofErr w:type="spellStart"/>
      <w:r w:rsidRPr="00F42DBE">
        <w:rPr>
          <w:rFonts w:ascii="Arial" w:eastAsia="Verdana" w:hAnsi="Arial" w:cs="Arial"/>
          <w:b/>
          <w:bCs/>
          <w:color w:val="000000" w:themeColor="text1"/>
          <w:kern w:val="24"/>
          <w:sz w:val="24"/>
          <w:szCs w:val="24"/>
        </w:rPr>
        <w:t>Mashelkar</w:t>
      </w:r>
      <w:proofErr w:type="spellEnd"/>
      <w:r>
        <w:rPr>
          <w:rFonts w:ascii="Arial" w:eastAsia="Verdana" w:hAnsi="Arial" w:cs="Arial"/>
          <w:b/>
          <w:bCs/>
          <w:color w:val="000000" w:themeColor="text1"/>
          <w:kern w:val="24"/>
          <w:sz w:val="24"/>
          <w:szCs w:val="24"/>
        </w:rPr>
        <w:t xml:space="preserve">: </w:t>
      </w:r>
      <w:r w:rsidRPr="00F42DBE">
        <w:rPr>
          <w:rFonts w:ascii="Arial" w:eastAsia="Verdana" w:hAnsi="Arial" w:cs="Arial"/>
          <w:color w:val="000000" w:themeColor="text1"/>
          <w:kern w:val="24"/>
          <w:sz w:val="24"/>
          <w:szCs w:val="24"/>
        </w:rPr>
        <w:t>R</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A</w:t>
      </w:r>
      <w:r w:rsidR="009B2A94">
        <w:rPr>
          <w:rFonts w:ascii="Arial" w:eastAsia="Verdana" w:hAnsi="Arial" w:cs="Arial"/>
          <w:color w:val="000000" w:themeColor="text1"/>
          <w:kern w:val="24"/>
          <w:sz w:val="24"/>
          <w:szCs w:val="24"/>
        </w:rPr>
        <w:t>.</w:t>
      </w:r>
      <w:r w:rsidRPr="00F42DBE">
        <w:rPr>
          <w:rFonts w:ascii="Arial" w:eastAsia="Verdana" w:hAnsi="Arial" w:cs="Arial"/>
          <w:color w:val="000000" w:themeColor="text1"/>
          <w:kern w:val="24"/>
          <w:sz w:val="24"/>
          <w:szCs w:val="24"/>
        </w:rPr>
        <w:t xml:space="preserve"> </w:t>
      </w:r>
      <w:proofErr w:type="spellStart"/>
      <w:r w:rsidRPr="00F42DBE">
        <w:rPr>
          <w:rFonts w:ascii="Arial" w:eastAsia="Verdana" w:hAnsi="Arial" w:cs="Arial"/>
          <w:color w:val="000000" w:themeColor="text1"/>
          <w:kern w:val="24"/>
          <w:sz w:val="24"/>
          <w:szCs w:val="24"/>
        </w:rPr>
        <w:t>Mashelkar</w:t>
      </w:r>
      <w:proofErr w:type="spellEnd"/>
      <w:r w:rsidRPr="00F42DBE">
        <w:rPr>
          <w:rFonts w:ascii="Arial" w:eastAsia="Verdana" w:hAnsi="Arial" w:cs="Arial"/>
          <w:color w:val="000000" w:themeColor="text1"/>
          <w:kern w:val="24"/>
          <w:sz w:val="24"/>
          <w:szCs w:val="24"/>
        </w:rPr>
        <w:t xml:space="preserve"> is an independent Director on the Board of Reliance. An eminent scientist and champion of the Innovation Movement in India, he is the Chairman of Reliance Innovation Council.</w:t>
      </w:r>
    </w:p>
    <w:p w14:paraId="5A5A3CBF" w14:textId="0B794E04"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Adil </w:t>
      </w:r>
      <w:proofErr w:type="spellStart"/>
      <w:r w:rsidRPr="00F42DBE">
        <w:rPr>
          <w:rFonts w:eastAsia="Verdana"/>
          <w:b/>
          <w:bCs/>
          <w:color w:val="000000" w:themeColor="text1"/>
          <w:kern w:val="24"/>
          <w:lang w:val="en-IN"/>
        </w:rPr>
        <w:t>Zainulbhai</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Adil </w:t>
      </w:r>
      <w:proofErr w:type="spellStart"/>
      <w:r w:rsidRPr="00F42DBE">
        <w:rPr>
          <w:rFonts w:eastAsia="Verdana"/>
          <w:color w:val="000000" w:themeColor="text1"/>
          <w:kern w:val="24"/>
          <w:lang w:val="en-IN"/>
        </w:rPr>
        <w:t>Zainulbhai</w:t>
      </w:r>
      <w:proofErr w:type="spellEnd"/>
      <w:r w:rsidRPr="00F42DBE">
        <w:rPr>
          <w:rFonts w:eastAsia="Verdana"/>
          <w:color w:val="000000" w:themeColor="text1"/>
          <w:kern w:val="24"/>
          <w:lang w:val="en-IN"/>
        </w:rPr>
        <w:t xml:space="preserve"> is an independent Director on the Board of Reliance. One of the world’s foremost consultants, he is a mechanical engineering graduate from IIT and holds an MBA from Harvard.</w:t>
      </w:r>
    </w:p>
    <w:p w14:paraId="47B2A52D" w14:textId="77777777" w:rsidR="00F42DBE" w:rsidRPr="00F42DBE" w:rsidRDefault="00F42DBE" w:rsidP="00F42DBE">
      <w:pPr>
        <w:pStyle w:val="BodyText"/>
        <w:spacing w:line="360" w:lineRule="auto"/>
        <w:rPr>
          <w:rFonts w:eastAsia="Verdana"/>
          <w:b/>
          <w:bCs/>
          <w:color w:val="000000" w:themeColor="text1"/>
          <w:kern w:val="24"/>
          <w:lang w:val="en-IN"/>
        </w:rPr>
      </w:pPr>
    </w:p>
    <w:p w14:paraId="76555BD0" w14:textId="278ED05D" w:rsidR="00984D26" w:rsidRDefault="00F42DBE" w:rsidP="004D184B">
      <w:pPr>
        <w:pStyle w:val="BodyText"/>
        <w:spacing w:line="360" w:lineRule="auto"/>
        <w:jc w:val="both"/>
        <w:rPr>
          <w:rFonts w:eastAsia="Verdana"/>
          <w:color w:val="000000" w:themeColor="text1"/>
          <w:kern w:val="24"/>
          <w:lang w:val="en-IN"/>
        </w:rPr>
      </w:pPr>
      <w:proofErr w:type="spellStart"/>
      <w:r w:rsidRPr="00F42DBE">
        <w:rPr>
          <w:rFonts w:eastAsia="Verdana"/>
          <w:b/>
          <w:bCs/>
          <w:color w:val="000000" w:themeColor="text1"/>
          <w:kern w:val="24"/>
          <w:lang w:val="en-IN"/>
        </w:rPr>
        <w:t>Mansingh</w:t>
      </w:r>
      <w:proofErr w:type="spellEnd"/>
      <w:r w:rsidRPr="00F42DBE">
        <w:rPr>
          <w:rFonts w:eastAsia="Verdana"/>
          <w:b/>
          <w:bCs/>
          <w:color w:val="000000" w:themeColor="text1"/>
          <w:kern w:val="24"/>
          <w:lang w:val="en-IN"/>
        </w:rPr>
        <w:t xml:space="preserve"> L. Bhakta</w:t>
      </w:r>
      <w:r>
        <w:rPr>
          <w:rFonts w:eastAsia="Verdana"/>
          <w:b/>
          <w:bCs/>
          <w:color w:val="000000" w:themeColor="text1"/>
          <w:kern w:val="24"/>
          <w:lang w:val="en-IN"/>
        </w:rPr>
        <w:t xml:space="preserve">: </w:t>
      </w:r>
      <w:proofErr w:type="spellStart"/>
      <w:r w:rsidRPr="00F42DBE">
        <w:rPr>
          <w:rFonts w:eastAsia="Verdana"/>
          <w:color w:val="000000" w:themeColor="text1"/>
          <w:kern w:val="24"/>
          <w:lang w:val="en-IN"/>
        </w:rPr>
        <w:t>Mansingh</w:t>
      </w:r>
      <w:proofErr w:type="spellEnd"/>
      <w:r w:rsidRPr="00F42DBE">
        <w:rPr>
          <w:rFonts w:eastAsia="Verdana"/>
          <w:color w:val="000000" w:themeColor="text1"/>
          <w:kern w:val="24"/>
          <w:lang w:val="en-IN"/>
        </w:rPr>
        <w:t xml:space="preserve"> Bhakta is an </w:t>
      </w:r>
      <w:r w:rsidRPr="00F42DBE">
        <w:rPr>
          <w:rFonts w:eastAsia="Verdana"/>
          <w:color w:val="000000" w:themeColor="text1"/>
          <w:kern w:val="24"/>
          <w:lang w:val="en-IN"/>
        </w:rPr>
        <w:t>independent Director on the Board of Reliance. An advocate par excellence, he has almost six decades of experience.</w:t>
      </w:r>
    </w:p>
    <w:p w14:paraId="2CDC528C" w14:textId="77777777" w:rsidR="00F42DBE" w:rsidRPr="00F42DBE" w:rsidRDefault="00F42DBE" w:rsidP="004D184B">
      <w:pPr>
        <w:pStyle w:val="BodyText"/>
        <w:spacing w:line="360" w:lineRule="auto"/>
        <w:jc w:val="both"/>
        <w:rPr>
          <w:rFonts w:eastAsia="Verdana"/>
          <w:color w:val="000000" w:themeColor="text1"/>
          <w:kern w:val="24"/>
          <w:lang w:val="en-IN"/>
        </w:rPr>
      </w:pPr>
    </w:p>
    <w:p w14:paraId="5B74DB65" w14:textId="40E32582"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Dipak C. Jain</w:t>
      </w:r>
      <w:r>
        <w:rPr>
          <w:rFonts w:eastAsia="Verdana"/>
          <w:b/>
          <w:bCs/>
          <w:color w:val="000000" w:themeColor="text1"/>
          <w:kern w:val="24"/>
          <w:lang w:val="en-IN"/>
        </w:rPr>
        <w:t xml:space="preserve">: </w:t>
      </w:r>
      <w:r w:rsidRPr="00F42DBE">
        <w:rPr>
          <w:rFonts w:eastAsia="Verdana"/>
          <w:color w:val="000000" w:themeColor="text1"/>
          <w:kern w:val="24"/>
          <w:lang w:val="en-IN"/>
        </w:rPr>
        <w:t>Dipak Jain is an independent Director on the Board of Reliance. One of the world’s top educationalists, he is a former Dean of Kellogg School of Management and INSEAD.</w:t>
      </w:r>
    </w:p>
    <w:p w14:paraId="6522C431" w14:textId="01CD6F16" w:rsidR="00F42DBE" w:rsidRDefault="00F42DBE" w:rsidP="004D184B">
      <w:pPr>
        <w:pStyle w:val="BodyText"/>
        <w:spacing w:line="360" w:lineRule="auto"/>
        <w:jc w:val="both"/>
        <w:rPr>
          <w:rFonts w:eastAsia="Verdana"/>
          <w:color w:val="000000" w:themeColor="text1"/>
          <w:kern w:val="24"/>
          <w:lang w:val="en-IN"/>
        </w:rPr>
      </w:pPr>
    </w:p>
    <w:p w14:paraId="1536D12D" w14:textId="4BBD082D" w:rsidR="00984D26"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 xml:space="preserve">Dharam </w:t>
      </w:r>
      <w:proofErr w:type="spellStart"/>
      <w:r w:rsidRPr="00F42DBE">
        <w:rPr>
          <w:rFonts w:eastAsia="Verdana"/>
          <w:b/>
          <w:bCs/>
          <w:color w:val="000000" w:themeColor="text1"/>
          <w:kern w:val="24"/>
          <w:lang w:val="en-IN"/>
        </w:rPr>
        <w:t>Vir</w:t>
      </w:r>
      <w:proofErr w:type="spellEnd"/>
      <w:r w:rsidRPr="00F42DBE">
        <w:rPr>
          <w:rFonts w:eastAsia="Verdana"/>
          <w:b/>
          <w:bCs/>
          <w:color w:val="000000" w:themeColor="text1"/>
          <w:kern w:val="24"/>
          <w:lang w:val="en-IN"/>
        </w:rPr>
        <w:t xml:space="preserve"> </w:t>
      </w:r>
      <w:proofErr w:type="spellStart"/>
      <w:r w:rsidRPr="00F42DBE">
        <w:rPr>
          <w:rFonts w:eastAsia="Verdana"/>
          <w:b/>
          <w:bCs/>
          <w:color w:val="000000" w:themeColor="text1"/>
          <w:kern w:val="24"/>
          <w:lang w:val="en-IN"/>
        </w:rPr>
        <w:t>Kapur</w:t>
      </w:r>
      <w:proofErr w:type="spellEnd"/>
      <w:r>
        <w:rPr>
          <w:rFonts w:eastAsia="Verdana"/>
          <w:b/>
          <w:bCs/>
          <w:color w:val="000000" w:themeColor="text1"/>
          <w:kern w:val="24"/>
          <w:lang w:val="en-IN"/>
        </w:rPr>
        <w:t xml:space="preserve">: </w:t>
      </w:r>
      <w:r w:rsidRPr="00F42DBE">
        <w:rPr>
          <w:rFonts w:eastAsia="Verdana"/>
          <w:color w:val="000000" w:themeColor="text1"/>
          <w:kern w:val="24"/>
          <w:lang w:val="en-IN"/>
        </w:rPr>
        <w:t xml:space="preserve">Dharam </w:t>
      </w:r>
      <w:proofErr w:type="spellStart"/>
      <w:r w:rsidRPr="00F42DBE">
        <w:rPr>
          <w:rFonts w:eastAsia="Verdana"/>
          <w:color w:val="000000" w:themeColor="text1"/>
          <w:kern w:val="24"/>
          <w:lang w:val="en-IN"/>
        </w:rPr>
        <w:t>Vir</w:t>
      </w:r>
      <w:proofErr w:type="spellEnd"/>
      <w:r w:rsidRPr="00F42DBE">
        <w:rPr>
          <w:rFonts w:eastAsia="Verdana"/>
          <w:color w:val="000000" w:themeColor="text1"/>
          <w:kern w:val="24"/>
          <w:lang w:val="en-IN"/>
        </w:rPr>
        <w:t xml:space="preserve"> </w:t>
      </w:r>
      <w:proofErr w:type="spellStart"/>
      <w:r w:rsidRPr="00F42DBE">
        <w:rPr>
          <w:rFonts w:eastAsia="Verdana"/>
          <w:color w:val="000000" w:themeColor="text1"/>
          <w:kern w:val="24"/>
          <w:lang w:val="en-IN"/>
        </w:rPr>
        <w:t>Kapur</w:t>
      </w:r>
      <w:proofErr w:type="spellEnd"/>
      <w:r w:rsidRPr="00F42DBE">
        <w:rPr>
          <w:rFonts w:eastAsia="Verdana"/>
          <w:color w:val="000000" w:themeColor="text1"/>
          <w:kern w:val="24"/>
          <w:lang w:val="en-IN"/>
        </w:rPr>
        <w:t xml:space="preserve"> is an independent Director on the Board of Reliance. A technology, industrial </w:t>
      </w:r>
      <w:r w:rsidR="006B261A" w:rsidRPr="00F42DBE">
        <w:rPr>
          <w:rFonts w:eastAsia="Verdana"/>
          <w:color w:val="000000" w:themeColor="text1"/>
          <w:kern w:val="24"/>
          <w:lang w:val="en-IN"/>
        </w:rPr>
        <w:t>development,</w:t>
      </w:r>
      <w:r w:rsidRPr="00F42DBE">
        <w:rPr>
          <w:rFonts w:eastAsia="Verdana"/>
          <w:color w:val="000000" w:themeColor="text1"/>
          <w:kern w:val="24"/>
          <w:lang w:val="en-IN"/>
        </w:rPr>
        <w:t xml:space="preserve"> and project implementation expert, he has a long and illustrious career in the Indian government.</w:t>
      </w:r>
    </w:p>
    <w:p w14:paraId="33B48526" w14:textId="77777777" w:rsidR="00F42DBE" w:rsidRDefault="00F42DBE" w:rsidP="004D184B">
      <w:pPr>
        <w:pStyle w:val="BodyText"/>
        <w:spacing w:line="360" w:lineRule="auto"/>
        <w:jc w:val="both"/>
        <w:rPr>
          <w:rFonts w:eastAsia="Verdana"/>
          <w:color w:val="000000" w:themeColor="text1"/>
          <w:kern w:val="24"/>
          <w:lang w:val="en-IN"/>
        </w:rPr>
      </w:pPr>
    </w:p>
    <w:p w14:paraId="3F4C06B1" w14:textId="77777777" w:rsidR="00376389" w:rsidRDefault="00376389" w:rsidP="004D184B">
      <w:pPr>
        <w:pStyle w:val="BodyText"/>
        <w:spacing w:line="360" w:lineRule="auto"/>
        <w:jc w:val="both"/>
        <w:rPr>
          <w:rFonts w:eastAsia="Verdana"/>
          <w:b/>
          <w:bCs/>
          <w:color w:val="000000" w:themeColor="text1"/>
          <w:kern w:val="24"/>
          <w:lang w:val="en-IN"/>
        </w:rPr>
      </w:pPr>
    </w:p>
    <w:p w14:paraId="2DA2C817" w14:textId="5C302D70" w:rsidR="00F42DBE" w:rsidRP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Mahesh P. Modi</w:t>
      </w:r>
      <w:r>
        <w:rPr>
          <w:rFonts w:eastAsia="Verdana"/>
          <w:b/>
          <w:bCs/>
          <w:color w:val="000000" w:themeColor="text1"/>
          <w:kern w:val="24"/>
          <w:lang w:val="en-IN"/>
        </w:rPr>
        <w:t xml:space="preserve">: </w:t>
      </w:r>
      <w:r w:rsidRPr="00F42DBE">
        <w:rPr>
          <w:rFonts w:eastAsia="Verdana"/>
          <w:color w:val="000000" w:themeColor="text1"/>
          <w:kern w:val="24"/>
          <w:lang w:val="en-IN"/>
        </w:rPr>
        <w:t xml:space="preserve">Mahesh Modi is an independent </w:t>
      </w:r>
      <w:r w:rsidRPr="00F42DBE">
        <w:rPr>
          <w:rFonts w:eastAsia="Verdana"/>
          <w:color w:val="000000" w:themeColor="text1"/>
          <w:kern w:val="24"/>
          <w:lang w:val="en-IN"/>
        </w:rPr>
        <w:t xml:space="preserve">Director on the Board of Reliance. He has in-depth management experience in the petrochemical, telecommunications, </w:t>
      </w:r>
      <w:r w:rsidR="006B261A" w:rsidRPr="00F42DBE">
        <w:rPr>
          <w:rFonts w:eastAsia="Verdana"/>
          <w:color w:val="000000" w:themeColor="text1"/>
          <w:kern w:val="24"/>
          <w:lang w:val="en-IN"/>
        </w:rPr>
        <w:t>energy,</w:t>
      </w:r>
      <w:r w:rsidRPr="00F42DBE">
        <w:rPr>
          <w:rFonts w:eastAsia="Verdana"/>
          <w:color w:val="000000" w:themeColor="text1"/>
          <w:kern w:val="24"/>
          <w:lang w:val="en-IN"/>
        </w:rPr>
        <w:t xml:space="preserve"> and insurance industries.</w:t>
      </w:r>
    </w:p>
    <w:p w14:paraId="1191A3F3" w14:textId="6850372D" w:rsidR="00F42DBE" w:rsidRDefault="00F42DBE" w:rsidP="004D184B">
      <w:pPr>
        <w:pStyle w:val="BodyText"/>
        <w:spacing w:line="360" w:lineRule="auto"/>
        <w:jc w:val="both"/>
        <w:rPr>
          <w:rFonts w:eastAsia="Verdana"/>
          <w:b/>
          <w:bCs/>
          <w:color w:val="000000" w:themeColor="text1"/>
          <w:kern w:val="24"/>
          <w:lang w:val="en-IN"/>
        </w:rPr>
      </w:pPr>
    </w:p>
    <w:p w14:paraId="6861AB16" w14:textId="7447325A" w:rsidR="00F42DBE" w:rsidRDefault="00F42DBE" w:rsidP="004D184B">
      <w:pPr>
        <w:pStyle w:val="BodyText"/>
        <w:spacing w:line="360" w:lineRule="auto"/>
        <w:jc w:val="both"/>
        <w:rPr>
          <w:rFonts w:eastAsia="Verdana"/>
          <w:color w:val="000000" w:themeColor="text1"/>
          <w:kern w:val="24"/>
          <w:lang w:val="en-IN"/>
        </w:rPr>
      </w:pPr>
      <w:r w:rsidRPr="00F42DBE">
        <w:rPr>
          <w:rFonts w:eastAsia="Verdana"/>
          <w:b/>
          <w:bCs/>
          <w:color w:val="000000" w:themeColor="text1"/>
          <w:kern w:val="24"/>
          <w:lang w:val="en-IN"/>
        </w:rPr>
        <w:t>Yogendra P. Trivedi</w:t>
      </w:r>
      <w:r>
        <w:rPr>
          <w:rFonts w:eastAsia="Verdana"/>
          <w:b/>
          <w:bCs/>
          <w:color w:val="000000" w:themeColor="text1"/>
          <w:kern w:val="24"/>
          <w:lang w:val="en-IN"/>
        </w:rPr>
        <w:t xml:space="preserve">: </w:t>
      </w:r>
      <w:r w:rsidRPr="00F42DBE">
        <w:rPr>
          <w:rFonts w:eastAsia="Verdana"/>
          <w:color w:val="000000" w:themeColor="text1"/>
          <w:kern w:val="24"/>
          <w:lang w:val="en-IN"/>
        </w:rPr>
        <w:t>Yogendra Trivedi is an independent Director on the Board of Reliance. He is an expert in the fields of economics, politics, education, sports, and social and professional services.</w:t>
      </w:r>
    </w:p>
    <w:p w14:paraId="6A638A6C" w14:textId="07C24873" w:rsidR="00F42DBE" w:rsidRDefault="00F42DBE" w:rsidP="004D184B">
      <w:pPr>
        <w:pStyle w:val="BodyText"/>
        <w:spacing w:line="360" w:lineRule="auto"/>
        <w:jc w:val="both"/>
        <w:rPr>
          <w:rFonts w:eastAsia="Verdana"/>
          <w:color w:val="000000" w:themeColor="text1"/>
          <w:kern w:val="24"/>
          <w:lang w:val="en-IN"/>
        </w:rPr>
      </w:pPr>
    </w:p>
    <w:p w14:paraId="436216E1" w14:textId="5EE3A5D2" w:rsidR="00F42DBE" w:rsidRDefault="00F42DBE" w:rsidP="004D184B">
      <w:pPr>
        <w:pStyle w:val="BodyText"/>
        <w:spacing w:line="360" w:lineRule="auto"/>
        <w:jc w:val="both"/>
        <w:rPr>
          <w:rFonts w:eastAsia="Verdana"/>
          <w:b/>
          <w:bCs/>
          <w:color w:val="000000" w:themeColor="text1"/>
          <w:kern w:val="24"/>
          <w:lang w:val="en-IN"/>
        </w:rPr>
      </w:pPr>
      <w:r w:rsidRPr="00F42DBE">
        <w:rPr>
          <w:rFonts w:eastAsia="Verdana"/>
          <w:b/>
          <w:bCs/>
          <w:color w:val="000000" w:themeColor="text1"/>
          <w:kern w:val="24"/>
          <w:lang w:val="en-IN"/>
        </w:rPr>
        <w:t xml:space="preserve">Ashok </w:t>
      </w:r>
      <w:proofErr w:type="spellStart"/>
      <w:r w:rsidRPr="00F42DBE">
        <w:rPr>
          <w:rFonts w:eastAsia="Verdana"/>
          <w:b/>
          <w:bCs/>
          <w:color w:val="000000" w:themeColor="text1"/>
          <w:kern w:val="24"/>
          <w:lang w:val="en-IN"/>
        </w:rPr>
        <w:t>Misra</w:t>
      </w:r>
      <w:proofErr w:type="spellEnd"/>
      <w:r>
        <w:rPr>
          <w:rFonts w:eastAsia="Verdana"/>
          <w:b/>
          <w:bCs/>
          <w:color w:val="000000" w:themeColor="text1"/>
          <w:kern w:val="24"/>
          <w:lang w:val="en-IN"/>
        </w:rPr>
        <w:t>:</w:t>
      </w:r>
      <w:r w:rsidRPr="00F42DBE">
        <w:t xml:space="preserve"> </w:t>
      </w:r>
      <w:r w:rsidRPr="00F42DBE">
        <w:rPr>
          <w:rFonts w:eastAsia="Verdana"/>
          <w:color w:val="000000" w:themeColor="text1"/>
          <w:kern w:val="24"/>
          <w:lang w:val="en-IN"/>
        </w:rPr>
        <w:t xml:space="preserve">Ashok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is an independent Director on the Board of Reliance. An IIT Director from 2000-2008, </w:t>
      </w:r>
      <w:proofErr w:type="spellStart"/>
      <w:r w:rsidRPr="00F42DBE">
        <w:rPr>
          <w:rFonts w:eastAsia="Verdana"/>
          <w:color w:val="000000" w:themeColor="text1"/>
          <w:kern w:val="24"/>
          <w:lang w:val="en-IN"/>
        </w:rPr>
        <w:t>Misra</w:t>
      </w:r>
      <w:proofErr w:type="spellEnd"/>
      <w:r w:rsidRPr="00F42DBE">
        <w:rPr>
          <w:rFonts w:eastAsia="Verdana"/>
          <w:color w:val="000000" w:themeColor="text1"/>
          <w:kern w:val="24"/>
          <w:lang w:val="en-IN"/>
        </w:rPr>
        <w:t xml:space="preserve"> was the driving force behind its transformation into a leading research and development institute.</w:t>
      </w:r>
      <w:r>
        <w:rPr>
          <w:rFonts w:eastAsia="Verdana"/>
          <w:b/>
          <w:bCs/>
          <w:color w:val="000000" w:themeColor="text1"/>
          <w:kern w:val="24"/>
          <w:lang w:val="en-IN"/>
        </w:rPr>
        <w:t xml:space="preserve"> </w:t>
      </w:r>
    </w:p>
    <w:p w14:paraId="644FC80B" w14:textId="77777777" w:rsidR="006B261A" w:rsidRDefault="006B261A" w:rsidP="00F42DBE">
      <w:pPr>
        <w:pStyle w:val="BodyText"/>
        <w:spacing w:line="360" w:lineRule="auto"/>
        <w:rPr>
          <w:rFonts w:eastAsia="Verdana"/>
          <w:b/>
          <w:bCs/>
          <w:color w:val="000000" w:themeColor="text1"/>
          <w:kern w:val="24"/>
          <w:lang w:val="en-IN"/>
        </w:rPr>
        <w:sectPr w:rsidR="006B261A" w:rsidSect="0037638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
    <w:p w14:paraId="0130A3C6" w14:textId="549526D0" w:rsidR="00884E69" w:rsidRDefault="00884E69" w:rsidP="00AF0610">
      <w:pPr>
        <w:pStyle w:val="BodyText"/>
        <w:spacing w:line="360" w:lineRule="auto"/>
        <w:rPr>
          <w:rFonts w:ascii="Verdana" w:hAnsi="Verdana"/>
          <w:b/>
          <w:color w:val="000000" w:themeColor="text1"/>
        </w:rPr>
      </w:pPr>
    </w:p>
    <w:p w14:paraId="78FED546" w14:textId="0B9E7C75" w:rsidR="0003629E" w:rsidRDefault="0003629E" w:rsidP="00AF0610">
      <w:pPr>
        <w:pStyle w:val="BodyText"/>
        <w:spacing w:line="360" w:lineRule="auto"/>
        <w:rPr>
          <w:rFonts w:ascii="Verdana" w:hAnsi="Verdana"/>
          <w:b/>
          <w:color w:val="000000" w:themeColor="text1"/>
        </w:rPr>
      </w:pPr>
    </w:p>
    <w:p w14:paraId="5A195218" w14:textId="186F4866" w:rsidR="001211F4" w:rsidRDefault="001211F4" w:rsidP="00AF0610">
      <w:pPr>
        <w:pStyle w:val="BodyText"/>
        <w:spacing w:line="360" w:lineRule="auto"/>
        <w:rPr>
          <w:rFonts w:ascii="Verdana" w:hAnsi="Verdana"/>
          <w:b/>
          <w:color w:val="000000" w:themeColor="text1"/>
        </w:rPr>
      </w:pPr>
    </w:p>
    <w:p w14:paraId="3FBCCA83" w14:textId="77777777" w:rsidR="006B261A" w:rsidRDefault="006B261A" w:rsidP="00477C5A">
      <w:pPr>
        <w:pStyle w:val="BodyText"/>
        <w:spacing w:line="360" w:lineRule="auto"/>
        <w:ind w:left="720"/>
        <w:rPr>
          <w:rFonts w:ascii="Verdana" w:eastAsia="Verdana" w:hAnsi="Verdana"/>
          <w:b/>
          <w:bCs/>
          <w:color w:val="000000" w:themeColor="text1"/>
          <w:kern w:val="24"/>
          <w:sz w:val="20"/>
          <w:szCs w:val="20"/>
          <w:lang w:val="en-IN"/>
        </w:rPr>
      </w:pPr>
    </w:p>
    <w:p w14:paraId="6630A21E" w14:textId="1E911AC5" w:rsidR="00477C5A" w:rsidRPr="00AF0610" w:rsidRDefault="00477C5A" w:rsidP="00477C5A">
      <w:pPr>
        <w:pStyle w:val="BodyText"/>
        <w:spacing w:line="360" w:lineRule="auto"/>
        <w:ind w:left="720"/>
        <w:rPr>
          <w:rFonts w:ascii="Verdana" w:eastAsia="Verdana" w:hAnsi="Verdana"/>
          <w:b/>
          <w:bCs/>
          <w:color w:val="000000" w:themeColor="text1"/>
          <w:kern w:val="24"/>
          <w:sz w:val="20"/>
          <w:szCs w:val="20"/>
          <w:lang w:val="en-IN"/>
        </w:rPr>
        <w:sectPr w:rsidR="00477C5A" w:rsidRPr="00AF0610"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3921567" w14:textId="77777777" w:rsidR="00477C5A" w:rsidRDefault="00477C5A" w:rsidP="00477C5A">
      <w:pPr>
        <w:spacing w:line="360" w:lineRule="auto"/>
        <w:jc w:val="both"/>
        <w:rPr>
          <w:rFonts w:ascii="Verdana" w:hAnsi="Verdana" w:cs="Arial"/>
          <w:b/>
          <w:bCs/>
          <w:sz w:val="20"/>
          <w:szCs w:val="20"/>
        </w:rPr>
      </w:pPr>
      <w:bookmarkStart w:id="3" w:name="_Hlk82606483"/>
      <w:bookmarkEnd w:id="2"/>
      <w:r>
        <w:rPr>
          <w:rFonts w:ascii="Verdana" w:hAnsi="Verdana" w:cs="Arial"/>
          <w:b/>
          <w:bCs/>
          <w:sz w:val="20"/>
          <w:szCs w:val="20"/>
        </w:rPr>
        <w:lastRenderedPageBreak/>
        <w:t>1.3</w:t>
      </w:r>
      <w:r>
        <w:rPr>
          <w:rFonts w:ascii="Verdana" w:hAnsi="Verdana" w:cs="Arial"/>
          <w:b/>
          <w:bCs/>
          <w:sz w:val="20"/>
          <w:szCs w:val="20"/>
        </w:rPr>
        <w:tab/>
      </w:r>
      <w:r w:rsidRPr="00E270BC">
        <w:rPr>
          <w:rFonts w:ascii="Verdana" w:hAnsi="Verdana" w:cs="Arial"/>
          <w:b/>
          <w:bCs/>
          <w:sz w:val="20"/>
          <w:szCs w:val="20"/>
        </w:rPr>
        <w:t>Brief Project Summary</w:t>
      </w:r>
      <w:r>
        <w:rPr>
          <w:rFonts w:ascii="Verdana" w:hAnsi="Verdana" w:cs="Arial"/>
          <w:b/>
          <w:bCs/>
          <w:sz w:val="20"/>
          <w:szCs w:val="20"/>
        </w:rPr>
        <w:t>:</w:t>
      </w:r>
    </w:p>
    <w:p w14:paraId="33E4EEE1" w14:textId="77777777" w:rsidR="00B46B4C" w:rsidRDefault="00B46B4C" w:rsidP="00477C5A">
      <w:pPr>
        <w:spacing w:line="360" w:lineRule="auto"/>
        <w:ind w:firstLine="720"/>
        <w:jc w:val="both"/>
        <w:rPr>
          <w:rFonts w:ascii="Arial" w:hAnsi="Arial" w:cs="Arial"/>
          <w:sz w:val="24"/>
          <w:szCs w:val="24"/>
        </w:rPr>
      </w:pPr>
    </w:p>
    <w:p w14:paraId="764BF99D" w14:textId="0FBADC94" w:rsidR="00477C5A" w:rsidRDefault="00477C5A" w:rsidP="00F56843">
      <w:pPr>
        <w:spacing w:line="360" w:lineRule="auto"/>
        <w:jc w:val="both"/>
        <w:rPr>
          <w:rFonts w:ascii="Arial" w:hAnsi="Arial" w:cs="Arial"/>
          <w:sz w:val="24"/>
          <w:szCs w:val="24"/>
        </w:rPr>
      </w:pPr>
      <w:r w:rsidRPr="00182ED2">
        <w:rPr>
          <w:rFonts w:ascii="Arial" w:hAnsi="Arial" w:cs="Arial"/>
          <w:sz w:val="24"/>
          <w:szCs w:val="24"/>
        </w:rPr>
        <w:t>Vinyl ester resins (VERs) are high-performance unsaturated resins derived by the addition reaction of various epoxide resins with unsaturated carboxylic acids. These resins have been classified under unsaturated polyester resins</w:t>
      </w:r>
      <w:r>
        <w:rPr>
          <w:rFonts w:ascii="Arial" w:hAnsi="Arial" w:cs="Arial"/>
          <w:sz w:val="24"/>
          <w:szCs w:val="24"/>
        </w:rPr>
        <w:t xml:space="preserve"> &amp; comes with different grades such as </w:t>
      </w:r>
      <w:r w:rsidRPr="00182ED2">
        <w:rPr>
          <w:rFonts w:ascii="Arial" w:hAnsi="Arial" w:cs="Arial"/>
          <w:sz w:val="24"/>
          <w:szCs w:val="24"/>
        </w:rPr>
        <w:t>Bisphenol</w:t>
      </w:r>
      <w:r w:rsidRPr="00DB6B8E">
        <w:rPr>
          <w:rFonts w:ascii="Arial" w:hAnsi="Arial" w:cs="Arial"/>
          <w:sz w:val="24"/>
          <w:szCs w:val="24"/>
        </w:rPr>
        <w:t>-A Epoxy Resin</w:t>
      </w:r>
      <w:r w:rsidRPr="00182ED2">
        <w:rPr>
          <w:rFonts w:ascii="Arial" w:hAnsi="Arial" w:cs="Arial"/>
          <w:sz w:val="24"/>
          <w:szCs w:val="24"/>
        </w:rPr>
        <w:t xml:space="preserve">, </w:t>
      </w:r>
      <w:r w:rsidRPr="00DB6B8E">
        <w:rPr>
          <w:rFonts w:ascii="Arial" w:hAnsi="Arial" w:cs="Arial"/>
          <w:sz w:val="24"/>
          <w:szCs w:val="24"/>
        </w:rPr>
        <w:t>Low styrene Monomer Bisphenol-A</w:t>
      </w:r>
      <w:r>
        <w:rPr>
          <w:rFonts w:ascii="Arial" w:hAnsi="Arial" w:cs="Arial"/>
          <w:sz w:val="24"/>
          <w:szCs w:val="24"/>
        </w:rPr>
        <w:t xml:space="preserve"> Resin</w:t>
      </w:r>
      <w:r w:rsidRPr="00182ED2">
        <w:rPr>
          <w:rFonts w:ascii="Arial" w:hAnsi="Arial" w:cs="Arial"/>
          <w:sz w:val="24"/>
          <w:szCs w:val="24"/>
        </w:rPr>
        <w:t xml:space="preserve">, </w:t>
      </w:r>
      <w:proofErr w:type="spellStart"/>
      <w:r w:rsidRPr="00DB6B8E">
        <w:rPr>
          <w:rFonts w:ascii="Arial" w:hAnsi="Arial" w:cs="Arial"/>
          <w:sz w:val="24"/>
          <w:szCs w:val="24"/>
        </w:rPr>
        <w:t>Novolac</w:t>
      </w:r>
      <w:proofErr w:type="spellEnd"/>
      <w:r w:rsidRPr="00DB6B8E">
        <w:rPr>
          <w:rFonts w:ascii="Arial" w:hAnsi="Arial" w:cs="Arial"/>
          <w:sz w:val="24"/>
          <w:szCs w:val="24"/>
        </w:rPr>
        <w:t xml:space="preserve"> Based Epoxy Resin</w:t>
      </w:r>
      <w:r>
        <w:rPr>
          <w:rFonts w:ascii="Arial" w:hAnsi="Arial" w:cs="Arial"/>
          <w:sz w:val="24"/>
          <w:szCs w:val="24"/>
        </w:rPr>
        <w:t xml:space="preserve">, </w:t>
      </w:r>
      <w:r w:rsidRPr="00DB6B8E">
        <w:rPr>
          <w:rFonts w:ascii="Arial" w:hAnsi="Arial" w:cs="Arial"/>
          <w:sz w:val="24"/>
          <w:szCs w:val="24"/>
        </w:rPr>
        <w:t xml:space="preserve">Brominated Epoxy </w:t>
      </w:r>
      <w:r>
        <w:rPr>
          <w:rFonts w:ascii="Arial" w:hAnsi="Arial" w:cs="Arial"/>
          <w:sz w:val="24"/>
          <w:szCs w:val="24"/>
        </w:rPr>
        <w:t>R</w:t>
      </w:r>
      <w:r w:rsidRPr="00DB6B8E">
        <w:rPr>
          <w:rFonts w:ascii="Arial" w:hAnsi="Arial" w:cs="Arial"/>
          <w:sz w:val="24"/>
          <w:szCs w:val="24"/>
        </w:rPr>
        <w:t>esin,</w:t>
      </w:r>
      <w:r w:rsidRPr="00182ED2">
        <w:rPr>
          <w:rFonts w:ascii="Arial" w:hAnsi="Arial" w:cs="Arial"/>
          <w:sz w:val="24"/>
          <w:szCs w:val="24"/>
        </w:rPr>
        <w:t xml:space="preserve"> and multifunctional epoxy resins</w:t>
      </w:r>
      <w:r>
        <w:rPr>
          <w:rFonts w:ascii="Arial" w:hAnsi="Arial" w:cs="Arial"/>
          <w:sz w:val="24"/>
          <w:szCs w:val="24"/>
        </w:rPr>
        <w:t xml:space="preserve">.  </w:t>
      </w:r>
    </w:p>
    <w:p w14:paraId="5BB3FD23" w14:textId="77777777" w:rsidR="00477C5A" w:rsidRDefault="00477C5A" w:rsidP="00477C5A">
      <w:pPr>
        <w:spacing w:line="360" w:lineRule="auto"/>
        <w:jc w:val="both"/>
        <w:rPr>
          <w:rFonts w:ascii="Arial" w:hAnsi="Arial" w:cs="Arial"/>
          <w:sz w:val="24"/>
          <w:szCs w:val="24"/>
        </w:rPr>
      </w:pPr>
      <w:r>
        <w:rPr>
          <w:rFonts w:ascii="Arial" w:hAnsi="Arial" w:cs="Arial"/>
          <w:sz w:val="24"/>
          <w:szCs w:val="24"/>
        </w:rPr>
        <w:t xml:space="preserve">Vinyl ester resin </w:t>
      </w:r>
      <w:r w:rsidRPr="00601F80">
        <w:rPr>
          <w:rFonts w:ascii="Arial" w:hAnsi="Arial" w:cs="Arial"/>
          <w:sz w:val="24"/>
          <w:szCs w:val="24"/>
        </w:rPr>
        <w:t>are easy to manufacture</w:t>
      </w:r>
      <w:r>
        <w:rPr>
          <w:rFonts w:ascii="Arial" w:hAnsi="Arial" w:cs="Arial"/>
          <w:sz w:val="24"/>
          <w:szCs w:val="24"/>
        </w:rPr>
        <w:t xml:space="preserve"> as process is simple and all raw materials are available. </w:t>
      </w:r>
      <w:r w:rsidRPr="00601F80">
        <w:rPr>
          <w:rFonts w:ascii="Arial" w:hAnsi="Arial" w:cs="Arial"/>
          <w:sz w:val="24"/>
          <w:szCs w:val="24"/>
        </w:rPr>
        <w:t xml:space="preserve"> </w:t>
      </w:r>
      <w:r w:rsidRPr="00732EC7">
        <w:rPr>
          <w:rFonts w:ascii="Arial" w:hAnsi="Arial" w:cs="Arial"/>
          <w:sz w:val="24"/>
          <w:szCs w:val="24"/>
        </w:rPr>
        <w:t xml:space="preserve">Backward integration into raw materials such as </w:t>
      </w:r>
      <w:r>
        <w:rPr>
          <w:rFonts w:ascii="Arial" w:hAnsi="Arial" w:cs="Arial"/>
          <w:sz w:val="24"/>
          <w:szCs w:val="24"/>
        </w:rPr>
        <w:t>Epoxy Resin, Styrene and Methacrylic Acid will a</w:t>
      </w:r>
      <w:r w:rsidRPr="00732EC7">
        <w:rPr>
          <w:rFonts w:ascii="Arial" w:hAnsi="Arial" w:cs="Arial"/>
          <w:sz w:val="24"/>
          <w:szCs w:val="24"/>
        </w:rPr>
        <w:t xml:space="preserve">llow consistent supply and competitive pricing of </w:t>
      </w:r>
      <w:r>
        <w:rPr>
          <w:rFonts w:ascii="Arial" w:hAnsi="Arial" w:cs="Arial"/>
          <w:sz w:val="24"/>
          <w:szCs w:val="24"/>
        </w:rPr>
        <w:t>vinyl ester resin</w:t>
      </w:r>
      <w:r w:rsidRPr="00732EC7">
        <w:rPr>
          <w:rFonts w:ascii="Arial" w:hAnsi="Arial" w:cs="Arial"/>
          <w:sz w:val="24"/>
          <w:szCs w:val="24"/>
        </w:rPr>
        <w:t>.</w:t>
      </w:r>
    </w:p>
    <w:p w14:paraId="2EC7B664" w14:textId="77777777" w:rsidR="006B261A" w:rsidRDefault="006B261A" w:rsidP="006B261A">
      <w:pPr>
        <w:pStyle w:val="BodyText"/>
        <w:rPr>
          <w:rFonts w:ascii="Verdana" w:hAnsi="Verdana"/>
          <w:b/>
          <w:color w:val="000000" w:themeColor="text1"/>
        </w:rPr>
      </w:pPr>
    </w:p>
    <w:p w14:paraId="05B18BAC" w14:textId="2F6810B0" w:rsidR="00477C5A" w:rsidRDefault="00477C5A" w:rsidP="00477C5A">
      <w:pPr>
        <w:spacing w:line="360" w:lineRule="auto"/>
        <w:jc w:val="both"/>
      </w:pPr>
      <w:r>
        <w:rPr>
          <w:rFonts w:ascii="Verdana" w:hAnsi="Verdana" w:cs="Arial"/>
          <w:b/>
          <w:bCs/>
          <w:sz w:val="20"/>
          <w:szCs w:val="20"/>
        </w:rPr>
        <w:t>1.4</w:t>
      </w:r>
      <w:r>
        <w:rPr>
          <w:rFonts w:ascii="Verdana" w:hAnsi="Verdana" w:cs="Arial"/>
          <w:b/>
          <w:bCs/>
          <w:sz w:val="20"/>
          <w:szCs w:val="20"/>
        </w:rPr>
        <w:tab/>
        <w:t>Key Highlights of the projects</w:t>
      </w:r>
    </w:p>
    <w:p w14:paraId="7477944E" w14:textId="38A7EC84" w:rsidR="00477C5A" w:rsidRPr="00AA2E1A" w:rsidRDefault="00477C5A" w:rsidP="00477C5A">
      <w:pPr>
        <w:spacing w:line="360" w:lineRule="auto"/>
        <w:jc w:val="both"/>
        <w:rPr>
          <w:rFonts w:ascii="Arial" w:hAnsi="Arial" w:cs="Arial"/>
          <w:sz w:val="24"/>
          <w:szCs w:val="24"/>
        </w:rPr>
      </w:pPr>
      <w:r w:rsidRPr="00F61C25">
        <w:rPr>
          <w:rFonts w:ascii="Arial" w:hAnsi="Arial" w:cs="Arial"/>
          <w:sz w:val="24"/>
          <w:szCs w:val="24"/>
        </w:rPr>
        <w:t>Reliance Industries Limited</w:t>
      </w:r>
      <w:r>
        <w:rPr>
          <w:rFonts w:ascii="Arial" w:hAnsi="Arial" w:cs="Arial"/>
          <w:sz w:val="24"/>
          <w:szCs w:val="24"/>
        </w:rPr>
        <w:t xml:space="preserve"> (RIL)</w:t>
      </w:r>
      <w:r w:rsidRPr="00F61C25">
        <w:rPr>
          <w:rFonts w:ascii="Arial" w:hAnsi="Arial" w:cs="Arial"/>
          <w:sz w:val="24"/>
          <w:szCs w:val="24"/>
        </w:rPr>
        <w:t xml:space="preserve"> proposes to enter Vinyl Ester </w:t>
      </w:r>
      <w:r>
        <w:rPr>
          <w:rFonts w:ascii="Arial" w:hAnsi="Arial" w:cs="Arial"/>
          <w:sz w:val="24"/>
          <w:szCs w:val="24"/>
        </w:rPr>
        <w:t>R</w:t>
      </w:r>
      <w:r w:rsidRPr="00F61C25">
        <w:rPr>
          <w:rFonts w:ascii="Arial" w:hAnsi="Arial" w:cs="Arial"/>
          <w:sz w:val="24"/>
          <w:szCs w:val="24"/>
        </w:rPr>
        <w:t>esin business.</w:t>
      </w:r>
      <w:r>
        <w:rPr>
          <w:rFonts w:ascii="Arial" w:hAnsi="Arial" w:cs="Arial"/>
          <w:sz w:val="24"/>
          <w:szCs w:val="24"/>
        </w:rPr>
        <w:t xml:space="preserve"> </w:t>
      </w:r>
      <w:r w:rsidRPr="00F61C25">
        <w:rPr>
          <w:rFonts w:ascii="Arial" w:hAnsi="Arial" w:cs="Arial"/>
          <w:sz w:val="24"/>
          <w:szCs w:val="24"/>
        </w:rPr>
        <w:t xml:space="preserve">With the increasing demand </w:t>
      </w:r>
      <w:r>
        <w:rPr>
          <w:rFonts w:ascii="Arial" w:hAnsi="Arial" w:cs="Arial"/>
          <w:sz w:val="24"/>
          <w:szCs w:val="24"/>
        </w:rPr>
        <w:t>within</w:t>
      </w:r>
      <w:r w:rsidRPr="00F61C25">
        <w:rPr>
          <w:rFonts w:ascii="Arial" w:hAnsi="Arial" w:cs="Arial"/>
          <w:sz w:val="24"/>
          <w:szCs w:val="24"/>
        </w:rPr>
        <w:t xml:space="preserve"> India and across the globe, there is </w:t>
      </w:r>
      <w:r>
        <w:rPr>
          <w:rFonts w:ascii="Arial" w:hAnsi="Arial" w:cs="Arial"/>
          <w:sz w:val="24"/>
          <w:szCs w:val="24"/>
        </w:rPr>
        <w:t>a great opportunity to enter in this</w:t>
      </w:r>
      <w:r w:rsidRPr="00F61C25">
        <w:rPr>
          <w:rFonts w:ascii="Arial" w:hAnsi="Arial" w:cs="Arial"/>
          <w:sz w:val="24"/>
          <w:szCs w:val="24"/>
        </w:rPr>
        <w:t xml:space="preserve"> manufacturing </w:t>
      </w:r>
      <w:r>
        <w:rPr>
          <w:rFonts w:ascii="Arial" w:hAnsi="Arial" w:cs="Arial"/>
          <w:sz w:val="24"/>
          <w:szCs w:val="24"/>
        </w:rPr>
        <w:t>business</w:t>
      </w:r>
      <w:r w:rsidRPr="00F61C25">
        <w:rPr>
          <w:rFonts w:ascii="Arial" w:hAnsi="Arial" w:cs="Arial"/>
          <w:sz w:val="24"/>
          <w:szCs w:val="24"/>
        </w:rPr>
        <w:t>.</w:t>
      </w:r>
      <w:r>
        <w:rPr>
          <w:rFonts w:ascii="Arial" w:hAnsi="Arial" w:cs="Arial"/>
          <w:sz w:val="24"/>
          <w:szCs w:val="24"/>
        </w:rPr>
        <w:t xml:space="preserve"> </w:t>
      </w:r>
      <w:r w:rsidR="00A03ADD" w:rsidRPr="00A03ADD">
        <w:rPr>
          <w:rFonts w:ascii="Arial" w:hAnsi="Arial" w:cs="Arial"/>
          <w:sz w:val="24"/>
          <w:szCs w:val="24"/>
        </w:rPr>
        <w:t>The company’s total production capacity of PE, PP and PVC is 2.3, 2.9 and 0.7 million MT per annum, respectively as of 2019.</w:t>
      </w:r>
      <w:r w:rsidRPr="00AA2E1A">
        <w:rPr>
          <w:rFonts w:ascii="Arial" w:hAnsi="Arial" w:cs="Arial"/>
          <w:sz w:val="24"/>
          <w:szCs w:val="24"/>
        </w:rPr>
        <w:t xml:space="preserve">Success for the </w:t>
      </w:r>
      <w:r>
        <w:rPr>
          <w:rFonts w:ascii="Arial" w:hAnsi="Arial" w:cs="Arial"/>
          <w:sz w:val="24"/>
          <w:szCs w:val="24"/>
        </w:rPr>
        <w:t xml:space="preserve">greenfield </w:t>
      </w:r>
      <w:r w:rsidRPr="00AA2E1A">
        <w:rPr>
          <w:rFonts w:ascii="Arial" w:hAnsi="Arial" w:cs="Arial"/>
          <w:sz w:val="24"/>
          <w:szCs w:val="24"/>
        </w:rPr>
        <w:t xml:space="preserve">project </w:t>
      </w:r>
      <w:r>
        <w:rPr>
          <w:rFonts w:ascii="Arial" w:hAnsi="Arial" w:cs="Arial"/>
          <w:sz w:val="24"/>
          <w:szCs w:val="24"/>
        </w:rPr>
        <w:t>is mainly due to</w:t>
      </w:r>
      <w:r w:rsidRPr="00AA2E1A">
        <w:rPr>
          <w:rFonts w:ascii="Arial" w:hAnsi="Arial" w:cs="Arial"/>
          <w:sz w:val="24"/>
          <w:szCs w:val="24"/>
        </w:rPr>
        <w:t>:</w:t>
      </w:r>
    </w:p>
    <w:p w14:paraId="2A815D03"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Cost Competitiveness</w:t>
      </w:r>
      <w:r>
        <w:rPr>
          <w:sz w:val="24"/>
          <w:szCs w:val="24"/>
        </w:rPr>
        <w:t xml:space="preserve"> against all major companies operating in the market</w:t>
      </w:r>
    </w:p>
    <w:p w14:paraId="3FDA0C7D" w14:textId="1050E108"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w:t>
      </w:r>
      <w:r>
        <w:rPr>
          <w:sz w:val="24"/>
          <w:szCs w:val="24"/>
        </w:rPr>
        <w:t xml:space="preserve">Early Adaptation of 5G Technology </w:t>
      </w:r>
      <w:r w:rsidR="00CF60F6">
        <w:rPr>
          <w:sz w:val="24"/>
          <w:szCs w:val="24"/>
        </w:rPr>
        <w:t>by telecom sector</w:t>
      </w:r>
    </w:p>
    <w:p w14:paraId="2B1DED6E" w14:textId="77777777" w:rsidR="00477C5A" w:rsidRPr="00383BFD"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Top 10 preference for FDI Inflows in the country.</w:t>
      </w:r>
    </w:p>
    <w:p w14:paraId="362A5C85" w14:textId="77777777" w:rsidR="00477C5A" w:rsidRPr="00AA2E1A"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 xml:space="preserve"> India being the 4th largest producer of Chemicals</w:t>
      </w:r>
      <w:r>
        <w:rPr>
          <w:sz w:val="24"/>
          <w:szCs w:val="24"/>
        </w:rPr>
        <w:t xml:space="preserve"> </w:t>
      </w:r>
      <w:r w:rsidRPr="00AA2E1A">
        <w:rPr>
          <w:sz w:val="24"/>
          <w:szCs w:val="24"/>
        </w:rPr>
        <w:t>in Asia Pacific region.</w:t>
      </w:r>
    </w:p>
    <w:p w14:paraId="122C1FB4" w14:textId="7E5B5DA2" w:rsidR="00477C5A" w:rsidRPr="004102C9" w:rsidRDefault="00477C5A" w:rsidP="00F14E20">
      <w:pPr>
        <w:pStyle w:val="ListParagraph"/>
        <w:widowControl/>
        <w:numPr>
          <w:ilvl w:val="0"/>
          <w:numId w:val="18"/>
        </w:numPr>
        <w:autoSpaceDE/>
        <w:autoSpaceDN/>
        <w:spacing w:after="160" w:line="360" w:lineRule="auto"/>
        <w:contextualSpacing/>
        <w:jc w:val="both"/>
        <w:rPr>
          <w:sz w:val="24"/>
          <w:szCs w:val="24"/>
        </w:rPr>
      </w:pPr>
      <w:r w:rsidRPr="00AA2E1A">
        <w:rPr>
          <w:sz w:val="24"/>
          <w:szCs w:val="24"/>
        </w:rPr>
        <w:t>“</w:t>
      </w:r>
      <w:proofErr w:type="spellStart"/>
      <w:r w:rsidRPr="00AA2E1A">
        <w:rPr>
          <w:sz w:val="24"/>
          <w:szCs w:val="24"/>
        </w:rPr>
        <w:t>AatmaNirbhar</w:t>
      </w:r>
      <w:proofErr w:type="spellEnd"/>
      <w:r w:rsidRPr="00AA2E1A">
        <w:rPr>
          <w:sz w:val="24"/>
          <w:szCs w:val="24"/>
        </w:rPr>
        <w:t xml:space="preserve"> Bharat” and “Make in India” policies are </w:t>
      </w:r>
      <w:r w:rsidR="00A03ADD" w:rsidRPr="00A03ADD">
        <w:rPr>
          <w:sz w:val="24"/>
          <w:szCs w:val="24"/>
        </w:rPr>
        <w:t xml:space="preserve">further incentivizing </w:t>
      </w:r>
      <w:r w:rsidR="0008641D" w:rsidRPr="00A03ADD">
        <w:rPr>
          <w:sz w:val="24"/>
          <w:szCs w:val="24"/>
        </w:rPr>
        <w:t xml:space="preserve">domestic </w:t>
      </w:r>
      <w:r w:rsidR="0008641D" w:rsidRPr="00AA2E1A">
        <w:rPr>
          <w:sz w:val="24"/>
          <w:szCs w:val="24"/>
        </w:rPr>
        <w:t>manufacturer</w:t>
      </w:r>
      <w:r w:rsidRPr="00AA2E1A">
        <w:rPr>
          <w:sz w:val="24"/>
          <w:szCs w:val="24"/>
        </w:rPr>
        <w:t xml:space="preserve"> to come up with green field capacity.</w:t>
      </w:r>
    </w:p>
    <w:p w14:paraId="41C8F782" w14:textId="1727C8F4" w:rsidR="00477C5A" w:rsidRDefault="00A03ADD" w:rsidP="00477C5A">
      <w:pPr>
        <w:spacing w:line="360" w:lineRule="auto"/>
        <w:jc w:val="both"/>
        <w:rPr>
          <w:rFonts w:ascii="Arial" w:hAnsi="Arial" w:cs="Arial"/>
          <w:sz w:val="24"/>
          <w:szCs w:val="24"/>
        </w:rPr>
      </w:pPr>
      <w:r w:rsidRPr="00A03ADD">
        <w:rPr>
          <w:rFonts w:ascii="Arial" w:hAnsi="Arial" w:cs="Arial"/>
          <w:sz w:val="24"/>
          <w:szCs w:val="24"/>
        </w:rPr>
        <w:t>Demand for vinyl ester resin has been proposed to have double digit growth in India due to the robust growth in end user industries. India’s Fiberglass Reinforced Plastics (FRP) coating and lining Industry has been witnessing high growth numbers due to increasing inclination towards corrosion resistant products and other technological advancements.  Vinyl ester resin is also finding its wide applications majorly in materials for pipe</w:t>
      </w:r>
      <w:r>
        <w:rPr>
          <w:rFonts w:ascii="Arial" w:hAnsi="Arial" w:cs="Arial"/>
          <w:sz w:val="24"/>
          <w:szCs w:val="24"/>
        </w:rPr>
        <w:t xml:space="preserve"> </w:t>
      </w:r>
      <w:r w:rsidR="00477C5A" w:rsidRPr="00F10B84">
        <w:rPr>
          <w:rFonts w:ascii="Arial" w:hAnsi="Arial" w:cs="Arial"/>
          <w:sz w:val="24"/>
          <w:szCs w:val="24"/>
        </w:rPr>
        <w:t xml:space="preserve">linings, steel and concrete linings, secondary containment, and to fabricate FRP (Fiberglass Reinforced Plastics) storage tanks. Vinyl ester resin prevents the hydrolysis induced osmotic blistering by the formation of skin </w:t>
      </w:r>
      <w:r w:rsidR="00477C5A" w:rsidRPr="00F10B84">
        <w:rPr>
          <w:rFonts w:ascii="Arial" w:hAnsi="Arial" w:cs="Arial"/>
          <w:sz w:val="24"/>
          <w:szCs w:val="24"/>
        </w:rPr>
        <w:lastRenderedPageBreak/>
        <w:t>between the gel coat and the glass/polyester laminate or over the gel coat. It can be used for the entire lamination of boats which provides greater flexibility and toughness than polyester.</w:t>
      </w:r>
    </w:p>
    <w:p w14:paraId="07F5AFD1" w14:textId="291BE909" w:rsidR="00477C5A" w:rsidRDefault="00477C5A" w:rsidP="006B261A">
      <w:pPr>
        <w:pStyle w:val="BodyText"/>
        <w:rPr>
          <w:rFonts w:ascii="Verdana" w:hAnsi="Verdana"/>
          <w:b/>
          <w:color w:val="000000" w:themeColor="text1"/>
        </w:rPr>
        <w:sectPr w:rsidR="00477C5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26615" w14:textId="77777777" w:rsidR="006B261A" w:rsidRDefault="006B261A" w:rsidP="006B261A">
      <w:pPr>
        <w:pStyle w:val="BodyText"/>
        <w:rPr>
          <w:rFonts w:ascii="Verdana" w:hAnsi="Verdana"/>
          <w:b/>
          <w:color w:val="000000" w:themeColor="text1"/>
        </w:rPr>
      </w:pPr>
      <w:bookmarkStart w:id="4" w:name="_Ref83655239"/>
    </w:p>
    <w:p w14:paraId="47CC01E8" w14:textId="77777777" w:rsidR="006B261A" w:rsidRDefault="006B261A" w:rsidP="006B261A">
      <w:pPr>
        <w:pStyle w:val="BodyText"/>
        <w:rPr>
          <w:rFonts w:ascii="Verdana" w:hAnsi="Verdana"/>
          <w:b/>
          <w:color w:val="000000" w:themeColor="text1"/>
        </w:rPr>
      </w:pPr>
    </w:p>
    <w:bookmarkEnd w:id="3"/>
    <w:bookmarkEnd w:id="4"/>
    <w:p w14:paraId="79312A4E" w14:textId="0B2FB0E7" w:rsidR="00CF60F6" w:rsidRDefault="00CF60F6" w:rsidP="00CF60F6">
      <w:pPr>
        <w:spacing w:line="360" w:lineRule="auto"/>
        <w:rPr>
          <w:rFonts w:ascii="Arial" w:eastAsia="Verdana" w:hAnsi="Arial" w:cs="Arial"/>
          <w:b/>
          <w:bCs/>
          <w:color w:val="000000"/>
          <w:kern w:val="24"/>
          <w:sz w:val="24"/>
          <w:szCs w:val="24"/>
        </w:rPr>
      </w:pPr>
      <w:r w:rsidRPr="00CF60F6">
        <w:rPr>
          <w:rFonts w:ascii="Arial" w:eastAsia="Verdana" w:hAnsi="Arial" w:cs="Arial"/>
          <w:b/>
          <w:bCs/>
          <w:color w:val="000000"/>
          <w:kern w:val="24"/>
          <w:sz w:val="24"/>
          <w:szCs w:val="24"/>
        </w:rPr>
        <w:t>Growth Drivers for India Vinyl Ester Market</w:t>
      </w:r>
    </w:p>
    <w:tbl>
      <w:tblPr>
        <w:tblW w:w="10300" w:type="dxa"/>
        <w:tblLook w:val="0420" w:firstRow="1" w:lastRow="0" w:firstColumn="0" w:lastColumn="0" w:noHBand="0" w:noVBand="1"/>
      </w:tblPr>
      <w:tblGrid>
        <w:gridCol w:w="2575"/>
        <w:gridCol w:w="2575"/>
        <w:gridCol w:w="2575"/>
        <w:gridCol w:w="2575"/>
      </w:tblGrid>
      <w:tr w:rsidR="00CF60F6" w:rsidRPr="000E7563" w14:paraId="4C074105" w14:textId="77777777" w:rsidTr="00CF60F6">
        <w:trPr>
          <w:trHeight w:val="847"/>
        </w:trPr>
        <w:tc>
          <w:tcPr>
            <w:tcW w:w="2575"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58823C2F"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 xml:space="preserve">Name of the Product </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174BBD0E"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Domestic Demand Market</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4FA07DBA"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Export Potential</w:t>
            </w:r>
          </w:p>
        </w:tc>
        <w:tc>
          <w:tcPr>
            <w:tcW w:w="2575" w:type="dxa"/>
            <w:tcBorders>
              <w:top w:val="single" w:sz="8" w:space="0" w:color="FFC000"/>
              <w:left w:val="nil"/>
              <w:bottom w:val="single" w:sz="12" w:space="0" w:color="FFC000"/>
              <w:right w:val="single" w:sz="8" w:space="0" w:color="FFC000"/>
            </w:tcBorders>
            <w:shd w:val="clear" w:color="auto" w:fill="auto"/>
            <w:vAlign w:val="center"/>
            <w:hideMark/>
          </w:tcPr>
          <w:p w14:paraId="5B0438E3" w14:textId="77777777" w:rsidR="00CF60F6" w:rsidRPr="000E7563" w:rsidRDefault="00CF60F6" w:rsidP="00BF252C">
            <w:pPr>
              <w:spacing w:after="0" w:line="240" w:lineRule="auto"/>
              <w:jc w:val="center"/>
              <w:rPr>
                <w:rFonts w:ascii="Verdana" w:eastAsia="Times New Roman" w:hAnsi="Verdana" w:cs="Times New Roman"/>
                <w:b/>
                <w:bCs/>
                <w:color w:val="000000"/>
                <w:sz w:val="20"/>
                <w:szCs w:val="20"/>
                <w:lang w:val="en-US"/>
              </w:rPr>
            </w:pPr>
            <w:r w:rsidRPr="000E7563">
              <w:rPr>
                <w:rFonts w:ascii="Verdana" w:eastAsia="Times New Roman" w:hAnsi="Verdana" w:cs="Times New Roman"/>
                <w:b/>
                <w:bCs/>
                <w:color w:val="000000"/>
                <w:sz w:val="20"/>
                <w:szCs w:val="20"/>
                <w:lang w:val="en-US"/>
              </w:rPr>
              <w:t>Import Substitution</w:t>
            </w:r>
          </w:p>
        </w:tc>
      </w:tr>
      <w:tr w:rsidR="00CF60F6" w:rsidRPr="000E7563" w14:paraId="3410C2B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4D562D84"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FRP (Pipes and Tanks)</w:t>
            </w:r>
          </w:p>
        </w:tc>
        <w:tc>
          <w:tcPr>
            <w:tcW w:w="2575" w:type="dxa"/>
            <w:tcBorders>
              <w:top w:val="nil"/>
              <w:left w:val="nil"/>
              <w:bottom w:val="single" w:sz="8" w:space="0" w:color="FFC000"/>
              <w:right w:val="single" w:sz="8" w:space="0" w:color="FFC000"/>
            </w:tcBorders>
            <w:shd w:val="clear" w:color="000000" w:fill="FFF4E7"/>
            <w:vAlign w:val="center"/>
            <w:hideMark/>
          </w:tcPr>
          <w:p w14:paraId="7E1CEC7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36A9081F" w14:textId="77777777" w:rsidR="00CF60F6" w:rsidRPr="000E7563" w:rsidRDefault="00CF60F6" w:rsidP="00BF252C">
            <w:pPr>
              <w:spacing w:after="0" w:line="240" w:lineRule="auto"/>
              <w:jc w:val="center"/>
              <w:rPr>
                <w:rFonts w:ascii="Arial" w:eastAsia="Times New Roman" w:hAnsi="Arial" w:cs="Arial"/>
                <w:sz w:val="36"/>
                <w:szCs w:val="36"/>
                <w:lang w:val="en-US"/>
              </w:rPr>
            </w:pPr>
            <w:r>
              <w:rPr>
                <w:noProof/>
              </w:rPr>
              <mc:AlternateContent>
                <mc:Choice Requires="wpg">
                  <w:drawing>
                    <wp:anchor distT="0" distB="0" distL="114300" distR="114300" simplePos="0" relativeHeight="252567552" behindDoc="0" locked="0" layoutInCell="1" allowOverlap="1" wp14:anchorId="15DA105B" wp14:editId="69B23EBC">
                      <wp:simplePos x="0" y="0"/>
                      <wp:positionH relativeFrom="column">
                        <wp:posOffset>-1132205</wp:posOffset>
                      </wp:positionH>
                      <wp:positionV relativeFrom="paragraph">
                        <wp:posOffset>88265</wp:posOffset>
                      </wp:positionV>
                      <wp:extent cx="3710305" cy="3284855"/>
                      <wp:effectExtent l="0" t="0" r="4445" b="0"/>
                      <wp:wrapNone/>
                      <wp:docPr id="2213" name="Group 3"/>
                      <wp:cNvGraphicFramePr/>
                      <a:graphic xmlns:a="http://schemas.openxmlformats.org/drawingml/2006/main">
                        <a:graphicData uri="http://schemas.microsoft.com/office/word/2010/wordprocessingGroup">
                          <wpg:wgp>
                            <wpg:cNvGrpSpPr/>
                            <wpg:grpSpPr>
                              <a:xfrm>
                                <a:off x="0" y="0"/>
                                <a:ext cx="3710305" cy="3284855"/>
                                <a:chOff x="0" y="0"/>
                                <a:chExt cx="3709357" cy="2728108"/>
                              </a:xfrm>
                            </wpg:grpSpPr>
                            <pic:pic xmlns:pic="http://schemas.openxmlformats.org/drawingml/2006/picture">
                              <pic:nvPicPr>
                                <pic:cNvPr id="2214" name="Graphic 6"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0"/>
                                  <a:ext cx="549965" cy="354496"/>
                                </a:xfrm>
                                <a:prstGeom prst="rect">
                                  <a:avLst/>
                                </a:prstGeom>
                              </pic:spPr>
                            </pic:pic>
                            <pic:pic xmlns:pic="http://schemas.openxmlformats.org/drawingml/2006/picture">
                              <pic:nvPicPr>
                                <pic:cNvPr id="2215" name="Graphic 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 y="1840029"/>
                                  <a:ext cx="549965" cy="354496"/>
                                </a:xfrm>
                                <a:prstGeom prst="rect">
                                  <a:avLst/>
                                </a:prstGeom>
                              </pic:spPr>
                            </pic:pic>
                            <pic:pic xmlns:pic="http://schemas.openxmlformats.org/drawingml/2006/picture">
                              <pic:nvPicPr>
                                <pic:cNvPr id="2216" name="Graphic 8"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2139" y="1875182"/>
                                  <a:ext cx="549965" cy="354496"/>
                                </a:xfrm>
                                <a:prstGeom prst="rect">
                                  <a:avLst/>
                                </a:prstGeom>
                              </pic:spPr>
                            </pic:pic>
                            <pic:pic xmlns:pic="http://schemas.openxmlformats.org/drawingml/2006/picture">
                              <pic:nvPicPr>
                                <pic:cNvPr id="2217" name="Graphic 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901783"/>
                                  <a:ext cx="549965" cy="354496"/>
                                </a:xfrm>
                                <a:prstGeom prst="rect">
                                  <a:avLst/>
                                </a:prstGeom>
                              </pic:spPr>
                            </pic:pic>
                            <pic:pic xmlns:pic="http://schemas.openxmlformats.org/drawingml/2006/picture">
                              <pic:nvPicPr>
                                <pic:cNvPr id="2218" name="Graphic 1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 y="1359454"/>
                                  <a:ext cx="549965" cy="354496"/>
                                </a:xfrm>
                                <a:prstGeom prst="rect">
                                  <a:avLst/>
                                </a:prstGeom>
                              </pic:spPr>
                            </pic:pic>
                            <pic:pic xmlns:pic="http://schemas.openxmlformats.org/drawingml/2006/picture">
                              <pic:nvPicPr>
                                <pic:cNvPr id="2219" name="Graphic 13"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59392" y="2345912"/>
                                  <a:ext cx="549965" cy="354496"/>
                                </a:xfrm>
                                <a:prstGeom prst="rect">
                                  <a:avLst/>
                                </a:prstGeom>
                              </pic:spPr>
                            </pic:pic>
                            <pic:pic xmlns:pic="http://schemas.openxmlformats.org/drawingml/2006/picture">
                              <pic:nvPicPr>
                                <pic:cNvPr id="2220" name="Graphic 14"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0084" y="17243"/>
                                  <a:ext cx="549965" cy="354496"/>
                                </a:xfrm>
                                <a:prstGeom prst="rect">
                                  <a:avLst/>
                                </a:prstGeom>
                              </pic:spPr>
                            </pic:pic>
                            <pic:pic xmlns:pic="http://schemas.openxmlformats.org/drawingml/2006/picture">
                              <pic:nvPicPr>
                                <pic:cNvPr id="2221" name="Graphic 15"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42205" y="1388732"/>
                                  <a:ext cx="549965" cy="354496"/>
                                </a:xfrm>
                                <a:prstGeom prst="rect">
                                  <a:avLst/>
                                </a:prstGeom>
                              </pic:spPr>
                            </pic:pic>
                            <pic:pic xmlns:pic="http://schemas.openxmlformats.org/drawingml/2006/picture">
                              <pic:nvPicPr>
                                <pic:cNvPr id="2222" name="Graphic 17"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2373612"/>
                                  <a:ext cx="549965" cy="354496"/>
                                </a:xfrm>
                                <a:prstGeom prst="rect">
                                  <a:avLst/>
                                </a:prstGeom>
                              </pic:spPr>
                            </pic:pic>
                            <pic:pic xmlns:pic="http://schemas.openxmlformats.org/drawingml/2006/picture">
                              <pic:nvPicPr>
                                <pic:cNvPr id="2223" name="Graphic 19"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6628" y="469446"/>
                                  <a:ext cx="549965" cy="354496"/>
                                </a:xfrm>
                                <a:prstGeom prst="rect">
                                  <a:avLst/>
                                </a:prstGeom>
                              </pic:spPr>
                            </pic:pic>
                            <pic:pic xmlns:pic="http://schemas.openxmlformats.org/drawingml/2006/picture">
                              <pic:nvPicPr>
                                <pic:cNvPr id="2224" name="Graphic 20"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612205" y="447719"/>
                                  <a:ext cx="549965" cy="354496"/>
                                </a:xfrm>
                                <a:prstGeom prst="rect">
                                  <a:avLst/>
                                </a:prstGeom>
                              </pic:spPr>
                            </pic:pic>
                            <pic:pic xmlns:pic="http://schemas.openxmlformats.org/drawingml/2006/picture">
                              <pic:nvPicPr>
                                <pic:cNvPr id="2225" name="Graphic 21" descr="Badge Tick1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3148766" y="447399"/>
                                  <a:ext cx="549965" cy="3544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FEB101" id="Group 3" o:spid="_x0000_s1026" style="position:absolute;margin-left:-89.15pt;margin-top:6.95pt;width:292.15pt;height:258.65pt;z-index:252567552;mso-width-relative:margin;mso-height-relative:margin" coordsize="37093,2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6" o:spid="_x0000_s1027" type="#_x0000_t75" alt="Badge Tick1 with solid fill" style="position:absolute;width:549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o6xAAAAN0AAAAPAAAAZHJzL2Rvd25yZXYueG1sRI9Pi8Iw&#10;FMTvwn6H8Bb2pmnLIl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OxrWjrEAAAA3QAAAA8A&#10;AAAAAAAAAAAAAAAABwIAAGRycy9kb3ducmV2LnhtbFBLBQYAAAAAAwADALcAAAD4AgAAAAA=&#10;">
                        <v:imagedata r:id="rId16" o:title="Badge Tick1 with solid fill"/>
                      </v:shape>
                      <v:shape id="Graphic 7" o:spid="_x0000_s1028" type="#_x0000_t75" alt="Badge Tick1 with solid fill" style="position:absolute;top:18400;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">
                        <v:imagedata r:id="rId16" o:title="Badge Tick1 with solid fill"/>
                      </v:shape>
                      <v:shape id="Graphic 8" o:spid="_x0000_s1029" type="#_x0000_t75" alt="Badge Tick1 with solid fill" style="position:absolute;left:31421;top:18751;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">
                        <v:imagedata r:id="rId16" o:title="Badge Tick1 with solid fill"/>
                      </v:shape>
                      <v:shape id="Graphic 9" o:spid="_x0000_s1030" type="#_x0000_t75" alt="Badge Tick1 with solid fill" style="position:absolute;top:901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">
                        <v:imagedata r:id="rId16" o:title="Badge Tick1 with solid fill"/>
                      </v:shape>
                      <v:shape id="Graphic 10" o:spid="_x0000_s1031" type="#_x0000_t75" alt="Badge Tick1 with solid fill" style="position:absolute;top:135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">
                        <v:imagedata r:id="rId16" o:title="Badge Tick1 with solid fill"/>
                      </v:shape>
                      <v:shape id="Graphic 13" o:spid="_x0000_s1032" type="#_x0000_t75" alt="Badge Tick1 with solid fill" style="position:absolute;left:31593;top:23459;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">
                        <v:imagedata r:id="rId16" o:title="Badge Tick1 with solid fill"/>
                      </v:shape>
                      <v:shape id="Graphic 14" o:spid="_x0000_s1033" type="#_x0000_t75" alt="Badge Tick1 with solid fill" style="position:absolute;left:16400;top:172;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">
                        <v:imagedata r:id="rId16" o:title="Badge Tick1 with solid fill"/>
                      </v:shape>
                      <v:shape id="Graphic 15" o:spid="_x0000_s1034" type="#_x0000_t75" alt="Badge Tick1 with solid fill" style="position:absolute;left:16422;top:1388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">
                        <v:imagedata r:id="rId16" o:title="Badge Tick1 with solid fill"/>
                      </v:shape>
                      <v:shape id="Graphic 17" o:spid="_x0000_s1035" type="#_x0000_t75" alt="Badge Tick1 with solid fill" style="position:absolute;top:23736;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">
                        <v:imagedata r:id="rId16" o:title="Badge Tick1 with solid fill"/>
                      </v:shape>
                      <v:shape id="Graphic 19" o:spid="_x0000_s1036" type="#_x0000_t75" alt="Badge Tick1 with solid fill" style="position:absolute;left:66;top:4694;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jzxAAAAN0AAAAPAAAAZHJzL2Rvd25yZXYueG1sRI9Bi8Iw&#10;FITvC/6H8IS9rakR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K3uCPPEAAAA3QAAAA8A&#10;AAAAAAAAAAAAAAAABwIAAGRycy9kb3ducmV2LnhtbFBLBQYAAAAAAwADALcAAAD4AgAAAAA=&#10;">
                        <v:imagedata r:id="rId16" o:title="Badge Tick1 with solid fill"/>
                      </v:shape>
                      <v:shape id="Graphic 20" o:spid="_x0000_s1037" type="#_x0000_t75" alt="Badge Tick1 with solid fill" style="position:absolute;left:16122;top:4477;width:5499;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CHxAAAAN0AAAAPAAAAZHJzL2Rvd25yZXYueG1sRI9Bi8Iw&#10;FITvC/6H8IS9ralBRK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CIHkIfEAAAA3QAAAA8A&#10;AAAAAAAAAAAAAAAABwIAAGRycy9kb3ducmV2LnhtbFBLBQYAAAAAAwADALcAAAD4AgAAAAA=&#10;">
                        <v:imagedata r:id="rId16" o:title="Badge Tick1 with solid fill"/>
                      </v:shape>
                      <v:shape id="Graphic 21" o:spid="_x0000_s1038" type="#_x0000_t75" alt="Badge Tick1 with solid fill" style="position:absolute;left:31487;top:4473;width:5500;height: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">
                        <v:imagedata r:id="rId16" o:title="Badge Tick1 with solid fill"/>
                      </v:shape>
                    </v:group>
                  </w:pict>
                </mc:Fallback>
              </mc:AlternateContent>
            </w: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DA95439"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48AA8B28"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020A75D8"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Electronics and Telecommunication</w:t>
            </w:r>
          </w:p>
        </w:tc>
        <w:tc>
          <w:tcPr>
            <w:tcW w:w="2575" w:type="dxa"/>
            <w:tcBorders>
              <w:top w:val="nil"/>
              <w:left w:val="nil"/>
              <w:bottom w:val="single" w:sz="8" w:space="0" w:color="FFC000"/>
              <w:right w:val="single" w:sz="8" w:space="0" w:color="FFC000"/>
            </w:tcBorders>
            <w:shd w:val="clear" w:color="auto" w:fill="auto"/>
            <w:vAlign w:val="center"/>
            <w:hideMark/>
          </w:tcPr>
          <w:p w14:paraId="66579C02"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4A08EFF1"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3E9BAA7"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310A4B72"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51A96C59"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Marine Components</w:t>
            </w:r>
          </w:p>
        </w:tc>
        <w:tc>
          <w:tcPr>
            <w:tcW w:w="2575" w:type="dxa"/>
            <w:tcBorders>
              <w:top w:val="nil"/>
              <w:left w:val="nil"/>
              <w:bottom w:val="single" w:sz="8" w:space="0" w:color="FFC000"/>
              <w:right w:val="single" w:sz="8" w:space="0" w:color="FFC000"/>
            </w:tcBorders>
            <w:shd w:val="clear" w:color="000000" w:fill="FFF4E7"/>
            <w:vAlign w:val="center"/>
            <w:hideMark/>
          </w:tcPr>
          <w:p w14:paraId="6BAE84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21301ADA"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4D82E14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190F7EFD"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72FD33A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Renewable Energy (Wind)</w:t>
            </w:r>
          </w:p>
        </w:tc>
        <w:tc>
          <w:tcPr>
            <w:tcW w:w="2575" w:type="dxa"/>
            <w:tcBorders>
              <w:top w:val="nil"/>
              <w:left w:val="nil"/>
              <w:bottom w:val="single" w:sz="8" w:space="0" w:color="FFC000"/>
              <w:right w:val="single" w:sz="8" w:space="0" w:color="FFC000"/>
            </w:tcBorders>
            <w:shd w:val="clear" w:color="auto" w:fill="auto"/>
            <w:vAlign w:val="center"/>
            <w:hideMark/>
          </w:tcPr>
          <w:p w14:paraId="76B33BF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5510A330"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7A513948"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057945AF"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000000" w:fill="FFF4E7"/>
            <w:vAlign w:val="center"/>
            <w:hideMark/>
          </w:tcPr>
          <w:p w14:paraId="02875EE5"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Aerospace and Defense</w:t>
            </w:r>
          </w:p>
        </w:tc>
        <w:tc>
          <w:tcPr>
            <w:tcW w:w="2575" w:type="dxa"/>
            <w:tcBorders>
              <w:top w:val="nil"/>
              <w:left w:val="nil"/>
              <w:bottom w:val="single" w:sz="8" w:space="0" w:color="FFC000"/>
              <w:right w:val="single" w:sz="8" w:space="0" w:color="FFC000"/>
            </w:tcBorders>
            <w:shd w:val="clear" w:color="000000" w:fill="FFF4E7"/>
            <w:vAlign w:val="center"/>
            <w:hideMark/>
          </w:tcPr>
          <w:p w14:paraId="1E502666"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03DDDB2C"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000000" w:fill="FFF4E7"/>
            <w:vAlign w:val="center"/>
            <w:hideMark/>
          </w:tcPr>
          <w:p w14:paraId="712DCF5E"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r w:rsidR="00CF60F6" w:rsidRPr="000E7563" w14:paraId="675DD5A5" w14:textId="77777777" w:rsidTr="00CF60F6">
        <w:trPr>
          <w:trHeight w:val="896"/>
        </w:trPr>
        <w:tc>
          <w:tcPr>
            <w:tcW w:w="2575" w:type="dxa"/>
            <w:tcBorders>
              <w:top w:val="nil"/>
              <w:left w:val="single" w:sz="8" w:space="0" w:color="FFC000"/>
              <w:bottom w:val="single" w:sz="8" w:space="0" w:color="FFC000"/>
              <w:right w:val="single" w:sz="8" w:space="0" w:color="FFC000"/>
            </w:tcBorders>
            <w:shd w:val="clear" w:color="auto" w:fill="auto"/>
            <w:vAlign w:val="center"/>
            <w:hideMark/>
          </w:tcPr>
          <w:p w14:paraId="1872F9DB" w14:textId="77777777" w:rsidR="00CF60F6" w:rsidRPr="000E7563" w:rsidRDefault="00CF60F6" w:rsidP="00BF252C">
            <w:pPr>
              <w:spacing w:after="0" w:line="240" w:lineRule="auto"/>
              <w:jc w:val="center"/>
              <w:rPr>
                <w:rFonts w:ascii="Verdana" w:eastAsia="Times New Roman" w:hAnsi="Verdana" w:cs="Times New Roman"/>
                <w:color w:val="000000"/>
                <w:sz w:val="20"/>
                <w:szCs w:val="20"/>
                <w:lang w:val="en-US"/>
              </w:rPr>
            </w:pPr>
            <w:r w:rsidRPr="000E7563">
              <w:rPr>
                <w:rFonts w:ascii="Verdana" w:eastAsia="Times New Roman" w:hAnsi="Verdana" w:cs="Times New Roman"/>
                <w:color w:val="000000"/>
                <w:sz w:val="20"/>
                <w:szCs w:val="20"/>
                <w:lang w:val="en-US"/>
              </w:rPr>
              <w:t>Chemicals</w:t>
            </w:r>
          </w:p>
        </w:tc>
        <w:tc>
          <w:tcPr>
            <w:tcW w:w="2575" w:type="dxa"/>
            <w:tcBorders>
              <w:top w:val="nil"/>
              <w:left w:val="nil"/>
              <w:bottom w:val="single" w:sz="8" w:space="0" w:color="FFC000"/>
              <w:right w:val="single" w:sz="8" w:space="0" w:color="FFC000"/>
            </w:tcBorders>
            <w:shd w:val="clear" w:color="auto" w:fill="auto"/>
            <w:vAlign w:val="center"/>
            <w:hideMark/>
          </w:tcPr>
          <w:p w14:paraId="0DE811A4"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1AF97435"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c>
          <w:tcPr>
            <w:tcW w:w="2575" w:type="dxa"/>
            <w:tcBorders>
              <w:top w:val="nil"/>
              <w:left w:val="nil"/>
              <w:bottom w:val="single" w:sz="8" w:space="0" w:color="FFC000"/>
              <w:right w:val="single" w:sz="8" w:space="0" w:color="FFC000"/>
            </w:tcBorders>
            <w:shd w:val="clear" w:color="auto" w:fill="auto"/>
            <w:vAlign w:val="center"/>
            <w:hideMark/>
          </w:tcPr>
          <w:p w14:paraId="6EEBCE7F" w14:textId="77777777" w:rsidR="00CF60F6" w:rsidRPr="000E7563" w:rsidRDefault="00CF60F6" w:rsidP="00BF252C">
            <w:pPr>
              <w:spacing w:after="0" w:line="240" w:lineRule="auto"/>
              <w:jc w:val="center"/>
              <w:rPr>
                <w:rFonts w:ascii="Arial" w:eastAsia="Times New Roman" w:hAnsi="Arial" w:cs="Arial"/>
                <w:sz w:val="36"/>
                <w:szCs w:val="36"/>
                <w:lang w:val="en-US"/>
              </w:rPr>
            </w:pPr>
            <w:r w:rsidRPr="000E7563">
              <w:rPr>
                <w:rFonts w:ascii="Arial" w:eastAsia="Times New Roman" w:hAnsi="Arial" w:cs="Arial"/>
                <w:sz w:val="36"/>
                <w:szCs w:val="36"/>
                <w:lang w:val="en-US"/>
              </w:rPr>
              <w:t> </w:t>
            </w:r>
          </w:p>
        </w:tc>
      </w:tr>
    </w:tbl>
    <w:p w14:paraId="3FA233D5" w14:textId="77777777" w:rsidR="00CF60F6" w:rsidRPr="00CF60F6" w:rsidRDefault="00CF60F6" w:rsidP="00CF60F6">
      <w:pPr>
        <w:spacing w:line="360" w:lineRule="auto"/>
        <w:rPr>
          <w:rFonts w:ascii="Arial" w:eastAsia="Verdana" w:hAnsi="Arial" w:cs="Arial"/>
          <w:b/>
          <w:bCs/>
          <w:color w:val="000000"/>
          <w:kern w:val="24"/>
          <w:sz w:val="24"/>
          <w:szCs w:val="24"/>
        </w:rPr>
      </w:pPr>
    </w:p>
    <w:p w14:paraId="52410421" w14:textId="77777777" w:rsidR="00905DCB" w:rsidRDefault="00905DCB" w:rsidP="00AF0610">
      <w:pPr>
        <w:spacing w:line="360" w:lineRule="auto"/>
        <w:jc w:val="both"/>
        <w:rPr>
          <w:rFonts w:ascii="Verdana" w:hAnsi="Verdana"/>
          <w:b/>
          <w:bCs/>
          <w:sz w:val="20"/>
          <w:szCs w:val="20"/>
        </w:rPr>
      </w:pPr>
    </w:p>
    <w:p w14:paraId="28CD96C5" w14:textId="77777777" w:rsidR="00905DCB" w:rsidRDefault="00905DCB" w:rsidP="00AF0610">
      <w:pPr>
        <w:spacing w:line="360" w:lineRule="auto"/>
        <w:jc w:val="both"/>
        <w:rPr>
          <w:rFonts w:ascii="Verdana" w:hAnsi="Verdana"/>
          <w:b/>
          <w:bCs/>
          <w:sz w:val="20"/>
          <w:szCs w:val="20"/>
        </w:rPr>
      </w:pPr>
    </w:p>
    <w:p w14:paraId="7EACB17C" w14:textId="77777777" w:rsidR="00905DCB" w:rsidRDefault="00905DCB" w:rsidP="00AF0610">
      <w:pPr>
        <w:spacing w:line="360" w:lineRule="auto"/>
        <w:jc w:val="both"/>
        <w:rPr>
          <w:rFonts w:ascii="Verdana" w:hAnsi="Verdana"/>
          <w:b/>
          <w:bCs/>
          <w:sz w:val="20"/>
          <w:szCs w:val="20"/>
        </w:rPr>
      </w:pPr>
    </w:p>
    <w:p w14:paraId="07F74156" w14:textId="77777777" w:rsidR="00905DCB" w:rsidRDefault="00905DCB" w:rsidP="00AF0610">
      <w:pPr>
        <w:spacing w:line="360" w:lineRule="auto"/>
        <w:jc w:val="both"/>
        <w:rPr>
          <w:rFonts w:ascii="Verdana" w:hAnsi="Verdana"/>
          <w:b/>
          <w:bCs/>
          <w:sz w:val="20"/>
          <w:szCs w:val="20"/>
        </w:rPr>
      </w:pPr>
    </w:p>
    <w:p w14:paraId="4DF6E6A7" w14:textId="77777777" w:rsidR="00905DCB" w:rsidRDefault="00905DCB" w:rsidP="00AF0610">
      <w:pPr>
        <w:spacing w:line="360" w:lineRule="auto"/>
        <w:jc w:val="both"/>
        <w:rPr>
          <w:rFonts w:ascii="Verdana" w:hAnsi="Verdana"/>
          <w:b/>
          <w:bCs/>
          <w:sz w:val="20"/>
          <w:szCs w:val="20"/>
        </w:rPr>
      </w:pPr>
    </w:p>
    <w:p w14:paraId="5D3FCBB2" w14:textId="77777777" w:rsidR="00905DCB" w:rsidRDefault="00905DCB" w:rsidP="00AF0610">
      <w:pPr>
        <w:spacing w:line="360" w:lineRule="auto"/>
        <w:jc w:val="both"/>
        <w:rPr>
          <w:rFonts w:ascii="Verdana" w:hAnsi="Verdana"/>
          <w:b/>
          <w:bCs/>
          <w:sz w:val="20"/>
          <w:szCs w:val="20"/>
        </w:rPr>
      </w:pPr>
    </w:p>
    <w:p w14:paraId="7E7170FF" w14:textId="77777777" w:rsidR="00905DCB" w:rsidRDefault="00905DCB" w:rsidP="00AF0610">
      <w:pPr>
        <w:spacing w:line="360" w:lineRule="auto"/>
        <w:jc w:val="both"/>
        <w:rPr>
          <w:rFonts w:ascii="Verdana" w:hAnsi="Verdana"/>
          <w:b/>
          <w:bCs/>
          <w:sz w:val="20"/>
          <w:szCs w:val="20"/>
        </w:rPr>
      </w:pPr>
    </w:p>
    <w:p w14:paraId="7D15FC6F" w14:textId="77777777" w:rsidR="003A525D" w:rsidRDefault="003A525D" w:rsidP="00AF0610">
      <w:pPr>
        <w:spacing w:line="360" w:lineRule="auto"/>
        <w:jc w:val="both"/>
        <w:rPr>
          <w:rFonts w:ascii="Verdana" w:hAnsi="Verdana"/>
          <w:b/>
          <w:bCs/>
          <w:sz w:val="20"/>
          <w:szCs w:val="20"/>
        </w:rPr>
      </w:pPr>
    </w:p>
    <w:p w14:paraId="19551EE8" w14:textId="19E4E445" w:rsidR="00F310FA" w:rsidRDefault="00110D4F" w:rsidP="00AF0610">
      <w:pPr>
        <w:spacing w:line="360" w:lineRule="auto"/>
        <w:jc w:val="both"/>
        <w:rPr>
          <w:rFonts w:ascii="Verdana" w:hAnsi="Verdana"/>
          <w:b/>
          <w:bCs/>
          <w:sz w:val="20"/>
          <w:szCs w:val="20"/>
        </w:rPr>
      </w:pPr>
      <w:r>
        <w:rPr>
          <w:rFonts w:ascii="Verdana" w:hAnsi="Verdana"/>
          <w:b/>
          <w:bCs/>
          <w:sz w:val="20"/>
          <w:szCs w:val="20"/>
        </w:rPr>
        <w:tab/>
      </w:r>
      <w:r>
        <w:rPr>
          <w:rFonts w:ascii="Verdana" w:hAnsi="Verdana"/>
          <w:b/>
          <w:bCs/>
          <w:sz w:val="20"/>
          <w:szCs w:val="20"/>
        </w:rPr>
        <w:tab/>
      </w:r>
      <w:r>
        <w:rPr>
          <w:rFonts w:ascii="Verdana" w:hAnsi="Verdana"/>
          <w:b/>
          <w:bCs/>
          <w:sz w:val="20"/>
          <w:szCs w:val="20"/>
        </w:rPr>
        <w:tab/>
      </w:r>
    </w:p>
    <w:p w14:paraId="00B63DB1" w14:textId="31D419E7" w:rsidR="00905DCB" w:rsidRPr="00153617" w:rsidRDefault="00110D4F" w:rsidP="00F310FA">
      <w:pPr>
        <w:spacing w:line="360" w:lineRule="auto"/>
        <w:jc w:val="center"/>
        <w:rPr>
          <w:rFonts w:ascii="Arial" w:hAnsi="Arial" w:cs="Arial"/>
          <w:b/>
          <w:bCs/>
          <w:sz w:val="24"/>
          <w:szCs w:val="24"/>
        </w:rPr>
      </w:pPr>
      <w:r w:rsidRPr="00153617">
        <w:rPr>
          <w:rFonts w:ascii="Arial" w:hAnsi="Arial" w:cs="Arial"/>
          <w:b/>
          <w:bCs/>
          <w:sz w:val="24"/>
          <w:szCs w:val="24"/>
        </w:rPr>
        <w:lastRenderedPageBreak/>
        <w:t>Product Profile</w:t>
      </w:r>
    </w:p>
    <w:p w14:paraId="5138A56C" w14:textId="08F68177" w:rsidR="00AF0610" w:rsidRPr="00153617" w:rsidRDefault="00AF0610" w:rsidP="00AF0610">
      <w:pPr>
        <w:spacing w:line="360" w:lineRule="auto"/>
        <w:jc w:val="both"/>
        <w:rPr>
          <w:rFonts w:ascii="Arial" w:hAnsi="Arial" w:cs="Arial"/>
          <w:b/>
          <w:bCs/>
          <w:sz w:val="24"/>
          <w:szCs w:val="24"/>
        </w:rPr>
      </w:pPr>
      <w:r w:rsidRPr="00153617">
        <w:rPr>
          <w:rFonts w:ascii="Arial" w:hAnsi="Arial" w:cs="Arial"/>
          <w:b/>
          <w:bCs/>
          <w:sz w:val="24"/>
          <w:szCs w:val="24"/>
        </w:rPr>
        <w:t xml:space="preserve">2.1. Product Overview (Introduction and Characteristics): </w:t>
      </w:r>
    </w:p>
    <w:p w14:paraId="052F0BE9"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 xml:space="preserve">Vinyl Ester Resins are intermediate between polyester and epoxy resin specifically designed for greater resistance to vibrational loads. They are thermosetting group of resins derived from the reaction of </w:t>
      </w:r>
      <w:r>
        <w:rPr>
          <w:rFonts w:ascii="Arial" w:hAnsi="Arial" w:cs="Arial"/>
          <w:sz w:val="24"/>
          <w:szCs w:val="24"/>
        </w:rPr>
        <w:t>e</w:t>
      </w:r>
      <w:r w:rsidRPr="00C64897">
        <w:rPr>
          <w:rFonts w:ascii="Arial" w:hAnsi="Arial" w:cs="Arial"/>
          <w:sz w:val="24"/>
          <w:szCs w:val="24"/>
        </w:rPr>
        <w:t xml:space="preserve">poxy </w:t>
      </w:r>
      <w:r>
        <w:rPr>
          <w:rFonts w:ascii="Arial" w:hAnsi="Arial" w:cs="Arial"/>
          <w:sz w:val="24"/>
          <w:szCs w:val="24"/>
        </w:rPr>
        <w:t>r</w:t>
      </w:r>
      <w:r w:rsidRPr="00C64897">
        <w:rPr>
          <w:rFonts w:ascii="Arial" w:hAnsi="Arial" w:cs="Arial"/>
          <w:sz w:val="24"/>
          <w:szCs w:val="24"/>
        </w:rPr>
        <w:t xml:space="preserve">esin and unsaturated carboxylic acid group such as </w:t>
      </w:r>
      <w:r>
        <w:rPr>
          <w:rFonts w:ascii="Arial" w:hAnsi="Arial" w:cs="Arial"/>
          <w:sz w:val="24"/>
          <w:szCs w:val="24"/>
        </w:rPr>
        <w:t>m</w:t>
      </w:r>
      <w:r w:rsidRPr="00C64897">
        <w:rPr>
          <w:rFonts w:ascii="Arial" w:hAnsi="Arial" w:cs="Arial"/>
          <w:sz w:val="24"/>
          <w:szCs w:val="24"/>
        </w:rPr>
        <w:t xml:space="preserve">ethacrylic or acrylic acid. </w:t>
      </w:r>
    </w:p>
    <w:p w14:paraId="78E89DCB" w14:textId="77777777" w:rsidR="00AF0610" w:rsidRDefault="00AF0610" w:rsidP="00AF0610">
      <w:pPr>
        <w:spacing w:line="360" w:lineRule="auto"/>
        <w:jc w:val="both"/>
        <w:rPr>
          <w:rFonts w:ascii="Arial" w:hAnsi="Arial" w:cs="Arial"/>
          <w:sz w:val="24"/>
          <w:szCs w:val="24"/>
        </w:rPr>
      </w:pPr>
      <w:r w:rsidRPr="00C64897">
        <w:rPr>
          <w:rFonts w:ascii="Arial" w:hAnsi="Arial" w:cs="Arial"/>
          <w:sz w:val="24"/>
          <w:szCs w:val="24"/>
        </w:rPr>
        <w:t>Vinyl Ester Resin forms cross linking between epoxy backbone and functional side groups leaving fewer area to attach water molecule which means these resins are very resistant to water and other chemicals. As they are less susceptible to damage by hydrolysis, therefore find applications in pipes and chemical storage tanks, marine, recreation industries etc. This type of side group cross linking also provides vinyl ester resin with excellent thermal stability and are frequently found in applications such as semiconductor encapsulation, electronics, and communication, construction, and automobile industries.</w:t>
      </w:r>
    </w:p>
    <w:p w14:paraId="0EFA5EC6" w14:textId="77777777" w:rsidR="00AF0610" w:rsidRDefault="00AF0610" w:rsidP="00AF0610">
      <w:pPr>
        <w:spacing w:line="360" w:lineRule="auto"/>
        <w:jc w:val="both"/>
        <w:rPr>
          <w:rFonts w:ascii="Arial" w:hAnsi="Arial" w:cs="Arial"/>
          <w:sz w:val="24"/>
          <w:szCs w:val="24"/>
        </w:rPr>
      </w:pPr>
      <w:r>
        <w:rPr>
          <w:rFonts w:ascii="Arial" w:hAnsi="Arial" w:cs="Arial"/>
          <w:sz w:val="24"/>
          <w:szCs w:val="24"/>
        </w:rPr>
        <w:t>Few globally used grades of vinyl ester resin are described below</w:t>
      </w:r>
    </w:p>
    <w:tbl>
      <w:tblPr>
        <w:tblW w:w="9880" w:type="dxa"/>
        <w:tblLook w:val="04A0" w:firstRow="1" w:lastRow="0" w:firstColumn="1" w:lastColumn="0" w:noHBand="0" w:noVBand="1"/>
      </w:tblPr>
      <w:tblGrid>
        <w:gridCol w:w="800"/>
        <w:gridCol w:w="2640"/>
        <w:gridCol w:w="6440"/>
      </w:tblGrid>
      <w:tr w:rsidR="00410F8C" w:rsidRPr="00410F8C" w14:paraId="51167AAE" w14:textId="77777777" w:rsidTr="00410F8C">
        <w:trPr>
          <w:trHeight w:val="315"/>
        </w:trPr>
        <w:tc>
          <w:tcPr>
            <w:tcW w:w="800" w:type="dxa"/>
            <w:tcBorders>
              <w:top w:val="single" w:sz="8" w:space="0" w:color="auto"/>
              <w:left w:val="single" w:sz="8" w:space="0" w:color="auto"/>
              <w:bottom w:val="single" w:sz="8" w:space="0" w:color="auto"/>
              <w:right w:val="single" w:sz="8" w:space="0" w:color="auto"/>
            </w:tcBorders>
            <w:shd w:val="clear" w:color="000000" w:fill="9BC2E6"/>
            <w:vAlign w:val="center"/>
            <w:hideMark/>
          </w:tcPr>
          <w:p w14:paraId="03D8562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S. No</w:t>
            </w:r>
          </w:p>
        </w:tc>
        <w:tc>
          <w:tcPr>
            <w:tcW w:w="2640" w:type="dxa"/>
            <w:tcBorders>
              <w:top w:val="single" w:sz="8" w:space="0" w:color="auto"/>
              <w:left w:val="nil"/>
              <w:bottom w:val="single" w:sz="8" w:space="0" w:color="auto"/>
              <w:right w:val="single" w:sz="8" w:space="0" w:color="auto"/>
            </w:tcBorders>
            <w:shd w:val="clear" w:color="000000" w:fill="9BC2E6"/>
            <w:vAlign w:val="center"/>
            <w:hideMark/>
          </w:tcPr>
          <w:p w14:paraId="1D6CDF32"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Grade</w:t>
            </w:r>
          </w:p>
        </w:tc>
        <w:tc>
          <w:tcPr>
            <w:tcW w:w="6440" w:type="dxa"/>
            <w:tcBorders>
              <w:top w:val="single" w:sz="8" w:space="0" w:color="auto"/>
              <w:left w:val="nil"/>
              <w:bottom w:val="single" w:sz="8" w:space="0" w:color="auto"/>
              <w:right w:val="single" w:sz="8" w:space="0" w:color="auto"/>
            </w:tcBorders>
            <w:shd w:val="clear" w:color="000000" w:fill="9BC2E6"/>
            <w:vAlign w:val="center"/>
            <w:hideMark/>
          </w:tcPr>
          <w:p w14:paraId="74BB50C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Application</w:t>
            </w:r>
          </w:p>
        </w:tc>
      </w:tr>
      <w:tr w:rsidR="00410F8C" w:rsidRPr="00410F8C" w14:paraId="62ACDFB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66D5706"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1</w:t>
            </w:r>
          </w:p>
        </w:tc>
        <w:tc>
          <w:tcPr>
            <w:tcW w:w="2640" w:type="dxa"/>
            <w:tcBorders>
              <w:top w:val="nil"/>
              <w:left w:val="nil"/>
              <w:bottom w:val="single" w:sz="8" w:space="0" w:color="auto"/>
              <w:right w:val="single" w:sz="8" w:space="0" w:color="auto"/>
            </w:tcBorders>
            <w:shd w:val="clear" w:color="000000" w:fill="A9D08E"/>
            <w:vAlign w:val="center"/>
            <w:hideMark/>
          </w:tcPr>
          <w:p w14:paraId="0BB07E04" w14:textId="0CBC4740" w:rsidR="00410F8C" w:rsidRPr="00410F8C" w:rsidRDefault="00410F8C" w:rsidP="00410F8C">
            <w:pPr>
              <w:spacing w:after="0" w:line="240" w:lineRule="auto"/>
              <w:rPr>
                <w:rFonts w:ascii="Arial" w:eastAsia="Times New Roman" w:hAnsi="Arial" w:cs="Arial"/>
                <w:b/>
                <w:bCs/>
                <w:color w:val="000000"/>
                <w:sz w:val="20"/>
                <w:szCs w:val="20"/>
                <w:lang w:val="en-US"/>
              </w:rPr>
            </w:pPr>
            <w:bookmarkStart w:id="5" w:name="RANGE!C4"/>
            <w:r w:rsidRPr="00410F8C">
              <w:rPr>
                <w:rFonts w:ascii="Arial" w:eastAsia="Times New Roman" w:hAnsi="Arial" w:cs="Arial"/>
                <w:b/>
                <w:bCs/>
                <w:color w:val="000000"/>
                <w:sz w:val="20"/>
                <w:szCs w:val="20"/>
              </w:rPr>
              <w:t>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5"/>
          </w:p>
        </w:tc>
        <w:tc>
          <w:tcPr>
            <w:tcW w:w="6440" w:type="dxa"/>
            <w:tcBorders>
              <w:top w:val="nil"/>
              <w:left w:val="nil"/>
              <w:bottom w:val="single" w:sz="8" w:space="0" w:color="auto"/>
              <w:right w:val="single" w:sz="8" w:space="0" w:color="auto"/>
            </w:tcBorders>
            <w:shd w:val="clear" w:color="auto" w:fill="auto"/>
            <w:vAlign w:val="center"/>
            <w:hideMark/>
          </w:tcPr>
          <w:p w14:paraId="0CDF041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6" w:name="RANGE!D4"/>
            <w:r w:rsidRPr="00410F8C">
              <w:rPr>
                <w:rFonts w:ascii="Arial" w:eastAsia="Times New Roman" w:hAnsi="Arial" w:cs="Arial"/>
                <w:b/>
                <w:bCs/>
                <w:color w:val="000000"/>
                <w:sz w:val="20"/>
                <w:szCs w:val="20"/>
              </w:rPr>
              <w:t>Provide Resistance to acid, alkalis, solvents, excellent toughness, and fatigue resistance</w:t>
            </w:r>
            <w:bookmarkEnd w:id="6"/>
          </w:p>
        </w:tc>
      </w:tr>
      <w:tr w:rsidR="00410F8C" w:rsidRPr="00410F8C" w14:paraId="667383DD"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D103964"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2</w:t>
            </w:r>
          </w:p>
        </w:tc>
        <w:tc>
          <w:tcPr>
            <w:tcW w:w="2640" w:type="dxa"/>
            <w:tcBorders>
              <w:top w:val="nil"/>
              <w:left w:val="nil"/>
              <w:bottom w:val="single" w:sz="8" w:space="0" w:color="auto"/>
              <w:right w:val="single" w:sz="8" w:space="0" w:color="auto"/>
            </w:tcBorders>
            <w:shd w:val="clear" w:color="000000" w:fill="A9D08E"/>
            <w:vAlign w:val="center"/>
            <w:hideMark/>
          </w:tcPr>
          <w:p w14:paraId="1276821B" w14:textId="0AC577CC" w:rsidR="00410F8C" w:rsidRPr="00410F8C" w:rsidRDefault="00410F8C" w:rsidP="00410F8C">
            <w:pPr>
              <w:spacing w:after="0" w:line="240" w:lineRule="auto"/>
              <w:rPr>
                <w:rFonts w:ascii="Arial" w:eastAsia="Times New Roman" w:hAnsi="Arial" w:cs="Arial"/>
                <w:b/>
                <w:bCs/>
                <w:color w:val="000000"/>
                <w:sz w:val="20"/>
                <w:szCs w:val="20"/>
                <w:lang w:val="en-US"/>
              </w:rPr>
            </w:pPr>
            <w:bookmarkStart w:id="7" w:name="RANGE!C5"/>
            <w:r w:rsidRPr="00410F8C">
              <w:rPr>
                <w:rFonts w:ascii="Arial" w:eastAsia="Times New Roman" w:hAnsi="Arial" w:cs="Arial"/>
                <w:b/>
                <w:bCs/>
                <w:color w:val="000000"/>
                <w:sz w:val="20"/>
                <w:szCs w:val="20"/>
              </w:rPr>
              <w:t xml:space="preserve">Low styrene Monomer Bisphenol-A </w:t>
            </w:r>
            <w:r w:rsidR="00863CA8">
              <w:rPr>
                <w:rFonts w:ascii="Arial" w:eastAsia="Times New Roman" w:hAnsi="Arial" w:cs="Arial"/>
                <w:b/>
                <w:bCs/>
                <w:color w:val="000000"/>
                <w:sz w:val="20"/>
                <w:szCs w:val="20"/>
              </w:rPr>
              <w:t xml:space="preserve">Vinyl Ester </w:t>
            </w:r>
            <w:r w:rsidRPr="00410F8C">
              <w:rPr>
                <w:rFonts w:ascii="Arial" w:eastAsia="Times New Roman" w:hAnsi="Arial" w:cs="Arial"/>
                <w:b/>
                <w:bCs/>
                <w:color w:val="000000"/>
                <w:sz w:val="20"/>
                <w:szCs w:val="20"/>
              </w:rPr>
              <w:t>Resin</w:t>
            </w:r>
            <w:bookmarkEnd w:id="7"/>
          </w:p>
        </w:tc>
        <w:tc>
          <w:tcPr>
            <w:tcW w:w="6440" w:type="dxa"/>
            <w:tcBorders>
              <w:top w:val="nil"/>
              <w:left w:val="nil"/>
              <w:bottom w:val="single" w:sz="8" w:space="0" w:color="auto"/>
              <w:right w:val="single" w:sz="8" w:space="0" w:color="auto"/>
            </w:tcBorders>
            <w:shd w:val="clear" w:color="auto" w:fill="auto"/>
            <w:vAlign w:val="center"/>
            <w:hideMark/>
          </w:tcPr>
          <w:p w14:paraId="6769F1F0"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8" w:name="RANGE!D5"/>
            <w:r w:rsidRPr="00410F8C">
              <w:rPr>
                <w:rFonts w:ascii="Arial" w:eastAsia="Times New Roman" w:hAnsi="Arial" w:cs="Arial"/>
                <w:b/>
                <w:bCs/>
                <w:color w:val="000000"/>
                <w:sz w:val="20"/>
                <w:szCs w:val="20"/>
              </w:rPr>
              <w:t>Chemical reaction vessels</w:t>
            </w:r>
            <w:bookmarkEnd w:id="8"/>
          </w:p>
        </w:tc>
      </w:tr>
      <w:tr w:rsidR="00410F8C" w:rsidRPr="00410F8C" w14:paraId="2F077C80"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7896A2E7"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3</w:t>
            </w:r>
          </w:p>
        </w:tc>
        <w:tc>
          <w:tcPr>
            <w:tcW w:w="2640" w:type="dxa"/>
            <w:tcBorders>
              <w:top w:val="nil"/>
              <w:left w:val="nil"/>
              <w:bottom w:val="single" w:sz="8" w:space="0" w:color="auto"/>
              <w:right w:val="single" w:sz="8" w:space="0" w:color="auto"/>
            </w:tcBorders>
            <w:shd w:val="clear" w:color="000000" w:fill="A9D08E"/>
            <w:vAlign w:val="center"/>
            <w:hideMark/>
          </w:tcPr>
          <w:p w14:paraId="45F46E28" w14:textId="0D80C70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9" w:name="RANGE!C6"/>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Based Epoxy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9"/>
          </w:p>
        </w:tc>
        <w:tc>
          <w:tcPr>
            <w:tcW w:w="6440" w:type="dxa"/>
            <w:tcBorders>
              <w:top w:val="nil"/>
              <w:left w:val="nil"/>
              <w:bottom w:val="single" w:sz="8" w:space="0" w:color="auto"/>
              <w:right w:val="single" w:sz="8" w:space="0" w:color="auto"/>
            </w:tcBorders>
            <w:shd w:val="clear" w:color="auto" w:fill="auto"/>
            <w:vAlign w:val="center"/>
            <w:hideMark/>
          </w:tcPr>
          <w:p w14:paraId="4D32C049"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0" w:name="RANGE!D6"/>
            <w:r w:rsidRPr="00410F8C">
              <w:rPr>
                <w:rFonts w:ascii="Arial" w:eastAsia="Times New Roman" w:hAnsi="Arial" w:cs="Arial"/>
                <w:b/>
                <w:bCs/>
                <w:color w:val="000000"/>
                <w:sz w:val="20"/>
                <w:szCs w:val="20"/>
              </w:rPr>
              <w:t>Excellent, thermal, and chemical resistance, resistance to solvents, acids</w:t>
            </w:r>
            <w:bookmarkEnd w:id="10"/>
          </w:p>
        </w:tc>
      </w:tr>
      <w:tr w:rsidR="00410F8C" w:rsidRPr="00410F8C" w14:paraId="5D6BA48B"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4D3FF50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4</w:t>
            </w:r>
          </w:p>
        </w:tc>
        <w:tc>
          <w:tcPr>
            <w:tcW w:w="2640" w:type="dxa"/>
            <w:tcBorders>
              <w:top w:val="nil"/>
              <w:left w:val="nil"/>
              <w:bottom w:val="single" w:sz="8" w:space="0" w:color="auto"/>
              <w:right w:val="single" w:sz="8" w:space="0" w:color="auto"/>
            </w:tcBorders>
            <w:shd w:val="clear" w:color="000000" w:fill="A9D08E"/>
            <w:vAlign w:val="center"/>
            <w:hideMark/>
          </w:tcPr>
          <w:p w14:paraId="29A79556" w14:textId="7797BC23"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1" w:name="RANGE!C7"/>
            <w:r w:rsidRPr="00410F8C">
              <w:rPr>
                <w:rFonts w:ascii="Arial" w:eastAsia="Times New Roman" w:hAnsi="Arial" w:cs="Arial"/>
                <w:b/>
                <w:bCs/>
                <w:color w:val="000000"/>
                <w:sz w:val="20"/>
                <w:szCs w:val="20"/>
              </w:rPr>
              <w:t>Brominated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w:t>
            </w:r>
            <w:r w:rsidR="0022004C">
              <w:rPr>
                <w:rFonts w:ascii="Arial" w:eastAsia="Times New Roman" w:hAnsi="Arial" w:cs="Arial"/>
                <w:b/>
                <w:bCs/>
                <w:color w:val="000000"/>
                <w:sz w:val="20"/>
                <w:szCs w:val="20"/>
              </w:rPr>
              <w:t>Vinyl</w:t>
            </w:r>
            <w:r w:rsidR="00863CA8">
              <w:rPr>
                <w:rFonts w:ascii="Arial" w:eastAsia="Times New Roman" w:hAnsi="Arial" w:cs="Arial"/>
                <w:b/>
                <w:bCs/>
                <w:color w:val="000000"/>
                <w:sz w:val="20"/>
                <w:szCs w:val="20"/>
              </w:rPr>
              <w:t xml:space="preserve"> Ester</w:t>
            </w:r>
            <w:r w:rsidR="0022004C">
              <w:rPr>
                <w:rFonts w:ascii="Arial" w:eastAsia="Times New Roman" w:hAnsi="Arial" w:cs="Arial"/>
                <w:b/>
                <w:bCs/>
                <w:color w:val="000000"/>
                <w:sz w:val="20"/>
                <w:szCs w:val="20"/>
              </w:rPr>
              <w:t xml:space="preserve"> </w:t>
            </w:r>
            <w:r w:rsidRPr="00410F8C">
              <w:rPr>
                <w:rFonts w:ascii="Arial" w:eastAsia="Times New Roman" w:hAnsi="Arial" w:cs="Arial"/>
                <w:b/>
                <w:bCs/>
                <w:color w:val="000000"/>
                <w:sz w:val="20"/>
                <w:szCs w:val="20"/>
              </w:rPr>
              <w:t>Resin</w:t>
            </w:r>
            <w:bookmarkEnd w:id="11"/>
          </w:p>
        </w:tc>
        <w:tc>
          <w:tcPr>
            <w:tcW w:w="6440" w:type="dxa"/>
            <w:tcBorders>
              <w:top w:val="nil"/>
              <w:left w:val="nil"/>
              <w:bottom w:val="single" w:sz="8" w:space="0" w:color="auto"/>
              <w:right w:val="single" w:sz="8" w:space="0" w:color="auto"/>
            </w:tcBorders>
            <w:shd w:val="clear" w:color="auto" w:fill="auto"/>
            <w:vAlign w:val="center"/>
            <w:hideMark/>
          </w:tcPr>
          <w:p w14:paraId="1D18D9E3"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2" w:name="RANGE!D7"/>
            <w:r w:rsidRPr="00410F8C">
              <w:rPr>
                <w:rFonts w:ascii="Arial" w:eastAsia="Times New Roman" w:hAnsi="Arial" w:cs="Arial"/>
                <w:b/>
                <w:bCs/>
                <w:color w:val="000000"/>
                <w:sz w:val="20"/>
                <w:szCs w:val="20"/>
              </w:rPr>
              <w:t>High degree of fire retardance, resistance to chemical, tougher and fatigue resistant</w:t>
            </w:r>
            <w:bookmarkEnd w:id="12"/>
          </w:p>
        </w:tc>
      </w:tr>
      <w:tr w:rsidR="00410F8C" w:rsidRPr="00410F8C" w14:paraId="016057B1"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0594427D"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5</w:t>
            </w:r>
          </w:p>
        </w:tc>
        <w:tc>
          <w:tcPr>
            <w:tcW w:w="2640" w:type="dxa"/>
            <w:tcBorders>
              <w:top w:val="nil"/>
              <w:left w:val="nil"/>
              <w:bottom w:val="single" w:sz="8" w:space="0" w:color="auto"/>
              <w:right w:val="single" w:sz="8" w:space="0" w:color="auto"/>
            </w:tcBorders>
            <w:shd w:val="clear" w:color="000000" w:fill="A9D08E"/>
            <w:vAlign w:val="center"/>
            <w:hideMark/>
          </w:tcPr>
          <w:p w14:paraId="23C76EA8" w14:textId="2D64961A"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3" w:name="RANGE!C8"/>
            <w:r w:rsidRPr="00410F8C">
              <w:rPr>
                <w:rFonts w:ascii="Arial" w:eastAsia="Times New Roman" w:hAnsi="Arial" w:cs="Arial"/>
                <w:b/>
                <w:bCs/>
                <w:color w:val="000000"/>
                <w:sz w:val="20"/>
                <w:szCs w:val="20"/>
              </w:rPr>
              <w:t xml:space="preserve">Brominated </w:t>
            </w:r>
            <w:proofErr w:type="spellStart"/>
            <w:r w:rsidRPr="00410F8C">
              <w:rPr>
                <w:rFonts w:ascii="Arial" w:eastAsia="Times New Roman" w:hAnsi="Arial" w:cs="Arial"/>
                <w:b/>
                <w:bCs/>
                <w:color w:val="000000"/>
                <w:sz w:val="20"/>
                <w:szCs w:val="20"/>
              </w:rPr>
              <w:t>Novolac</w:t>
            </w:r>
            <w:proofErr w:type="spellEnd"/>
            <w:r w:rsidRPr="00410F8C">
              <w:rPr>
                <w:rFonts w:ascii="Arial" w:eastAsia="Times New Roman" w:hAnsi="Arial" w:cs="Arial"/>
                <w:b/>
                <w:bCs/>
                <w:color w:val="000000"/>
                <w:sz w:val="20"/>
                <w:szCs w:val="20"/>
              </w:rPr>
              <w:t xml:space="preserve">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3"/>
          </w:p>
        </w:tc>
        <w:tc>
          <w:tcPr>
            <w:tcW w:w="6440" w:type="dxa"/>
            <w:tcBorders>
              <w:top w:val="nil"/>
              <w:left w:val="nil"/>
              <w:bottom w:val="single" w:sz="8" w:space="0" w:color="auto"/>
              <w:right w:val="single" w:sz="8" w:space="0" w:color="auto"/>
            </w:tcBorders>
            <w:shd w:val="clear" w:color="auto" w:fill="auto"/>
            <w:vAlign w:val="center"/>
            <w:hideMark/>
          </w:tcPr>
          <w:p w14:paraId="34ECF42E"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4" w:name="RANGE!D8"/>
            <w:r w:rsidRPr="00410F8C">
              <w:rPr>
                <w:rFonts w:ascii="Arial" w:eastAsia="Times New Roman" w:hAnsi="Arial" w:cs="Arial"/>
                <w:b/>
                <w:bCs/>
                <w:color w:val="000000"/>
                <w:sz w:val="20"/>
                <w:szCs w:val="20"/>
              </w:rPr>
              <w:t>Moderate degree of retardance, application in hot, wet flue gas environment</w:t>
            </w:r>
            <w:bookmarkEnd w:id="14"/>
          </w:p>
        </w:tc>
      </w:tr>
      <w:tr w:rsidR="00410F8C" w:rsidRPr="00410F8C" w14:paraId="18694E86" w14:textId="77777777" w:rsidTr="00410F8C">
        <w:trPr>
          <w:trHeight w:val="780"/>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6810BFA5"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6</w:t>
            </w:r>
          </w:p>
        </w:tc>
        <w:tc>
          <w:tcPr>
            <w:tcW w:w="2640" w:type="dxa"/>
            <w:tcBorders>
              <w:top w:val="nil"/>
              <w:left w:val="nil"/>
              <w:bottom w:val="single" w:sz="8" w:space="0" w:color="auto"/>
              <w:right w:val="single" w:sz="8" w:space="0" w:color="auto"/>
            </w:tcBorders>
            <w:shd w:val="clear" w:color="000000" w:fill="A9D08E"/>
            <w:vAlign w:val="center"/>
            <w:hideMark/>
          </w:tcPr>
          <w:p w14:paraId="65950C6F" w14:textId="1D1C4522"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5" w:name="RANGE!C9"/>
            <w:r w:rsidRPr="00410F8C">
              <w:rPr>
                <w:rFonts w:ascii="Arial" w:eastAsia="Times New Roman" w:hAnsi="Arial" w:cs="Arial"/>
                <w:b/>
                <w:bCs/>
                <w:color w:val="000000"/>
                <w:sz w:val="20"/>
                <w:szCs w:val="20"/>
              </w:rPr>
              <w:t>Elastomer-modified Bisphenol-A Epoxy</w:t>
            </w:r>
            <w:r w:rsidR="00863CA8">
              <w:rPr>
                <w:rFonts w:ascii="Arial" w:eastAsia="Times New Roman" w:hAnsi="Arial" w:cs="Arial"/>
                <w:b/>
                <w:bCs/>
                <w:color w:val="000000"/>
                <w:sz w:val="20"/>
                <w:szCs w:val="20"/>
              </w:rPr>
              <w:t xml:space="preserve"> Based</w:t>
            </w:r>
            <w:r w:rsidRPr="00410F8C">
              <w:rPr>
                <w:rFonts w:ascii="Arial" w:eastAsia="Times New Roman" w:hAnsi="Arial" w:cs="Arial"/>
                <w:b/>
                <w:bCs/>
                <w:color w:val="000000"/>
                <w:sz w:val="20"/>
                <w:szCs w:val="20"/>
              </w:rPr>
              <w:t xml:space="preserve"> Vinyl</w:t>
            </w:r>
            <w:r w:rsidR="00863CA8">
              <w:rPr>
                <w:rFonts w:ascii="Arial" w:eastAsia="Times New Roman" w:hAnsi="Arial" w:cs="Arial"/>
                <w:b/>
                <w:bCs/>
                <w:color w:val="000000"/>
                <w:sz w:val="20"/>
                <w:szCs w:val="20"/>
              </w:rPr>
              <w:t xml:space="preserve"> Ester</w:t>
            </w:r>
            <w:r w:rsidRPr="00410F8C">
              <w:rPr>
                <w:rFonts w:ascii="Arial" w:eastAsia="Times New Roman" w:hAnsi="Arial" w:cs="Arial"/>
                <w:b/>
                <w:bCs/>
                <w:color w:val="000000"/>
                <w:sz w:val="20"/>
                <w:szCs w:val="20"/>
              </w:rPr>
              <w:t xml:space="preserve"> Resin</w:t>
            </w:r>
            <w:bookmarkEnd w:id="15"/>
          </w:p>
        </w:tc>
        <w:tc>
          <w:tcPr>
            <w:tcW w:w="6440" w:type="dxa"/>
            <w:tcBorders>
              <w:top w:val="nil"/>
              <w:left w:val="nil"/>
              <w:bottom w:val="single" w:sz="8" w:space="0" w:color="auto"/>
              <w:right w:val="single" w:sz="8" w:space="0" w:color="auto"/>
            </w:tcBorders>
            <w:shd w:val="clear" w:color="auto" w:fill="auto"/>
            <w:vAlign w:val="center"/>
            <w:hideMark/>
          </w:tcPr>
          <w:p w14:paraId="220AEE6B"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6" w:name="RANGE!D9"/>
            <w:r w:rsidRPr="00410F8C">
              <w:rPr>
                <w:rFonts w:ascii="Arial" w:eastAsia="Times New Roman" w:hAnsi="Arial" w:cs="Arial"/>
                <w:b/>
                <w:bCs/>
                <w:color w:val="000000"/>
                <w:sz w:val="20"/>
                <w:szCs w:val="20"/>
              </w:rPr>
              <w:t>High impact and fatigue resistance, chemically resistant FRP linings</w:t>
            </w:r>
            <w:bookmarkEnd w:id="16"/>
          </w:p>
        </w:tc>
      </w:tr>
      <w:tr w:rsidR="00410F8C" w:rsidRPr="00410F8C" w14:paraId="6D548B19" w14:textId="77777777" w:rsidTr="00410F8C">
        <w:trPr>
          <w:trHeight w:val="525"/>
        </w:trPr>
        <w:tc>
          <w:tcPr>
            <w:tcW w:w="800" w:type="dxa"/>
            <w:tcBorders>
              <w:top w:val="nil"/>
              <w:left w:val="single" w:sz="8" w:space="0" w:color="auto"/>
              <w:bottom w:val="single" w:sz="8" w:space="0" w:color="auto"/>
              <w:right w:val="single" w:sz="8" w:space="0" w:color="auto"/>
            </w:tcBorders>
            <w:shd w:val="clear" w:color="000000" w:fill="A9D08E"/>
            <w:vAlign w:val="center"/>
            <w:hideMark/>
          </w:tcPr>
          <w:p w14:paraId="1AF62161" w14:textId="77777777" w:rsidR="00410F8C" w:rsidRPr="00410F8C" w:rsidRDefault="00410F8C" w:rsidP="00410F8C">
            <w:pPr>
              <w:spacing w:after="0" w:line="240" w:lineRule="auto"/>
              <w:jc w:val="center"/>
              <w:rPr>
                <w:rFonts w:ascii="Arial" w:eastAsia="Times New Roman" w:hAnsi="Arial" w:cs="Arial"/>
                <w:b/>
                <w:bCs/>
                <w:color w:val="000000"/>
                <w:sz w:val="20"/>
                <w:szCs w:val="20"/>
                <w:lang w:val="en-US"/>
              </w:rPr>
            </w:pPr>
            <w:r w:rsidRPr="00410F8C">
              <w:rPr>
                <w:rFonts w:ascii="Arial" w:eastAsia="Times New Roman" w:hAnsi="Arial" w:cs="Arial"/>
                <w:b/>
                <w:bCs/>
                <w:color w:val="000000"/>
                <w:sz w:val="20"/>
                <w:szCs w:val="20"/>
              </w:rPr>
              <w:t>7</w:t>
            </w:r>
          </w:p>
        </w:tc>
        <w:tc>
          <w:tcPr>
            <w:tcW w:w="2640" w:type="dxa"/>
            <w:tcBorders>
              <w:top w:val="nil"/>
              <w:left w:val="nil"/>
              <w:bottom w:val="single" w:sz="8" w:space="0" w:color="auto"/>
              <w:right w:val="single" w:sz="8" w:space="0" w:color="auto"/>
            </w:tcBorders>
            <w:shd w:val="clear" w:color="000000" w:fill="A9D08E"/>
            <w:vAlign w:val="center"/>
            <w:hideMark/>
          </w:tcPr>
          <w:p w14:paraId="6F6B50A4"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7" w:name="RANGE!C10"/>
            <w:r w:rsidRPr="00410F8C">
              <w:rPr>
                <w:rFonts w:ascii="Arial" w:eastAsia="Times New Roman" w:hAnsi="Arial" w:cs="Arial"/>
                <w:b/>
                <w:bCs/>
                <w:color w:val="000000"/>
                <w:sz w:val="20"/>
                <w:szCs w:val="20"/>
              </w:rPr>
              <w:t>Urethane Modified Vinyl Ester Resin</w:t>
            </w:r>
            <w:bookmarkEnd w:id="17"/>
          </w:p>
        </w:tc>
        <w:tc>
          <w:tcPr>
            <w:tcW w:w="6440" w:type="dxa"/>
            <w:tcBorders>
              <w:top w:val="nil"/>
              <w:left w:val="nil"/>
              <w:bottom w:val="single" w:sz="8" w:space="0" w:color="auto"/>
              <w:right w:val="single" w:sz="8" w:space="0" w:color="auto"/>
            </w:tcBorders>
            <w:shd w:val="clear" w:color="auto" w:fill="auto"/>
            <w:vAlign w:val="center"/>
            <w:hideMark/>
          </w:tcPr>
          <w:p w14:paraId="03018B95" w14:textId="77777777" w:rsidR="00410F8C" w:rsidRPr="00410F8C" w:rsidRDefault="00410F8C" w:rsidP="00410F8C">
            <w:pPr>
              <w:spacing w:after="0" w:line="240" w:lineRule="auto"/>
              <w:rPr>
                <w:rFonts w:ascii="Arial" w:eastAsia="Times New Roman" w:hAnsi="Arial" w:cs="Arial"/>
                <w:b/>
                <w:bCs/>
                <w:color w:val="000000"/>
                <w:sz w:val="20"/>
                <w:szCs w:val="20"/>
                <w:lang w:val="en-US"/>
              </w:rPr>
            </w:pPr>
            <w:bookmarkStart w:id="18" w:name="RANGE!D10"/>
            <w:r w:rsidRPr="00410F8C">
              <w:rPr>
                <w:rFonts w:ascii="Arial" w:eastAsia="Times New Roman" w:hAnsi="Arial" w:cs="Arial"/>
                <w:b/>
                <w:bCs/>
                <w:color w:val="000000"/>
                <w:sz w:val="20"/>
                <w:szCs w:val="20"/>
              </w:rPr>
              <w:t>Heat, Corrosion and Chemical resistant, application in marine, pultrusion, carbon fibre</w:t>
            </w:r>
            <w:bookmarkEnd w:id="18"/>
          </w:p>
        </w:tc>
      </w:tr>
    </w:tbl>
    <w:p w14:paraId="10BE9246" w14:textId="77777777" w:rsidR="00AF0610" w:rsidRDefault="00AF0610" w:rsidP="00AF0610">
      <w:pPr>
        <w:spacing w:line="360" w:lineRule="auto"/>
        <w:jc w:val="both"/>
        <w:rPr>
          <w:rFonts w:ascii="Arial" w:hAnsi="Arial" w:cs="Arial"/>
          <w:sz w:val="24"/>
          <w:szCs w:val="24"/>
        </w:rPr>
      </w:pPr>
    </w:p>
    <w:p w14:paraId="27692780" w14:textId="65705FCA"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With the growing </w:t>
      </w:r>
      <w:r w:rsidR="00CF60F6" w:rsidRPr="00F47F33">
        <w:rPr>
          <w:rFonts w:ascii="Arial" w:hAnsi="Arial" w:cs="Arial"/>
          <w:sz w:val="24"/>
          <w:szCs w:val="24"/>
        </w:rPr>
        <w:t>fibre</w:t>
      </w:r>
      <w:r w:rsidRPr="00F47F33">
        <w:rPr>
          <w:rFonts w:ascii="Arial" w:hAnsi="Arial" w:cs="Arial"/>
          <w:sz w:val="24"/>
          <w:szCs w:val="24"/>
        </w:rPr>
        <w:t xml:space="preserve"> reinforced composites market in the Asia Pacific, the demand is high for predictable and cohesive vinyl ester resin and polyester resin systems. The experience of composites in quality infrastructure over the last 30 years has provided the boulders for new corrosion infrastructure applications that shall apply to Asian as well as global markets.</w:t>
      </w:r>
    </w:p>
    <w:p w14:paraId="081D343E"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lastRenderedPageBreak/>
        <w:t xml:space="preserve"> The usage of fiberglass reinforced underground gasoline storage tanks has been successful in the last quarter century. Power station pipes, some as large as 4.9 meters in diameter, have been performing well without any problem. The recently developed composite products include sewer liners, short span bridges for handling pedestrian bridges, regular road traffic, water covers for water treatment plants.</w:t>
      </w:r>
    </w:p>
    <w:p w14:paraId="6369E0B9" w14:textId="77777777" w:rsidR="00AF0610" w:rsidRDefault="00AF0610" w:rsidP="00AF0610">
      <w:pPr>
        <w:spacing w:line="360" w:lineRule="auto"/>
        <w:jc w:val="both"/>
        <w:rPr>
          <w:rFonts w:ascii="Arial" w:hAnsi="Arial" w:cs="Arial"/>
          <w:sz w:val="24"/>
          <w:szCs w:val="24"/>
        </w:rPr>
      </w:pPr>
      <w:r w:rsidRPr="00F47F33">
        <w:rPr>
          <w:rFonts w:ascii="Arial" w:hAnsi="Arial" w:cs="Arial"/>
          <w:sz w:val="24"/>
          <w:szCs w:val="24"/>
        </w:rPr>
        <w:t xml:space="preserve"> Vinyl ester resin composites have achieved a remarkable degree of commercial acceptance in a variety of applications like infrastructure, chemical and marine industry.</w:t>
      </w:r>
    </w:p>
    <w:p w14:paraId="6FDF0DDE" w14:textId="4B69B881" w:rsidR="00AF0610" w:rsidRDefault="00AF0610" w:rsidP="00AF0610">
      <w:pPr>
        <w:spacing w:line="360" w:lineRule="auto"/>
        <w:jc w:val="both"/>
        <w:rPr>
          <w:rFonts w:ascii="Arial" w:hAnsi="Arial" w:cs="Arial"/>
          <w:sz w:val="24"/>
          <w:szCs w:val="24"/>
        </w:rPr>
      </w:pPr>
      <w:r w:rsidRPr="00485BC2">
        <w:rPr>
          <w:rFonts w:ascii="Arial" w:hAnsi="Arial" w:cs="Arial"/>
          <w:sz w:val="24"/>
          <w:szCs w:val="24"/>
        </w:rPr>
        <w:t xml:space="preserve">Polyester and Vinyl Ester Resins are among the </w:t>
      </w:r>
      <w:r w:rsidR="00CF60F6" w:rsidRPr="00485BC2">
        <w:rPr>
          <w:rFonts w:ascii="Arial" w:hAnsi="Arial" w:cs="Arial"/>
          <w:sz w:val="24"/>
          <w:szCs w:val="24"/>
        </w:rPr>
        <w:t>most used</w:t>
      </w:r>
      <w:r w:rsidRPr="00485BC2">
        <w:rPr>
          <w:rFonts w:ascii="Arial" w:hAnsi="Arial" w:cs="Arial"/>
          <w:sz w:val="24"/>
          <w:szCs w:val="24"/>
        </w:rPr>
        <w:t xml:space="preserve"> matrix resins to create polymer composites. The formulations of Vinyl ester have been providing increased corrosion resistance and have a broad range</w:t>
      </w:r>
      <w:r>
        <w:rPr>
          <w:rFonts w:ascii="Arial" w:hAnsi="Arial" w:cs="Arial"/>
          <w:sz w:val="24"/>
          <w:szCs w:val="24"/>
        </w:rPr>
        <w:t xml:space="preserve"> </w:t>
      </w:r>
      <w:r w:rsidRPr="00485BC2">
        <w:rPr>
          <w:rFonts w:ascii="Arial" w:hAnsi="Arial" w:cs="Arial"/>
          <w:sz w:val="24"/>
          <w:szCs w:val="24"/>
        </w:rPr>
        <w:t xml:space="preserve">of heat distortion, available strength, and shrinkage characteristics. The automotive and transportation industry is expected to drive the demand for composite materials. As the strength-to-weight ratio of most composites is higher than that of steel and </w:t>
      </w:r>
      <w:r w:rsidR="00035944" w:rsidRPr="00485BC2">
        <w:rPr>
          <w:rFonts w:ascii="Arial" w:hAnsi="Arial" w:cs="Arial"/>
          <w:sz w:val="24"/>
          <w:szCs w:val="24"/>
        </w:rPr>
        <w:t>aluminium</w:t>
      </w:r>
      <w:r w:rsidRPr="00485BC2">
        <w:rPr>
          <w:rFonts w:ascii="Arial" w:hAnsi="Arial" w:cs="Arial"/>
          <w:sz w:val="24"/>
          <w:szCs w:val="24"/>
        </w:rPr>
        <w:t xml:space="preserve">. Vinyl ester resin stands serve as the intermediate chemical of epoxy and polyester in terms of mechanical properties and price. </w:t>
      </w:r>
    </w:p>
    <w:p w14:paraId="6AB11AF0" w14:textId="27987792" w:rsidR="00410F8C" w:rsidRDefault="00410F8C" w:rsidP="00AF0610">
      <w:pPr>
        <w:spacing w:line="360" w:lineRule="auto"/>
        <w:jc w:val="both"/>
        <w:rPr>
          <w:rFonts w:ascii="Arial" w:hAnsi="Arial" w:cs="Arial"/>
          <w:sz w:val="24"/>
          <w:szCs w:val="24"/>
        </w:rPr>
      </w:pPr>
    </w:p>
    <w:p w14:paraId="689B399D" w14:textId="77777777" w:rsidR="00CF60F6" w:rsidRPr="00CF60F6" w:rsidRDefault="00CF60F6" w:rsidP="00CF60F6">
      <w:pPr>
        <w:spacing w:line="360" w:lineRule="auto"/>
        <w:jc w:val="both"/>
        <w:rPr>
          <w:rFonts w:ascii="Arial" w:hAnsi="Arial" w:cs="Arial"/>
          <w:b/>
          <w:bCs/>
          <w:sz w:val="24"/>
          <w:szCs w:val="24"/>
        </w:rPr>
      </w:pPr>
      <w:r w:rsidRPr="00CF60F6">
        <w:rPr>
          <w:rFonts w:ascii="Verdana" w:hAnsi="Verdana" w:cs="Arial"/>
          <w:b/>
          <w:bCs/>
          <w:sz w:val="24"/>
          <w:szCs w:val="24"/>
        </w:rPr>
        <w:t xml:space="preserve">2.2 </w:t>
      </w:r>
      <w:r w:rsidRPr="00CF60F6">
        <w:rPr>
          <w:rFonts w:ascii="Verdana" w:hAnsi="Verdana" w:cs="Arial"/>
          <w:b/>
          <w:bCs/>
          <w:sz w:val="24"/>
          <w:szCs w:val="24"/>
        </w:rPr>
        <w:tab/>
      </w:r>
      <w:r w:rsidRPr="00CF60F6">
        <w:rPr>
          <w:rFonts w:ascii="Arial" w:hAnsi="Arial" w:cs="Arial"/>
          <w:b/>
          <w:bCs/>
          <w:sz w:val="24"/>
          <w:szCs w:val="24"/>
        </w:rPr>
        <w:t xml:space="preserve">Production routes &amp; related details </w:t>
      </w:r>
    </w:p>
    <w:p w14:paraId="25FE25FD" w14:textId="77777777" w:rsidR="00CF60F6" w:rsidRDefault="00CF60F6" w:rsidP="00CF60F6">
      <w:pPr>
        <w:spacing w:line="360" w:lineRule="auto"/>
        <w:jc w:val="both"/>
        <w:rPr>
          <w:rFonts w:ascii="Arial" w:hAnsi="Arial" w:cs="Arial"/>
          <w:sz w:val="24"/>
          <w:szCs w:val="24"/>
        </w:rPr>
      </w:pPr>
      <w:r w:rsidRPr="00EE789A">
        <w:rPr>
          <w:rFonts w:ascii="Arial" w:hAnsi="Arial" w:cs="Arial"/>
          <w:sz w:val="24"/>
          <w:szCs w:val="24"/>
        </w:rPr>
        <w:t xml:space="preserve">Vinyl ester resin </w:t>
      </w:r>
      <w:r w:rsidRPr="0022071C">
        <w:rPr>
          <w:rFonts w:ascii="Arial" w:hAnsi="Arial" w:cs="Arial"/>
          <w:sz w:val="24"/>
          <w:szCs w:val="24"/>
        </w:rPr>
        <w:t>Technology is typically developed in-house with the critical equipment being outsourced. It requires in-house independent R &amp; D, equipped with latest state of art technologies and facilities.</w:t>
      </w:r>
      <w:r>
        <w:rPr>
          <w:rFonts w:ascii="Arial" w:hAnsi="Arial" w:cs="Arial"/>
          <w:sz w:val="24"/>
          <w:szCs w:val="24"/>
        </w:rPr>
        <w:t xml:space="preserve"> </w:t>
      </w:r>
      <w:r w:rsidRPr="00132CAC">
        <w:rPr>
          <w:rFonts w:ascii="Arial" w:hAnsi="Arial" w:cs="Arial"/>
          <w:sz w:val="24"/>
          <w:szCs w:val="24"/>
        </w:rPr>
        <w:t>Vinyl Ester Resin is mainly of three types</w:t>
      </w:r>
      <w:r>
        <w:rPr>
          <w:rFonts w:ascii="Arial" w:hAnsi="Arial" w:cs="Arial"/>
          <w:sz w:val="24"/>
          <w:szCs w:val="24"/>
        </w:rPr>
        <w:t xml:space="preserve">, </w:t>
      </w:r>
      <w:r w:rsidRPr="00132CAC">
        <w:rPr>
          <w:rFonts w:ascii="Arial" w:hAnsi="Arial" w:cs="Arial"/>
          <w:sz w:val="24"/>
          <w:szCs w:val="24"/>
        </w:rPr>
        <w:t xml:space="preserve">namely Bisphenol A, F, S Vinyl Ester Resin, </w:t>
      </w:r>
      <w:proofErr w:type="spellStart"/>
      <w:r w:rsidRPr="00132CAC">
        <w:rPr>
          <w:rFonts w:ascii="Arial" w:hAnsi="Arial" w:cs="Arial"/>
          <w:sz w:val="24"/>
          <w:szCs w:val="24"/>
        </w:rPr>
        <w:t>Novolac</w:t>
      </w:r>
      <w:proofErr w:type="spellEnd"/>
      <w:r w:rsidRPr="00132CAC">
        <w:rPr>
          <w:rFonts w:ascii="Arial" w:hAnsi="Arial" w:cs="Arial"/>
          <w:sz w:val="24"/>
          <w:szCs w:val="24"/>
        </w:rPr>
        <w:t xml:space="preserve"> Vinyl Ester Resin, and Brominated Vinyl Ester Resin.</w:t>
      </w:r>
    </w:p>
    <w:p w14:paraId="22041F3F" w14:textId="4A439C2B" w:rsidR="00CF60F6" w:rsidRDefault="00CF60F6" w:rsidP="00CF60F6">
      <w:pPr>
        <w:pStyle w:val="BodyText"/>
        <w:spacing w:before="162" w:line="360" w:lineRule="auto"/>
        <w:ind w:right="90"/>
        <w:jc w:val="both"/>
        <w:rPr>
          <w:color w:val="000000"/>
        </w:rPr>
      </w:pPr>
      <w:r>
        <w:rPr>
          <w:color w:val="000000"/>
        </w:rPr>
        <w:t xml:space="preserve">Some applications of </w:t>
      </w:r>
      <w:proofErr w:type="spellStart"/>
      <w:r>
        <w:rPr>
          <w:color w:val="000000"/>
        </w:rPr>
        <w:t>Novolac</w:t>
      </w:r>
      <w:proofErr w:type="spellEnd"/>
      <w:r>
        <w:rPr>
          <w:color w:val="000000"/>
        </w:rPr>
        <w:t xml:space="preserve"> vinyl ester resin includes heat shields, resistance coatings, parts for flue gas desulfurization, chimney liners, and other structural composite components where high heat resistance is required. The Brominated vinyl ester resins are flame retardant and provide corrosion resistance from a wide variety of acidic and alkaline environments. </w:t>
      </w:r>
    </w:p>
    <w:p w14:paraId="132F808B" w14:textId="7F38FE1A" w:rsidR="00CF60F6" w:rsidRDefault="00CF60F6" w:rsidP="00CF60F6">
      <w:pPr>
        <w:pStyle w:val="BodyText"/>
        <w:spacing w:before="162" w:line="360" w:lineRule="auto"/>
        <w:ind w:right="90"/>
        <w:jc w:val="both"/>
        <w:rPr>
          <w:color w:val="000000"/>
        </w:rPr>
      </w:pPr>
      <w:proofErr w:type="spellStart"/>
      <w:r>
        <w:rPr>
          <w:color w:val="000000"/>
        </w:rPr>
        <w:t>Novolac</w:t>
      </w:r>
      <w:proofErr w:type="spellEnd"/>
      <w:r>
        <w:rPr>
          <w:color w:val="000000"/>
        </w:rPr>
        <w:t xml:space="preserve"> based vinyl ester resin, despite possessing better properties than Bisphenol A vinyl ester resin, holds less share than Bisphenol A as the technology to manufacture is quite complex, expensive, requires infrastructure, raw materials, &amp; above all expertise. Others include urethane and elastomer modified vinyl ester resins which are modified with many unique features, providing exceptional characteristics. The elastomer modified may also be used as a primer on carbon steel, high density PVC foam and other dissimilar substrates.</w:t>
      </w:r>
    </w:p>
    <w:p w14:paraId="20630101" w14:textId="3D1B6EB7" w:rsidR="00CF60F6" w:rsidRDefault="00CF60F6" w:rsidP="00CF60F6">
      <w:pPr>
        <w:spacing w:line="360" w:lineRule="auto"/>
        <w:jc w:val="both"/>
        <w:rPr>
          <w:rFonts w:ascii="Verdana" w:hAnsi="Verdana" w:cs="Arial"/>
          <w:b/>
          <w:bCs/>
          <w:sz w:val="20"/>
          <w:szCs w:val="20"/>
        </w:rPr>
      </w:pPr>
    </w:p>
    <w:p w14:paraId="607343F6" w14:textId="77777777" w:rsidR="007922EB" w:rsidRDefault="007922EB" w:rsidP="00CF60F6">
      <w:pPr>
        <w:spacing w:line="360" w:lineRule="auto"/>
        <w:jc w:val="both"/>
        <w:rPr>
          <w:rFonts w:ascii="Verdana" w:hAnsi="Verdana" w:cs="Arial"/>
          <w:b/>
          <w:bCs/>
          <w:sz w:val="20"/>
          <w:szCs w:val="20"/>
        </w:rPr>
      </w:pPr>
    </w:p>
    <w:p w14:paraId="112A5929"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Production Route for producing Bisphenol </w:t>
      </w:r>
      <w:proofErr w:type="gramStart"/>
      <w:r w:rsidRPr="00CF60F6">
        <w:rPr>
          <w:rFonts w:ascii="Arial" w:hAnsi="Arial" w:cs="Arial"/>
          <w:b/>
          <w:bCs/>
          <w:sz w:val="24"/>
          <w:szCs w:val="24"/>
        </w:rPr>
        <w:t>A</w:t>
      </w:r>
      <w:proofErr w:type="gramEnd"/>
      <w:r w:rsidRPr="00CF60F6">
        <w:rPr>
          <w:rFonts w:ascii="Arial" w:hAnsi="Arial" w:cs="Arial"/>
          <w:b/>
          <w:bCs/>
          <w:sz w:val="24"/>
          <w:szCs w:val="24"/>
        </w:rPr>
        <w:t xml:space="preserve"> Based Vinyl Ester Resin: </w:t>
      </w:r>
    </w:p>
    <w:p w14:paraId="1385E43F" w14:textId="18B487C6" w:rsidR="00F56843" w:rsidRDefault="00F56843" w:rsidP="00F56843">
      <w:pPr>
        <w:spacing w:line="360" w:lineRule="auto"/>
        <w:jc w:val="both"/>
        <w:rPr>
          <w:rFonts w:ascii="Arial" w:hAnsi="Arial" w:cs="Arial"/>
          <w:sz w:val="24"/>
          <w:szCs w:val="24"/>
        </w:rPr>
      </w:pPr>
      <w:r>
        <w:rPr>
          <w:rFonts w:ascii="Arial" w:hAnsi="Arial" w:cs="Arial"/>
          <w:sz w:val="24"/>
          <w:szCs w:val="24"/>
        </w:rPr>
        <w:t>Firstly, Epoxy resin and Bisphenol</w:t>
      </w:r>
      <w:r w:rsidR="001F31CB">
        <w:rPr>
          <w:rFonts w:ascii="Arial" w:hAnsi="Arial" w:cs="Arial"/>
          <w:sz w:val="24"/>
          <w:szCs w:val="24"/>
        </w:rPr>
        <w:t xml:space="preserve"> A </w:t>
      </w:r>
      <w:r>
        <w:rPr>
          <w:rFonts w:ascii="Arial" w:hAnsi="Arial" w:cs="Arial"/>
          <w:sz w:val="24"/>
          <w:szCs w:val="24"/>
        </w:rPr>
        <w:t>are added to the reactor and heated to the temperature of 170</w:t>
      </w:r>
      <w:r w:rsidR="00CB66D6" w:rsidRPr="00CB66D6">
        <w:rPr>
          <w:rFonts w:ascii="Arial" w:hAnsi="Arial" w:cs="Arial"/>
          <w:sz w:val="24"/>
          <w:szCs w:val="24"/>
          <w:vertAlign w:val="superscript"/>
        </w:rPr>
        <w:t>°</w:t>
      </w:r>
      <w:r>
        <w:rPr>
          <w:rFonts w:ascii="Arial" w:hAnsi="Arial" w:cs="Arial"/>
          <w:sz w:val="24"/>
          <w:szCs w:val="24"/>
        </w:rPr>
        <w:t>C and that temperature should be maintained for a period of 2-4 hours. Secondly, Epoxy equivalent weight is measured and after an optimum value has been achieved then it is allowed to cool down to 100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and then finally to 80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Solid resins from the reactor is then discharged into </w:t>
      </w:r>
      <w:r w:rsidR="000C07D2">
        <w:rPr>
          <w:rFonts w:ascii="Arial" w:hAnsi="Arial" w:cs="Arial"/>
          <w:sz w:val="24"/>
          <w:szCs w:val="24"/>
        </w:rPr>
        <w:t>blender</w:t>
      </w:r>
      <w:r>
        <w:rPr>
          <w:rFonts w:ascii="Arial" w:hAnsi="Arial" w:cs="Arial"/>
          <w:sz w:val="24"/>
          <w:szCs w:val="24"/>
        </w:rPr>
        <w:t xml:space="preserve"> containing blender and the temperature of the discharge resin should not rise above 70</w:t>
      </w:r>
      <w:r w:rsidR="00CB66D6" w:rsidRPr="00CB66D6">
        <w:rPr>
          <w:rFonts w:ascii="Arial" w:hAnsi="Arial" w:cs="Arial"/>
          <w:sz w:val="24"/>
          <w:szCs w:val="24"/>
          <w:vertAlign w:val="superscript"/>
        </w:rPr>
        <w:t>°</w:t>
      </w:r>
      <w:r w:rsidR="00CB66D6">
        <w:rPr>
          <w:rFonts w:ascii="Arial" w:hAnsi="Arial" w:cs="Arial"/>
          <w:sz w:val="24"/>
          <w:szCs w:val="24"/>
        </w:rPr>
        <w:t>C</w:t>
      </w:r>
      <w:r>
        <w:rPr>
          <w:rFonts w:ascii="Arial" w:hAnsi="Arial" w:cs="Arial"/>
          <w:sz w:val="24"/>
          <w:szCs w:val="24"/>
        </w:rPr>
        <w:t xml:space="preserve">. To limit the temperature to the required limit water needs to be circulated around the blender. Finally, viscosity, gel time etc testing are to be done and should be adjusted accordingly. </w:t>
      </w:r>
    </w:p>
    <w:tbl>
      <w:tblPr>
        <w:tblpPr w:leftFromText="180" w:rightFromText="180" w:vertAnchor="text" w:horzAnchor="margin" w:tblpXSpec="center" w:tblpY="736"/>
        <w:tblW w:w="10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24"/>
        <w:gridCol w:w="2524"/>
        <w:gridCol w:w="2524"/>
      </w:tblGrid>
      <w:tr w:rsidR="00CF60F6" w:rsidRPr="00CF60F6" w14:paraId="2A53D9FC" w14:textId="77777777" w:rsidTr="00CF60F6">
        <w:trPr>
          <w:trHeight w:val="287"/>
        </w:trPr>
        <w:tc>
          <w:tcPr>
            <w:tcW w:w="2524" w:type="dxa"/>
            <w:shd w:val="clear" w:color="auto" w:fill="A8D08D" w:themeFill="accent6" w:themeFillTint="99"/>
          </w:tcPr>
          <w:p w14:paraId="61D8C89B"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24" w:type="dxa"/>
            <w:shd w:val="clear" w:color="auto" w:fill="A8D08D" w:themeFill="accent6" w:themeFillTint="99"/>
          </w:tcPr>
          <w:p w14:paraId="5494C2AA" w14:textId="5AADFA8E" w:rsidR="00CF60F6" w:rsidRPr="00CF60F6" w:rsidRDefault="000D7441" w:rsidP="00BF252C">
            <w:pPr>
              <w:pStyle w:val="TableParagraph"/>
              <w:spacing w:line="272" w:lineRule="exact"/>
              <w:ind w:left="52" w:right="74"/>
              <w:rPr>
                <w:b/>
                <w:color w:val="FFFFFF" w:themeColor="background1"/>
                <w:sz w:val="20"/>
                <w:szCs w:val="20"/>
              </w:rPr>
            </w:pPr>
            <w:r>
              <w:rPr>
                <w:b/>
                <w:color w:val="FFFFFF" w:themeColor="background1"/>
                <w:w w:val="95"/>
                <w:sz w:val="20"/>
                <w:szCs w:val="20"/>
              </w:rPr>
              <w:t>‘</w:t>
            </w:r>
            <w:r w:rsidR="00CF60F6" w:rsidRPr="00CF60F6">
              <w:rPr>
                <w:b/>
                <w:color w:val="FFFFFF" w:themeColor="background1"/>
                <w:w w:val="95"/>
                <w:sz w:val="20"/>
                <w:szCs w:val="20"/>
              </w:rPr>
              <w:t>QUANTITY (MT/MT)</w:t>
            </w:r>
          </w:p>
        </w:tc>
        <w:tc>
          <w:tcPr>
            <w:tcW w:w="2524" w:type="dxa"/>
            <w:shd w:val="clear" w:color="auto" w:fill="A8D08D" w:themeFill="accent6" w:themeFillTint="99"/>
          </w:tcPr>
          <w:p w14:paraId="69FCE439"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24" w:type="dxa"/>
            <w:shd w:val="clear" w:color="auto" w:fill="A8D08D" w:themeFill="accent6" w:themeFillTint="99"/>
          </w:tcPr>
          <w:p w14:paraId="25CC5133"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763AAA0" w14:textId="77777777" w:rsidTr="00CF60F6">
        <w:trPr>
          <w:trHeight w:val="291"/>
        </w:trPr>
        <w:tc>
          <w:tcPr>
            <w:tcW w:w="2524" w:type="dxa"/>
          </w:tcPr>
          <w:p w14:paraId="6DDE64D2"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24" w:type="dxa"/>
          </w:tcPr>
          <w:p w14:paraId="07CEC90C" w14:textId="77777777" w:rsidR="00CF60F6" w:rsidRPr="00CF60F6" w:rsidRDefault="00CF60F6" w:rsidP="00BF252C">
            <w:pPr>
              <w:pStyle w:val="TableParagraph"/>
              <w:ind w:left="74" w:right="63"/>
              <w:rPr>
                <w:sz w:val="20"/>
                <w:szCs w:val="20"/>
              </w:rPr>
            </w:pPr>
            <w:r w:rsidRPr="00CF60F6">
              <w:rPr>
                <w:sz w:val="20"/>
                <w:szCs w:val="20"/>
              </w:rPr>
              <w:t>0.30</w:t>
            </w:r>
          </w:p>
        </w:tc>
        <w:tc>
          <w:tcPr>
            <w:tcW w:w="2524" w:type="dxa"/>
          </w:tcPr>
          <w:p w14:paraId="23039579"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24" w:type="dxa"/>
          </w:tcPr>
          <w:p w14:paraId="5B89FAB4"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7D011E4" w14:textId="77777777" w:rsidTr="00CF60F6">
        <w:trPr>
          <w:trHeight w:val="287"/>
        </w:trPr>
        <w:tc>
          <w:tcPr>
            <w:tcW w:w="2524" w:type="dxa"/>
          </w:tcPr>
          <w:p w14:paraId="259590CC" w14:textId="77777777" w:rsidR="00CF60F6" w:rsidRPr="00CF60F6" w:rsidRDefault="00CF60F6" w:rsidP="00BF252C">
            <w:pPr>
              <w:pStyle w:val="TableParagraph"/>
              <w:spacing w:line="272" w:lineRule="exact"/>
              <w:ind w:left="74" w:right="73"/>
              <w:rPr>
                <w:sz w:val="20"/>
                <w:szCs w:val="20"/>
              </w:rPr>
            </w:pPr>
            <w:r w:rsidRPr="00CF60F6">
              <w:rPr>
                <w:sz w:val="20"/>
                <w:szCs w:val="20"/>
              </w:rPr>
              <w:t>Bisphenol-A</w:t>
            </w:r>
          </w:p>
        </w:tc>
        <w:tc>
          <w:tcPr>
            <w:tcW w:w="2524" w:type="dxa"/>
          </w:tcPr>
          <w:p w14:paraId="75E09F53" w14:textId="77777777" w:rsidR="00CF60F6" w:rsidRPr="00CF60F6" w:rsidRDefault="00CF60F6" w:rsidP="00BF252C">
            <w:pPr>
              <w:pStyle w:val="TableParagraph"/>
              <w:spacing w:line="272" w:lineRule="exact"/>
              <w:ind w:left="74" w:right="63"/>
              <w:rPr>
                <w:sz w:val="20"/>
                <w:szCs w:val="20"/>
              </w:rPr>
            </w:pPr>
            <w:r w:rsidRPr="00CF60F6">
              <w:rPr>
                <w:sz w:val="20"/>
                <w:szCs w:val="20"/>
              </w:rPr>
              <w:t>0.14</w:t>
            </w:r>
          </w:p>
        </w:tc>
        <w:tc>
          <w:tcPr>
            <w:tcW w:w="2524" w:type="dxa"/>
          </w:tcPr>
          <w:p w14:paraId="454D1C5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24" w:type="dxa"/>
          </w:tcPr>
          <w:p w14:paraId="3A45836F"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8D4F95A" w14:textId="77777777" w:rsidTr="00CF60F6">
        <w:trPr>
          <w:trHeight w:val="287"/>
        </w:trPr>
        <w:tc>
          <w:tcPr>
            <w:tcW w:w="2524" w:type="dxa"/>
          </w:tcPr>
          <w:p w14:paraId="244B2621" w14:textId="77777777" w:rsidR="00CF60F6" w:rsidRPr="00CF60F6" w:rsidRDefault="00CF60F6" w:rsidP="00BF252C">
            <w:pPr>
              <w:pStyle w:val="TableParagraph"/>
              <w:spacing w:line="272" w:lineRule="exact"/>
              <w:ind w:left="74" w:right="72"/>
              <w:rPr>
                <w:sz w:val="20"/>
                <w:szCs w:val="20"/>
              </w:rPr>
            </w:pPr>
            <w:r w:rsidRPr="00CF60F6">
              <w:rPr>
                <w:sz w:val="20"/>
                <w:szCs w:val="20"/>
              </w:rPr>
              <w:t>Methacrylic Acid</w:t>
            </w:r>
          </w:p>
        </w:tc>
        <w:tc>
          <w:tcPr>
            <w:tcW w:w="2524" w:type="dxa"/>
          </w:tcPr>
          <w:p w14:paraId="720292B5" w14:textId="77777777" w:rsidR="00CF60F6" w:rsidRPr="00CF60F6" w:rsidRDefault="00CF60F6" w:rsidP="00BF252C">
            <w:pPr>
              <w:pStyle w:val="TableParagraph"/>
              <w:spacing w:line="272" w:lineRule="exact"/>
              <w:ind w:left="74" w:right="63"/>
              <w:rPr>
                <w:sz w:val="20"/>
                <w:szCs w:val="20"/>
              </w:rPr>
            </w:pPr>
            <w:r w:rsidRPr="00CF60F6">
              <w:rPr>
                <w:sz w:val="20"/>
                <w:szCs w:val="20"/>
              </w:rPr>
              <w:t>0.11</w:t>
            </w:r>
          </w:p>
        </w:tc>
        <w:tc>
          <w:tcPr>
            <w:tcW w:w="2524" w:type="dxa"/>
          </w:tcPr>
          <w:p w14:paraId="67C317F9"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24" w:type="dxa"/>
          </w:tcPr>
          <w:p w14:paraId="427B8CCA" w14:textId="77777777" w:rsidR="00CF60F6" w:rsidRPr="00CF60F6" w:rsidRDefault="00CF60F6" w:rsidP="00BF252C">
            <w:pPr>
              <w:pStyle w:val="TableParagraph"/>
              <w:spacing w:line="272" w:lineRule="exact"/>
              <w:ind w:left="74" w:right="71"/>
              <w:rPr>
                <w:sz w:val="20"/>
                <w:szCs w:val="20"/>
              </w:rPr>
            </w:pPr>
            <w:r w:rsidRPr="00CF60F6">
              <w:rPr>
                <w:sz w:val="20"/>
                <w:szCs w:val="20"/>
              </w:rPr>
              <w:t>0.00</w:t>
            </w:r>
          </w:p>
        </w:tc>
      </w:tr>
      <w:tr w:rsidR="00CF60F6" w:rsidRPr="00CF60F6" w14:paraId="6AC7DC1C" w14:textId="77777777" w:rsidTr="00CF60F6">
        <w:trPr>
          <w:trHeight w:val="287"/>
        </w:trPr>
        <w:tc>
          <w:tcPr>
            <w:tcW w:w="2524" w:type="dxa"/>
          </w:tcPr>
          <w:p w14:paraId="3D6EAE9D" w14:textId="77777777" w:rsidR="00CF60F6" w:rsidRPr="00CF60F6" w:rsidRDefault="00CF60F6" w:rsidP="00BF252C">
            <w:pPr>
              <w:pStyle w:val="TableParagraph"/>
              <w:spacing w:line="272" w:lineRule="exact"/>
              <w:ind w:left="74" w:right="63"/>
              <w:rPr>
                <w:sz w:val="20"/>
                <w:szCs w:val="20"/>
              </w:rPr>
            </w:pPr>
            <w:r w:rsidRPr="00CF60F6">
              <w:rPr>
                <w:sz w:val="20"/>
                <w:szCs w:val="20"/>
              </w:rPr>
              <w:t>Styrene Monomer</w:t>
            </w:r>
          </w:p>
        </w:tc>
        <w:tc>
          <w:tcPr>
            <w:tcW w:w="2524" w:type="dxa"/>
          </w:tcPr>
          <w:p w14:paraId="5A2D8A5C" w14:textId="60D7237C" w:rsidR="00CF60F6" w:rsidRPr="00CF60F6" w:rsidRDefault="00CF60F6" w:rsidP="00BF252C">
            <w:pPr>
              <w:pStyle w:val="TableParagraph"/>
              <w:spacing w:line="272" w:lineRule="exact"/>
              <w:ind w:left="74" w:right="63"/>
              <w:rPr>
                <w:sz w:val="20"/>
                <w:szCs w:val="20"/>
              </w:rPr>
            </w:pPr>
            <w:r w:rsidRPr="00CF60F6">
              <w:rPr>
                <w:sz w:val="20"/>
                <w:szCs w:val="20"/>
              </w:rPr>
              <w:t>0.4</w:t>
            </w:r>
            <w:r w:rsidR="002A1B7D">
              <w:rPr>
                <w:sz w:val="20"/>
                <w:szCs w:val="20"/>
              </w:rPr>
              <w:t>4</w:t>
            </w:r>
          </w:p>
        </w:tc>
        <w:tc>
          <w:tcPr>
            <w:tcW w:w="2524" w:type="dxa"/>
          </w:tcPr>
          <w:p w14:paraId="2021D6A6"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24" w:type="dxa"/>
          </w:tcPr>
          <w:p w14:paraId="4D344F02"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4B49BF10" w14:textId="77777777" w:rsidTr="00CF60F6">
        <w:trPr>
          <w:trHeight w:val="287"/>
        </w:trPr>
        <w:tc>
          <w:tcPr>
            <w:tcW w:w="2524" w:type="dxa"/>
          </w:tcPr>
          <w:p w14:paraId="10541CF4"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24" w:type="dxa"/>
          </w:tcPr>
          <w:p w14:paraId="05E77D02"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24" w:type="dxa"/>
          </w:tcPr>
          <w:p w14:paraId="1CB36A54"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24" w:type="dxa"/>
          </w:tcPr>
          <w:p w14:paraId="2A02DFA0"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67339CA8"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Mass Balance:</w:t>
      </w:r>
    </w:p>
    <w:p w14:paraId="420DBCB0" w14:textId="77777777" w:rsidR="00CF60F6" w:rsidRDefault="00CF60F6" w:rsidP="00CF60F6">
      <w:pPr>
        <w:spacing w:line="360" w:lineRule="auto"/>
        <w:jc w:val="both"/>
        <w:rPr>
          <w:rFonts w:ascii="Arial" w:hAnsi="Arial" w:cs="Arial"/>
          <w:b/>
          <w:bCs/>
        </w:rPr>
      </w:pPr>
    </w:p>
    <w:p w14:paraId="4D86AA1D" w14:textId="0DA83971" w:rsidR="00F56843" w:rsidRDefault="00CF60F6" w:rsidP="00F56843">
      <w:pPr>
        <w:pStyle w:val="ListParagraph"/>
        <w:spacing w:before="97" w:line="360" w:lineRule="auto"/>
        <w:ind w:left="0" w:hanging="732"/>
        <w:jc w:val="both"/>
        <w:rPr>
          <w:sz w:val="24"/>
          <w:szCs w:val="24"/>
        </w:rPr>
      </w:pPr>
      <w:r>
        <w:rPr>
          <w:sz w:val="24"/>
          <w:szCs w:val="24"/>
        </w:rPr>
        <w:t xml:space="preserve">           </w:t>
      </w:r>
      <w:r w:rsidRPr="00CF60F6">
        <w:rPr>
          <w:rFonts w:eastAsiaTheme="minorHAnsi"/>
          <w:b/>
          <w:bCs/>
          <w:sz w:val="24"/>
          <w:szCs w:val="24"/>
          <w:lang w:val="en-IN"/>
        </w:rPr>
        <w:t xml:space="preserve">Production Route </w:t>
      </w:r>
      <w:r w:rsidR="0008641D" w:rsidRPr="00CF60F6">
        <w:rPr>
          <w:rFonts w:eastAsiaTheme="minorHAnsi"/>
          <w:b/>
          <w:bCs/>
          <w:sz w:val="24"/>
          <w:szCs w:val="24"/>
          <w:lang w:val="en-IN"/>
        </w:rPr>
        <w:t>for</w:t>
      </w:r>
      <w:r w:rsidRPr="00CF60F6">
        <w:rPr>
          <w:rFonts w:eastAsiaTheme="minorHAnsi"/>
          <w:b/>
          <w:bCs/>
          <w:sz w:val="24"/>
          <w:szCs w:val="24"/>
          <w:lang w:val="en-IN"/>
        </w:rPr>
        <w:t xml:space="preserve"> </w:t>
      </w:r>
      <w:proofErr w:type="spellStart"/>
      <w:r w:rsidRPr="00CF60F6">
        <w:rPr>
          <w:rFonts w:eastAsiaTheme="minorHAnsi"/>
          <w:b/>
          <w:bCs/>
          <w:sz w:val="24"/>
          <w:szCs w:val="24"/>
          <w:lang w:val="en-IN"/>
        </w:rPr>
        <w:t>Novolac</w:t>
      </w:r>
      <w:proofErr w:type="spellEnd"/>
      <w:r w:rsidRPr="00CF60F6">
        <w:rPr>
          <w:rFonts w:eastAsiaTheme="minorHAnsi"/>
          <w:b/>
          <w:bCs/>
          <w:sz w:val="24"/>
          <w:szCs w:val="24"/>
          <w:lang w:val="en-IN"/>
        </w:rPr>
        <w:t xml:space="preserve"> Based Vinyl Ester Resin:</w:t>
      </w:r>
      <w:r w:rsidRPr="000D28A4">
        <w:rPr>
          <w:sz w:val="24"/>
          <w:szCs w:val="24"/>
        </w:rPr>
        <w:t xml:space="preserve">  </w:t>
      </w:r>
      <w:r w:rsidR="00F56843">
        <w:rPr>
          <w:sz w:val="24"/>
          <w:szCs w:val="24"/>
        </w:rPr>
        <w:t xml:space="preserve">Initially, reactor should be charged with required quantity of solid </w:t>
      </w:r>
      <w:proofErr w:type="spellStart"/>
      <w:r w:rsidR="00F56843">
        <w:rPr>
          <w:sz w:val="24"/>
          <w:szCs w:val="24"/>
        </w:rPr>
        <w:t>Novolac</w:t>
      </w:r>
      <w:proofErr w:type="spellEnd"/>
      <w:r w:rsidR="00F56843">
        <w:rPr>
          <w:sz w:val="24"/>
          <w:szCs w:val="24"/>
        </w:rPr>
        <w:t xml:space="preserve"> epoxy resin and should be heated to 100</w:t>
      </w:r>
      <w:r w:rsidR="00CB66D6" w:rsidRPr="00CB66D6">
        <w:rPr>
          <w:sz w:val="24"/>
          <w:szCs w:val="24"/>
          <w:vertAlign w:val="superscript"/>
        </w:rPr>
        <w:t>°</w:t>
      </w:r>
      <w:r w:rsidR="00CB66D6">
        <w:rPr>
          <w:sz w:val="24"/>
          <w:szCs w:val="24"/>
        </w:rPr>
        <w:t>C</w:t>
      </w:r>
      <w:r w:rsidR="00F56843">
        <w:rPr>
          <w:sz w:val="24"/>
          <w:szCs w:val="24"/>
        </w:rPr>
        <w:t>. After that, Methacrylic Acid and Maleic Anhydride are added to the reactor, while adding, temperature of the reactor should be maintained between 90</w:t>
      </w:r>
      <w:r w:rsidR="00CB66D6" w:rsidRPr="00CB66D6">
        <w:rPr>
          <w:sz w:val="24"/>
          <w:szCs w:val="24"/>
          <w:vertAlign w:val="superscript"/>
        </w:rPr>
        <w:t>°</w:t>
      </w:r>
      <w:r w:rsidR="00CB66D6">
        <w:rPr>
          <w:sz w:val="24"/>
          <w:szCs w:val="24"/>
        </w:rPr>
        <w:t>C</w:t>
      </w:r>
      <w:r w:rsidR="00F56843">
        <w:rPr>
          <w:sz w:val="24"/>
          <w:szCs w:val="24"/>
        </w:rPr>
        <w:t xml:space="preserve"> to 100</w:t>
      </w:r>
      <w:r w:rsidR="00CB66D6" w:rsidRPr="00CB66D6">
        <w:rPr>
          <w:sz w:val="24"/>
          <w:szCs w:val="24"/>
          <w:vertAlign w:val="superscript"/>
        </w:rPr>
        <w:t>°</w:t>
      </w:r>
      <w:r w:rsidR="00CB66D6">
        <w:rPr>
          <w:sz w:val="24"/>
          <w:szCs w:val="24"/>
        </w:rPr>
        <w:t>C</w:t>
      </w:r>
      <w:r w:rsidR="00F56843">
        <w:rPr>
          <w:sz w:val="24"/>
          <w:szCs w:val="24"/>
        </w:rPr>
        <w:t xml:space="preserve">. Finally, Solid </w:t>
      </w:r>
      <w:proofErr w:type="spellStart"/>
      <w:r w:rsidR="00F56843">
        <w:rPr>
          <w:sz w:val="24"/>
          <w:szCs w:val="24"/>
        </w:rPr>
        <w:t>Novolac</w:t>
      </w:r>
      <w:proofErr w:type="spellEnd"/>
      <w:r w:rsidR="00F56843">
        <w:rPr>
          <w:sz w:val="24"/>
          <w:szCs w:val="24"/>
        </w:rPr>
        <w:t xml:space="preserve"> resin from the reactor needs to be discharged into a styrene monomer containing blender. </w:t>
      </w:r>
    </w:p>
    <w:p w14:paraId="0D0DD0A5" w14:textId="7C963A8E" w:rsidR="00CF60F6" w:rsidRDefault="00CF60F6" w:rsidP="00CF60F6">
      <w:pPr>
        <w:pStyle w:val="ListParagraph"/>
        <w:spacing w:before="97" w:line="360" w:lineRule="auto"/>
        <w:ind w:left="0" w:right="-330" w:hanging="732"/>
        <w:jc w:val="both"/>
        <w:rPr>
          <w:sz w:val="24"/>
          <w:szCs w:val="24"/>
        </w:rPr>
      </w:pPr>
    </w:p>
    <w:p w14:paraId="6609FC84" w14:textId="77777777" w:rsidR="00CF60F6" w:rsidRPr="00CF60F6" w:rsidRDefault="00CF60F6" w:rsidP="00CF60F6">
      <w:pPr>
        <w:spacing w:line="360" w:lineRule="auto"/>
        <w:jc w:val="both"/>
        <w:rPr>
          <w:rFonts w:ascii="Arial" w:hAnsi="Arial" w:cs="Arial"/>
          <w:b/>
          <w:bCs/>
          <w:sz w:val="24"/>
          <w:szCs w:val="24"/>
        </w:rPr>
      </w:pPr>
      <w:r w:rsidRPr="00CF60F6">
        <w:rPr>
          <w:rFonts w:ascii="Arial" w:hAnsi="Arial" w:cs="Arial"/>
          <w:b/>
          <w:bCs/>
          <w:sz w:val="24"/>
          <w:szCs w:val="24"/>
        </w:rPr>
        <w:t xml:space="preserve">Mass Balance: </w:t>
      </w:r>
    </w:p>
    <w:tbl>
      <w:tblPr>
        <w:tblpPr w:leftFromText="180" w:rightFromText="180" w:vertAnchor="text" w:horzAnchor="margin" w:tblpXSpec="center" w:tblpY="454"/>
        <w:tblW w:w="101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2537"/>
        <w:gridCol w:w="2537"/>
        <w:gridCol w:w="2537"/>
      </w:tblGrid>
      <w:tr w:rsidR="00CF60F6" w:rsidRPr="00CF60F6" w14:paraId="2FA50230" w14:textId="77777777" w:rsidTr="00CF60F6">
        <w:trPr>
          <w:trHeight w:val="225"/>
        </w:trPr>
        <w:tc>
          <w:tcPr>
            <w:tcW w:w="2537" w:type="dxa"/>
            <w:shd w:val="clear" w:color="auto" w:fill="A8D08D" w:themeFill="accent6" w:themeFillTint="99"/>
          </w:tcPr>
          <w:p w14:paraId="28294519" w14:textId="77777777" w:rsidR="00CF60F6" w:rsidRPr="00CF60F6" w:rsidRDefault="00CF60F6" w:rsidP="00BF252C">
            <w:pPr>
              <w:pStyle w:val="TableParagraph"/>
              <w:spacing w:line="272" w:lineRule="exact"/>
              <w:ind w:left="74" w:right="57"/>
              <w:rPr>
                <w:b/>
                <w:color w:val="FFFFFF" w:themeColor="background1"/>
                <w:sz w:val="20"/>
                <w:szCs w:val="20"/>
              </w:rPr>
            </w:pPr>
            <w:r w:rsidRPr="00CF60F6">
              <w:rPr>
                <w:b/>
                <w:color w:val="FFFFFF" w:themeColor="background1"/>
                <w:sz w:val="20"/>
                <w:szCs w:val="20"/>
              </w:rPr>
              <w:t>INPUT</w:t>
            </w:r>
          </w:p>
        </w:tc>
        <w:tc>
          <w:tcPr>
            <w:tcW w:w="2537" w:type="dxa"/>
            <w:shd w:val="clear" w:color="auto" w:fill="A8D08D" w:themeFill="accent6" w:themeFillTint="99"/>
          </w:tcPr>
          <w:p w14:paraId="524C8E32" w14:textId="77777777" w:rsidR="00CF60F6" w:rsidRPr="00CF60F6" w:rsidRDefault="00CF60F6" w:rsidP="00BF252C">
            <w:pPr>
              <w:pStyle w:val="TableParagraph"/>
              <w:spacing w:line="272" w:lineRule="exact"/>
              <w:ind w:left="52" w:right="74"/>
              <w:rPr>
                <w:b/>
                <w:color w:val="FFFFFF" w:themeColor="background1"/>
                <w:sz w:val="20"/>
                <w:szCs w:val="20"/>
              </w:rPr>
            </w:pPr>
            <w:r w:rsidRPr="00CF60F6">
              <w:rPr>
                <w:b/>
                <w:color w:val="FFFFFF" w:themeColor="background1"/>
                <w:w w:val="95"/>
                <w:sz w:val="20"/>
                <w:szCs w:val="20"/>
              </w:rPr>
              <w:t>QUANTITY (MT/MT)</w:t>
            </w:r>
          </w:p>
        </w:tc>
        <w:tc>
          <w:tcPr>
            <w:tcW w:w="2537" w:type="dxa"/>
            <w:shd w:val="clear" w:color="auto" w:fill="A8D08D" w:themeFill="accent6" w:themeFillTint="99"/>
          </w:tcPr>
          <w:p w14:paraId="5DF80441" w14:textId="77777777" w:rsidR="00CF60F6" w:rsidRPr="00CF60F6" w:rsidRDefault="00CF60F6" w:rsidP="00BF252C">
            <w:pPr>
              <w:pStyle w:val="TableParagraph"/>
              <w:spacing w:line="272" w:lineRule="exact"/>
              <w:ind w:left="74" w:right="65"/>
              <w:rPr>
                <w:b/>
                <w:color w:val="FFFFFF" w:themeColor="background1"/>
                <w:sz w:val="20"/>
                <w:szCs w:val="20"/>
              </w:rPr>
            </w:pPr>
            <w:r w:rsidRPr="00CF60F6">
              <w:rPr>
                <w:b/>
                <w:color w:val="FFFFFF" w:themeColor="background1"/>
                <w:w w:val="95"/>
                <w:sz w:val="20"/>
                <w:szCs w:val="20"/>
              </w:rPr>
              <w:t>OUTPUT</w:t>
            </w:r>
          </w:p>
        </w:tc>
        <w:tc>
          <w:tcPr>
            <w:tcW w:w="2537" w:type="dxa"/>
            <w:shd w:val="clear" w:color="auto" w:fill="A8D08D" w:themeFill="accent6" w:themeFillTint="99"/>
          </w:tcPr>
          <w:p w14:paraId="0EC827A1" w14:textId="77777777" w:rsidR="00CF60F6" w:rsidRPr="00CF60F6" w:rsidRDefault="00CF60F6" w:rsidP="00BF252C">
            <w:pPr>
              <w:pStyle w:val="TableParagraph"/>
              <w:spacing w:line="272" w:lineRule="exact"/>
              <w:ind w:left="44" w:right="74"/>
              <w:rPr>
                <w:b/>
                <w:color w:val="FFFFFF" w:themeColor="background1"/>
                <w:sz w:val="20"/>
                <w:szCs w:val="20"/>
              </w:rPr>
            </w:pPr>
            <w:r w:rsidRPr="00CF60F6">
              <w:rPr>
                <w:b/>
                <w:color w:val="FFFFFF" w:themeColor="background1"/>
                <w:w w:val="95"/>
                <w:sz w:val="20"/>
                <w:szCs w:val="20"/>
              </w:rPr>
              <w:t>QUANTITY (MT/MT)</w:t>
            </w:r>
          </w:p>
        </w:tc>
      </w:tr>
      <w:tr w:rsidR="00CF60F6" w:rsidRPr="00CF60F6" w14:paraId="5068A0CC" w14:textId="77777777" w:rsidTr="00CF60F6">
        <w:trPr>
          <w:trHeight w:val="229"/>
        </w:trPr>
        <w:tc>
          <w:tcPr>
            <w:tcW w:w="2537" w:type="dxa"/>
          </w:tcPr>
          <w:p w14:paraId="6851B5D7" w14:textId="77777777" w:rsidR="00CF60F6" w:rsidRPr="00CF60F6" w:rsidRDefault="00CF60F6" w:rsidP="00BF252C">
            <w:pPr>
              <w:pStyle w:val="TableParagraph"/>
              <w:ind w:left="74" w:right="64"/>
              <w:rPr>
                <w:sz w:val="20"/>
                <w:szCs w:val="20"/>
              </w:rPr>
            </w:pPr>
            <w:r w:rsidRPr="00CF60F6">
              <w:rPr>
                <w:sz w:val="20"/>
                <w:szCs w:val="20"/>
              </w:rPr>
              <w:t>Epoxy Resin</w:t>
            </w:r>
          </w:p>
        </w:tc>
        <w:tc>
          <w:tcPr>
            <w:tcW w:w="2537" w:type="dxa"/>
          </w:tcPr>
          <w:p w14:paraId="21B9E11C" w14:textId="77777777" w:rsidR="00CF60F6" w:rsidRPr="00CF60F6" w:rsidRDefault="00CF60F6" w:rsidP="00BF252C">
            <w:pPr>
              <w:pStyle w:val="TableParagraph"/>
              <w:ind w:left="74" w:right="63"/>
              <w:rPr>
                <w:sz w:val="20"/>
                <w:szCs w:val="20"/>
              </w:rPr>
            </w:pPr>
            <w:r w:rsidRPr="00CF60F6">
              <w:rPr>
                <w:sz w:val="20"/>
                <w:szCs w:val="20"/>
              </w:rPr>
              <w:t>0.40</w:t>
            </w:r>
          </w:p>
        </w:tc>
        <w:tc>
          <w:tcPr>
            <w:tcW w:w="2537" w:type="dxa"/>
          </w:tcPr>
          <w:p w14:paraId="72FDA724" w14:textId="77777777" w:rsidR="00CF60F6" w:rsidRPr="00CF60F6" w:rsidRDefault="00CF60F6" w:rsidP="00BF252C">
            <w:pPr>
              <w:pStyle w:val="TableParagraph"/>
              <w:ind w:left="68" w:right="74"/>
              <w:rPr>
                <w:sz w:val="20"/>
                <w:szCs w:val="20"/>
              </w:rPr>
            </w:pPr>
            <w:r w:rsidRPr="00CF60F6">
              <w:rPr>
                <w:sz w:val="20"/>
                <w:szCs w:val="20"/>
              </w:rPr>
              <w:t>Vinyl Ester Resin</w:t>
            </w:r>
          </w:p>
        </w:tc>
        <w:tc>
          <w:tcPr>
            <w:tcW w:w="2537" w:type="dxa"/>
          </w:tcPr>
          <w:p w14:paraId="08020439" w14:textId="77777777" w:rsidR="00CF60F6" w:rsidRPr="00CF60F6" w:rsidRDefault="00CF60F6" w:rsidP="00BF252C">
            <w:pPr>
              <w:pStyle w:val="TableParagraph"/>
              <w:ind w:left="74" w:right="66"/>
              <w:rPr>
                <w:sz w:val="20"/>
                <w:szCs w:val="20"/>
              </w:rPr>
            </w:pPr>
            <w:r w:rsidRPr="00CF60F6">
              <w:rPr>
                <w:sz w:val="20"/>
                <w:szCs w:val="20"/>
              </w:rPr>
              <w:t>1.0</w:t>
            </w:r>
          </w:p>
        </w:tc>
      </w:tr>
      <w:tr w:rsidR="00CF60F6" w:rsidRPr="00CF60F6" w14:paraId="1F68CC39" w14:textId="77777777" w:rsidTr="00CF60F6">
        <w:trPr>
          <w:trHeight w:val="225"/>
        </w:trPr>
        <w:tc>
          <w:tcPr>
            <w:tcW w:w="2537" w:type="dxa"/>
          </w:tcPr>
          <w:p w14:paraId="58EDA4C0" w14:textId="4A5F8E10" w:rsidR="00CF60F6" w:rsidRPr="00CF60F6" w:rsidRDefault="00CF60F6" w:rsidP="00BF252C">
            <w:pPr>
              <w:pStyle w:val="TableParagraph"/>
              <w:spacing w:line="272" w:lineRule="exact"/>
              <w:ind w:left="74" w:right="73"/>
              <w:rPr>
                <w:sz w:val="20"/>
                <w:szCs w:val="20"/>
              </w:rPr>
            </w:pPr>
            <w:r w:rsidRPr="00CF60F6">
              <w:rPr>
                <w:sz w:val="20"/>
                <w:szCs w:val="20"/>
              </w:rPr>
              <w:t>Methacrylic Acid</w:t>
            </w:r>
          </w:p>
        </w:tc>
        <w:tc>
          <w:tcPr>
            <w:tcW w:w="2537" w:type="dxa"/>
          </w:tcPr>
          <w:p w14:paraId="2FD63025" w14:textId="77777777" w:rsidR="00CF60F6" w:rsidRPr="00CF60F6" w:rsidRDefault="00CF60F6" w:rsidP="00BF252C">
            <w:pPr>
              <w:pStyle w:val="TableParagraph"/>
              <w:spacing w:line="272" w:lineRule="exact"/>
              <w:ind w:left="74" w:right="63"/>
              <w:rPr>
                <w:sz w:val="20"/>
                <w:szCs w:val="20"/>
              </w:rPr>
            </w:pPr>
            <w:r w:rsidRPr="00CF60F6">
              <w:rPr>
                <w:sz w:val="20"/>
                <w:szCs w:val="20"/>
              </w:rPr>
              <w:t>0.12</w:t>
            </w:r>
          </w:p>
        </w:tc>
        <w:tc>
          <w:tcPr>
            <w:tcW w:w="2537" w:type="dxa"/>
          </w:tcPr>
          <w:p w14:paraId="4701BF7A" w14:textId="77777777" w:rsidR="00CF60F6" w:rsidRPr="00CF60F6" w:rsidRDefault="00CF60F6" w:rsidP="00BF252C">
            <w:pPr>
              <w:pStyle w:val="TableParagraph"/>
              <w:spacing w:line="272" w:lineRule="exact"/>
              <w:ind w:left="72" w:right="74"/>
              <w:rPr>
                <w:sz w:val="20"/>
                <w:szCs w:val="20"/>
              </w:rPr>
            </w:pPr>
            <w:r w:rsidRPr="00CF60F6">
              <w:rPr>
                <w:sz w:val="20"/>
                <w:szCs w:val="20"/>
              </w:rPr>
              <w:t>By Product</w:t>
            </w:r>
          </w:p>
        </w:tc>
        <w:tc>
          <w:tcPr>
            <w:tcW w:w="2537" w:type="dxa"/>
          </w:tcPr>
          <w:p w14:paraId="291B8277" w14:textId="77777777" w:rsidR="00CF60F6" w:rsidRPr="00CF60F6" w:rsidRDefault="00CF60F6" w:rsidP="00BF252C">
            <w:pPr>
              <w:pStyle w:val="TableParagraph"/>
              <w:spacing w:line="272" w:lineRule="exact"/>
              <w:ind w:left="74" w:right="67"/>
              <w:rPr>
                <w:sz w:val="20"/>
                <w:szCs w:val="20"/>
              </w:rPr>
            </w:pPr>
            <w:r w:rsidRPr="00CF60F6">
              <w:rPr>
                <w:sz w:val="20"/>
                <w:szCs w:val="20"/>
              </w:rPr>
              <w:t>Nil</w:t>
            </w:r>
          </w:p>
        </w:tc>
      </w:tr>
      <w:tr w:rsidR="00CF60F6" w:rsidRPr="00CF60F6" w14:paraId="171653B1" w14:textId="77777777" w:rsidTr="00CF60F6">
        <w:trPr>
          <w:trHeight w:val="225"/>
        </w:trPr>
        <w:tc>
          <w:tcPr>
            <w:tcW w:w="2537" w:type="dxa"/>
          </w:tcPr>
          <w:p w14:paraId="126F7B01" w14:textId="77777777" w:rsidR="00CF60F6" w:rsidRPr="00CF60F6" w:rsidRDefault="00CF60F6" w:rsidP="00BF252C">
            <w:pPr>
              <w:pStyle w:val="TableParagraph"/>
              <w:spacing w:line="272" w:lineRule="exact"/>
              <w:ind w:left="74" w:right="72"/>
              <w:rPr>
                <w:sz w:val="20"/>
                <w:szCs w:val="20"/>
              </w:rPr>
            </w:pPr>
            <w:r w:rsidRPr="00CF60F6">
              <w:rPr>
                <w:sz w:val="20"/>
                <w:szCs w:val="20"/>
              </w:rPr>
              <w:t>Tri Ethyl amine</w:t>
            </w:r>
          </w:p>
        </w:tc>
        <w:tc>
          <w:tcPr>
            <w:tcW w:w="2537" w:type="dxa"/>
          </w:tcPr>
          <w:p w14:paraId="59CE961A" w14:textId="77777777" w:rsidR="00CF60F6" w:rsidRPr="00CF60F6" w:rsidRDefault="00CF60F6" w:rsidP="00BF252C">
            <w:pPr>
              <w:pStyle w:val="TableParagraph"/>
              <w:spacing w:line="272" w:lineRule="exact"/>
              <w:ind w:left="74" w:right="63"/>
              <w:rPr>
                <w:sz w:val="20"/>
                <w:szCs w:val="20"/>
              </w:rPr>
            </w:pPr>
            <w:r w:rsidRPr="00CF60F6">
              <w:rPr>
                <w:sz w:val="20"/>
                <w:szCs w:val="20"/>
              </w:rPr>
              <w:t>0.01</w:t>
            </w:r>
          </w:p>
        </w:tc>
        <w:tc>
          <w:tcPr>
            <w:tcW w:w="2537" w:type="dxa"/>
          </w:tcPr>
          <w:p w14:paraId="65613AE2" w14:textId="77777777" w:rsidR="00CF60F6" w:rsidRPr="00CF60F6" w:rsidRDefault="00CF60F6" w:rsidP="00BF252C">
            <w:pPr>
              <w:pStyle w:val="TableParagraph"/>
              <w:spacing w:line="272" w:lineRule="exact"/>
              <w:ind w:left="74" w:right="72"/>
              <w:rPr>
                <w:sz w:val="20"/>
                <w:szCs w:val="20"/>
              </w:rPr>
            </w:pPr>
            <w:r w:rsidRPr="00CF60F6">
              <w:rPr>
                <w:sz w:val="20"/>
                <w:szCs w:val="20"/>
              </w:rPr>
              <w:t>Yield Loss</w:t>
            </w:r>
          </w:p>
        </w:tc>
        <w:tc>
          <w:tcPr>
            <w:tcW w:w="2537" w:type="dxa"/>
          </w:tcPr>
          <w:p w14:paraId="5E1CEF54" w14:textId="77777777" w:rsidR="00CF60F6" w:rsidRPr="00CF60F6" w:rsidRDefault="00CF60F6" w:rsidP="00BF252C">
            <w:pPr>
              <w:pStyle w:val="TableParagraph"/>
              <w:spacing w:line="272" w:lineRule="exact"/>
              <w:ind w:left="74" w:right="71"/>
              <w:rPr>
                <w:sz w:val="20"/>
                <w:szCs w:val="20"/>
              </w:rPr>
            </w:pPr>
            <w:r w:rsidRPr="00CF60F6">
              <w:rPr>
                <w:sz w:val="20"/>
                <w:szCs w:val="20"/>
              </w:rPr>
              <w:t>-</w:t>
            </w:r>
          </w:p>
        </w:tc>
      </w:tr>
      <w:tr w:rsidR="00CF60F6" w:rsidRPr="00CF60F6" w14:paraId="205E1DDB" w14:textId="77777777" w:rsidTr="00CF60F6">
        <w:trPr>
          <w:trHeight w:val="225"/>
        </w:trPr>
        <w:tc>
          <w:tcPr>
            <w:tcW w:w="2537" w:type="dxa"/>
          </w:tcPr>
          <w:p w14:paraId="4E956F89" w14:textId="77777777" w:rsidR="00CF60F6" w:rsidRPr="00CF60F6" w:rsidRDefault="00CF60F6" w:rsidP="00BF252C">
            <w:pPr>
              <w:pStyle w:val="TableParagraph"/>
              <w:spacing w:line="272" w:lineRule="exact"/>
              <w:ind w:left="74" w:right="63"/>
              <w:rPr>
                <w:sz w:val="20"/>
                <w:szCs w:val="20"/>
              </w:rPr>
            </w:pPr>
            <w:r w:rsidRPr="00CF60F6">
              <w:rPr>
                <w:sz w:val="20"/>
                <w:szCs w:val="20"/>
              </w:rPr>
              <w:t>Maleic Anhydride</w:t>
            </w:r>
          </w:p>
        </w:tc>
        <w:tc>
          <w:tcPr>
            <w:tcW w:w="2537" w:type="dxa"/>
          </w:tcPr>
          <w:p w14:paraId="55E4CA7D" w14:textId="77777777" w:rsidR="00CF60F6" w:rsidRPr="00CF60F6" w:rsidRDefault="00CF60F6" w:rsidP="00BF252C">
            <w:pPr>
              <w:pStyle w:val="TableParagraph"/>
              <w:spacing w:line="272" w:lineRule="exact"/>
              <w:ind w:left="74" w:right="63"/>
              <w:rPr>
                <w:sz w:val="20"/>
                <w:szCs w:val="20"/>
              </w:rPr>
            </w:pPr>
            <w:r w:rsidRPr="00CF60F6">
              <w:rPr>
                <w:sz w:val="20"/>
                <w:szCs w:val="20"/>
              </w:rPr>
              <w:t>0.03</w:t>
            </w:r>
          </w:p>
        </w:tc>
        <w:tc>
          <w:tcPr>
            <w:tcW w:w="2537" w:type="dxa"/>
          </w:tcPr>
          <w:p w14:paraId="4538F095" w14:textId="77777777" w:rsidR="00CF60F6" w:rsidRPr="00CF60F6" w:rsidRDefault="00CF60F6" w:rsidP="00BF252C">
            <w:pPr>
              <w:pStyle w:val="TableParagraph"/>
              <w:spacing w:line="272" w:lineRule="exact"/>
              <w:ind w:left="74" w:right="70"/>
              <w:rPr>
                <w:sz w:val="20"/>
                <w:szCs w:val="20"/>
              </w:rPr>
            </w:pPr>
            <w:r w:rsidRPr="00CF60F6">
              <w:rPr>
                <w:w w:val="95"/>
                <w:sz w:val="20"/>
                <w:szCs w:val="20"/>
              </w:rPr>
              <w:t>Gaseous</w:t>
            </w:r>
          </w:p>
        </w:tc>
        <w:tc>
          <w:tcPr>
            <w:tcW w:w="2537" w:type="dxa"/>
          </w:tcPr>
          <w:p w14:paraId="34724F6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6376177F" w14:textId="77777777" w:rsidTr="00CF60F6">
        <w:trPr>
          <w:trHeight w:val="225"/>
        </w:trPr>
        <w:tc>
          <w:tcPr>
            <w:tcW w:w="2537" w:type="dxa"/>
          </w:tcPr>
          <w:p w14:paraId="55AC2DCE" w14:textId="77777777" w:rsidR="00CF60F6" w:rsidRPr="00CF60F6" w:rsidRDefault="00CF60F6" w:rsidP="00BF252C">
            <w:pPr>
              <w:pStyle w:val="TableParagraph"/>
              <w:spacing w:line="272" w:lineRule="exact"/>
              <w:ind w:left="74" w:right="74"/>
              <w:rPr>
                <w:sz w:val="20"/>
                <w:szCs w:val="20"/>
              </w:rPr>
            </w:pPr>
            <w:r w:rsidRPr="00CF60F6">
              <w:rPr>
                <w:sz w:val="20"/>
                <w:szCs w:val="20"/>
              </w:rPr>
              <w:t>Styrene Monomer</w:t>
            </w:r>
          </w:p>
        </w:tc>
        <w:tc>
          <w:tcPr>
            <w:tcW w:w="2537" w:type="dxa"/>
          </w:tcPr>
          <w:p w14:paraId="49660A1B" w14:textId="6FAC3B1B" w:rsidR="00CF60F6" w:rsidRPr="00CF60F6" w:rsidRDefault="00CF60F6" w:rsidP="00BF252C">
            <w:pPr>
              <w:pStyle w:val="TableParagraph"/>
              <w:spacing w:line="272" w:lineRule="exact"/>
              <w:ind w:left="74" w:right="63"/>
              <w:rPr>
                <w:sz w:val="20"/>
                <w:szCs w:val="20"/>
              </w:rPr>
            </w:pPr>
            <w:r w:rsidRPr="00CF60F6">
              <w:rPr>
                <w:sz w:val="20"/>
                <w:szCs w:val="20"/>
              </w:rPr>
              <w:t>0.4</w:t>
            </w:r>
            <w:r w:rsidR="0034106F">
              <w:rPr>
                <w:sz w:val="20"/>
                <w:szCs w:val="20"/>
              </w:rPr>
              <w:t>4</w:t>
            </w:r>
          </w:p>
        </w:tc>
        <w:tc>
          <w:tcPr>
            <w:tcW w:w="2537" w:type="dxa"/>
          </w:tcPr>
          <w:p w14:paraId="6A9E9894" w14:textId="77777777" w:rsidR="00CF60F6" w:rsidRPr="00CF60F6" w:rsidRDefault="00CF60F6" w:rsidP="00BF252C">
            <w:pPr>
              <w:pStyle w:val="TableParagraph"/>
              <w:spacing w:line="272" w:lineRule="exact"/>
              <w:ind w:left="74" w:right="73"/>
              <w:rPr>
                <w:sz w:val="20"/>
                <w:szCs w:val="20"/>
              </w:rPr>
            </w:pPr>
            <w:r w:rsidRPr="00CF60F6">
              <w:rPr>
                <w:sz w:val="20"/>
                <w:szCs w:val="20"/>
              </w:rPr>
              <w:t>Solid waste</w:t>
            </w:r>
          </w:p>
        </w:tc>
        <w:tc>
          <w:tcPr>
            <w:tcW w:w="2537" w:type="dxa"/>
          </w:tcPr>
          <w:p w14:paraId="61505FBF" w14:textId="77777777" w:rsidR="00CF60F6" w:rsidRPr="00CF60F6" w:rsidRDefault="00CF60F6" w:rsidP="00BF252C">
            <w:pPr>
              <w:pStyle w:val="TableParagraph"/>
              <w:spacing w:line="272" w:lineRule="exact"/>
              <w:ind w:left="8"/>
              <w:rPr>
                <w:sz w:val="20"/>
                <w:szCs w:val="20"/>
              </w:rPr>
            </w:pPr>
            <w:r w:rsidRPr="00CF60F6">
              <w:rPr>
                <w:w w:val="91"/>
                <w:sz w:val="20"/>
                <w:szCs w:val="20"/>
              </w:rPr>
              <w:t>-</w:t>
            </w:r>
          </w:p>
        </w:tc>
      </w:tr>
      <w:tr w:rsidR="00CF60F6" w:rsidRPr="00CF60F6" w14:paraId="31A430A5" w14:textId="77777777" w:rsidTr="00CF60F6">
        <w:trPr>
          <w:trHeight w:val="225"/>
        </w:trPr>
        <w:tc>
          <w:tcPr>
            <w:tcW w:w="2537" w:type="dxa"/>
          </w:tcPr>
          <w:p w14:paraId="44705FAB" w14:textId="77777777" w:rsidR="00CF60F6" w:rsidRPr="00CF60F6" w:rsidRDefault="00CF60F6" w:rsidP="00BF252C">
            <w:pPr>
              <w:pStyle w:val="TableParagraph"/>
              <w:spacing w:line="272" w:lineRule="exact"/>
              <w:ind w:left="74" w:right="70"/>
              <w:rPr>
                <w:b/>
                <w:sz w:val="20"/>
                <w:szCs w:val="20"/>
              </w:rPr>
            </w:pPr>
            <w:r w:rsidRPr="00CF60F6">
              <w:rPr>
                <w:b/>
                <w:sz w:val="20"/>
                <w:szCs w:val="20"/>
              </w:rPr>
              <w:t>Total</w:t>
            </w:r>
          </w:p>
        </w:tc>
        <w:tc>
          <w:tcPr>
            <w:tcW w:w="2537" w:type="dxa"/>
          </w:tcPr>
          <w:p w14:paraId="2612F89E" w14:textId="77777777" w:rsidR="00CF60F6" w:rsidRPr="00CF60F6" w:rsidRDefault="00CF60F6" w:rsidP="00BF252C">
            <w:pPr>
              <w:pStyle w:val="TableParagraph"/>
              <w:spacing w:line="272" w:lineRule="exact"/>
              <w:ind w:left="74" w:right="58"/>
              <w:rPr>
                <w:b/>
                <w:sz w:val="20"/>
                <w:szCs w:val="20"/>
              </w:rPr>
            </w:pPr>
            <w:r w:rsidRPr="00CF60F6">
              <w:rPr>
                <w:b/>
                <w:sz w:val="20"/>
                <w:szCs w:val="20"/>
              </w:rPr>
              <w:t>1.00</w:t>
            </w:r>
          </w:p>
        </w:tc>
        <w:tc>
          <w:tcPr>
            <w:tcW w:w="2537" w:type="dxa"/>
          </w:tcPr>
          <w:p w14:paraId="40D8828A" w14:textId="77777777" w:rsidR="00CF60F6" w:rsidRPr="00CF60F6" w:rsidRDefault="00CF60F6" w:rsidP="00BF252C">
            <w:pPr>
              <w:pStyle w:val="TableParagraph"/>
              <w:spacing w:line="272" w:lineRule="exact"/>
              <w:ind w:left="73" w:right="74"/>
              <w:rPr>
                <w:b/>
                <w:sz w:val="20"/>
                <w:szCs w:val="20"/>
              </w:rPr>
            </w:pPr>
            <w:r w:rsidRPr="00CF60F6">
              <w:rPr>
                <w:b/>
                <w:sz w:val="20"/>
                <w:szCs w:val="20"/>
              </w:rPr>
              <w:t>Total</w:t>
            </w:r>
          </w:p>
        </w:tc>
        <w:tc>
          <w:tcPr>
            <w:tcW w:w="2537" w:type="dxa"/>
          </w:tcPr>
          <w:p w14:paraId="4D14CA5D" w14:textId="77777777" w:rsidR="00CF60F6" w:rsidRPr="00CF60F6" w:rsidRDefault="00CF60F6" w:rsidP="00BF252C">
            <w:pPr>
              <w:pStyle w:val="TableParagraph"/>
              <w:spacing w:line="272" w:lineRule="exact"/>
              <w:ind w:left="74" w:right="66"/>
              <w:rPr>
                <w:b/>
                <w:sz w:val="20"/>
                <w:szCs w:val="20"/>
              </w:rPr>
            </w:pPr>
            <w:r w:rsidRPr="00CF60F6">
              <w:rPr>
                <w:b/>
                <w:sz w:val="20"/>
                <w:szCs w:val="20"/>
              </w:rPr>
              <w:t>1.00</w:t>
            </w:r>
          </w:p>
        </w:tc>
      </w:tr>
    </w:tbl>
    <w:p w14:paraId="02EB0223" w14:textId="77777777" w:rsidR="00CF60F6" w:rsidRDefault="00CF60F6" w:rsidP="00CF60F6">
      <w:pPr>
        <w:spacing w:line="360" w:lineRule="auto"/>
        <w:jc w:val="both"/>
        <w:rPr>
          <w:rFonts w:ascii="Arial" w:hAnsi="Arial" w:cs="Arial"/>
          <w:b/>
          <w:bCs/>
        </w:rPr>
      </w:pPr>
    </w:p>
    <w:p w14:paraId="0CBDA42D" w14:textId="7D4B96F1" w:rsidR="00CF60F6" w:rsidRDefault="00CF60F6" w:rsidP="00CF60F6">
      <w:pPr>
        <w:spacing w:line="360" w:lineRule="auto"/>
        <w:jc w:val="both"/>
        <w:rPr>
          <w:rFonts w:ascii="Arial" w:hAnsi="Arial" w:cs="Arial"/>
          <w:b/>
          <w:bCs/>
        </w:rPr>
      </w:pPr>
    </w:p>
    <w:p w14:paraId="57EA8EB7" w14:textId="73EBF4FA" w:rsidR="00CF60F6" w:rsidRDefault="00CF60F6" w:rsidP="00CF60F6">
      <w:pPr>
        <w:spacing w:line="360" w:lineRule="auto"/>
        <w:jc w:val="both"/>
        <w:rPr>
          <w:rFonts w:ascii="Arial" w:hAnsi="Arial" w:cs="Arial"/>
          <w:b/>
          <w:bCs/>
        </w:rPr>
      </w:pPr>
    </w:p>
    <w:p w14:paraId="3E220C43" w14:textId="12B98E8F" w:rsidR="00CF60F6" w:rsidRDefault="00CF60F6" w:rsidP="00CF60F6">
      <w:pPr>
        <w:spacing w:line="360" w:lineRule="auto"/>
        <w:jc w:val="both"/>
        <w:rPr>
          <w:rFonts w:ascii="Arial" w:hAnsi="Arial" w:cs="Arial"/>
          <w:b/>
          <w:bCs/>
        </w:rPr>
      </w:pPr>
    </w:p>
    <w:p w14:paraId="1F2FF355" w14:textId="4C5D6B98" w:rsidR="00CF60F6" w:rsidRDefault="00CF60F6" w:rsidP="00AF0610">
      <w:pPr>
        <w:spacing w:line="360" w:lineRule="auto"/>
        <w:jc w:val="both"/>
        <w:rPr>
          <w:rFonts w:ascii="Arial" w:hAnsi="Arial" w:cs="Arial"/>
          <w:b/>
          <w:bCs/>
          <w:sz w:val="24"/>
          <w:szCs w:val="24"/>
        </w:rPr>
      </w:pPr>
      <w:r w:rsidRPr="00CF60F6">
        <w:rPr>
          <w:rFonts w:ascii="Arial" w:hAnsi="Arial" w:cs="Arial"/>
          <w:b/>
          <w:bCs/>
          <w:sz w:val="24"/>
          <w:szCs w:val="24"/>
        </w:rPr>
        <w:t>2.3 Properties and Applications</w:t>
      </w:r>
    </w:p>
    <w:tbl>
      <w:tblPr>
        <w:tblW w:w="10199" w:type="dxa"/>
        <w:tblLook w:val="04A0" w:firstRow="1" w:lastRow="0" w:firstColumn="1" w:lastColumn="0" w:noHBand="0" w:noVBand="1"/>
      </w:tblPr>
      <w:tblGrid>
        <w:gridCol w:w="3995"/>
        <w:gridCol w:w="2068"/>
        <w:gridCol w:w="2068"/>
        <w:gridCol w:w="2068"/>
      </w:tblGrid>
      <w:tr w:rsidR="00CF60F6" w:rsidRPr="009207A5" w14:paraId="54B2E8FE" w14:textId="77777777" w:rsidTr="00BF252C">
        <w:trPr>
          <w:trHeight w:val="320"/>
        </w:trPr>
        <w:tc>
          <w:tcPr>
            <w:tcW w:w="399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37406C6" w14:textId="77777777" w:rsidR="00CF60F6" w:rsidRPr="009207A5" w:rsidRDefault="00CF60F6" w:rsidP="00BF252C">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Property</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534C082" w14:textId="57C83AB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73CA0840" w14:textId="3781EBDB" w:rsidR="00CF60F6" w:rsidRPr="009207A5" w:rsidRDefault="00CF60F6" w:rsidP="00BF252C">
            <w:pPr>
              <w:spacing w:after="0" w:line="240" w:lineRule="auto"/>
              <w:jc w:val="center"/>
              <w:rPr>
                <w:rFonts w:ascii="Arial" w:eastAsia="Times New Roman" w:hAnsi="Arial" w:cs="Arial"/>
                <w:color w:val="FFFFFF"/>
                <w:sz w:val="20"/>
                <w:szCs w:val="20"/>
                <w:lang w:val="en-US"/>
              </w:rPr>
            </w:pPr>
            <w:r w:rsidRPr="009207A5">
              <w:rPr>
                <w:rFonts w:ascii="Arial" w:eastAsia="Times New Roman" w:hAnsi="Arial" w:cs="Arial"/>
                <w:color w:val="FFFFFF"/>
                <w:sz w:val="20"/>
                <w:szCs w:val="20"/>
              </w:rPr>
              <w:t>Bisphenol-A</w:t>
            </w:r>
            <w:r w:rsidR="005664BA">
              <w:rPr>
                <w:rFonts w:ascii="Arial" w:eastAsia="Times New Roman" w:hAnsi="Arial" w:cs="Arial"/>
                <w:color w:val="FFFFFF"/>
                <w:sz w:val="20"/>
                <w:szCs w:val="20"/>
              </w:rPr>
              <w:t>*</w:t>
            </w:r>
          </w:p>
        </w:tc>
        <w:tc>
          <w:tcPr>
            <w:tcW w:w="2068" w:type="dxa"/>
            <w:tcBorders>
              <w:top w:val="single" w:sz="4" w:space="0" w:color="auto"/>
              <w:left w:val="nil"/>
              <w:bottom w:val="single" w:sz="4" w:space="0" w:color="auto"/>
              <w:right w:val="single" w:sz="4" w:space="0" w:color="auto"/>
            </w:tcBorders>
            <w:shd w:val="clear" w:color="000000" w:fill="305496"/>
            <w:noWrap/>
            <w:vAlign w:val="bottom"/>
            <w:hideMark/>
          </w:tcPr>
          <w:p w14:paraId="28AB74F7" w14:textId="77777777" w:rsidR="00CF60F6" w:rsidRPr="009207A5" w:rsidRDefault="00CF60F6" w:rsidP="00BF252C">
            <w:pPr>
              <w:spacing w:after="0" w:line="240" w:lineRule="auto"/>
              <w:jc w:val="center"/>
              <w:rPr>
                <w:rFonts w:ascii="Arial" w:eastAsia="Times New Roman" w:hAnsi="Arial" w:cs="Arial"/>
                <w:color w:val="FFFFFF"/>
                <w:sz w:val="20"/>
                <w:szCs w:val="20"/>
                <w:lang w:val="en-US"/>
              </w:rPr>
            </w:pPr>
            <w:proofErr w:type="spellStart"/>
            <w:r w:rsidRPr="009207A5">
              <w:rPr>
                <w:rFonts w:ascii="Arial" w:eastAsia="Times New Roman" w:hAnsi="Arial" w:cs="Arial"/>
                <w:color w:val="FFFFFF"/>
                <w:sz w:val="20"/>
                <w:szCs w:val="20"/>
              </w:rPr>
              <w:t>Novolac</w:t>
            </w:r>
            <w:proofErr w:type="spellEnd"/>
          </w:p>
        </w:tc>
      </w:tr>
      <w:tr w:rsidR="00CF60F6" w:rsidRPr="009207A5" w14:paraId="0AB851C0"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6EA13A21"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Viscosity, </w:t>
            </w:r>
            <w:proofErr w:type="spellStart"/>
            <w:r w:rsidRPr="009207A5">
              <w:rPr>
                <w:rFonts w:ascii="Arial" w:eastAsia="Times New Roman" w:hAnsi="Arial" w:cs="Arial"/>
                <w:color w:val="000000"/>
                <w:sz w:val="20"/>
                <w:szCs w:val="20"/>
              </w:rPr>
              <w:t>cP</w:t>
            </w:r>
            <w:proofErr w:type="spellEnd"/>
            <w:r w:rsidRPr="009207A5">
              <w:rPr>
                <w:rFonts w:ascii="Arial" w:eastAsia="Times New Roman" w:hAnsi="Arial" w:cs="Arial"/>
                <w:color w:val="000000"/>
                <w:sz w:val="20"/>
                <w:szCs w:val="20"/>
              </w:rPr>
              <w:t>,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A3FE65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200~700</w:t>
            </w:r>
          </w:p>
        </w:tc>
        <w:tc>
          <w:tcPr>
            <w:tcW w:w="2068" w:type="dxa"/>
            <w:tcBorders>
              <w:top w:val="nil"/>
              <w:left w:val="nil"/>
              <w:bottom w:val="single" w:sz="4" w:space="0" w:color="auto"/>
              <w:right w:val="single" w:sz="4" w:space="0" w:color="auto"/>
            </w:tcBorders>
            <w:shd w:val="clear" w:color="000000" w:fill="BDD7EE"/>
            <w:noWrap/>
            <w:vAlign w:val="bottom"/>
            <w:hideMark/>
          </w:tcPr>
          <w:p w14:paraId="40759105"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2000~3000</w:t>
            </w:r>
          </w:p>
        </w:tc>
        <w:tc>
          <w:tcPr>
            <w:tcW w:w="2068" w:type="dxa"/>
            <w:tcBorders>
              <w:top w:val="nil"/>
              <w:left w:val="nil"/>
              <w:bottom w:val="single" w:sz="4" w:space="0" w:color="auto"/>
              <w:right w:val="single" w:sz="4" w:space="0" w:color="auto"/>
            </w:tcBorders>
            <w:shd w:val="clear" w:color="000000" w:fill="BDD7EE"/>
            <w:noWrap/>
            <w:vAlign w:val="bottom"/>
            <w:hideMark/>
          </w:tcPr>
          <w:p w14:paraId="794943BB"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300~500</w:t>
            </w:r>
          </w:p>
        </w:tc>
      </w:tr>
      <w:tr w:rsidR="00CF60F6" w:rsidRPr="009207A5" w14:paraId="6922FFFF"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5C24ED1E"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Specific Gravity,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0FA984D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1.04~1.06</w:t>
            </w:r>
          </w:p>
        </w:tc>
        <w:tc>
          <w:tcPr>
            <w:tcW w:w="2068" w:type="dxa"/>
            <w:tcBorders>
              <w:top w:val="nil"/>
              <w:left w:val="nil"/>
              <w:bottom w:val="single" w:sz="4" w:space="0" w:color="auto"/>
              <w:right w:val="single" w:sz="4" w:space="0" w:color="auto"/>
            </w:tcBorders>
            <w:shd w:val="clear" w:color="000000" w:fill="BDD7EE"/>
            <w:noWrap/>
            <w:vAlign w:val="bottom"/>
            <w:hideMark/>
          </w:tcPr>
          <w:p w14:paraId="755A305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1.06~1.08</w:t>
            </w:r>
          </w:p>
        </w:tc>
        <w:tc>
          <w:tcPr>
            <w:tcW w:w="2068" w:type="dxa"/>
            <w:tcBorders>
              <w:top w:val="nil"/>
              <w:left w:val="nil"/>
              <w:bottom w:val="single" w:sz="4" w:space="0" w:color="auto"/>
              <w:right w:val="single" w:sz="4" w:space="0" w:color="auto"/>
            </w:tcBorders>
            <w:shd w:val="clear" w:color="000000" w:fill="BDD7EE"/>
            <w:noWrap/>
            <w:vAlign w:val="bottom"/>
            <w:hideMark/>
          </w:tcPr>
          <w:p w14:paraId="1FFDDD6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1.07~1.09</w:t>
            </w:r>
          </w:p>
        </w:tc>
      </w:tr>
      <w:tr w:rsidR="00CF60F6" w:rsidRPr="009207A5" w14:paraId="6017149F" w14:textId="77777777" w:rsidTr="00BF252C">
        <w:trPr>
          <w:trHeight w:val="534"/>
        </w:trPr>
        <w:tc>
          <w:tcPr>
            <w:tcW w:w="3995"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7EC3BC17"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Gel Time *a, minutes, 25</w:t>
            </w:r>
            <w:r w:rsidRPr="009207A5">
              <w:rPr>
                <w:rFonts w:ascii="Cambria Math" w:eastAsia="Times New Roman" w:hAnsi="Cambria Math" w:cs="Cambria Math"/>
                <w:color w:val="000000"/>
                <w:sz w:val="20"/>
                <w:szCs w:val="20"/>
              </w:rPr>
              <w:t>℃</w:t>
            </w:r>
          </w:p>
        </w:tc>
        <w:tc>
          <w:tcPr>
            <w:tcW w:w="2068" w:type="dxa"/>
            <w:tcBorders>
              <w:top w:val="nil"/>
              <w:left w:val="nil"/>
              <w:bottom w:val="single" w:sz="4" w:space="0" w:color="auto"/>
              <w:right w:val="single" w:sz="4" w:space="0" w:color="auto"/>
            </w:tcBorders>
            <w:shd w:val="clear" w:color="000000" w:fill="BDD7EE"/>
            <w:noWrap/>
            <w:vAlign w:val="bottom"/>
            <w:hideMark/>
          </w:tcPr>
          <w:p w14:paraId="3613B21F"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2CA51B2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20~30</w:t>
            </w:r>
          </w:p>
        </w:tc>
        <w:tc>
          <w:tcPr>
            <w:tcW w:w="2068" w:type="dxa"/>
            <w:tcBorders>
              <w:top w:val="nil"/>
              <w:left w:val="nil"/>
              <w:bottom w:val="single" w:sz="4" w:space="0" w:color="auto"/>
              <w:right w:val="single" w:sz="4" w:space="0" w:color="auto"/>
            </w:tcBorders>
            <w:shd w:val="clear" w:color="000000" w:fill="BDD7EE"/>
            <w:noWrap/>
            <w:vAlign w:val="bottom"/>
            <w:hideMark/>
          </w:tcPr>
          <w:p w14:paraId="550FF4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15~25</w:t>
            </w:r>
          </w:p>
        </w:tc>
      </w:tr>
      <w:tr w:rsidR="00CF60F6" w:rsidRPr="009207A5" w14:paraId="170E58BC"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707F1364"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5617D8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6BD17D8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c>
          <w:tcPr>
            <w:tcW w:w="2068" w:type="dxa"/>
            <w:tcBorders>
              <w:top w:val="nil"/>
              <w:left w:val="nil"/>
              <w:bottom w:val="single" w:sz="4" w:space="0" w:color="auto"/>
              <w:right w:val="single" w:sz="4" w:space="0" w:color="auto"/>
            </w:tcBorders>
            <w:shd w:val="clear" w:color="000000" w:fill="BDD7EE"/>
            <w:noWrap/>
            <w:vAlign w:val="bottom"/>
            <w:hideMark/>
          </w:tcPr>
          <w:p w14:paraId="5ECA6EED"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proofErr w:type="gramStart"/>
            <w:r w:rsidRPr="009207A5">
              <w:rPr>
                <w:rFonts w:ascii="Arial" w:eastAsia="Times New Roman" w:hAnsi="Arial" w:cs="Arial"/>
                <w:color w:val="000000"/>
                <w:sz w:val="20"/>
                <w:szCs w:val="20"/>
              </w:rPr>
              <w:t>Co(</w:t>
            </w:r>
            <w:proofErr w:type="gramEnd"/>
            <w:r w:rsidRPr="009207A5">
              <w:rPr>
                <w:rFonts w:ascii="Arial" w:eastAsia="Times New Roman" w:hAnsi="Arial" w:cs="Arial"/>
                <w:color w:val="000000"/>
                <w:sz w:val="20"/>
                <w:szCs w:val="20"/>
              </w:rPr>
              <w:t>6%)=0.4%</w:t>
            </w:r>
          </w:p>
        </w:tc>
      </w:tr>
      <w:tr w:rsidR="00CF60F6" w:rsidRPr="009207A5" w14:paraId="51F4A434" w14:textId="77777777" w:rsidTr="00BF252C">
        <w:trPr>
          <w:trHeight w:val="534"/>
        </w:trPr>
        <w:tc>
          <w:tcPr>
            <w:tcW w:w="3995" w:type="dxa"/>
            <w:vMerge/>
            <w:tcBorders>
              <w:top w:val="nil"/>
              <w:left w:val="single" w:sz="4" w:space="0" w:color="auto"/>
              <w:bottom w:val="single" w:sz="4" w:space="0" w:color="auto"/>
              <w:right w:val="single" w:sz="4" w:space="0" w:color="auto"/>
            </w:tcBorders>
            <w:vAlign w:val="center"/>
            <w:hideMark/>
          </w:tcPr>
          <w:p w14:paraId="1C6EE796" w14:textId="77777777" w:rsidR="00CF60F6" w:rsidRPr="009207A5" w:rsidRDefault="00CF60F6" w:rsidP="00BF252C">
            <w:pPr>
              <w:spacing w:after="0" w:line="240" w:lineRule="auto"/>
              <w:rPr>
                <w:rFonts w:ascii="Arial" w:eastAsia="Times New Roman" w:hAnsi="Arial" w:cs="Arial"/>
                <w:color w:val="000000"/>
                <w:sz w:val="20"/>
                <w:szCs w:val="20"/>
                <w:lang w:val="en-US"/>
              </w:rPr>
            </w:pPr>
          </w:p>
        </w:tc>
        <w:tc>
          <w:tcPr>
            <w:tcW w:w="2068" w:type="dxa"/>
            <w:tcBorders>
              <w:top w:val="nil"/>
              <w:left w:val="nil"/>
              <w:bottom w:val="single" w:sz="4" w:space="0" w:color="auto"/>
              <w:right w:val="single" w:sz="4" w:space="0" w:color="auto"/>
            </w:tcBorders>
            <w:shd w:val="clear" w:color="000000" w:fill="BDD7EE"/>
            <w:noWrap/>
            <w:vAlign w:val="bottom"/>
            <w:hideMark/>
          </w:tcPr>
          <w:p w14:paraId="65B71D5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3CEC6C44"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MEKPO=1.6%</w:t>
            </w:r>
          </w:p>
        </w:tc>
        <w:tc>
          <w:tcPr>
            <w:tcW w:w="2068" w:type="dxa"/>
            <w:tcBorders>
              <w:top w:val="nil"/>
              <w:left w:val="nil"/>
              <w:bottom w:val="single" w:sz="4" w:space="0" w:color="auto"/>
              <w:right w:val="single" w:sz="4" w:space="0" w:color="auto"/>
            </w:tcBorders>
            <w:shd w:val="clear" w:color="000000" w:fill="BDD7EE"/>
            <w:noWrap/>
            <w:vAlign w:val="bottom"/>
            <w:hideMark/>
          </w:tcPr>
          <w:p w14:paraId="55023D40"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MEKPO=1.2%</w:t>
            </w:r>
          </w:p>
        </w:tc>
      </w:tr>
      <w:tr w:rsidR="00CF60F6" w:rsidRPr="009207A5" w14:paraId="1E86C8AB" w14:textId="77777777" w:rsidTr="00BF252C">
        <w:trPr>
          <w:trHeight w:val="793"/>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14C4492"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Styrene Content, %</w:t>
            </w:r>
          </w:p>
        </w:tc>
        <w:tc>
          <w:tcPr>
            <w:tcW w:w="2068" w:type="dxa"/>
            <w:tcBorders>
              <w:top w:val="nil"/>
              <w:left w:val="nil"/>
              <w:bottom w:val="single" w:sz="4" w:space="0" w:color="auto"/>
              <w:right w:val="single" w:sz="4" w:space="0" w:color="auto"/>
            </w:tcBorders>
            <w:shd w:val="clear" w:color="000000" w:fill="BDD7EE"/>
            <w:noWrap/>
            <w:vAlign w:val="bottom"/>
            <w:hideMark/>
          </w:tcPr>
          <w:p w14:paraId="55EF5B2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43~47</w:t>
            </w:r>
          </w:p>
        </w:tc>
        <w:tc>
          <w:tcPr>
            <w:tcW w:w="2068" w:type="dxa"/>
            <w:tcBorders>
              <w:top w:val="nil"/>
              <w:left w:val="nil"/>
              <w:bottom w:val="single" w:sz="4" w:space="0" w:color="auto"/>
              <w:right w:val="single" w:sz="4" w:space="0" w:color="auto"/>
            </w:tcBorders>
            <w:shd w:val="clear" w:color="000000" w:fill="BDD7EE"/>
            <w:noWrap/>
            <w:vAlign w:val="bottom"/>
            <w:hideMark/>
          </w:tcPr>
          <w:p w14:paraId="5A89816C"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33~37</w:t>
            </w:r>
          </w:p>
        </w:tc>
        <w:tc>
          <w:tcPr>
            <w:tcW w:w="2068" w:type="dxa"/>
            <w:tcBorders>
              <w:top w:val="nil"/>
              <w:left w:val="nil"/>
              <w:bottom w:val="single" w:sz="4" w:space="0" w:color="auto"/>
              <w:right w:val="single" w:sz="4" w:space="0" w:color="auto"/>
            </w:tcBorders>
            <w:shd w:val="clear" w:color="000000" w:fill="BDD7EE"/>
            <w:noWrap/>
            <w:vAlign w:val="bottom"/>
            <w:hideMark/>
          </w:tcPr>
          <w:p w14:paraId="6836EF4A"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31~35</w:t>
            </w:r>
          </w:p>
        </w:tc>
      </w:tr>
      <w:tr w:rsidR="00CF60F6" w:rsidRPr="009207A5" w14:paraId="42F64319" w14:textId="77777777" w:rsidTr="00BF252C">
        <w:trPr>
          <w:trHeight w:val="534"/>
        </w:trPr>
        <w:tc>
          <w:tcPr>
            <w:tcW w:w="3995" w:type="dxa"/>
            <w:tcBorders>
              <w:top w:val="nil"/>
              <w:left w:val="single" w:sz="4" w:space="0" w:color="auto"/>
              <w:bottom w:val="single" w:sz="4" w:space="0" w:color="auto"/>
              <w:right w:val="single" w:sz="4" w:space="0" w:color="auto"/>
            </w:tcBorders>
            <w:shd w:val="clear" w:color="000000" w:fill="8EA9DB"/>
            <w:noWrap/>
            <w:vAlign w:val="bottom"/>
            <w:hideMark/>
          </w:tcPr>
          <w:p w14:paraId="33CD1958" w14:textId="77777777" w:rsidR="00CF60F6" w:rsidRPr="009207A5" w:rsidRDefault="00CF60F6" w:rsidP="00BF252C">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Stability, Dark at 25</w:t>
            </w:r>
            <w:r w:rsidRPr="009207A5">
              <w:rPr>
                <w:rFonts w:ascii="Cambria Math" w:eastAsia="Times New Roman" w:hAnsi="Cambria Math" w:cs="Cambria Math"/>
                <w:color w:val="000000"/>
                <w:sz w:val="20"/>
                <w:szCs w:val="20"/>
              </w:rPr>
              <w:t>℃</w:t>
            </w:r>
            <w:r w:rsidRPr="009207A5">
              <w:rPr>
                <w:rFonts w:ascii="Arial" w:eastAsia="Times New Roman" w:hAnsi="Arial" w:cs="Arial"/>
                <w:color w:val="000000"/>
                <w:sz w:val="20"/>
                <w:szCs w:val="20"/>
              </w:rPr>
              <w:t>(month)</w:t>
            </w:r>
          </w:p>
        </w:tc>
        <w:tc>
          <w:tcPr>
            <w:tcW w:w="2068" w:type="dxa"/>
            <w:tcBorders>
              <w:top w:val="nil"/>
              <w:left w:val="nil"/>
              <w:bottom w:val="single" w:sz="4" w:space="0" w:color="auto"/>
              <w:right w:val="single" w:sz="4" w:space="0" w:color="auto"/>
            </w:tcBorders>
            <w:shd w:val="clear" w:color="000000" w:fill="BDD7EE"/>
            <w:noWrap/>
            <w:vAlign w:val="bottom"/>
            <w:hideMark/>
          </w:tcPr>
          <w:p w14:paraId="5E521AE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0EDF4399"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6</w:t>
            </w:r>
          </w:p>
        </w:tc>
        <w:tc>
          <w:tcPr>
            <w:tcW w:w="2068" w:type="dxa"/>
            <w:tcBorders>
              <w:top w:val="nil"/>
              <w:left w:val="nil"/>
              <w:bottom w:val="single" w:sz="4" w:space="0" w:color="auto"/>
              <w:right w:val="single" w:sz="4" w:space="0" w:color="auto"/>
            </w:tcBorders>
            <w:shd w:val="clear" w:color="000000" w:fill="BDD7EE"/>
            <w:noWrap/>
            <w:vAlign w:val="bottom"/>
            <w:hideMark/>
          </w:tcPr>
          <w:p w14:paraId="26310E17" w14:textId="77777777" w:rsidR="00CF60F6" w:rsidRPr="009207A5" w:rsidRDefault="00CF60F6" w:rsidP="00BF252C">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3</w:t>
            </w:r>
          </w:p>
        </w:tc>
      </w:tr>
    </w:tbl>
    <w:p w14:paraId="2D2D4679" w14:textId="3CF55963"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6F5835B" w14:textId="201EBE3F" w:rsidR="00CF60F6" w:rsidRPr="00CF60F6" w:rsidRDefault="00CF60F6" w:rsidP="00AF0610">
      <w:pPr>
        <w:spacing w:line="360" w:lineRule="auto"/>
        <w:jc w:val="both"/>
        <w:rPr>
          <w:rFonts w:ascii="Arial" w:hAnsi="Arial" w:cs="Arial"/>
          <w:b/>
          <w:bCs/>
          <w:sz w:val="24"/>
          <w:szCs w:val="24"/>
        </w:rPr>
      </w:pPr>
    </w:p>
    <w:tbl>
      <w:tblPr>
        <w:tblW w:w="10333" w:type="dxa"/>
        <w:tblLook w:val="04A0" w:firstRow="1" w:lastRow="0" w:firstColumn="1" w:lastColumn="0" w:noHBand="0" w:noVBand="1"/>
      </w:tblPr>
      <w:tblGrid>
        <w:gridCol w:w="1182"/>
        <w:gridCol w:w="3936"/>
        <w:gridCol w:w="5215"/>
      </w:tblGrid>
      <w:tr w:rsidR="009207A5" w:rsidRPr="009207A5" w14:paraId="3A1ACBFC" w14:textId="77777777" w:rsidTr="00CF60F6">
        <w:trPr>
          <w:trHeight w:val="495"/>
        </w:trPr>
        <w:tc>
          <w:tcPr>
            <w:tcW w:w="1182" w:type="dxa"/>
            <w:tcBorders>
              <w:top w:val="single" w:sz="4" w:space="0" w:color="auto"/>
              <w:left w:val="single" w:sz="4" w:space="0" w:color="auto"/>
              <w:bottom w:val="single" w:sz="4" w:space="0" w:color="auto"/>
              <w:right w:val="single" w:sz="4" w:space="0" w:color="auto"/>
            </w:tcBorders>
            <w:shd w:val="clear" w:color="000000" w:fill="1F4E78"/>
            <w:noWrap/>
            <w:vAlign w:val="bottom"/>
            <w:hideMark/>
          </w:tcPr>
          <w:p w14:paraId="045BE3AA"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 xml:space="preserve">Product Name </w:t>
            </w:r>
          </w:p>
        </w:tc>
        <w:tc>
          <w:tcPr>
            <w:tcW w:w="3936" w:type="dxa"/>
            <w:tcBorders>
              <w:top w:val="single" w:sz="4" w:space="0" w:color="auto"/>
              <w:left w:val="nil"/>
              <w:bottom w:val="single" w:sz="4" w:space="0" w:color="auto"/>
              <w:right w:val="single" w:sz="4" w:space="0" w:color="auto"/>
            </w:tcBorders>
            <w:shd w:val="clear" w:color="000000" w:fill="1F4E78"/>
            <w:noWrap/>
            <w:vAlign w:val="bottom"/>
            <w:hideMark/>
          </w:tcPr>
          <w:p w14:paraId="5439A43C"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Features</w:t>
            </w:r>
          </w:p>
        </w:tc>
        <w:tc>
          <w:tcPr>
            <w:tcW w:w="5215" w:type="dxa"/>
            <w:tcBorders>
              <w:top w:val="single" w:sz="4" w:space="0" w:color="auto"/>
              <w:left w:val="nil"/>
              <w:bottom w:val="single" w:sz="4" w:space="0" w:color="auto"/>
              <w:right w:val="single" w:sz="4" w:space="0" w:color="auto"/>
            </w:tcBorders>
            <w:shd w:val="clear" w:color="000000" w:fill="1F4E78"/>
            <w:noWrap/>
            <w:vAlign w:val="bottom"/>
            <w:hideMark/>
          </w:tcPr>
          <w:p w14:paraId="425E6378" w14:textId="77777777" w:rsidR="009207A5" w:rsidRPr="009207A5" w:rsidRDefault="009207A5" w:rsidP="009207A5">
            <w:pPr>
              <w:spacing w:after="0" w:line="240" w:lineRule="auto"/>
              <w:rPr>
                <w:rFonts w:ascii="Arial" w:eastAsia="Times New Roman" w:hAnsi="Arial" w:cs="Arial"/>
                <w:color w:val="FFFFFF"/>
                <w:sz w:val="20"/>
                <w:szCs w:val="20"/>
                <w:lang w:val="en-US"/>
              </w:rPr>
            </w:pPr>
            <w:r w:rsidRPr="009207A5">
              <w:rPr>
                <w:rFonts w:ascii="Arial" w:eastAsia="Times New Roman" w:hAnsi="Arial" w:cs="Arial"/>
                <w:color w:val="FFFFFF"/>
                <w:sz w:val="20"/>
                <w:szCs w:val="20"/>
              </w:rPr>
              <w:t>Applications</w:t>
            </w:r>
          </w:p>
        </w:tc>
      </w:tr>
      <w:tr w:rsidR="009207A5" w:rsidRPr="009207A5" w14:paraId="5E10D21A"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311050C6" w14:textId="0E41F4D2"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59F787A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Low viscosity.</w:t>
            </w:r>
          </w:p>
        </w:tc>
        <w:tc>
          <w:tcPr>
            <w:tcW w:w="5215" w:type="dxa"/>
            <w:tcBorders>
              <w:top w:val="nil"/>
              <w:left w:val="nil"/>
              <w:bottom w:val="single" w:sz="4" w:space="0" w:color="auto"/>
              <w:right w:val="single" w:sz="4" w:space="0" w:color="auto"/>
            </w:tcBorders>
            <w:shd w:val="clear" w:color="000000" w:fill="BDD7EE"/>
            <w:noWrap/>
            <w:vAlign w:val="bottom"/>
            <w:hideMark/>
          </w:tcPr>
          <w:p w14:paraId="081D10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Raw material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06CC9B73"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6592A54"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5B9AE28"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easy processing.</w:t>
            </w:r>
          </w:p>
        </w:tc>
        <w:tc>
          <w:tcPr>
            <w:tcW w:w="5215" w:type="dxa"/>
            <w:tcBorders>
              <w:top w:val="nil"/>
              <w:left w:val="nil"/>
              <w:bottom w:val="single" w:sz="4" w:space="0" w:color="auto"/>
              <w:right w:val="single" w:sz="4" w:space="0" w:color="auto"/>
            </w:tcBorders>
            <w:shd w:val="clear" w:color="000000" w:fill="BDD7EE"/>
            <w:noWrap/>
            <w:vAlign w:val="bottom"/>
            <w:hideMark/>
          </w:tcPr>
          <w:p w14:paraId="1F5B25F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Most commercial FRP fabrication processes.</w:t>
            </w:r>
          </w:p>
        </w:tc>
      </w:tr>
      <w:tr w:rsidR="009207A5" w:rsidRPr="009207A5" w14:paraId="3C9F3A6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72744405"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1626B53"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Excellent corrosion resistance to a wide range of acids, </w:t>
            </w:r>
            <w:proofErr w:type="gramStart"/>
            <w:r w:rsidRPr="009207A5">
              <w:rPr>
                <w:rFonts w:ascii="Arial" w:eastAsia="Times New Roman" w:hAnsi="Arial" w:cs="Arial"/>
                <w:color w:val="000000"/>
                <w:sz w:val="20"/>
                <w:szCs w:val="20"/>
              </w:rPr>
              <w:t>alkalis</w:t>
            </w:r>
            <w:proofErr w:type="gramEnd"/>
            <w:r w:rsidRPr="009207A5">
              <w:rPr>
                <w:rFonts w:ascii="Arial" w:eastAsia="Times New Roman" w:hAnsi="Arial" w:cs="Arial"/>
                <w:color w:val="000000"/>
                <w:sz w:val="20"/>
                <w:szCs w:val="20"/>
              </w:rPr>
              <w:t xml:space="preserve"> and salt solutions.</w:t>
            </w:r>
          </w:p>
        </w:tc>
        <w:tc>
          <w:tcPr>
            <w:tcW w:w="5215" w:type="dxa"/>
            <w:tcBorders>
              <w:top w:val="nil"/>
              <w:left w:val="nil"/>
              <w:bottom w:val="single" w:sz="4" w:space="0" w:color="auto"/>
              <w:right w:val="single" w:sz="4" w:space="0" w:color="auto"/>
            </w:tcBorders>
            <w:shd w:val="clear" w:color="000000" w:fill="BDD7EE"/>
            <w:noWrap/>
            <w:vAlign w:val="bottom"/>
            <w:hideMark/>
          </w:tcPr>
          <w:p w14:paraId="67BC4490"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Anti-corrosion tank linings and coatings.</w:t>
            </w:r>
          </w:p>
        </w:tc>
      </w:tr>
      <w:tr w:rsidR="009207A5" w:rsidRPr="009207A5" w14:paraId="08ED7519"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439159F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3A342D1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Comply with FDA regulation 21 CFR 177.2420 when treated well.</w:t>
            </w:r>
          </w:p>
        </w:tc>
        <w:tc>
          <w:tcPr>
            <w:tcW w:w="5215" w:type="dxa"/>
            <w:tcBorders>
              <w:top w:val="nil"/>
              <w:left w:val="nil"/>
              <w:bottom w:val="single" w:sz="4" w:space="0" w:color="auto"/>
              <w:right w:val="single" w:sz="4" w:space="0" w:color="auto"/>
            </w:tcBorders>
            <w:shd w:val="clear" w:color="000000" w:fill="BDD7EE"/>
            <w:noWrap/>
            <w:vAlign w:val="bottom"/>
            <w:hideMark/>
          </w:tcPr>
          <w:p w14:paraId="7EB1E00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Yacht, Wind turbine blade.</w:t>
            </w:r>
          </w:p>
        </w:tc>
      </w:tr>
      <w:tr w:rsidR="009207A5" w:rsidRPr="009207A5" w14:paraId="445E4DBA"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18B1E4E0"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BA61FF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Obtained the DNV Type Approval Certificate.</w:t>
            </w:r>
          </w:p>
        </w:tc>
        <w:tc>
          <w:tcPr>
            <w:tcW w:w="5215" w:type="dxa"/>
            <w:tcBorders>
              <w:top w:val="nil"/>
              <w:left w:val="nil"/>
              <w:bottom w:val="single" w:sz="4" w:space="0" w:color="auto"/>
              <w:right w:val="single" w:sz="4" w:space="0" w:color="auto"/>
            </w:tcBorders>
            <w:shd w:val="clear" w:color="000000" w:fill="BDD7EE"/>
            <w:noWrap/>
            <w:vAlign w:val="bottom"/>
            <w:hideMark/>
          </w:tcPr>
          <w:p w14:paraId="2F25489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7D59B74"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70D8AAFD" w14:textId="1359E1FA" w:rsidR="009207A5" w:rsidRPr="009207A5" w:rsidRDefault="009207A5" w:rsidP="009207A5">
            <w:pPr>
              <w:spacing w:after="0" w:line="240" w:lineRule="auto"/>
              <w:jc w:val="center"/>
              <w:rPr>
                <w:rFonts w:ascii="Arial" w:eastAsia="Times New Roman" w:hAnsi="Arial" w:cs="Arial"/>
                <w:color w:val="000000"/>
                <w:sz w:val="20"/>
                <w:szCs w:val="20"/>
                <w:lang w:val="en-US"/>
              </w:rPr>
            </w:pPr>
            <w:r w:rsidRPr="009207A5">
              <w:rPr>
                <w:rFonts w:ascii="Arial" w:eastAsia="Times New Roman" w:hAnsi="Arial" w:cs="Arial"/>
                <w:color w:val="000000"/>
                <w:sz w:val="20"/>
                <w:szCs w:val="20"/>
              </w:rPr>
              <w:t>Bisphenol-A</w:t>
            </w:r>
            <w:r w:rsidR="005664BA">
              <w:rPr>
                <w:rFonts w:ascii="Arial" w:eastAsia="Times New Roman" w:hAnsi="Arial" w:cs="Arial"/>
                <w:color w:val="000000"/>
                <w:sz w:val="20"/>
                <w:szCs w:val="20"/>
              </w:rPr>
              <w:t>*</w:t>
            </w:r>
          </w:p>
        </w:tc>
        <w:tc>
          <w:tcPr>
            <w:tcW w:w="3936" w:type="dxa"/>
            <w:tcBorders>
              <w:top w:val="nil"/>
              <w:left w:val="nil"/>
              <w:bottom w:val="single" w:sz="4" w:space="0" w:color="auto"/>
              <w:right w:val="single" w:sz="4" w:space="0" w:color="auto"/>
            </w:tcBorders>
            <w:shd w:val="clear" w:color="000000" w:fill="BDD7EE"/>
            <w:noWrap/>
            <w:vAlign w:val="bottom"/>
            <w:hideMark/>
          </w:tcPr>
          <w:p w14:paraId="4324A49F"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viscosity (SM=35%).</w:t>
            </w:r>
          </w:p>
        </w:tc>
        <w:tc>
          <w:tcPr>
            <w:tcW w:w="5215" w:type="dxa"/>
            <w:tcBorders>
              <w:top w:val="nil"/>
              <w:left w:val="nil"/>
              <w:bottom w:val="single" w:sz="4" w:space="0" w:color="auto"/>
              <w:right w:val="single" w:sz="4" w:space="0" w:color="auto"/>
            </w:tcBorders>
            <w:shd w:val="clear" w:color="000000" w:fill="BDD7EE"/>
            <w:noWrap/>
            <w:vAlign w:val="bottom"/>
            <w:hideMark/>
          </w:tcPr>
          <w:p w14:paraId="6FCC333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xml:space="preserve">■ Fabricating tanks, </w:t>
            </w:r>
            <w:proofErr w:type="gramStart"/>
            <w:r w:rsidRPr="009207A5">
              <w:rPr>
                <w:rFonts w:ascii="Arial" w:eastAsia="Times New Roman" w:hAnsi="Arial" w:cs="Arial"/>
                <w:color w:val="000000"/>
                <w:sz w:val="20"/>
                <w:szCs w:val="20"/>
              </w:rPr>
              <w:t>pipe</w:t>
            </w:r>
            <w:proofErr w:type="gramEnd"/>
            <w:r w:rsidRPr="009207A5">
              <w:rPr>
                <w:rFonts w:ascii="Arial" w:eastAsia="Times New Roman" w:hAnsi="Arial" w:cs="Arial"/>
                <w:color w:val="000000"/>
                <w:sz w:val="20"/>
                <w:szCs w:val="20"/>
              </w:rPr>
              <w:t xml:space="preserve"> and process equipment.</w:t>
            </w:r>
          </w:p>
        </w:tc>
      </w:tr>
      <w:tr w:rsidR="009207A5" w:rsidRPr="009207A5" w14:paraId="48343AF2"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28B955EF"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69226C6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and corrosion resistance.</w:t>
            </w:r>
          </w:p>
        </w:tc>
        <w:tc>
          <w:tcPr>
            <w:tcW w:w="5215" w:type="dxa"/>
            <w:tcBorders>
              <w:top w:val="nil"/>
              <w:left w:val="nil"/>
              <w:bottom w:val="single" w:sz="4" w:space="0" w:color="auto"/>
              <w:right w:val="single" w:sz="4" w:space="0" w:color="auto"/>
            </w:tcBorders>
            <w:shd w:val="clear" w:color="000000" w:fill="BDD7EE"/>
            <w:noWrap/>
            <w:vAlign w:val="bottom"/>
            <w:hideMark/>
          </w:tcPr>
          <w:p w14:paraId="68A6205B"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r>
      <w:tr w:rsidR="009207A5" w:rsidRPr="009207A5" w14:paraId="0C31CB71" w14:textId="77777777" w:rsidTr="00CF60F6">
        <w:trPr>
          <w:trHeight w:val="495"/>
        </w:trPr>
        <w:tc>
          <w:tcPr>
            <w:tcW w:w="1182" w:type="dxa"/>
            <w:vMerge w:val="restart"/>
            <w:tcBorders>
              <w:top w:val="nil"/>
              <w:left w:val="single" w:sz="4" w:space="0" w:color="auto"/>
              <w:bottom w:val="single" w:sz="4" w:space="0" w:color="auto"/>
              <w:right w:val="single" w:sz="4" w:space="0" w:color="auto"/>
            </w:tcBorders>
            <w:shd w:val="clear" w:color="000000" w:fill="9BC2E6"/>
            <w:noWrap/>
            <w:vAlign w:val="center"/>
            <w:hideMark/>
          </w:tcPr>
          <w:p w14:paraId="16C6215F" w14:textId="77777777" w:rsidR="009207A5" w:rsidRPr="009207A5" w:rsidRDefault="009207A5" w:rsidP="009207A5">
            <w:pPr>
              <w:spacing w:after="0" w:line="240" w:lineRule="auto"/>
              <w:jc w:val="center"/>
              <w:rPr>
                <w:rFonts w:ascii="Arial" w:eastAsia="Times New Roman" w:hAnsi="Arial" w:cs="Arial"/>
                <w:color w:val="000000"/>
                <w:sz w:val="20"/>
                <w:szCs w:val="20"/>
                <w:lang w:val="en-US"/>
              </w:rPr>
            </w:pPr>
            <w:proofErr w:type="spellStart"/>
            <w:r w:rsidRPr="009207A5">
              <w:rPr>
                <w:rFonts w:ascii="Arial" w:eastAsia="Times New Roman" w:hAnsi="Arial" w:cs="Arial"/>
                <w:color w:val="000000"/>
                <w:sz w:val="20"/>
                <w:szCs w:val="20"/>
              </w:rPr>
              <w:t>Novolac</w:t>
            </w:r>
            <w:proofErr w:type="spellEnd"/>
          </w:p>
        </w:tc>
        <w:tc>
          <w:tcPr>
            <w:tcW w:w="3936" w:type="dxa"/>
            <w:tcBorders>
              <w:top w:val="nil"/>
              <w:left w:val="nil"/>
              <w:bottom w:val="single" w:sz="4" w:space="0" w:color="auto"/>
              <w:right w:val="single" w:sz="4" w:space="0" w:color="auto"/>
            </w:tcBorders>
            <w:shd w:val="clear" w:color="000000" w:fill="BDD7EE"/>
            <w:noWrap/>
            <w:vAlign w:val="bottom"/>
            <w:hideMark/>
          </w:tcPr>
          <w:p w14:paraId="49FAE99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mechanical properties, good retention of strength and toughness at high temperatures.</w:t>
            </w:r>
          </w:p>
        </w:tc>
        <w:tc>
          <w:tcPr>
            <w:tcW w:w="5215" w:type="dxa"/>
            <w:tcBorders>
              <w:top w:val="nil"/>
              <w:left w:val="nil"/>
              <w:bottom w:val="single" w:sz="4" w:space="0" w:color="auto"/>
              <w:right w:val="single" w:sz="4" w:space="0" w:color="auto"/>
            </w:tcBorders>
            <w:shd w:val="clear" w:color="000000" w:fill="BDD7EE"/>
            <w:noWrap/>
            <w:vAlign w:val="bottom"/>
            <w:hideMark/>
          </w:tcPr>
          <w:p w14:paraId="39E11D6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temperature chlorination or caustic scrubbing tower and storage tank.</w:t>
            </w:r>
          </w:p>
        </w:tc>
      </w:tr>
      <w:tr w:rsidR="009207A5" w:rsidRPr="009207A5" w14:paraId="5EB2B5BE"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6D566B6A"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2763B8A5"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High resistance to solvents and chemicals.</w:t>
            </w:r>
          </w:p>
        </w:tc>
        <w:tc>
          <w:tcPr>
            <w:tcW w:w="5215" w:type="dxa"/>
            <w:tcBorders>
              <w:top w:val="nil"/>
              <w:left w:val="nil"/>
              <w:bottom w:val="single" w:sz="4" w:space="0" w:color="auto"/>
              <w:right w:val="single" w:sz="4" w:space="0" w:color="auto"/>
            </w:tcBorders>
            <w:shd w:val="clear" w:color="000000" w:fill="BDD7EE"/>
            <w:noWrap/>
            <w:vAlign w:val="bottom"/>
            <w:hideMark/>
          </w:tcPr>
          <w:p w14:paraId="37AF6497"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Industrial waste treatment facilities.</w:t>
            </w:r>
          </w:p>
        </w:tc>
      </w:tr>
      <w:tr w:rsidR="009207A5" w:rsidRPr="009207A5" w14:paraId="21808638" w14:textId="77777777" w:rsidTr="00CF60F6">
        <w:trPr>
          <w:trHeight w:val="495"/>
        </w:trPr>
        <w:tc>
          <w:tcPr>
            <w:tcW w:w="1182" w:type="dxa"/>
            <w:vMerge/>
            <w:tcBorders>
              <w:top w:val="nil"/>
              <w:left w:val="single" w:sz="4" w:space="0" w:color="auto"/>
              <w:bottom w:val="single" w:sz="4" w:space="0" w:color="auto"/>
              <w:right w:val="single" w:sz="4" w:space="0" w:color="auto"/>
            </w:tcBorders>
            <w:vAlign w:val="center"/>
            <w:hideMark/>
          </w:tcPr>
          <w:p w14:paraId="08F31F68" w14:textId="77777777" w:rsidR="009207A5" w:rsidRPr="009207A5" w:rsidRDefault="009207A5" w:rsidP="009207A5">
            <w:pPr>
              <w:spacing w:after="0" w:line="240" w:lineRule="auto"/>
              <w:rPr>
                <w:rFonts w:ascii="Arial" w:eastAsia="Times New Roman" w:hAnsi="Arial" w:cs="Arial"/>
                <w:color w:val="000000"/>
                <w:sz w:val="20"/>
                <w:szCs w:val="20"/>
                <w:lang w:val="en-US"/>
              </w:rPr>
            </w:pPr>
          </w:p>
        </w:tc>
        <w:tc>
          <w:tcPr>
            <w:tcW w:w="3936" w:type="dxa"/>
            <w:tcBorders>
              <w:top w:val="nil"/>
              <w:left w:val="nil"/>
              <w:bottom w:val="single" w:sz="4" w:space="0" w:color="auto"/>
              <w:right w:val="single" w:sz="4" w:space="0" w:color="auto"/>
            </w:tcBorders>
            <w:shd w:val="clear" w:color="000000" w:fill="BDD7EE"/>
            <w:noWrap/>
            <w:vAlign w:val="bottom"/>
            <w:hideMark/>
          </w:tcPr>
          <w:p w14:paraId="7208830A"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Excellent resistance to acidic oxidizing environments.</w:t>
            </w:r>
          </w:p>
        </w:tc>
        <w:tc>
          <w:tcPr>
            <w:tcW w:w="5215" w:type="dxa"/>
            <w:tcBorders>
              <w:top w:val="nil"/>
              <w:left w:val="nil"/>
              <w:bottom w:val="single" w:sz="4" w:space="0" w:color="auto"/>
              <w:right w:val="single" w:sz="4" w:space="0" w:color="auto"/>
            </w:tcBorders>
            <w:shd w:val="clear" w:color="000000" w:fill="BDD7EE"/>
            <w:noWrap/>
            <w:vAlign w:val="bottom"/>
            <w:hideMark/>
          </w:tcPr>
          <w:p w14:paraId="4B98018E"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Flue gas desulfurization (FGD) system.</w:t>
            </w:r>
          </w:p>
        </w:tc>
      </w:tr>
      <w:tr w:rsidR="009207A5" w:rsidRPr="009207A5" w14:paraId="1A90DF10" w14:textId="77777777" w:rsidTr="00CF60F6">
        <w:trPr>
          <w:trHeight w:val="495"/>
        </w:trPr>
        <w:tc>
          <w:tcPr>
            <w:tcW w:w="1182" w:type="dxa"/>
            <w:tcBorders>
              <w:top w:val="nil"/>
              <w:left w:val="single" w:sz="4" w:space="0" w:color="auto"/>
              <w:bottom w:val="single" w:sz="4" w:space="0" w:color="auto"/>
              <w:right w:val="single" w:sz="4" w:space="0" w:color="auto"/>
            </w:tcBorders>
            <w:shd w:val="clear" w:color="000000" w:fill="9BC2E6"/>
            <w:noWrap/>
            <w:vAlign w:val="bottom"/>
            <w:hideMark/>
          </w:tcPr>
          <w:p w14:paraId="5AA9DFD1"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lang w:val="en-US"/>
              </w:rPr>
              <w:t> </w:t>
            </w:r>
          </w:p>
        </w:tc>
        <w:tc>
          <w:tcPr>
            <w:tcW w:w="3936" w:type="dxa"/>
            <w:tcBorders>
              <w:top w:val="nil"/>
              <w:left w:val="nil"/>
              <w:bottom w:val="single" w:sz="4" w:space="0" w:color="auto"/>
              <w:right w:val="single" w:sz="4" w:space="0" w:color="auto"/>
            </w:tcBorders>
            <w:shd w:val="clear" w:color="000000" w:fill="BDD7EE"/>
            <w:noWrap/>
            <w:vAlign w:val="bottom"/>
            <w:hideMark/>
          </w:tcPr>
          <w:p w14:paraId="41FC4E16"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w:t>
            </w:r>
          </w:p>
        </w:tc>
        <w:tc>
          <w:tcPr>
            <w:tcW w:w="5215" w:type="dxa"/>
            <w:tcBorders>
              <w:top w:val="nil"/>
              <w:left w:val="nil"/>
              <w:bottom w:val="single" w:sz="4" w:space="0" w:color="auto"/>
              <w:right w:val="single" w:sz="4" w:space="0" w:color="auto"/>
            </w:tcBorders>
            <w:shd w:val="clear" w:color="000000" w:fill="BDD7EE"/>
            <w:noWrap/>
            <w:vAlign w:val="bottom"/>
            <w:hideMark/>
          </w:tcPr>
          <w:p w14:paraId="074C70D2" w14:textId="77777777" w:rsidR="009207A5" w:rsidRPr="009207A5" w:rsidRDefault="009207A5" w:rsidP="009207A5">
            <w:pPr>
              <w:spacing w:after="0" w:line="240" w:lineRule="auto"/>
              <w:rPr>
                <w:rFonts w:ascii="Arial" w:eastAsia="Times New Roman" w:hAnsi="Arial" w:cs="Arial"/>
                <w:color w:val="000000"/>
                <w:sz w:val="20"/>
                <w:szCs w:val="20"/>
                <w:lang w:val="en-US"/>
              </w:rPr>
            </w:pPr>
            <w:r w:rsidRPr="009207A5">
              <w:rPr>
                <w:rFonts w:ascii="Arial" w:eastAsia="Times New Roman" w:hAnsi="Arial" w:cs="Arial"/>
                <w:color w:val="000000"/>
                <w:sz w:val="20"/>
                <w:szCs w:val="20"/>
              </w:rPr>
              <w:t>■ Hydrochloric acid tank truck, organic solvent storage tank and most commercial FRP fabrication processes.</w:t>
            </w:r>
          </w:p>
        </w:tc>
      </w:tr>
    </w:tbl>
    <w:p w14:paraId="59CEE532" w14:textId="77777777" w:rsidR="005664BA" w:rsidRPr="005664BA" w:rsidRDefault="005664BA" w:rsidP="005664BA">
      <w:pPr>
        <w:jc w:val="both"/>
        <w:rPr>
          <w:rFonts w:ascii="Arial" w:eastAsia="Times New Roman" w:hAnsi="Arial" w:cs="Arial"/>
          <w:i/>
          <w:iCs/>
          <w:color w:val="000000"/>
          <w:sz w:val="18"/>
          <w:szCs w:val="18"/>
          <w:lang w:val="en-US"/>
        </w:rPr>
      </w:pPr>
      <w:r>
        <w:rPr>
          <w:rFonts w:ascii="Arial" w:hAnsi="Arial" w:cs="Arial"/>
          <w:b/>
          <w:bCs/>
          <w:sz w:val="24"/>
          <w:szCs w:val="24"/>
        </w:rPr>
        <w:t>*</w:t>
      </w:r>
      <w:r w:rsidRPr="005664BA">
        <w:rPr>
          <w:rFonts w:ascii="Arial" w:eastAsia="Times New Roman" w:hAnsi="Arial" w:cs="Arial"/>
          <w:i/>
          <w:iCs/>
          <w:color w:val="000000"/>
          <w:sz w:val="18"/>
          <w:szCs w:val="18"/>
          <w:lang w:val="en-US"/>
        </w:rPr>
        <w:t>The difference lies in the chemical properties of the two products like viscosity, specific gravity, styrene content etc.</w:t>
      </w:r>
    </w:p>
    <w:p w14:paraId="3E42C5BA" w14:textId="77777777" w:rsidR="001F31CB" w:rsidRDefault="001F31CB" w:rsidP="00AF0610">
      <w:pPr>
        <w:spacing w:line="360" w:lineRule="auto"/>
        <w:jc w:val="both"/>
        <w:rPr>
          <w:rFonts w:ascii="Arial" w:hAnsi="Arial" w:cs="Arial"/>
          <w:b/>
          <w:bCs/>
          <w:sz w:val="24"/>
          <w:szCs w:val="24"/>
        </w:rPr>
      </w:pPr>
    </w:p>
    <w:p w14:paraId="2DF64769" w14:textId="77777777" w:rsidR="001F31CB" w:rsidRDefault="001F31CB" w:rsidP="00AF0610">
      <w:pPr>
        <w:spacing w:line="360" w:lineRule="auto"/>
        <w:jc w:val="both"/>
        <w:rPr>
          <w:rFonts w:ascii="Arial" w:hAnsi="Arial" w:cs="Arial"/>
          <w:b/>
          <w:bCs/>
          <w:sz w:val="24"/>
          <w:szCs w:val="24"/>
        </w:rPr>
      </w:pPr>
    </w:p>
    <w:p w14:paraId="21D9685B" w14:textId="22A84F48" w:rsidR="00410F8C" w:rsidRPr="00A27E11" w:rsidRDefault="00410F8C" w:rsidP="00AF0610">
      <w:pPr>
        <w:spacing w:line="360" w:lineRule="auto"/>
        <w:jc w:val="both"/>
        <w:rPr>
          <w:rFonts w:ascii="Arial" w:hAnsi="Arial" w:cs="Arial"/>
          <w:b/>
          <w:bCs/>
          <w:sz w:val="24"/>
          <w:szCs w:val="24"/>
        </w:rPr>
      </w:pPr>
      <w:r>
        <w:rPr>
          <w:rFonts w:ascii="Arial" w:hAnsi="Arial" w:cs="Arial"/>
          <w:b/>
          <w:bCs/>
          <w:sz w:val="24"/>
          <w:szCs w:val="24"/>
        </w:rPr>
        <w:t>2.4 End of Life and Sustainability</w:t>
      </w:r>
    </w:p>
    <w:p w14:paraId="39633789" w14:textId="77777777" w:rsidR="00FD7DD8" w:rsidRPr="00FD7DD8"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Health, Safety &amp; Environment (HSE</w:t>
      </w:r>
      <w:proofErr w:type="gramStart"/>
      <w:r w:rsidRPr="00FD7DD8">
        <w:rPr>
          <w:rFonts w:ascii="Arial" w:hAnsi="Arial" w:cs="Arial"/>
          <w:b/>
          <w:bCs/>
          <w:sz w:val="24"/>
          <w:szCs w:val="24"/>
        </w:rPr>
        <w:t>) :</w:t>
      </w:r>
      <w:proofErr w:type="gramEnd"/>
    </w:p>
    <w:p w14:paraId="2E565531"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Vinyl Ester Resin grades are classified under category 3 of flammable liquids, further these Resins are classified under health hazards in different categories mention below.</w:t>
      </w:r>
    </w:p>
    <w:tbl>
      <w:tblPr>
        <w:tblStyle w:val="TableGrid"/>
        <w:tblW w:w="10260" w:type="dxa"/>
        <w:tblLook w:val="04A0" w:firstRow="1" w:lastRow="0" w:firstColumn="1" w:lastColumn="0" w:noHBand="0" w:noVBand="1"/>
      </w:tblPr>
      <w:tblGrid>
        <w:gridCol w:w="5129"/>
        <w:gridCol w:w="5131"/>
      </w:tblGrid>
      <w:tr w:rsidR="00FD7DD8" w:rsidRPr="00FD7DD8" w14:paraId="347F334C" w14:textId="77777777" w:rsidTr="00CF60F6">
        <w:trPr>
          <w:trHeight w:val="298"/>
        </w:trPr>
        <w:tc>
          <w:tcPr>
            <w:tcW w:w="5129" w:type="dxa"/>
            <w:shd w:val="clear" w:color="auto" w:fill="C00000"/>
          </w:tcPr>
          <w:p w14:paraId="21B6F5F7"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Health Hazards</w:t>
            </w:r>
          </w:p>
        </w:tc>
        <w:tc>
          <w:tcPr>
            <w:tcW w:w="5131" w:type="dxa"/>
            <w:shd w:val="clear" w:color="auto" w:fill="C00000"/>
          </w:tcPr>
          <w:p w14:paraId="0306BCA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w:t>
            </w:r>
          </w:p>
        </w:tc>
      </w:tr>
      <w:tr w:rsidR="00FD7DD8" w:rsidRPr="00FD7DD8" w14:paraId="70922008" w14:textId="77777777" w:rsidTr="00CF60F6">
        <w:trPr>
          <w:trHeight w:val="581"/>
        </w:trPr>
        <w:tc>
          <w:tcPr>
            <w:tcW w:w="5129" w:type="dxa"/>
          </w:tcPr>
          <w:p w14:paraId="0EDFB70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Acute toxicity (inhalation: vapour)</w:t>
            </w:r>
          </w:p>
        </w:tc>
        <w:tc>
          <w:tcPr>
            <w:tcW w:w="5131" w:type="dxa"/>
          </w:tcPr>
          <w:p w14:paraId="377DCF9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4</w:t>
            </w:r>
          </w:p>
        </w:tc>
      </w:tr>
      <w:tr w:rsidR="00FD7DD8" w:rsidRPr="00FD7DD8" w14:paraId="0354C581" w14:textId="77777777" w:rsidTr="00CF60F6">
        <w:trPr>
          <w:trHeight w:val="298"/>
        </w:trPr>
        <w:tc>
          <w:tcPr>
            <w:tcW w:w="5129" w:type="dxa"/>
          </w:tcPr>
          <w:p w14:paraId="30E3D1FC"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Skin corrosion/irritation</w:t>
            </w:r>
          </w:p>
        </w:tc>
        <w:tc>
          <w:tcPr>
            <w:tcW w:w="5131" w:type="dxa"/>
          </w:tcPr>
          <w:p w14:paraId="2EFB8CC9"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4A592155" w14:textId="77777777" w:rsidTr="00CF60F6">
        <w:trPr>
          <w:trHeight w:val="282"/>
        </w:trPr>
        <w:tc>
          <w:tcPr>
            <w:tcW w:w="5129" w:type="dxa"/>
          </w:tcPr>
          <w:p w14:paraId="6629881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Serious eye damage/eye irritation</w:t>
            </w:r>
          </w:p>
        </w:tc>
        <w:tc>
          <w:tcPr>
            <w:tcW w:w="5131" w:type="dxa"/>
          </w:tcPr>
          <w:p w14:paraId="62574E06"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3740E051" w14:textId="77777777" w:rsidTr="00CF60F6">
        <w:trPr>
          <w:trHeight w:val="298"/>
        </w:trPr>
        <w:tc>
          <w:tcPr>
            <w:tcW w:w="5129" w:type="dxa"/>
          </w:tcPr>
          <w:p w14:paraId="58609BF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Germ cell mutagenicity</w:t>
            </w:r>
          </w:p>
        </w:tc>
        <w:tc>
          <w:tcPr>
            <w:tcW w:w="5131" w:type="dxa"/>
          </w:tcPr>
          <w:p w14:paraId="0D4BFD4B"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2</w:t>
            </w:r>
          </w:p>
        </w:tc>
      </w:tr>
      <w:tr w:rsidR="00FD7DD8" w:rsidRPr="00FD7DD8" w14:paraId="5640960E" w14:textId="77777777" w:rsidTr="00CF60F6">
        <w:trPr>
          <w:trHeight w:val="282"/>
        </w:trPr>
        <w:tc>
          <w:tcPr>
            <w:tcW w:w="5129" w:type="dxa"/>
          </w:tcPr>
          <w:p w14:paraId="4EEA547F"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 (central nervous system)</w:t>
            </w:r>
          </w:p>
        </w:tc>
        <w:tc>
          <w:tcPr>
            <w:tcW w:w="5131" w:type="dxa"/>
          </w:tcPr>
          <w:p w14:paraId="0EB87A82"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1</w:t>
            </w:r>
          </w:p>
        </w:tc>
      </w:tr>
      <w:tr w:rsidR="00FD7DD8" w:rsidRPr="00FD7DD8" w14:paraId="305591E4" w14:textId="77777777" w:rsidTr="00CF60F6">
        <w:trPr>
          <w:trHeight w:val="298"/>
        </w:trPr>
        <w:tc>
          <w:tcPr>
            <w:tcW w:w="5129" w:type="dxa"/>
          </w:tcPr>
          <w:p w14:paraId="06C98635"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Specific target organ toxicity — Single exposure</w:t>
            </w:r>
          </w:p>
        </w:tc>
        <w:tc>
          <w:tcPr>
            <w:tcW w:w="5131" w:type="dxa"/>
          </w:tcPr>
          <w:p w14:paraId="7C2E610A"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Category 3, (Respiratory</w:t>
            </w:r>
          </w:p>
          <w:p w14:paraId="1A4DA8E8" w14:textId="77777777" w:rsidR="00FD7DD8" w:rsidRPr="00FD7DD8" w:rsidRDefault="00FD7DD8" w:rsidP="00BF252C">
            <w:pPr>
              <w:jc w:val="center"/>
              <w:rPr>
                <w:rFonts w:ascii="Arial" w:hAnsi="Arial" w:cs="Arial"/>
                <w:sz w:val="20"/>
                <w:szCs w:val="20"/>
              </w:rPr>
            </w:pPr>
            <w:r w:rsidRPr="00FD7DD8">
              <w:rPr>
                <w:rFonts w:ascii="Arial" w:hAnsi="Arial" w:cs="Arial"/>
                <w:sz w:val="20"/>
                <w:szCs w:val="20"/>
              </w:rPr>
              <w:t>tract irritation)</w:t>
            </w:r>
          </w:p>
        </w:tc>
      </w:tr>
      <w:tr w:rsidR="00FD7DD8" w:rsidRPr="00FD7DD8" w14:paraId="16B21B76" w14:textId="77777777" w:rsidTr="00CF60F6">
        <w:trPr>
          <w:trHeight w:val="298"/>
        </w:trPr>
        <w:tc>
          <w:tcPr>
            <w:tcW w:w="5129" w:type="dxa"/>
          </w:tcPr>
          <w:p w14:paraId="5DCAA7DA" w14:textId="77777777" w:rsidR="00FD7DD8" w:rsidRPr="00FD7DD8" w:rsidRDefault="00FD7DD8" w:rsidP="00BF252C">
            <w:pPr>
              <w:rPr>
                <w:rFonts w:ascii="Arial" w:hAnsi="Arial" w:cs="Arial"/>
                <w:sz w:val="20"/>
                <w:szCs w:val="20"/>
              </w:rPr>
            </w:pPr>
            <w:r w:rsidRPr="00FD7DD8">
              <w:rPr>
                <w:rFonts w:ascii="Arial" w:hAnsi="Arial" w:cs="Arial"/>
                <w:sz w:val="20"/>
                <w:szCs w:val="20"/>
              </w:rPr>
              <w:t>Specific target organ toxicity — Repeated exposure</w:t>
            </w:r>
          </w:p>
        </w:tc>
        <w:tc>
          <w:tcPr>
            <w:tcW w:w="5131" w:type="dxa"/>
          </w:tcPr>
          <w:p w14:paraId="42962FBC" w14:textId="77777777" w:rsidR="00FD7DD8" w:rsidRPr="00FD7DD8" w:rsidRDefault="00FD7DD8" w:rsidP="00BF252C">
            <w:pPr>
              <w:rPr>
                <w:rFonts w:ascii="Arial" w:hAnsi="Arial" w:cs="Arial"/>
                <w:sz w:val="20"/>
                <w:szCs w:val="20"/>
              </w:rPr>
            </w:pPr>
            <w:r w:rsidRPr="00FD7DD8">
              <w:rPr>
                <w:rFonts w:ascii="Arial" w:hAnsi="Arial" w:cs="Arial"/>
                <w:sz w:val="20"/>
                <w:szCs w:val="20"/>
              </w:rPr>
              <w:t>Category 1 (respiratory system, liver, nervous system, blood)</w:t>
            </w:r>
          </w:p>
        </w:tc>
      </w:tr>
    </w:tbl>
    <w:p w14:paraId="2AD0AF5E" w14:textId="3435807F" w:rsidR="00FD7DD8" w:rsidRPr="00FD7DD8" w:rsidRDefault="00A27E11" w:rsidP="00FD7DD8">
      <w:pPr>
        <w:spacing w:line="360" w:lineRule="auto"/>
        <w:jc w:val="both"/>
        <w:rPr>
          <w:rFonts w:ascii="Arial" w:hAnsi="Arial" w:cs="Arial"/>
          <w:sz w:val="24"/>
          <w:szCs w:val="24"/>
        </w:rPr>
      </w:pPr>
      <w:r>
        <w:rPr>
          <w:noProof/>
        </w:rPr>
        <mc:AlternateContent>
          <mc:Choice Requires="wps">
            <w:drawing>
              <wp:anchor distT="0" distB="0" distL="114300" distR="114300" simplePos="0" relativeHeight="252461056" behindDoc="0" locked="0" layoutInCell="1" allowOverlap="1" wp14:anchorId="038F63A1" wp14:editId="2EEDC2A6">
                <wp:simplePos x="0" y="0"/>
                <wp:positionH relativeFrom="column">
                  <wp:posOffset>0</wp:posOffset>
                </wp:positionH>
                <wp:positionV relativeFrom="paragraph">
                  <wp:posOffset>0</wp:posOffset>
                </wp:positionV>
                <wp:extent cx="2476500" cy="209550"/>
                <wp:effectExtent l="0" t="0" r="19050" b="19050"/>
                <wp:wrapNone/>
                <wp:docPr id="1258" name="Text Box 1258"/>
                <wp:cNvGraphicFramePr/>
                <a:graphic xmlns:a="http://schemas.openxmlformats.org/drawingml/2006/main">
                  <a:graphicData uri="http://schemas.microsoft.com/office/word/2010/wordprocessingShape">
                    <wps:wsp>
                      <wps:cNvSpPr txBox="1"/>
                      <wps:spPr>
                        <a:xfrm>
                          <a:off x="0" y="0"/>
                          <a:ext cx="2476500" cy="209550"/>
                        </a:xfrm>
                        <a:prstGeom prst="rect">
                          <a:avLst/>
                        </a:prstGeom>
                        <a:solidFill>
                          <a:schemeClr val="lt1"/>
                        </a:solidFill>
                        <a:ln w="6350">
                          <a:solidFill>
                            <a:prstClr val="black"/>
                          </a:solidFill>
                        </a:ln>
                      </wps:spPr>
                      <wps:txb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3A1" id="Text Box 1258" o:spid="_x0000_s1029" type="#_x0000_t202" style="position:absolute;left:0;text-align:left;margin-left:0;margin-top:0;width:195pt;height:16.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" fillcolor="white [3201]" strokeweight=".5pt">
                <v:textbox>
                  <w:txbxContent>
                    <w:p w14:paraId="78BAE022" w14:textId="77777777" w:rsidR="00A27E11" w:rsidRPr="00A6325D" w:rsidRDefault="00A27E11" w:rsidP="00A27E11">
                      <w:pPr>
                        <w:rPr>
                          <w:rFonts w:ascii="Verdana" w:hAnsi="Verdana"/>
                          <w:i/>
                          <w:iCs/>
                          <w:sz w:val="16"/>
                          <w:szCs w:val="16"/>
                        </w:rPr>
                      </w:pPr>
                      <w:r w:rsidRPr="00A6325D">
                        <w:rPr>
                          <w:rFonts w:ascii="Verdana" w:hAnsi="Verdana"/>
                          <w:i/>
                          <w:iCs/>
                          <w:sz w:val="16"/>
                          <w:szCs w:val="16"/>
                        </w:rPr>
                        <w:t xml:space="preserve">Source: - </w:t>
                      </w:r>
                      <w:r w:rsidRPr="0042719E">
                        <w:rPr>
                          <w:rFonts w:ascii="Verdana" w:hAnsi="Verdana"/>
                          <w:i/>
                          <w:iCs/>
                          <w:sz w:val="16"/>
                          <w:szCs w:val="16"/>
                        </w:rPr>
                        <w:t>SHOWA DENKO K.K</w:t>
                      </w:r>
                    </w:p>
                  </w:txbxContent>
                </v:textbox>
              </v:shape>
            </w:pict>
          </mc:Fallback>
        </mc:AlternateContent>
      </w:r>
    </w:p>
    <w:p w14:paraId="22E4846A" w14:textId="77777777" w:rsidR="00FD7DD8" w:rsidRPr="00FD7DD8" w:rsidRDefault="00FD7DD8" w:rsidP="00FD7DD8">
      <w:pPr>
        <w:spacing w:line="360" w:lineRule="auto"/>
        <w:jc w:val="both"/>
        <w:rPr>
          <w:rFonts w:ascii="Arial" w:hAnsi="Arial" w:cs="Arial"/>
          <w:sz w:val="24"/>
          <w:szCs w:val="24"/>
        </w:rPr>
      </w:pPr>
      <w:r w:rsidRPr="00FD7DD8">
        <w:rPr>
          <w:rFonts w:ascii="Arial" w:hAnsi="Arial" w:cs="Arial"/>
          <w:sz w:val="24"/>
          <w:szCs w:val="24"/>
        </w:rPr>
        <w:t>Under Environmental hazards, Vinyl ester resins are classified under category 2 for aquatic environment.</w:t>
      </w:r>
    </w:p>
    <w:p w14:paraId="2C136FC9" w14:textId="77777777" w:rsidR="00CF60F6" w:rsidRDefault="00FD7DD8" w:rsidP="00FD7DD8">
      <w:pPr>
        <w:spacing w:line="360" w:lineRule="auto"/>
        <w:jc w:val="both"/>
        <w:rPr>
          <w:rFonts w:ascii="Arial" w:hAnsi="Arial" w:cs="Arial"/>
          <w:b/>
          <w:bCs/>
          <w:sz w:val="24"/>
          <w:szCs w:val="24"/>
        </w:rPr>
      </w:pPr>
      <w:r w:rsidRPr="00FD7DD8">
        <w:rPr>
          <w:rFonts w:ascii="Arial" w:hAnsi="Arial" w:cs="Arial"/>
          <w:b/>
          <w:bCs/>
          <w:sz w:val="24"/>
          <w:szCs w:val="24"/>
        </w:rPr>
        <w:t xml:space="preserve">End of the life </w:t>
      </w:r>
    </w:p>
    <w:p w14:paraId="1C2A6666" w14:textId="161D462C" w:rsidR="00FD7DD8" w:rsidRDefault="00CF60F6" w:rsidP="00FD7DD8">
      <w:pPr>
        <w:spacing w:line="360" w:lineRule="auto"/>
        <w:jc w:val="both"/>
        <w:rPr>
          <w:rFonts w:ascii="Arial" w:hAnsi="Arial" w:cs="Arial"/>
          <w:sz w:val="24"/>
          <w:szCs w:val="24"/>
        </w:rPr>
      </w:pPr>
      <w:r w:rsidRPr="00CF60F6">
        <w:rPr>
          <w:rFonts w:ascii="Arial" w:hAnsi="Arial" w:cs="Arial"/>
          <w:sz w:val="24"/>
          <w:szCs w:val="24"/>
        </w:rPr>
        <w:t>Vinyl Ester Resin</w:t>
      </w:r>
      <w:r w:rsidR="00FD7DD8" w:rsidRPr="00FD7DD8">
        <w:rPr>
          <w:rFonts w:ascii="Arial" w:hAnsi="Arial" w:cs="Arial"/>
          <w:sz w:val="24"/>
          <w:szCs w:val="24"/>
        </w:rPr>
        <w:t xml:space="preserve"> have maximum shell life of around 18 months when stored in a controlled environment as per guidelines issued by manufacturer. The Shell life of the product depends on grade and company to company. For Instance, </w:t>
      </w:r>
      <w:proofErr w:type="spellStart"/>
      <w:r w:rsidR="00FD7DD8" w:rsidRPr="00FD7DD8">
        <w:rPr>
          <w:rFonts w:ascii="Arial" w:hAnsi="Arial" w:cs="Arial"/>
          <w:sz w:val="24"/>
          <w:szCs w:val="24"/>
        </w:rPr>
        <w:t>Derakane</w:t>
      </w:r>
      <w:proofErr w:type="spellEnd"/>
      <w:r w:rsidR="00FD7DD8" w:rsidRPr="00FD7DD8">
        <w:rPr>
          <w:rFonts w:ascii="Arial" w:hAnsi="Arial" w:cs="Arial"/>
          <w:sz w:val="24"/>
          <w:szCs w:val="24"/>
        </w:rPr>
        <w:t xml:space="preserve">™ </w:t>
      </w:r>
      <w:proofErr w:type="spellStart"/>
      <w:r w:rsidR="00FD7DD8" w:rsidRPr="00FD7DD8">
        <w:rPr>
          <w:rFonts w:ascii="Arial" w:hAnsi="Arial" w:cs="Arial"/>
          <w:sz w:val="24"/>
          <w:szCs w:val="24"/>
        </w:rPr>
        <w:t>Signia</w:t>
      </w:r>
      <w:proofErr w:type="spellEnd"/>
      <w:r w:rsidR="00FD7DD8" w:rsidRPr="00FD7DD8">
        <w:rPr>
          <w:rFonts w:ascii="Arial" w:hAnsi="Arial" w:cs="Arial"/>
          <w:sz w:val="24"/>
          <w:szCs w:val="24"/>
        </w:rPr>
        <w:t xml:space="preserve">™ produce by IENOS claim to have a shelf life of 18 months. </w:t>
      </w:r>
    </w:p>
    <w:p w14:paraId="7C19CBAA" w14:textId="43785F96" w:rsidR="0010555F" w:rsidRPr="0010555F" w:rsidRDefault="0010555F" w:rsidP="00FD7DD8">
      <w:pPr>
        <w:spacing w:line="360" w:lineRule="auto"/>
        <w:jc w:val="both"/>
        <w:rPr>
          <w:rFonts w:ascii="Arial" w:hAnsi="Arial" w:cs="Arial"/>
          <w:b/>
          <w:bCs/>
          <w:sz w:val="24"/>
          <w:szCs w:val="24"/>
        </w:rPr>
      </w:pPr>
      <w:r>
        <w:rPr>
          <w:rFonts w:ascii="Arial" w:hAnsi="Arial" w:cs="Arial"/>
          <w:b/>
          <w:bCs/>
          <w:sz w:val="24"/>
          <w:szCs w:val="24"/>
        </w:rPr>
        <w:t>Environment Pollution Index (EPI)</w:t>
      </w:r>
      <w:r w:rsidRPr="0010555F">
        <w:rPr>
          <w:rFonts w:ascii="Arial" w:hAnsi="Arial" w:cs="Arial"/>
          <w:b/>
          <w:bCs/>
          <w:sz w:val="24"/>
          <w:szCs w:val="24"/>
        </w:rPr>
        <w:t xml:space="preserve"> </w:t>
      </w:r>
      <w:r>
        <w:rPr>
          <w:rFonts w:ascii="Arial" w:hAnsi="Arial" w:cs="Arial"/>
          <w:b/>
          <w:bCs/>
          <w:sz w:val="24"/>
          <w:szCs w:val="24"/>
        </w:rPr>
        <w:t>Baseline</w:t>
      </w:r>
    </w:p>
    <w:tbl>
      <w:tblPr>
        <w:tblW w:w="10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9"/>
        <w:gridCol w:w="4898"/>
      </w:tblGrid>
      <w:tr w:rsidR="0010555F" w:rsidRPr="0010555F" w14:paraId="4B45D3A6" w14:textId="77777777" w:rsidTr="0010555F">
        <w:trPr>
          <w:trHeight w:val="380"/>
        </w:trPr>
        <w:tc>
          <w:tcPr>
            <w:tcW w:w="5269" w:type="dxa"/>
            <w:shd w:val="clear" w:color="auto" w:fill="auto"/>
            <w:noWrap/>
            <w:vAlign w:val="bottom"/>
            <w:hideMark/>
          </w:tcPr>
          <w:p w14:paraId="72824EA2"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Emission Sources</w:t>
            </w:r>
          </w:p>
        </w:tc>
        <w:tc>
          <w:tcPr>
            <w:tcW w:w="4898" w:type="dxa"/>
            <w:shd w:val="clear" w:color="auto" w:fill="auto"/>
            <w:noWrap/>
            <w:vAlign w:val="bottom"/>
            <w:hideMark/>
          </w:tcPr>
          <w:p w14:paraId="0C0F8AA0" w14:textId="77777777" w:rsidR="0010555F" w:rsidRPr="0010555F" w:rsidRDefault="0010555F" w:rsidP="002B7108">
            <w:pPr>
              <w:spacing w:after="0" w:line="240" w:lineRule="auto"/>
              <w:jc w:val="center"/>
              <w:rPr>
                <w:rFonts w:ascii="Arial" w:eastAsia="Times New Roman" w:hAnsi="Arial" w:cs="Arial"/>
                <w:b/>
                <w:bCs/>
                <w:color w:val="000000"/>
                <w:sz w:val="20"/>
                <w:szCs w:val="20"/>
                <w:lang w:eastAsia="en-IN"/>
              </w:rPr>
            </w:pPr>
            <w:r w:rsidRPr="0010555F">
              <w:rPr>
                <w:rFonts w:ascii="Arial" w:eastAsia="Times New Roman" w:hAnsi="Arial" w:cs="Arial"/>
                <w:b/>
                <w:bCs/>
                <w:color w:val="000000"/>
                <w:sz w:val="20"/>
                <w:szCs w:val="20"/>
                <w:lang w:eastAsia="en-IN"/>
              </w:rPr>
              <w:t>Baseline Emissions (lb/</w:t>
            </w:r>
            <w:proofErr w:type="spellStart"/>
            <w:r w:rsidRPr="0010555F">
              <w:rPr>
                <w:rFonts w:ascii="Arial" w:eastAsia="Times New Roman" w:hAnsi="Arial" w:cs="Arial"/>
                <w:b/>
                <w:bCs/>
                <w:color w:val="000000"/>
                <w:sz w:val="20"/>
                <w:szCs w:val="20"/>
                <w:lang w:eastAsia="en-IN"/>
              </w:rPr>
              <w:t>yr</w:t>
            </w:r>
            <w:proofErr w:type="spellEnd"/>
            <w:r w:rsidRPr="0010555F">
              <w:rPr>
                <w:rFonts w:ascii="Arial" w:eastAsia="Times New Roman" w:hAnsi="Arial" w:cs="Arial"/>
                <w:b/>
                <w:bCs/>
                <w:color w:val="000000"/>
                <w:sz w:val="20"/>
                <w:szCs w:val="20"/>
                <w:lang w:eastAsia="en-IN"/>
              </w:rPr>
              <w:t>)</w:t>
            </w:r>
          </w:p>
        </w:tc>
      </w:tr>
      <w:tr w:rsidR="0010555F" w:rsidRPr="0010555F" w14:paraId="5EC1848E" w14:textId="77777777" w:rsidTr="0010555F">
        <w:trPr>
          <w:trHeight w:val="199"/>
        </w:trPr>
        <w:tc>
          <w:tcPr>
            <w:tcW w:w="5269" w:type="dxa"/>
            <w:shd w:val="clear" w:color="auto" w:fill="auto"/>
            <w:noWrap/>
            <w:vAlign w:val="bottom"/>
            <w:hideMark/>
          </w:tcPr>
          <w:p w14:paraId="50D551A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Resin Finishing</w:t>
            </w:r>
          </w:p>
        </w:tc>
        <w:tc>
          <w:tcPr>
            <w:tcW w:w="4898" w:type="dxa"/>
            <w:shd w:val="clear" w:color="auto" w:fill="auto"/>
            <w:noWrap/>
            <w:vAlign w:val="bottom"/>
            <w:hideMark/>
          </w:tcPr>
          <w:p w14:paraId="22A994E3"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30</w:t>
            </w:r>
          </w:p>
        </w:tc>
      </w:tr>
      <w:tr w:rsidR="0010555F" w:rsidRPr="0010555F" w14:paraId="47B3F6A0" w14:textId="77777777" w:rsidTr="0010555F">
        <w:trPr>
          <w:trHeight w:val="199"/>
        </w:trPr>
        <w:tc>
          <w:tcPr>
            <w:tcW w:w="5269" w:type="dxa"/>
            <w:shd w:val="clear" w:color="auto" w:fill="auto"/>
            <w:noWrap/>
            <w:vAlign w:val="bottom"/>
            <w:hideMark/>
          </w:tcPr>
          <w:p w14:paraId="41072F5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Steam jet Exhausts</w:t>
            </w:r>
          </w:p>
        </w:tc>
        <w:tc>
          <w:tcPr>
            <w:tcW w:w="4898" w:type="dxa"/>
            <w:shd w:val="clear" w:color="auto" w:fill="auto"/>
            <w:noWrap/>
            <w:vAlign w:val="bottom"/>
            <w:hideMark/>
          </w:tcPr>
          <w:p w14:paraId="4BB05B8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200</w:t>
            </w:r>
          </w:p>
        </w:tc>
      </w:tr>
      <w:tr w:rsidR="0010555F" w:rsidRPr="0010555F" w14:paraId="5BF3448B" w14:textId="77777777" w:rsidTr="0010555F">
        <w:trPr>
          <w:trHeight w:val="199"/>
        </w:trPr>
        <w:tc>
          <w:tcPr>
            <w:tcW w:w="5269" w:type="dxa"/>
            <w:shd w:val="clear" w:color="auto" w:fill="auto"/>
            <w:noWrap/>
            <w:vAlign w:val="bottom"/>
            <w:hideMark/>
          </w:tcPr>
          <w:p w14:paraId="5E0934E2"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Vapor containment from synthesis</w:t>
            </w:r>
          </w:p>
        </w:tc>
        <w:tc>
          <w:tcPr>
            <w:tcW w:w="4898" w:type="dxa"/>
            <w:shd w:val="clear" w:color="auto" w:fill="auto"/>
            <w:noWrap/>
            <w:vAlign w:val="bottom"/>
            <w:hideMark/>
          </w:tcPr>
          <w:p w14:paraId="223EBD5C"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1300</w:t>
            </w:r>
          </w:p>
        </w:tc>
      </w:tr>
      <w:tr w:rsidR="0010555F" w:rsidRPr="0010555F" w14:paraId="6106CC06" w14:textId="77777777" w:rsidTr="0010555F">
        <w:trPr>
          <w:trHeight w:val="199"/>
        </w:trPr>
        <w:tc>
          <w:tcPr>
            <w:tcW w:w="5269" w:type="dxa"/>
            <w:shd w:val="clear" w:color="auto" w:fill="auto"/>
            <w:noWrap/>
            <w:vAlign w:val="bottom"/>
            <w:hideMark/>
          </w:tcPr>
          <w:p w14:paraId="1E996556"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Storage tanks</w:t>
            </w:r>
          </w:p>
        </w:tc>
        <w:tc>
          <w:tcPr>
            <w:tcW w:w="4898" w:type="dxa"/>
            <w:shd w:val="clear" w:color="auto" w:fill="auto"/>
            <w:noWrap/>
            <w:vAlign w:val="bottom"/>
            <w:hideMark/>
          </w:tcPr>
          <w:p w14:paraId="7DD149BD"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1800</w:t>
            </w:r>
          </w:p>
        </w:tc>
      </w:tr>
      <w:tr w:rsidR="0010555F" w:rsidRPr="0010555F" w14:paraId="404804C5" w14:textId="77777777" w:rsidTr="0010555F">
        <w:trPr>
          <w:trHeight w:val="199"/>
        </w:trPr>
        <w:tc>
          <w:tcPr>
            <w:tcW w:w="5269" w:type="dxa"/>
            <w:shd w:val="clear" w:color="auto" w:fill="auto"/>
            <w:noWrap/>
            <w:vAlign w:val="bottom"/>
            <w:hideMark/>
          </w:tcPr>
          <w:p w14:paraId="5CCDDF7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Wastewater</w:t>
            </w:r>
          </w:p>
        </w:tc>
        <w:tc>
          <w:tcPr>
            <w:tcW w:w="4898" w:type="dxa"/>
            <w:shd w:val="clear" w:color="auto" w:fill="auto"/>
            <w:noWrap/>
            <w:vAlign w:val="bottom"/>
            <w:hideMark/>
          </w:tcPr>
          <w:p w14:paraId="6102B78A"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17000</w:t>
            </w:r>
          </w:p>
        </w:tc>
      </w:tr>
      <w:tr w:rsidR="0010555F" w:rsidRPr="0010555F" w14:paraId="484A5754" w14:textId="77777777" w:rsidTr="0010555F">
        <w:trPr>
          <w:trHeight w:val="199"/>
        </w:trPr>
        <w:tc>
          <w:tcPr>
            <w:tcW w:w="5269" w:type="dxa"/>
            <w:shd w:val="clear" w:color="auto" w:fill="auto"/>
            <w:noWrap/>
            <w:vAlign w:val="bottom"/>
            <w:hideMark/>
          </w:tcPr>
          <w:p w14:paraId="25EBD907"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Equipment Leaks</w:t>
            </w:r>
          </w:p>
        </w:tc>
        <w:tc>
          <w:tcPr>
            <w:tcW w:w="4898" w:type="dxa"/>
            <w:shd w:val="clear" w:color="auto" w:fill="auto"/>
            <w:noWrap/>
            <w:vAlign w:val="bottom"/>
            <w:hideMark/>
          </w:tcPr>
          <w:p w14:paraId="63F1A4C0" w14:textId="77777777" w:rsidR="0010555F" w:rsidRPr="0010555F" w:rsidRDefault="0010555F" w:rsidP="002B7108">
            <w:pPr>
              <w:spacing w:after="0" w:line="240" w:lineRule="auto"/>
              <w:jc w:val="center"/>
              <w:rPr>
                <w:rFonts w:ascii="Arial" w:eastAsia="Times New Roman" w:hAnsi="Arial" w:cs="Arial"/>
                <w:color w:val="000000"/>
                <w:sz w:val="20"/>
                <w:szCs w:val="20"/>
                <w:lang w:eastAsia="en-IN"/>
              </w:rPr>
            </w:pPr>
            <w:r w:rsidRPr="0010555F">
              <w:rPr>
                <w:rFonts w:ascii="Arial" w:eastAsia="Times New Roman" w:hAnsi="Arial" w:cs="Arial"/>
                <w:color w:val="000000"/>
                <w:sz w:val="20"/>
                <w:szCs w:val="20"/>
                <w:lang w:eastAsia="en-IN"/>
              </w:rPr>
              <w:t>N/A</w:t>
            </w:r>
          </w:p>
        </w:tc>
      </w:tr>
    </w:tbl>
    <w:p w14:paraId="67051BD6" w14:textId="77777777" w:rsidR="0010555F" w:rsidRDefault="0010555F" w:rsidP="0010555F"/>
    <w:p w14:paraId="4A09D747" w14:textId="0F26C803" w:rsidR="0010555F" w:rsidRPr="0010555F" w:rsidRDefault="0010555F" w:rsidP="0010555F">
      <w:pPr>
        <w:spacing w:line="360" w:lineRule="auto"/>
        <w:jc w:val="both"/>
        <w:rPr>
          <w:rFonts w:ascii="Arial" w:hAnsi="Arial" w:cs="Arial"/>
          <w:sz w:val="24"/>
          <w:szCs w:val="24"/>
        </w:rPr>
      </w:pPr>
      <w:r w:rsidRPr="0010555F">
        <w:rPr>
          <w:rFonts w:ascii="Arial" w:hAnsi="Arial" w:cs="Arial"/>
          <w:sz w:val="24"/>
          <w:szCs w:val="24"/>
        </w:rPr>
        <w:t xml:space="preserve">The baseline emission varies depending on the capacity of the manufacturing plant, </w:t>
      </w:r>
      <w:proofErr w:type="gramStart"/>
      <w:r w:rsidRPr="0010555F">
        <w:rPr>
          <w:rFonts w:ascii="Arial" w:hAnsi="Arial" w:cs="Arial"/>
          <w:sz w:val="24"/>
          <w:szCs w:val="24"/>
        </w:rPr>
        <w:t>reactants</w:t>
      </w:r>
      <w:proofErr w:type="gramEnd"/>
      <w:r w:rsidRPr="0010555F">
        <w:rPr>
          <w:rFonts w:ascii="Arial" w:hAnsi="Arial" w:cs="Arial"/>
          <w:sz w:val="24"/>
          <w:szCs w:val="24"/>
        </w:rPr>
        <w:t xml:space="preserve"> and the product manufactured. </w:t>
      </w:r>
    </w:p>
    <w:p w14:paraId="13E360A9" w14:textId="77777777" w:rsidR="0010555F" w:rsidRDefault="0010555F" w:rsidP="002C67EF">
      <w:pPr>
        <w:spacing w:line="360" w:lineRule="auto"/>
        <w:jc w:val="both"/>
        <w:rPr>
          <w:rFonts w:ascii="Arial" w:hAnsi="Arial" w:cs="Arial"/>
          <w:b/>
          <w:bCs/>
          <w:sz w:val="24"/>
          <w:szCs w:val="24"/>
        </w:rPr>
      </w:pPr>
    </w:p>
    <w:p w14:paraId="3533290E" w14:textId="1AD26117" w:rsidR="00912B14" w:rsidRPr="00C36D81" w:rsidRDefault="00912B14" w:rsidP="002C67EF">
      <w:pPr>
        <w:spacing w:line="360" w:lineRule="auto"/>
        <w:jc w:val="both"/>
        <w:rPr>
          <w:rFonts w:ascii="Arial" w:hAnsi="Arial" w:cs="Arial"/>
          <w:b/>
          <w:bCs/>
          <w:sz w:val="24"/>
          <w:szCs w:val="24"/>
        </w:rPr>
      </w:pPr>
      <w:r w:rsidRPr="00C36D81">
        <w:rPr>
          <w:rFonts w:ascii="Arial" w:hAnsi="Arial" w:cs="Arial"/>
          <w:b/>
          <w:bCs/>
          <w:sz w:val="24"/>
          <w:szCs w:val="24"/>
        </w:rPr>
        <w:t>3.  Market Outlook and Relevance of the Project</w:t>
      </w:r>
    </w:p>
    <w:p w14:paraId="065A8EFB" w14:textId="632BC1CD" w:rsidR="00522867" w:rsidRPr="00C36D81" w:rsidRDefault="00912B14" w:rsidP="00912B14">
      <w:pPr>
        <w:rPr>
          <w:rFonts w:ascii="Arial" w:hAnsi="Arial" w:cs="Arial"/>
          <w:b/>
          <w:bCs/>
          <w:sz w:val="24"/>
          <w:szCs w:val="24"/>
        </w:rPr>
      </w:pPr>
      <w:r w:rsidRPr="00C36D81">
        <w:rPr>
          <w:rFonts w:ascii="Arial" w:hAnsi="Arial" w:cs="Arial"/>
          <w:b/>
          <w:bCs/>
          <w:sz w:val="24"/>
          <w:szCs w:val="24"/>
        </w:rPr>
        <w:t>3.1. Demand Supply Outlook – Global Vinyl Ester Resin Market</w:t>
      </w:r>
    </w:p>
    <w:p w14:paraId="1785CF24" w14:textId="70C8F159" w:rsidR="00522867" w:rsidRPr="00C36D81" w:rsidRDefault="00912B14" w:rsidP="00912B14">
      <w:pPr>
        <w:rPr>
          <w:rFonts w:ascii="Arial" w:hAnsi="Arial" w:cs="Arial"/>
          <w:b/>
          <w:bCs/>
          <w:sz w:val="24"/>
          <w:szCs w:val="24"/>
        </w:rPr>
      </w:pPr>
      <w:r w:rsidRPr="00C36D81">
        <w:rPr>
          <w:rFonts w:ascii="Arial" w:hAnsi="Arial" w:cs="Arial"/>
          <w:b/>
          <w:bCs/>
          <w:sz w:val="24"/>
          <w:szCs w:val="24"/>
        </w:rPr>
        <w:t>Global Vinyl Ester Resin Demand-Supply Scenario, 2015-2030F (Thousand Tonnes)</w:t>
      </w:r>
    </w:p>
    <w:tbl>
      <w:tblPr>
        <w:tblpPr w:leftFromText="180" w:rightFromText="180" w:vertAnchor="text" w:horzAnchor="margin" w:tblpY="305"/>
        <w:tblW w:w="10247" w:type="dxa"/>
        <w:tblCellMar>
          <w:left w:w="0" w:type="dxa"/>
          <w:right w:w="0" w:type="dxa"/>
        </w:tblCellMar>
        <w:tblLook w:val="0600" w:firstRow="0" w:lastRow="0" w:firstColumn="0" w:lastColumn="0" w:noHBand="1" w:noVBand="1"/>
      </w:tblPr>
      <w:tblGrid>
        <w:gridCol w:w="4157"/>
        <w:gridCol w:w="1464"/>
        <w:gridCol w:w="962"/>
        <w:gridCol w:w="1129"/>
        <w:gridCol w:w="1129"/>
        <w:gridCol w:w="1406"/>
      </w:tblGrid>
      <w:tr w:rsidR="0068383C" w:rsidRPr="005D2A6A" w14:paraId="159C7C06" w14:textId="77777777" w:rsidTr="005664BA">
        <w:trPr>
          <w:trHeight w:val="603"/>
        </w:trPr>
        <w:tc>
          <w:tcPr>
            <w:tcW w:w="4157"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4BD8B935" w14:textId="77777777" w:rsidR="0068383C" w:rsidRPr="005D2A6A" w:rsidRDefault="0068383C" w:rsidP="0068383C">
            <w:pPr>
              <w:pStyle w:val="BodyText"/>
              <w:spacing w:before="162" w:line="480" w:lineRule="auto"/>
              <w:ind w:right="-90"/>
              <w:jc w:val="both"/>
              <w:rPr>
                <w:b/>
                <w:bCs/>
                <w:color w:val="FFFFFF" w:themeColor="background1"/>
                <w:sz w:val="20"/>
                <w:szCs w:val="20"/>
              </w:rPr>
            </w:pPr>
            <w:r w:rsidRPr="005D2A6A">
              <w:rPr>
                <w:b/>
                <w:bCs/>
                <w:color w:val="FFFFFF" w:themeColor="background1"/>
                <w:sz w:val="20"/>
                <w:szCs w:val="20"/>
              </w:rPr>
              <w:t>Parameters </w:t>
            </w:r>
          </w:p>
        </w:tc>
        <w:tc>
          <w:tcPr>
            <w:tcW w:w="1464"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44612A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2015</w:t>
            </w:r>
          </w:p>
        </w:tc>
        <w:tc>
          <w:tcPr>
            <w:tcW w:w="962"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F474A52"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2020</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0CFAEC9B"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2021E</w:t>
            </w:r>
          </w:p>
        </w:tc>
        <w:tc>
          <w:tcPr>
            <w:tcW w:w="1129"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1153AE5C"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2025F</w:t>
            </w:r>
          </w:p>
        </w:tc>
        <w:tc>
          <w:tcPr>
            <w:tcW w:w="1406" w:type="dxa"/>
            <w:tcBorders>
              <w:top w:val="single" w:sz="2" w:space="0" w:color="000000"/>
              <w:left w:val="single" w:sz="2" w:space="0" w:color="000000"/>
              <w:bottom w:val="single" w:sz="2" w:space="0" w:color="000000"/>
              <w:right w:val="single" w:sz="2" w:space="0" w:color="000000"/>
            </w:tcBorders>
            <w:shd w:val="clear" w:color="auto" w:fill="C00000"/>
            <w:tcMar>
              <w:top w:w="15" w:type="dxa"/>
              <w:left w:w="15" w:type="dxa"/>
              <w:bottom w:w="0" w:type="dxa"/>
              <w:right w:w="15" w:type="dxa"/>
            </w:tcMar>
            <w:vAlign w:val="center"/>
            <w:hideMark/>
          </w:tcPr>
          <w:p w14:paraId="5254ADCD" w14:textId="77777777" w:rsidR="0068383C" w:rsidRPr="005D2A6A" w:rsidRDefault="0068383C" w:rsidP="0068383C">
            <w:pPr>
              <w:pStyle w:val="BodyText"/>
              <w:spacing w:before="162" w:line="480" w:lineRule="auto"/>
              <w:ind w:right="-90"/>
              <w:jc w:val="center"/>
              <w:rPr>
                <w:b/>
                <w:bCs/>
                <w:color w:val="FFFFFF" w:themeColor="background1"/>
                <w:sz w:val="20"/>
                <w:szCs w:val="20"/>
              </w:rPr>
            </w:pPr>
            <w:r w:rsidRPr="005D2A6A">
              <w:rPr>
                <w:b/>
                <w:bCs/>
                <w:color w:val="FFFFFF" w:themeColor="background1"/>
                <w:sz w:val="20"/>
                <w:szCs w:val="20"/>
              </w:rPr>
              <w:t>2030F</w:t>
            </w:r>
          </w:p>
        </w:tc>
      </w:tr>
      <w:tr w:rsidR="0068383C" w:rsidRPr="005D2A6A" w14:paraId="42D69D06" w14:textId="77777777" w:rsidTr="005664BA">
        <w:trPr>
          <w:trHeight w:val="391"/>
        </w:trPr>
        <w:tc>
          <w:tcPr>
            <w:tcW w:w="415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F4EB0E5" w14:textId="5DD3CB0B" w:rsidR="0068383C" w:rsidRPr="00682C42" w:rsidRDefault="0068383C" w:rsidP="0068383C">
            <w:pPr>
              <w:pStyle w:val="BodyText"/>
              <w:spacing w:before="162" w:line="480" w:lineRule="auto"/>
              <w:ind w:right="-90"/>
              <w:jc w:val="both"/>
              <w:rPr>
                <w:b/>
                <w:bCs/>
                <w:color w:val="000000" w:themeColor="text1"/>
                <w:sz w:val="20"/>
                <w:szCs w:val="20"/>
              </w:rPr>
            </w:pPr>
            <w:ins w:id="19" w:author="Hardik Malhotra" w:date="2021-09-10T14:12:00Z">
              <w:r w:rsidRPr="005D2A6A">
                <w:rPr>
                  <w:b/>
                  <w:bCs/>
                  <w:color w:val="000000" w:themeColor="text1"/>
                  <w:sz w:val="20"/>
                  <w:szCs w:val="20"/>
                </w:rPr>
                <w:t xml:space="preserve">Total </w:t>
              </w:r>
              <w:proofErr w:type="spellStart"/>
              <w:r w:rsidRPr="005D2A6A">
                <w:rPr>
                  <w:b/>
                  <w:bCs/>
                  <w:color w:val="000000" w:themeColor="text1"/>
                  <w:sz w:val="20"/>
                  <w:szCs w:val="20"/>
                </w:rPr>
                <w:t>nstalled</w:t>
              </w:r>
              <w:proofErr w:type="spellEnd"/>
              <w:r w:rsidRPr="005D2A6A">
                <w:rPr>
                  <w:b/>
                  <w:bCs/>
                  <w:color w:val="000000" w:themeColor="text1"/>
                  <w:sz w:val="20"/>
                  <w:szCs w:val="20"/>
                </w:rPr>
                <w:t xml:space="preserve"> </w:t>
              </w:r>
            </w:ins>
            <w:del w:id="20"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Capacity</w:t>
            </w:r>
          </w:p>
        </w:tc>
        <w:tc>
          <w:tcPr>
            <w:tcW w:w="1464"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8E51C4D"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938</w:t>
            </w:r>
          </w:p>
        </w:tc>
        <w:tc>
          <w:tcPr>
            <w:tcW w:w="962"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7BB162"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985</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C50B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1020</w:t>
            </w:r>
          </w:p>
        </w:tc>
        <w:tc>
          <w:tcPr>
            <w:tcW w:w="1129"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F713614"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1025</w:t>
            </w:r>
          </w:p>
        </w:tc>
        <w:tc>
          <w:tcPr>
            <w:tcW w:w="14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5344F66"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bCs/>
                <w:color w:val="000000" w:themeColor="text1"/>
                <w:sz w:val="20"/>
                <w:szCs w:val="20"/>
              </w:rPr>
              <w:t>1030</w:t>
            </w:r>
          </w:p>
        </w:tc>
      </w:tr>
      <w:tr w:rsidR="0068383C" w:rsidRPr="005D2A6A" w14:paraId="3597B38E"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3E52C606" w14:textId="77777777" w:rsidR="0068383C" w:rsidRPr="005D2A6A" w:rsidRDefault="0068383C" w:rsidP="0068383C">
            <w:pPr>
              <w:pStyle w:val="BodyText"/>
              <w:spacing w:before="162" w:line="480" w:lineRule="auto"/>
              <w:ind w:right="-90"/>
              <w:jc w:val="both"/>
              <w:rPr>
                <w:bCs/>
                <w:color w:val="000000" w:themeColor="text1"/>
                <w:sz w:val="20"/>
                <w:szCs w:val="20"/>
              </w:rPr>
            </w:pPr>
            <w:ins w:id="21" w:author="Hardik Malhotra" w:date="2021-09-10T14:12:00Z">
              <w:r w:rsidRPr="005D2A6A">
                <w:rPr>
                  <w:b/>
                  <w:bCs/>
                  <w:color w:val="000000" w:themeColor="text1"/>
                  <w:sz w:val="20"/>
                  <w:szCs w:val="20"/>
                </w:rPr>
                <w:t xml:space="preserve">Total </w:t>
              </w:r>
            </w:ins>
            <w:del w:id="22" w:author="Hardik Malhotra" w:date="2021-09-10T14:11:00Z">
              <w:r w:rsidRPr="005D2A6A" w:rsidDel="002163E7">
                <w:rPr>
                  <w:b/>
                  <w:bCs/>
                  <w:color w:val="000000" w:themeColor="text1"/>
                  <w:sz w:val="20"/>
                  <w:szCs w:val="20"/>
                </w:rPr>
                <w:delText xml:space="preserve">Global Vinyl Ester Resin </w:delText>
              </w:r>
            </w:del>
            <w:r w:rsidRPr="005D2A6A">
              <w:rPr>
                <w:b/>
                <w:bCs/>
                <w:color w:val="000000" w:themeColor="text1"/>
                <w:sz w:val="20"/>
                <w:szCs w:val="20"/>
              </w:rPr>
              <w:t>Production</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08839BAA"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733</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BF7872C"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759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2098897"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808</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2C9C805"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866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20B4660" w14:textId="77777777" w:rsidR="0068383C" w:rsidRPr="005D2A6A" w:rsidRDefault="0068383C" w:rsidP="0068383C">
            <w:pPr>
              <w:pStyle w:val="BodyText"/>
              <w:spacing w:before="162" w:line="480" w:lineRule="auto"/>
              <w:ind w:right="-90"/>
              <w:jc w:val="center"/>
              <w:rPr>
                <w:bCs/>
                <w:color w:val="000000" w:themeColor="text1"/>
                <w:sz w:val="20"/>
                <w:szCs w:val="20"/>
              </w:rPr>
            </w:pPr>
            <w:r w:rsidRPr="005D2A6A">
              <w:rPr>
                <w:color w:val="000000"/>
                <w:sz w:val="20"/>
                <w:szCs w:val="20"/>
              </w:rPr>
              <w:t>929</w:t>
            </w:r>
          </w:p>
        </w:tc>
      </w:tr>
      <w:tr w:rsidR="0068383C" w:rsidRPr="005D2A6A" w14:paraId="4BDE1C7F" w14:textId="77777777" w:rsidTr="005664BA">
        <w:trPr>
          <w:trHeight w:val="391"/>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17D030F8" w14:textId="77777777" w:rsidR="0068383C" w:rsidRPr="005D2A6A" w:rsidRDefault="0068383C" w:rsidP="0068383C">
            <w:pPr>
              <w:pStyle w:val="BodyText"/>
              <w:spacing w:before="162" w:line="480" w:lineRule="auto"/>
              <w:ind w:right="-90"/>
              <w:jc w:val="both"/>
              <w:rPr>
                <w:bCs/>
                <w:color w:val="000000" w:themeColor="text1"/>
                <w:sz w:val="20"/>
                <w:szCs w:val="20"/>
              </w:rPr>
            </w:pPr>
            <w:del w:id="23" w:author="Hardik Malhotra" w:date="2021-09-10T14:12:00Z">
              <w:r w:rsidRPr="005D2A6A" w:rsidDel="002163E7">
                <w:rPr>
                  <w:b/>
                  <w:bCs/>
                  <w:color w:val="000000" w:themeColor="text1"/>
                  <w:sz w:val="20"/>
                  <w:szCs w:val="20"/>
                </w:rPr>
                <w:delText xml:space="preserve">Global </w:delText>
              </w:r>
            </w:del>
            <w:ins w:id="24" w:author="Hardik Malhotra" w:date="2021-09-10T14:12:00Z">
              <w:r w:rsidRPr="005D2A6A">
                <w:rPr>
                  <w:b/>
                  <w:bCs/>
                  <w:color w:val="000000" w:themeColor="text1"/>
                  <w:sz w:val="20"/>
                  <w:szCs w:val="20"/>
                </w:rPr>
                <w:t xml:space="preserve">Total </w:t>
              </w:r>
            </w:ins>
            <w:del w:id="25"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w:t>
            </w:r>
            <w:ins w:id="26" w:author="Hardik Malhotra" w:date="2021-09-10T14:12:00Z">
              <w:r w:rsidRPr="005D2A6A">
                <w:rPr>
                  <w:b/>
                  <w:bCs/>
                  <w:color w:val="000000" w:themeColor="text1"/>
                  <w:sz w:val="20"/>
                  <w:szCs w:val="20"/>
                </w:rPr>
                <w:t xml:space="preserve">/Consumption </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8F36087" w14:textId="7E9A55EA"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1BCAEAFE" w14:textId="38715729"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739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52A5E4D8" w14:textId="5722549E"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789</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414912C0" w14:textId="41BD5ABD"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1026</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hideMark/>
          </w:tcPr>
          <w:p w14:paraId="2B613940" w14:textId="175009AC"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1367</w:t>
            </w:r>
          </w:p>
        </w:tc>
      </w:tr>
      <w:tr w:rsidR="0068383C" w:rsidRPr="005D2A6A" w14:paraId="5393F022" w14:textId="77777777" w:rsidTr="005664BA">
        <w:trPr>
          <w:trHeight w:val="483"/>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2F82295" w14:textId="77777777" w:rsidR="0068383C" w:rsidRPr="005D2A6A" w:rsidRDefault="0068383C" w:rsidP="005664BA">
            <w:pPr>
              <w:pStyle w:val="BodyText"/>
              <w:spacing w:before="162" w:line="480" w:lineRule="auto"/>
              <w:ind w:right="-90"/>
              <w:rPr>
                <w:bCs/>
                <w:color w:val="000000" w:themeColor="text1"/>
                <w:sz w:val="20"/>
                <w:szCs w:val="20"/>
              </w:rPr>
            </w:pPr>
            <w:del w:id="27" w:author="Hardik Malhotra" w:date="2021-09-10T14:12:00Z">
              <w:r w:rsidRPr="005D2A6A" w:rsidDel="002163E7">
                <w:rPr>
                  <w:b/>
                  <w:bCs/>
                  <w:color w:val="000000" w:themeColor="text1"/>
                  <w:sz w:val="20"/>
                  <w:szCs w:val="20"/>
                </w:rPr>
                <w:delText xml:space="preserve">Global </w:delText>
              </w:r>
            </w:del>
            <w:ins w:id="28" w:author="Hardik Malhotra" w:date="2021-09-10T14:12:00Z">
              <w:r w:rsidRPr="005D2A6A">
                <w:rPr>
                  <w:b/>
                  <w:bCs/>
                  <w:color w:val="000000" w:themeColor="text1"/>
                  <w:sz w:val="20"/>
                  <w:szCs w:val="20"/>
                </w:rPr>
                <w:t xml:space="preserve">Total </w:t>
              </w:r>
            </w:ins>
            <w:del w:id="29" w:author="Hardik Malhotra" w:date="2021-09-10T14:12:00Z">
              <w:r w:rsidRPr="005D2A6A" w:rsidDel="002163E7">
                <w:rPr>
                  <w:b/>
                  <w:bCs/>
                  <w:color w:val="000000" w:themeColor="text1"/>
                  <w:sz w:val="20"/>
                  <w:szCs w:val="20"/>
                </w:rPr>
                <w:delText xml:space="preserve">Vinyl Ester Resin </w:delText>
              </w:r>
            </w:del>
            <w:r w:rsidRPr="005D2A6A">
              <w:rPr>
                <w:b/>
                <w:bCs/>
                <w:color w:val="000000" w:themeColor="text1"/>
                <w:sz w:val="20"/>
                <w:szCs w:val="20"/>
              </w:rPr>
              <w:t>Demand (Y-O-Y Growth Rate, %)</w:t>
            </w:r>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4537DEE"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 3.87%</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212D81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-7.14%</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F8F93F"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6.71%</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457EA846"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6.42%</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70A5CB9" w14:textId="77777777" w:rsidR="0068383C" w:rsidRPr="005D2A6A" w:rsidRDefault="0068383C" w:rsidP="0068383C">
            <w:pPr>
              <w:pStyle w:val="BodyText"/>
              <w:spacing w:before="162" w:line="480" w:lineRule="auto"/>
              <w:ind w:right="-90"/>
              <w:jc w:val="center"/>
              <w:rPr>
                <w:color w:val="000000"/>
                <w:sz w:val="20"/>
                <w:szCs w:val="20"/>
              </w:rPr>
            </w:pPr>
            <w:r w:rsidRPr="005D2A6A">
              <w:rPr>
                <w:color w:val="000000"/>
                <w:sz w:val="20"/>
                <w:szCs w:val="20"/>
              </w:rPr>
              <w:t>5.58%</w:t>
            </w:r>
          </w:p>
        </w:tc>
      </w:tr>
      <w:tr w:rsidR="0068383C" w:rsidRPr="005D2A6A" w14:paraId="06DB106F" w14:textId="77777777" w:rsidTr="005664BA">
        <w:trPr>
          <w:trHeight w:val="339"/>
          <w:ins w:id="30" w:author="Hardik Malhotra" w:date="2021-09-10T14:38:00Z"/>
        </w:trPr>
        <w:tc>
          <w:tcPr>
            <w:tcW w:w="415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6D703AC4" w14:textId="77777777" w:rsidR="0068383C" w:rsidRPr="005D2A6A" w:rsidDel="002163E7" w:rsidRDefault="0068383C" w:rsidP="0068383C">
            <w:pPr>
              <w:pStyle w:val="BodyText"/>
              <w:spacing w:before="162" w:line="480" w:lineRule="auto"/>
              <w:ind w:right="-90"/>
              <w:jc w:val="both"/>
              <w:rPr>
                <w:ins w:id="31" w:author="Hardik Malhotra" w:date="2021-09-10T14:38:00Z"/>
                <w:b/>
                <w:bCs/>
                <w:color w:val="000000" w:themeColor="text1"/>
                <w:sz w:val="20"/>
                <w:szCs w:val="20"/>
              </w:rPr>
            </w:pPr>
            <w:ins w:id="32" w:author="Hardik Malhotra" w:date="2021-09-10T14:39:00Z">
              <w:r w:rsidRPr="005D2A6A">
                <w:rPr>
                  <w:b/>
                  <w:bCs/>
                  <w:color w:val="000000" w:themeColor="text1"/>
                  <w:sz w:val="20"/>
                  <w:szCs w:val="20"/>
                </w:rPr>
                <w:t>Demand</w:t>
              </w:r>
            </w:ins>
            <w:ins w:id="33" w:author="Hardik Malhotra" w:date="2021-09-10T14:40:00Z">
              <w:r w:rsidRPr="005D2A6A">
                <w:rPr>
                  <w:b/>
                  <w:bCs/>
                  <w:color w:val="000000" w:themeColor="text1"/>
                  <w:sz w:val="20"/>
                  <w:szCs w:val="20"/>
                </w:rPr>
                <w:t xml:space="preserve"> – Supply Gap</w:t>
              </w:r>
            </w:ins>
          </w:p>
        </w:tc>
        <w:tc>
          <w:tcPr>
            <w:tcW w:w="1464"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058B590F" w14:textId="77777777" w:rsidR="0068383C" w:rsidRPr="005D2A6A" w:rsidRDefault="0068383C" w:rsidP="0068383C">
            <w:pPr>
              <w:pStyle w:val="BodyText"/>
              <w:spacing w:before="162" w:line="480" w:lineRule="auto"/>
              <w:ind w:right="-90"/>
              <w:jc w:val="center"/>
              <w:rPr>
                <w:ins w:id="34" w:author="Hardik Malhotra" w:date="2021-09-10T14:38:00Z"/>
                <w:bCs/>
                <w:color w:val="000000" w:themeColor="text1"/>
                <w:sz w:val="20"/>
                <w:szCs w:val="20"/>
              </w:rPr>
            </w:pPr>
            <w:r w:rsidRPr="005D2A6A">
              <w:rPr>
                <w:color w:val="000000"/>
                <w:sz w:val="20"/>
                <w:szCs w:val="20"/>
              </w:rPr>
              <w:t>0.00</w:t>
            </w:r>
          </w:p>
        </w:tc>
        <w:tc>
          <w:tcPr>
            <w:tcW w:w="962"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DE43EA2" w14:textId="77777777" w:rsidR="0068383C" w:rsidRPr="005D2A6A" w:rsidRDefault="0068383C" w:rsidP="0068383C">
            <w:pPr>
              <w:pStyle w:val="BodyText"/>
              <w:spacing w:before="162" w:line="480" w:lineRule="auto"/>
              <w:ind w:right="-90"/>
              <w:jc w:val="center"/>
              <w:rPr>
                <w:ins w:id="35" w:author="Hardik Malhotra" w:date="2021-09-10T14:38:00Z"/>
                <w:bCs/>
                <w:color w:val="000000" w:themeColor="text1"/>
                <w:sz w:val="20"/>
                <w:szCs w:val="20"/>
              </w:rPr>
            </w:pPr>
            <w:r w:rsidRPr="005D2A6A">
              <w:rPr>
                <w:color w:val="000000"/>
                <w:sz w:val="20"/>
                <w:szCs w:val="20"/>
              </w:rPr>
              <w:t>0.00</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4843B0CE" w14:textId="77777777" w:rsidR="0068383C" w:rsidRPr="005D2A6A" w:rsidRDefault="0068383C" w:rsidP="0068383C">
            <w:pPr>
              <w:pStyle w:val="BodyText"/>
              <w:spacing w:before="162" w:line="480" w:lineRule="auto"/>
              <w:ind w:right="-90"/>
              <w:jc w:val="center"/>
              <w:rPr>
                <w:ins w:id="36" w:author="Hardik Malhotra" w:date="2021-09-10T14:38:00Z"/>
                <w:bCs/>
                <w:color w:val="000000" w:themeColor="text1"/>
                <w:sz w:val="20"/>
                <w:szCs w:val="20"/>
              </w:rPr>
            </w:pPr>
            <w:r w:rsidRPr="005D2A6A">
              <w:rPr>
                <w:color w:val="000000"/>
                <w:sz w:val="20"/>
                <w:szCs w:val="20"/>
              </w:rPr>
              <w:t>19.23</w:t>
            </w:r>
          </w:p>
        </w:tc>
        <w:tc>
          <w:tcPr>
            <w:tcW w:w="1129"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7E2B483" w14:textId="386FB5BC" w:rsidR="0068383C" w:rsidRPr="005D2A6A" w:rsidRDefault="0068383C" w:rsidP="0068383C">
            <w:pPr>
              <w:pStyle w:val="BodyText"/>
              <w:spacing w:before="162" w:line="480" w:lineRule="auto"/>
              <w:ind w:right="-90"/>
              <w:jc w:val="center"/>
              <w:rPr>
                <w:ins w:id="37" w:author="Hardik Malhotra" w:date="2021-09-10T14:38:00Z"/>
                <w:bCs/>
                <w:color w:val="000000" w:themeColor="text1"/>
                <w:sz w:val="20"/>
                <w:szCs w:val="20"/>
              </w:rPr>
            </w:pPr>
            <w:r w:rsidRPr="005D2A6A">
              <w:rPr>
                <w:color w:val="000000"/>
                <w:sz w:val="20"/>
                <w:szCs w:val="20"/>
              </w:rPr>
              <w:t>-159.81</w:t>
            </w:r>
          </w:p>
        </w:tc>
        <w:tc>
          <w:tcPr>
            <w:tcW w:w="14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7F33F215" w14:textId="77777777" w:rsidR="0068383C" w:rsidRPr="005D2A6A" w:rsidRDefault="0068383C" w:rsidP="0068383C">
            <w:pPr>
              <w:pStyle w:val="BodyText"/>
              <w:spacing w:before="162" w:line="480" w:lineRule="auto"/>
              <w:ind w:right="-90"/>
              <w:jc w:val="center"/>
              <w:rPr>
                <w:ins w:id="38" w:author="Hardik Malhotra" w:date="2021-09-10T14:38:00Z"/>
                <w:bCs/>
                <w:color w:val="000000" w:themeColor="text1"/>
                <w:sz w:val="20"/>
                <w:szCs w:val="20"/>
              </w:rPr>
            </w:pPr>
            <w:r w:rsidRPr="005D2A6A">
              <w:rPr>
                <w:color w:val="000000"/>
                <w:sz w:val="20"/>
                <w:szCs w:val="20"/>
              </w:rPr>
              <w:t>-438.76</w:t>
            </w:r>
          </w:p>
        </w:tc>
      </w:tr>
    </w:tbl>
    <w:p w14:paraId="6A5D6126" w14:textId="427ABB44" w:rsidR="00905DCB" w:rsidRDefault="00905DCB" w:rsidP="001F31CB">
      <w:pPr>
        <w:pStyle w:val="BodyText"/>
        <w:spacing w:before="162" w:line="480" w:lineRule="auto"/>
        <w:ind w:right="-90"/>
        <w:jc w:val="both"/>
        <w:rPr>
          <w:bCs/>
          <w:color w:val="000000" w:themeColor="text1"/>
        </w:rPr>
        <w:sectPr w:rsid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2C9BE6" w14:textId="796F0A19" w:rsidR="00064CBC" w:rsidRDefault="00C62BA4" w:rsidP="009E126D">
      <w:pPr>
        <w:spacing w:line="360" w:lineRule="auto"/>
        <w:textAlignment w:val="baseline"/>
        <w:rPr>
          <w:rFonts w:ascii="Arial" w:hAnsi="Arial" w:cs="Arial"/>
          <w:b/>
          <w:bCs/>
          <w:sz w:val="24"/>
          <w:szCs w:val="24"/>
        </w:rPr>
      </w:pPr>
      <w:r w:rsidRPr="002C67EF">
        <w:rPr>
          <w:bCs/>
          <w:noProof/>
          <w:color w:val="000000" w:themeColor="text1"/>
        </w:rPr>
        <mc:AlternateContent>
          <mc:Choice Requires="wps">
            <w:drawing>
              <wp:anchor distT="45720" distB="45720" distL="114300" distR="114300" simplePos="0" relativeHeight="252508160" behindDoc="0" locked="0" layoutInCell="1" allowOverlap="1" wp14:anchorId="30C9BD30" wp14:editId="523F8790">
                <wp:simplePos x="0" y="0"/>
                <wp:positionH relativeFrom="column">
                  <wp:posOffset>-123190</wp:posOffset>
                </wp:positionH>
                <wp:positionV relativeFrom="paragraph">
                  <wp:posOffset>2465705</wp:posOffset>
                </wp:positionV>
                <wp:extent cx="6530975" cy="34328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343281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BD30" id="_x0000_s1030" type="#_x0000_t202" style="position:absolute;margin-left:-9.7pt;margin-top:194.15pt;width:514.25pt;height:270.3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" fillcolor="#91bce3 [2168]" strokecolor="#5b9bd5 [3208]" strokeweight=".5pt">
                <v:fill color2="#7aaddd [2616]" rotate="t" colors="0 #b1cbe9;.5 #a3c1e5;1 #92b9e4" focus="100%" type="gradient">
                  <o:fill v:ext="view" type="gradientUnscaled"/>
                </v:fill>
                <v:textbox>
                  <w:txbxContent>
                    <w:p w14:paraId="282836BA" w14:textId="6113DF64" w:rsidR="002C67EF" w:rsidRPr="00F56843" w:rsidRDefault="001211F4" w:rsidP="00F14E20">
                      <w:pPr>
                        <w:pStyle w:val="BodyText"/>
                        <w:numPr>
                          <w:ilvl w:val="0"/>
                          <w:numId w:val="2"/>
                        </w:numPr>
                        <w:spacing w:before="162" w:line="360" w:lineRule="auto"/>
                        <w:jc w:val="both"/>
                        <w:rPr>
                          <w:bCs/>
                          <w:color w:val="000000" w:themeColor="text1"/>
                        </w:rPr>
                      </w:pPr>
                      <w:r w:rsidRPr="00F56843">
                        <w:rPr>
                          <w:bCs/>
                          <w:color w:val="000000" w:themeColor="text1"/>
                        </w:rPr>
                        <w:t xml:space="preserve">Demand has </w:t>
                      </w:r>
                      <w:r w:rsidR="00F56843" w:rsidRPr="00F56843">
                        <w:rPr>
                          <w:bCs/>
                          <w:color w:val="000000" w:themeColor="text1"/>
                        </w:rPr>
                        <w:t xml:space="preserve">increased after the slump of 2020, where downstream sectors have increased consumption in the wake of economic recovery. A trend has been witnessed where the companies having captive market have gained improved margins while others have witnessed a cutback in margins due to uneven price assessments of raw materials. </w:t>
                      </w:r>
                      <w:r w:rsidRPr="00F56843">
                        <w:rPr>
                          <w:bCs/>
                          <w:color w:val="000000" w:themeColor="text1"/>
                        </w:rPr>
                        <w:t>D</w:t>
                      </w:r>
                      <w:r w:rsidR="002C67EF" w:rsidRPr="00F56843">
                        <w:rPr>
                          <w:bCs/>
                          <w:color w:val="000000" w:themeColor="text1"/>
                        </w:rPr>
                        <w:t>emand from the marine and renewables sector has shown an upward trend contributing to the increase in deman</w:t>
                      </w:r>
                      <w:r w:rsidR="0030317B" w:rsidRPr="00F56843">
                        <w:rPr>
                          <w:bCs/>
                          <w:color w:val="000000" w:themeColor="text1"/>
                        </w:rPr>
                        <w:t>d in 2021.</w:t>
                      </w:r>
                    </w:p>
                    <w:p w14:paraId="1DB89052" w14:textId="22AB0F0C" w:rsidR="002C67EF" w:rsidRPr="00C62BA4" w:rsidRDefault="00F56843" w:rsidP="00F14E20">
                      <w:pPr>
                        <w:pStyle w:val="BodyText"/>
                        <w:numPr>
                          <w:ilvl w:val="0"/>
                          <w:numId w:val="2"/>
                        </w:numPr>
                        <w:spacing w:before="162" w:line="360" w:lineRule="auto"/>
                        <w:jc w:val="both"/>
                        <w:rPr>
                          <w:bCs/>
                          <w:color w:val="000000" w:themeColor="text1"/>
                        </w:rPr>
                      </w:pPr>
                      <w:r w:rsidRPr="00C62BA4">
                        <w:rPr>
                          <w:bCs/>
                          <w:color w:val="000000" w:themeColor="text1"/>
                        </w:rPr>
                        <w:t xml:space="preserve">APAC and North America region accounted for the largest share in the global vinyl ester resin based FRP composites market in 2020 and 1st half of 2021 and trend is expected to remain same during forecast period as well. The aerospace industries in the USA and Mobile Manufacturing units in North-East Asia are the largest </w:t>
                      </w:r>
                      <w:r w:rsidR="0022743F" w:rsidRPr="00C62BA4">
                        <w:rPr>
                          <w:bCs/>
                          <w:color w:val="000000" w:themeColor="text1"/>
                        </w:rPr>
                        <w:t xml:space="preserve">consumers </w:t>
                      </w:r>
                      <w:r w:rsidRPr="00C62BA4">
                        <w:rPr>
                          <w:bCs/>
                          <w:color w:val="000000" w:themeColor="text1"/>
                        </w:rPr>
                        <w:t>in the world and is emanating high demand for composites for manufacturing fighter aircraft, airplanes, LCD panels and their components.</w:t>
                      </w:r>
                    </w:p>
                  </w:txbxContent>
                </v:textbox>
                <w10:wrap type="square"/>
              </v:shape>
            </w:pict>
          </mc:Fallback>
        </mc:AlternateContent>
      </w:r>
      <w:r w:rsidR="0008641D" w:rsidRPr="002B5730">
        <w:rPr>
          <w:bCs/>
          <w:noProof/>
          <w:color w:val="000000" w:themeColor="text1"/>
        </w:rPr>
        <mc:AlternateContent>
          <mc:Choice Requires="wps">
            <w:drawing>
              <wp:anchor distT="0" distB="0" distL="114300" distR="114300" simplePos="0" relativeHeight="252161024" behindDoc="0" locked="0" layoutInCell="1" allowOverlap="1" wp14:anchorId="446412CF" wp14:editId="660F43E0">
                <wp:simplePos x="0" y="0"/>
                <wp:positionH relativeFrom="margin">
                  <wp:posOffset>4219443</wp:posOffset>
                </wp:positionH>
                <wp:positionV relativeFrom="paragraph">
                  <wp:posOffset>2158749</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46412CF" id="TextBox 4" o:spid="_x0000_s1031" type="#_x0000_t202" style="position:absolute;margin-left:332.25pt;margin-top:170pt;width:184.1pt;height:15.7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F8ADB2A" w14:textId="33E35E97" w:rsidR="003A525D" w:rsidRDefault="003A525D" w:rsidP="009E126D">
      <w:pPr>
        <w:spacing w:line="360" w:lineRule="auto"/>
        <w:textAlignment w:val="baseline"/>
        <w:rPr>
          <w:rFonts w:ascii="Arial" w:hAnsi="Arial" w:cs="Arial"/>
          <w:b/>
          <w:bCs/>
          <w:sz w:val="24"/>
          <w:szCs w:val="24"/>
        </w:rPr>
      </w:pPr>
    </w:p>
    <w:p w14:paraId="34B083EC" w14:textId="72C1CFFF" w:rsidR="00C62BA4" w:rsidRDefault="00C62BA4" w:rsidP="009E126D">
      <w:pPr>
        <w:spacing w:line="360" w:lineRule="auto"/>
        <w:textAlignment w:val="baseline"/>
        <w:rPr>
          <w:rFonts w:ascii="Arial" w:hAnsi="Arial" w:cs="Arial"/>
          <w:b/>
          <w:bCs/>
          <w:sz w:val="24"/>
          <w:szCs w:val="24"/>
        </w:rPr>
      </w:pPr>
    </w:p>
    <w:p w14:paraId="10554C9F" w14:textId="77777777" w:rsidR="00C62BA4" w:rsidRDefault="00C62BA4" w:rsidP="009E126D">
      <w:pPr>
        <w:spacing w:line="360" w:lineRule="auto"/>
        <w:textAlignment w:val="baseline"/>
        <w:rPr>
          <w:rFonts w:ascii="Arial" w:hAnsi="Arial" w:cs="Arial"/>
          <w:b/>
          <w:bCs/>
          <w:sz w:val="24"/>
          <w:szCs w:val="24"/>
        </w:rPr>
      </w:pPr>
    </w:p>
    <w:p w14:paraId="180EEE6B" w14:textId="6A0E3522" w:rsidR="00CB55FA" w:rsidRPr="005D2A6A" w:rsidDel="00160783" w:rsidRDefault="00C46EA7" w:rsidP="009E126D">
      <w:pPr>
        <w:spacing w:line="360" w:lineRule="auto"/>
        <w:textAlignment w:val="baseline"/>
        <w:rPr>
          <w:del w:id="39" w:author="Hardik Malhotra" w:date="2021-09-10T14:55:00Z"/>
          <w:rFonts w:ascii="Arial" w:hAnsi="Arial" w:cs="Arial"/>
          <w:b/>
          <w:bCs/>
          <w:sz w:val="24"/>
          <w:szCs w:val="24"/>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7008" behindDoc="0" locked="0" layoutInCell="1" allowOverlap="1" wp14:anchorId="45ABC02C" wp14:editId="678565EC">
                <wp:simplePos x="0" y="0"/>
                <wp:positionH relativeFrom="column">
                  <wp:posOffset>495300</wp:posOffset>
                </wp:positionH>
                <wp:positionV relativeFrom="paragraph">
                  <wp:posOffset>2179320</wp:posOffset>
                </wp:positionV>
                <wp:extent cx="1651000" cy="722630"/>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263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2" style="position:absolute;margin-left:39pt;margin-top:171.6pt;width:130pt;height:56.9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" filled="f" stroked="f" strokeweight="1pt">
                <v:textbox>
                  <w:txbxContent>
                    <w:p w14:paraId="434EE681" w14:textId="44EDCD30" w:rsidR="002B1111"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2015-2020</w:t>
                      </w:r>
                    </w:p>
                    <w:p w14:paraId="088A95DB" w14:textId="3618C1BA" w:rsidR="00E76080" w:rsidRPr="005D2A6A" w:rsidRDefault="00E76080" w:rsidP="002B1111">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color w:val="000000"/>
                          <w:kern w:val="24"/>
                          <w:sz w:val="20"/>
                          <w:szCs w:val="20"/>
                        </w:rPr>
                        <w:t xml:space="preserve">CAGR </w:t>
                      </w:r>
                    </w:p>
                    <w:p w14:paraId="47A3AB5B" w14:textId="0180B026"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sidRPr="005D2A6A">
                        <w:rPr>
                          <w:rFonts w:ascii="Arial" w:eastAsia="Verdana" w:hAnsi="Arial" w:cs="Arial"/>
                          <w:b/>
                          <w:bCs/>
                          <w:color w:val="000000"/>
                          <w:kern w:val="24"/>
                          <w:sz w:val="20"/>
                          <w:szCs w:val="20"/>
                        </w:rPr>
                        <w:t>1.7</w:t>
                      </w:r>
                      <w:r w:rsidR="001104D9" w:rsidRPr="005D2A6A">
                        <w:rPr>
                          <w:rFonts w:ascii="Arial" w:eastAsia="Verdana" w:hAnsi="Arial" w:cs="Arial"/>
                          <w:b/>
                          <w:bCs/>
                          <w:color w:val="000000"/>
                          <w:kern w:val="24"/>
                          <w:sz w:val="20"/>
                          <w:szCs w:val="20"/>
                        </w:rPr>
                        <w:t>7</w:t>
                      </w:r>
                      <w:r w:rsidRPr="005D2A6A">
                        <w:rPr>
                          <w:rFonts w:ascii="Arial" w:eastAsia="Verdana" w:hAnsi="Arial" w:cs="Arial"/>
                          <w:b/>
                          <w:bCs/>
                          <w:color w:val="000000"/>
                          <w:kern w:val="24"/>
                          <w:sz w:val="20"/>
                          <w:szCs w:val="20"/>
                        </w:rPr>
                        <w:t>% By Volume</w:t>
                      </w:r>
                    </w:p>
                  </w:txbxContent>
                </v:textbox>
              </v:rect>
            </w:pict>
          </mc:Fallback>
        </mc:AlternateContent>
      </w:r>
      <w:r w:rsidR="009E126D" w:rsidRPr="005D2A6A">
        <w:rPr>
          <w:rFonts w:ascii="Arial" w:hAnsi="Arial" w:cs="Arial"/>
          <w:b/>
          <w:bCs/>
          <w:sz w:val="24"/>
          <w:szCs w:val="24"/>
        </w:rPr>
        <w:t>Global Vinyl Ester Resin Demand, By Volume (Thousand Tonnes), 2015–2030F</w:t>
      </w:r>
    </w:p>
    <w:p w14:paraId="5789BBA2" w14:textId="47A6EE3B" w:rsidR="00E76080" w:rsidRPr="005D2A6A" w:rsidRDefault="002B1111" w:rsidP="005D2A6A">
      <w:pPr>
        <w:spacing w:after="0" w:line="360" w:lineRule="auto"/>
        <w:jc w:val="center"/>
        <w:textAlignment w:val="baseline"/>
        <w:rPr>
          <w:rFonts w:ascii="Arial" w:eastAsia="Verdana" w:hAnsi="Arial" w:cs="Arial"/>
          <w:b/>
          <w:bCs/>
          <w:color w:val="000000"/>
          <w:kern w:val="24"/>
          <w:sz w:val="20"/>
          <w:szCs w:val="20"/>
        </w:rPr>
      </w:pPr>
      <w:r w:rsidRPr="005D2A6A">
        <w:rPr>
          <w:rFonts w:ascii="Arial" w:eastAsia="Verdana" w:hAnsi="Arial" w:cs="Arial"/>
          <w:b/>
          <w:bCs/>
          <w:noProof/>
          <w:color w:val="000000"/>
          <w:kern w:val="24"/>
          <w:sz w:val="20"/>
          <w:szCs w:val="20"/>
        </w:rPr>
        <mc:AlternateContent>
          <mc:Choice Requires="wps">
            <w:drawing>
              <wp:anchor distT="0" distB="0" distL="114300" distR="114300" simplePos="0" relativeHeight="251949056" behindDoc="0" locked="0" layoutInCell="1" allowOverlap="1" wp14:anchorId="396EE325" wp14:editId="3E19422D">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3"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DpVVzg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E76080" w:rsidRPr="005D2A6A">
        <w:rPr>
          <w:rFonts w:ascii="Arial" w:eastAsia="Verdana" w:hAnsi="Arial" w:cs="Arial"/>
          <w:b/>
          <w:bCs/>
          <w:noProof/>
          <w:color w:val="000000"/>
          <w:kern w:val="24"/>
          <w:sz w:val="20"/>
          <w:szCs w:val="20"/>
        </w:rPr>
        <w:drawing>
          <wp:inline distT="0" distB="0" distL="0" distR="0" wp14:anchorId="494510BB" wp14:editId="62C1C1E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65AF13" w14:textId="77777777" w:rsidR="006E66C6" w:rsidRDefault="006E66C6" w:rsidP="007E7092">
      <w:pPr>
        <w:pStyle w:val="BodyText"/>
        <w:spacing w:before="162" w:line="360" w:lineRule="auto"/>
        <w:jc w:val="both"/>
        <w:rPr>
          <w:bCs/>
          <w:color w:val="000000" w:themeColor="text1"/>
          <w:lang w:val="en-IN"/>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D71943" w14:textId="7CD4B22F" w:rsidR="005D2A6A" w:rsidRDefault="005D2A6A" w:rsidP="007E7092">
      <w:pPr>
        <w:pStyle w:val="BodyText"/>
        <w:spacing w:before="162" w:line="360" w:lineRule="auto"/>
        <w:jc w:val="both"/>
        <w:rPr>
          <w:bCs/>
          <w:color w:val="000000" w:themeColor="text1"/>
        </w:rPr>
      </w:pPr>
    </w:p>
    <w:p w14:paraId="021033F6" w14:textId="2BCD04E4" w:rsidR="006E66C6" w:rsidRDefault="00064CBC" w:rsidP="0068477D">
      <w:pPr>
        <w:pStyle w:val="BodyText"/>
        <w:spacing w:before="162" w:line="480" w:lineRule="auto"/>
        <w:ind w:right="-90"/>
        <w:jc w:val="both"/>
        <w:rPr>
          <w:bCs/>
          <w:color w:val="000000" w:themeColor="text1"/>
        </w:rPr>
      </w:pPr>
      <w:r w:rsidRPr="002C67EF">
        <w:rPr>
          <w:bCs/>
          <w:noProof/>
          <w:color w:val="000000" w:themeColor="text1"/>
        </w:rPr>
        <mc:AlternateContent>
          <mc:Choice Requires="wps">
            <w:drawing>
              <wp:anchor distT="45720" distB="45720" distL="114300" distR="114300" simplePos="0" relativeHeight="252510208" behindDoc="0" locked="0" layoutInCell="1" allowOverlap="1" wp14:anchorId="0A73FBEC" wp14:editId="4DCC4D0E">
                <wp:simplePos x="0" y="0"/>
                <wp:positionH relativeFrom="column">
                  <wp:posOffset>-92710</wp:posOffset>
                </wp:positionH>
                <wp:positionV relativeFrom="paragraph">
                  <wp:posOffset>434975</wp:posOffset>
                </wp:positionV>
                <wp:extent cx="6543040" cy="2861945"/>
                <wp:effectExtent l="0" t="0" r="0" b="0"/>
                <wp:wrapSquare wrapText="bothSides"/>
                <wp:docPr id="2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2861945"/>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3FBEC" id="_x0000_s1034" type="#_x0000_t202" style="position:absolute;left:0;text-align:left;margin-left:-7.3pt;margin-top:34.25pt;width:515.2pt;height:225.3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" fillcolor="#2a4a85 [2148]" stroked="f">
                <v:fill color2="#8eaadb [1940]" rotate="t" angle="180" colors="0 #2a4b86;31457f #4a76c6;1 #8faadc" focus="100%" type="gradient"/>
                <v:textbox>
                  <w:txbxContent>
                    <w:p w14:paraId="51355461" w14:textId="77777777"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betterment of supply chain management and rising demand from various end user industries contributed to the increasing market for vinyl ester resin.</w:t>
                      </w:r>
                    </w:p>
                    <w:p w14:paraId="74254D42" w14:textId="145FC054" w:rsidR="00262FD4" w:rsidRPr="00905DCB" w:rsidRDefault="00262FD4" w:rsidP="00262FD4">
                      <w:pPr>
                        <w:pStyle w:val="ListParagraph"/>
                        <w:spacing w:line="360" w:lineRule="auto"/>
                        <w:ind w:left="720" w:firstLine="0"/>
                        <w:rPr>
                          <w:bCs/>
                          <w:color w:val="FFFFFF" w:themeColor="background1"/>
                          <w:sz w:val="24"/>
                          <w:szCs w:val="24"/>
                        </w:rPr>
                      </w:pPr>
                    </w:p>
                    <w:p w14:paraId="7DF863E0" w14:textId="55BC97BA" w:rsidR="00262FD4"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 xml:space="preserve">Companies have been noticing the rise in their revenue quarterly, especially through vinyl ester resin. INEOS Group and Hexion Inc. both witnessed the increase in revenues by 26% and 13%, respectively from Q1 2021 to Q2 2021. </w:t>
                      </w:r>
                    </w:p>
                    <w:p w14:paraId="3F1590F7" w14:textId="77777777" w:rsidR="00262FD4" w:rsidRPr="00905DCB" w:rsidRDefault="00262FD4" w:rsidP="00262FD4">
                      <w:pPr>
                        <w:pStyle w:val="ListParagraph"/>
                        <w:spacing w:line="360" w:lineRule="auto"/>
                        <w:ind w:left="720" w:firstLine="0"/>
                        <w:rPr>
                          <w:bCs/>
                          <w:color w:val="FFFFFF" w:themeColor="background1"/>
                          <w:sz w:val="24"/>
                          <w:szCs w:val="24"/>
                        </w:rPr>
                      </w:pPr>
                    </w:p>
                    <w:p w14:paraId="6BBAD4B2" w14:textId="0FC11968" w:rsidR="002C67EF" w:rsidRPr="00905DCB" w:rsidRDefault="00262FD4" w:rsidP="00F14E20">
                      <w:pPr>
                        <w:pStyle w:val="ListParagraph"/>
                        <w:numPr>
                          <w:ilvl w:val="0"/>
                          <w:numId w:val="3"/>
                        </w:numPr>
                        <w:spacing w:line="360" w:lineRule="auto"/>
                        <w:rPr>
                          <w:bCs/>
                          <w:color w:val="FFFFFF" w:themeColor="background1"/>
                          <w:sz w:val="24"/>
                          <w:szCs w:val="24"/>
                        </w:rPr>
                      </w:pPr>
                      <w:r w:rsidRPr="00905DCB">
                        <w:rPr>
                          <w:bCs/>
                          <w:color w:val="FFFFFF" w:themeColor="background1"/>
                          <w:sz w:val="24"/>
                          <w:szCs w:val="24"/>
                        </w:rPr>
                        <w:t>The Increase in demand is led by strong demand for excellent chemical and thermal resistant material in downstream applications such as semiconductor encapsulation, electronics and communication, construction, and automobile industries.</w:t>
                      </w:r>
                    </w:p>
                    <w:p w14:paraId="4E8B6383" w14:textId="77777777" w:rsidR="00262FD4" w:rsidRPr="00905DCB" w:rsidRDefault="00262FD4">
                      <w:pPr>
                        <w:rPr>
                          <w:bCs/>
                          <w:color w:val="FFFFFF" w:themeColor="background1"/>
                          <w:sz w:val="24"/>
                          <w:szCs w:val="24"/>
                        </w:rPr>
                      </w:pPr>
                    </w:p>
                    <w:p w14:paraId="5EA5A862" w14:textId="184C15A0" w:rsidR="00262FD4" w:rsidRPr="00905DCB" w:rsidRDefault="00262FD4">
                      <w:pPr>
                        <w:rPr>
                          <w:bCs/>
                          <w:color w:val="FFFFFF" w:themeColor="background1"/>
                        </w:rPr>
                      </w:pPr>
                    </w:p>
                    <w:p w14:paraId="39E64FE0" w14:textId="6EC242FB" w:rsidR="00262FD4" w:rsidRPr="00905DCB" w:rsidRDefault="00262FD4">
                      <w:pPr>
                        <w:rPr>
                          <w:color w:val="FFFFFF" w:themeColor="background1"/>
                        </w:rPr>
                      </w:pPr>
                      <w:r w:rsidRPr="00905DCB">
                        <w:rPr>
                          <w:bCs/>
                          <w:color w:val="FFFFFF" w:themeColor="background1"/>
                        </w:rPr>
                        <w:t>The Increase in demand is led by strong demand for excellent chemical and thermal resistant material in downstream applications such as semiconductor encapsulation, electronics and communication, construction, and automobile industries</w:t>
                      </w:r>
                    </w:p>
                  </w:txbxContent>
                </v:textbox>
                <w10:wrap type="square"/>
              </v:shape>
            </w:pict>
          </mc:Fallback>
        </mc:AlternateContent>
      </w:r>
    </w:p>
    <w:p w14:paraId="043B3014" w14:textId="77777777" w:rsidR="00262FD4" w:rsidRDefault="00262FD4" w:rsidP="0068477D">
      <w:pPr>
        <w:pStyle w:val="BodyText"/>
        <w:spacing w:before="162" w:line="480" w:lineRule="auto"/>
        <w:ind w:right="-90"/>
        <w:jc w:val="both"/>
        <w:rPr>
          <w:bCs/>
          <w:color w:val="000000" w:themeColor="text1"/>
        </w:rPr>
      </w:pPr>
    </w:p>
    <w:p w14:paraId="238050B9" w14:textId="77777777" w:rsidR="00262FD4" w:rsidRDefault="00262FD4" w:rsidP="0068477D">
      <w:pPr>
        <w:pStyle w:val="BodyText"/>
        <w:spacing w:before="162" w:line="480" w:lineRule="auto"/>
        <w:ind w:right="-90"/>
        <w:jc w:val="both"/>
        <w:rPr>
          <w:bCs/>
          <w:color w:val="000000" w:themeColor="text1"/>
        </w:rPr>
      </w:pPr>
    </w:p>
    <w:p w14:paraId="155BFA0C" w14:textId="77777777" w:rsidR="00262FD4" w:rsidRDefault="00262FD4" w:rsidP="0068477D">
      <w:pPr>
        <w:pStyle w:val="BodyText"/>
        <w:spacing w:before="162" w:line="480" w:lineRule="auto"/>
        <w:ind w:right="-90"/>
        <w:jc w:val="both"/>
        <w:rPr>
          <w:bCs/>
          <w:color w:val="000000" w:themeColor="text1"/>
        </w:rPr>
      </w:pPr>
    </w:p>
    <w:p w14:paraId="5FAC2F97" w14:textId="722876A1" w:rsidR="00262FD4" w:rsidRDefault="00262FD4" w:rsidP="0068477D">
      <w:pPr>
        <w:pStyle w:val="BodyText"/>
        <w:spacing w:before="162" w:line="480" w:lineRule="auto"/>
        <w:ind w:right="-90"/>
        <w:jc w:val="both"/>
        <w:rPr>
          <w:bCs/>
          <w:color w:val="000000" w:themeColor="text1"/>
        </w:rPr>
        <w:sectPr w:rsidR="00262FD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C541EC4" w14:textId="77777777" w:rsidR="0022743F" w:rsidRDefault="0022743F" w:rsidP="005D2A6A">
      <w:pPr>
        <w:rPr>
          <w:rFonts w:ascii="Arial" w:hAnsi="Arial" w:cs="Arial"/>
          <w:b/>
          <w:bCs/>
          <w:sz w:val="24"/>
          <w:szCs w:val="24"/>
        </w:rPr>
      </w:pPr>
    </w:p>
    <w:p w14:paraId="3B2616FA" w14:textId="77777777" w:rsidR="0022743F" w:rsidRDefault="0022743F" w:rsidP="005D2A6A">
      <w:pPr>
        <w:rPr>
          <w:rFonts w:ascii="Arial" w:hAnsi="Arial" w:cs="Arial"/>
          <w:b/>
          <w:bCs/>
          <w:sz w:val="24"/>
          <w:szCs w:val="24"/>
        </w:rPr>
      </w:pPr>
    </w:p>
    <w:p w14:paraId="08A580C7" w14:textId="222D33B9" w:rsidR="0068477D" w:rsidRPr="005D2A6A" w:rsidRDefault="009E126D" w:rsidP="005D2A6A">
      <w:pPr>
        <w:rPr>
          <w:rFonts w:ascii="Arial" w:hAnsi="Arial" w:cs="Arial"/>
          <w:b/>
          <w:bCs/>
          <w:sz w:val="24"/>
          <w:szCs w:val="24"/>
        </w:rPr>
      </w:pPr>
      <w:r w:rsidRPr="005D2A6A">
        <w:rPr>
          <w:rFonts w:ascii="Arial" w:hAnsi="Arial" w:cs="Arial"/>
          <w:b/>
          <w:bCs/>
          <w:sz w:val="24"/>
          <w:szCs w:val="24"/>
        </w:rPr>
        <w:t>3.1.1. Capacity By Company</w:t>
      </w:r>
    </w:p>
    <w:p w14:paraId="5EBCDAA4" w14:textId="63EA3D63" w:rsidR="00F9062E" w:rsidRPr="005D2A6A" w:rsidRDefault="009E126D" w:rsidP="005D2A6A">
      <w:pPr>
        <w:rPr>
          <w:rFonts w:ascii="Arial" w:hAnsi="Arial" w:cs="Arial"/>
          <w:b/>
          <w:bCs/>
          <w:sz w:val="24"/>
          <w:szCs w:val="24"/>
        </w:rPr>
      </w:pPr>
      <w:r w:rsidRPr="005D2A6A">
        <w:rPr>
          <w:rFonts w:ascii="Arial" w:hAnsi="Arial" w:cs="Arial"/>
          <w:b/>
          <w:bCs/>
          <w:sz w:val="24"/>
          <w:szCs w:val="24"/>
        </w:rPr>
        <w:t xml:space="preserve">Global Vinyl Ester Resin Capacity, By Company (Thousand Tonnes), 2015-2030F </w:t>
      </w:r>
    </w:p>
    <w:tbl>
      <w:tblPr>
        <w:tblW w:w="10289" w:type="dxa"/>
        <w:tblLook w:val="04A0" w:firstRow="1" w:lastRow="0" w:firstColumn="1" w:lastColumn="0" w:noHBand="0" w:noVBand="1"/>
      </w:tblPr>
      <w:tblGrid>
        <w:gridCol w:w="3604"/>
        <w:gridCol w:w="1611"/>
        <w:gridCol w:w="1350"/>
        <w:gridCol w:w="1215"/>
        <w:gridCol w:w="841"/>
        <w:gridCol w:w="833"/>
        <w:gridCol w:w="835"/>
      </w:tblGrid>
      <w:tr w:rsidR="00B60EF0" w:rsidRPr="00B60EF0" w14:paraId="63D4D14C" w14:textId="77777777" w:rsidTr="00B60EF0">
        <w:trPr>
          <w:trHeight w:val="301"/>
        </w:trPr>
        <w:tc>
          <w:tcPr>
            <w:tcW w:w="3604" w:type="dxa"/>
            <w:vMerge w:val="restart"/>
            <w:tcBorders>
              <w:top w:val="single" w:sz="4" w:space="0" w:color="auto"/>
              <w:left w:val="single" w:sz="4" w:space="0" w:color="auto"/>
              <w:right w:val="single" w:sz="4" w:space="0" w:color="auto"/>
            </w:tcBorders>
            <w:shd w:val="clear" w:color="auto" w:fill="C00000"/>
            <w:noWrap/>
            <w:vAlign w:val="bottom"/>
            <w:hideMark/>
          </w:tcPr>
          <w:p w14:paraId="6A06EDC8"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Company</w:t>
            </w:r>
          </w:p>
          <w:p w14:paraId="08F25DBC" w14:textId="26DD0EA3"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6685" w:type="dxa"/>
            <w:gridSpan w:val="6"/>
            <w:tcBorders>
              <w:top w:val="single" w:sz="4" w:space="0" w:color="auto"/>
              <w:left w:val="nil"/>
              <w:bottom w:val="single" w:sz="4" w:space="0" w:color="auto"/>
              <w:right w:val="single" w:sz="4" w:space="0" w:color="auto"/>
            </w:tcBorders>
            <w:shd w:val="clear" w:color="auto" w:fill="C00000"/>
            <w:noWrap/>
            <w:vAlign w:val="bottom"/>
            <w:hideMark/>
          </w:tcPr>
          <w:p w14:paraId="5502B489" w14:textId="77777777" w:rsidR="00B60EF0" w:rsidRPr="00B60EF0" w:rsidRDefault="00B60EF0" w:rsidP="00B60EF0">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Capacity</w:t>
            </w:r>
          </w:p>
        </w:tc>
      </w:tr>
      <w:tr w:rsidR="00B60EF0" w:rsidRPr="00B60EF0" w14:paraId="7C75E545" w14:textId="77777777" w:rsidTr="00B46B4C">
        <w:trPr>
          <w:trHeight w:val="301"/>
        </w:trPr>
        <w:tc>
          <w:tcPr>
            <w:tcW w:w="3604" w:type="dxa"/>
            <w:vMerge/>
            <w:tcBorders>
              <w:left w:val="single" w:sz="4" w:space="0" w:color="auto"/>
              <w:bottom w:val="single" w:sz="4" w:space="0" w:color="auto"/>
              <w:right w:val="single" w:sz="4" w:space="0" w:color="auto"/>
            </w:tcBorders>
            <w:shd w:val="clear" w:color="auto" w:fill="C00000"/>
            <w:noWrap/>
            <w:vAlign w:val="bottom"/>
            <w:hideMark/>
          </w:tcPr>
          <w:p w14:paraId="766E2F2A" w14:textId="070F1E38" w:rsidR="00B60EF0" w:rsidRPr="00B60EF0" w:rsidRDefault="00B60EF0" w:rsidP="00B60EF0">
            <w:pPr>
              <w:spacing w:after="0" w:line="240" w:lineRule="auto"/>
              <w:rPr>
                <w:rFonts w:ascii="Calibri" w:eastAsia="Times New Roman" w:hAnsi="Calibri" w:cs="Times New Roman"/>
                <w:color w:val="FFFFFF" w:themeColor="background1"/>
                <w:lang w:val="en-US"/>
              </w:rPr>
            </w:pPr>
          </w:p>
        </w:tc>
        <w:tc>
          <w:tcPr>
            <w:tcW w:w="1611" w:type="dxa"/>
            <w:tcBorders>
              <w:top w:val="nil"/>
              <w:left w:val="nil"/>
              <w:bottom w:val="single" w:sz="4" w:space="0" w:color="auto"/>
              <w:right w:val="single" w:sz="4" w:space="0" w:color="auto"/>
            </w:tcBorders>
            <w:shd w:val="clear" w:color="auto" w:fill="C00000"/>
            <w:noWrap/>
            <w:vAlign w:val="bottom"/>
            <w:hideMark/>
          </w:tcPr>
          <w:p w14:paraId="7C14674C" w14:textId="77777777" w:rsidR="00B60EF0" w:rsidRPr="00B60EF0" w:rsidRDefault="00B60EF0" w:rsidP="00B60EF0">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Location</w:t>
            </w:r>
          </w:p>
        </w:tc>
        <w:tc>
          <w:tcPr>
            <w:tcW w:w="1350" w:type="dxa"/>
            <w:tcBorders>
              <w:top w:val="nil"/>
              <w:left w:val="nil"/>
              <w:bottom w:val="single" w:sz="4" w:space="0" w:color="auto"/>
              <w:right w:val="single" w:sz="4" w:space="0" w:color="auto"/>
            </w:tcBorders>
            <w:shd w:val="clear" w:color="auto" w:fill="C00000"/>
            <w:noWrap/>
            <w:vAlign w:val="bottom"/>
            <w:hideMark/>
          </w:tcPr>
          <w:p w14:paraId="35CBD75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2015</w:t>
            </w:r>
          </w:p>
        </w:tc>
        <w:tc>
          <w:tcPr>
            <w:tcW w:w="1215" w:type="dxa"/>
            <w:tcBorders>
              <w:top w:val="nil"/>
              <w:left w:val="nil"/>
              <w:bottom w:val="single" w:sz="4" w:space="0" w:color="auto"/>
              <w:right w:val="single" w:sz="4" w:space="0" w:color="auto"/>
            </w:tcBorders>
            <w:shd w:val="clear" w:color="auto" w:fill="C00000"/>
            <w:noWrap/>
            <w:vAlign w:val="bottom"/>
            <w:hideMark/>
          </w:tcPr>
          <w:p w14:paraId="68118490"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2020</w:t>
            </w:r>
          </w:p>
        </w:tc>
        <w:tc>
          <w:tcPr>
            <w:tcW w:w="841" w:type="dxa"/>
            <w:tcBorders>
              <w:top w:val="nil"/>
              <w:left w:val="nil"/>
              <w:bottom w:val="single" w:sz="4" w:space="0" w:color="auto"/>
              <w:right w:val="single" w:sz="4" w:space="0" w:color="auto"/>
            </w:tcBorders>
            <w:shd w:val="clear" w:color="auto" w:fill="C00000"/>
            <w:noWrap/>
            <w:vAlign w:val="bottom"/>
            <w:hideMark/>
          </w:tcPr>
          <w:p w14:paraId="03178599"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2021E</w:t>
            </w:r>
          </w:p>
        </w:tc>
        <w:tc>
          <w:tcPr>
            <w:tcW w:w="833" w:type="dxa"/>
            <w:tcBorders>
              <w:top w:val="nil"/>
              <w:left w:val="nil"/>
              <w:bottom w:val="single" w:sz="4" w:space="0" w:color="auto"/>
              <w:right w:val="single" w:sz="4" w:space="0" w:color="auto"/>
            </w:tcBorders>
            <w:shd w:val="clear" w:color="auto" w:fill="C00000"/>
            <w:noWrap/>
            <w:vAlign w:val="bottom"/>
            <w:hideMark/>
          </w:tcPr>
          <w:p w14:paraId="386CE6AB"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2025F</w:t>
            </w:r>
          </w:p>
        </w:tc>
        <w:tc>
          <w:tcPr>
            <w:tcW w:w="835" w:type="dxa"/>
            <w:tcBorders>
              <w:top w:val="nil"/>
              <w:left w:val="nil"/>
              <w:bottom w:val="single" w:sz="4" w:space="0" w:color="auto"/>
              <w:right w:val="single" w:sz="4" w:space="0" w:color="auto"/>
            </w:tcBorders>
            <w:shd w:val="clear" w:color="auto" w:fill="C00000"/>
            <w:noWrap/>
            <w:vAlign w:val="bottom"/>
            <w:hideMark/>
          </w:tcPr>
          <w:p w14:paraId="44DA0EC8" w14:textId="77777777" w:rsidR="00B60EF0" w:rsidRPr="00B60EF0" w:rsidRDefault="00B60EF0" w:rsidP="00B46B4C">
            <w:pPr>
              <w:spacing w:after="0" w:line="240" w:lineRule="auto"/>
              <w:jc w:val="center"/>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2030F</w:t>
            </w:r>
          </w:p>
        </w:tc>
      </w:tr>
      <w:tr w:rsidR="00B46B4C" w:rsidRPr="00B60EF0" w14:paraId="48FE4B4B" w14:textId="77777777" w:rsidTr="00332E9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48F6C198"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AOC Resins</w:t>
            </w:r>
          </w:p>
          <w:p w14:paraId="3D6DCB8C"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51E9875E" w14:textId="38267FD8"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FB125E"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68FC653B" w14:textId="722D9E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1215" w:type="dxa"/>
            <w:tcBorders>
              <w:top w:val="nil"/>
              <w:left w:val="nil"/>
              <w:bottom w:val="single" w:sz="4" w:space="0" w:color="auto"/>
              <w:right w:val="single" w:sz="4" w:space="0" w:color="auto"/>
            </w:tcBorders>
            <w:shd w:val="clear" w:color="auto" w:fill="auto"/>
            <w:noWrap/>
            <w:vAlign w:val="bottom"/>
            <w:hideMark/>
          </w:tcPr>
          <w:p w14:paraId="35C47468" w14:textId="49044F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4CB289CE" w14:textId="59B209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85D7D5F" w14:textId="6CFC65A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59FA80A" w14:textId="3AD60B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6EB755D" w14:textId="77777777" w:rsidTr="00332E96">
        <w:trPr>
          <w:trHeight w:val="301"/>
        </w:trPr>
        <w:tc>
          <w:tcPr>
            <w:tcW w:w="3604" w:type="dxa"/>
            <w:vMerge/>
            <w:tcBorders>
              <w:left w:val="single" w:sz="4" w:space="0" w:color="auto"/>
              <w:right w:val="single" w:sz="4" w:space="0" w:color="auto"/>
            </w:tcBorders>
            <w:shd w:val="clear" w:color="auto" w:fill="auto"/>
            <w:noWrap/>
            <w:vAlign w:val="bottom"/>
            <w:hideMark/>
          </w:tcPr>
          <w:p w14:paraId="5E9B56E8" w14:textId="53E6667E"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861FA3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Switzerland</w:t>
            </w:r>
          </w:p>
        </w:tc>
        <w:tc>
          <w:tcPr>
            <w:tcW w:w="1350" w:type="dxa"/>
            <w:tcBorders>
              <w:top w:val="nil"/>
              <w:left w:val="nil"/>
              <w:bottom w:val="single" w:sz="4" w:space="0" w:color="auto"/>
              <w:right w:val="single" w:sz="4" w:space="0" w:color="auto"/>
            </w:tcBorders>
            <w:shd w:val="clear" w:color="auto" w:fill="auto"/>
            <w:noWrap/>
            <w:vAlign w:val="bottom"/>
            <w:hideMark/>
          </w:tcPr>
          <w:p w14:paraId="31C9EEF2" w14:textId="5A3AA4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2AE08C43" w14:textId="4BF82D0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0371B1B9" w14:textId="64BE95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3BBBAF58" w14:textId="359094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2A429218" w14:textId="5E7174D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451D95C4" w14:textId="77777777" w:rsidTr="00332E9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202580A" w14:textId="32AF387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EF836A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3554EEE" w14:textId="38A2042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1AC1C506" w14:textId="4D6627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16B03260" w14:textId="0EBA35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00895363" w14:textId="5B55A71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2F50AD85" w14:textId="5C3F44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51C23CEE" w14:textId="77777777" w:rsidTr="00D467F3">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F83922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INEOS Composites</w:t>
            </w:r>
          </w:p>
          <w:p w14:paraId="1589B1C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1B076C5D" w14:textId="5E7655E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06D4FA0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38810D8" w14:textId="028B009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05FAFA73" w14:textId="3D266B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41" w:type="dxa"/>
            <w:tcBorders>
              <w:top w:val="nil"/>
              <w:left w:val="nil"/>
              <w:bottom w:val="single" w:sz="4" w:space="0" w:color="auto"/>
              <w:right w:val="single" w:sz="4" w:space="0" w:color="auto"/>
            </w:tcBorders>
            <w:shd w:val="clear" w:color="auto" w:fill="auto"/>
            <w:noWrap/>
            <w:vAlign w:val="bottom"/>
            <w:hideMark/>
          </w:tcPr>
          <w:p w14:paraId="0866C84D" w14:textId="7D6DA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A1EE020" w14:textId="22AD3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3D8927A2" w14:textId="4CDC153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4925E091" w14:textId="77777777" w:rsidTr="00D467F3">
        <w:trPr>
          <w:trHeight w:val="301"/>
        </w:trPr>
        <w:tc>
          <w:tcPr>
            <w:tcW w:w="3604" w:type="dxa"/>
            <w:vMerge/>
            <w:tcBorders>
              <w:left w:val="single" w:sz="4" w:space="0" w:color="auto"/>
              <w:right w:val="single" w:sz="4" w:space="0" w:color="auto"/>
            </w:tcBorders>
            <w:shd w:val="clear" w:color="auto" w:fill="auto"/>
            <w:noWrap/>
            <w:vAlign w:val="bottom"/>
            <w:hideMark/>
          </w:tcPr>
          <w:p w14:paraId="23A85074" w14:textId="20CE258F"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B232B64"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5F44461C" w14:textId="233122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1215" w:type="dxa"/>
            <w:tcBorders>
              <w:top w:val="nil"/>
              <w:left w:val="nil"/>
              <w:bottom w:val="single" w:sz="4" w:space="0" w:color="auto"/>
              <w:right w:val="single" w:sz="4" w:space="0" w:color="auto"/>
            </w:tcBorders>
            <w:shd w:val="clear" w:color="auto" w:fill="auto"/>
            <w:noWrap/>
            <w:vAlign w:val="bottom"/>
            <w:hideMark/>
          </w:tcPr>
          <w:p w14:paraId="59429582" w14:textId="5631343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6A6E874C" w14:textId="4BAA9AC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2D495E1B" w14:textId="7DE534A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2ABF012" w14:textId="0FBCBB9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0FD5FFB4" w14:textId="77777777" w:rsidTr="00D467F3">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4D250898" w14:textId="19560C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0C79AF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2490D737" w14:textId="70CC4A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1215" w:type="dxa"/>
            <w:tcBorders>
              <w:top w:val="nil"/>
              <w:left w:val="nil"/>
              <w:bottom w:val="single" w:sz="4" w:space="0" w:color="auto"/>
              <w:right w:val="single" w:sz="4" w:space="0" w:color="auto"/>
            </w:tcBorders>
            <w:shd w:val="clear" w:color="auto" w:fill="auto"/>
            <w:noWrap/>
            <w:vAlign w:val="bottom"/>
            <w:hideMark/>
          </w:tcPr>
          <w:p w14:paraId="639D1885" w14:textId="07F4C1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41" w:type="dxa"/>
            <w:tcBorders>
              <w:top w:val="nil"/>
              <w:left w:val="nil"/>
              <w:bottom w:val="single" w:sz="4" w:space="0" w:color="auto"/>
              <w:right w:val="single" w:sz="4" w:space="0" w:color="auto"/>
            </w:tcBorders>
            <w:shd w:val="clear" w:color="auto" w:fill="auto"/>
            <w:noWrap/>
            <w:vAlign w:val="bottom"/>
            <w:hideMark/>
          </w:tcPr>
          <w:p w14:paraId="1CC2815B" w14:textId="2D7DAC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3" w:type="dxa"/>
            <w:tcBorders>
              <w:top w:val="nil"/>
              <w:left w:val="nil"/>
              <w:bottom w:val="single" w:sz="4" w:space="0" w:color="auto"/>
              <w:right w:val="single" w:sz="4" w:space="0" w:color="auto"/>
            </w:tcBorders>
            <w:shd w:val="clear" w:color="auto" w:fill="auto"/>
            <w:noWrap/>
            <w:vAlign w:val="bottom"/>
            <w:hideMark/>
          </w:tcPr>
          <w:p w14:paraId="6CE94E22" w14:textId="7DF0FA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c>
          <w:tcPr>
            <w:tcW w:w="835" w:type="dxa"/>
            <w:tcBorders>
              <w:top w:val="nil"/>
              <w:left w:val="nil"/>
              <w:bottom w:val="single" w:sz="4" w:space="0" w:color="auto"/>
              <w:right w:val="single" w:sz="4" w:space="0" w:color="auto"/>
            </w:tcBorders>
            <w:shd w:val="clear" w:color="auto" w:fill="auto"/>
            <w:noWrap/>
            <w:vAlign w:val="bottom"/>
            <w:hideMark/>
          </w:tcPr>
          <w:p w14:paraId="4D675288" w14:textId="21D94B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85.0</w:t>
            </w:r>
          </w:p>
        </w:tc>
      </w:tr>
      <w:tr w:rsidR="00B46B4C" w:rsidRPr="00B60EF0" w14:paraId="611DCC27"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FBF5D2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Swancor</w:t>
            </w:r>
            <w:proofErr w:type="spellEnd"/>
            <w:r w:rsidRPr="00B60EF0">
              <w:rPr>
                <w:rFonts w:ascii="Calibri" w:eastAsia="Times New Roman" w:hAnsi="Calibri" w:cs="Times New Roman"/>
                <w:color w:val="000000"/>
                <w:lang w:val="en-US"/>
              </w:rPr>
              <w:t xml:space="preserve"> Holding Co., LTD.</w:t>
            </w:r>
          </w:p>
        </w:tc>
        <w:tc>
          <w:tcPr>
            <w:tcW w:w="1611" w:type="dxa"/>
            <w:tcBorders>
              <w:top w:val="nil"/>
              <w:left w:val="nil"/>
              <w:bottom w:val="single" w:sz="4" w:space="0" w:color="auto"/>
              <w:right w:val="single" w:sz="4" w:space="0" w:color="auto"/>
            </w:tcBorders>
            <w:shd w:val="clear" w:color="auto" w:fill="auto"/>
            <w:noWrap/>
            <w:vAlign w:val="bottom"/>
            <w:hideMark/>
          </w:tcPr>
          <w:p w14:paraId="0B64926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C525ED4" w14:textId="6B21EE0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60.0</w:t>
            </w:r>
          </w:p>
        </w:tc>
        <w:tc>
          <w:tcPr>
            <w:tcW w:w="1215" w:type="dxa"/>
            <w:tcBorders>
              <w:top w:val="nil"/>
              <w:left w:val="nil"/>
              <w:bottom w:val="single" w:sz="4" w:space="0" w:color="auto"/>
              <w:right w:val="single" w:sz="4" w:space="0" w:color="auto"/>
            </w:tcBorders>
            <w:shd w:val="clear" w:color="auto" w:fill="auto"/>
            <w:noWrap/>
            <w:vAlign w:val="bottom"/>
            <w:hideMark/>
          </w:tcPr>
          <w:p w14:paraId="6F0CAED3" w14:textId="5331BE1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41" w:type="dxa"/>
            <w:tcBorders>
              <w:top w:val="nil"/>
              <w:left w:val="nil"/>
              <w:bottom w:val="single" w:sz="4" w:space="0" w:color="auto"/>
              <w:right w:val="single" w:sz="4" w:space="0" w:color="auto"/>
            </w:tcBorders>
            <w:shd w:val="clear" w:color="auto" w:fill="auto"/>
            <w:noWrap/>
            <w:vAlign w:val="bottom"/>
            <w:hideMark/>
          </w:tcPr>
          <w:p w14:paraId="549BBD40" w14:textId="15C792B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3" w:type="dxa"/>
            <w:tcBorders>
              <w:top w:val="nil"/>
              <w:left w:val="nil"/>
              <w:bottom w:val="single" w:sz="4" w:space="0" w:color="auto"/>
              <w:right w:val="single" w:sz="4" w:space="0" w:color="auto"/>
            </w:tcBorders>
            <w:shd w:val="clear" w:color="auto" w:fill="auto"/>
            <w:noWrap/>
            <w:vAlign w:val="bottom"/>
            <w:hideMark/>
          </w:tcPr>
          <w:p w14:paraId="75B82FF7" w14:textId="5260828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c>
          <w:tcPr>
            <w:tcW w:w="835" w:type="dxa"/>
            <w:tcBorders>
              <w:top w:val="nil"/>
              <w:left w:val="nil"/>
              <w:bottom w:val="single" w:sz="4" w:space="0" w:color="auto"/>
              <w:right w:val="single" w:sz="4" w:space="0" w:color="auto"/>
            </w:tcBorders>
            <w:shd w:val="clear" w:color="auto" w:fill="auto"/>
            <w:noWrap/>
            <w:vAlign w:val="bottom"/>
            <w:hideMark/>
          </w:tcPr>
          <w:p w14:paraId="36151044" w14:textId="59BA7B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70.0</w:t>
            </w:r>
          </w:p>
        </w:tc>
      </w:tr>
      <w:tr w:rsidR="00B46B4C" w:rsidRPr="00B60EF0" w14:paraId="3BDD24A9" w14:textId="77777777" w:rsidTr="003A3B8B">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22ACE0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Showa Denko K.K.</w:t>
            </w:r>
          </w:p>
          <w:p w14:paraId="3F2F67B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F2DF0FF" w14:textId="18ABC58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083580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9D3F162" w14:textId="57B29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12E02056" w14:textId="5FDDADD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B452DA7" w14:textId="184139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3" w:type="dxa"/>
            <w:tcBorders>
              <w:top w:val="nil"/>
              <w:left w:val="nil"/>
              <w:bottom w:val="single" w:sz="4" w:space="0" w:color="auto"/>
              <w:right w:val="single" w:sz="4" w:space="0" w:color="auto"/>
            </w:tcBorders>
            <w:shd w:val="clear" w:color="auto" w:fill="auto"/>
            <w:noWrap/>
            <w:vAlign w:val="bottom"/>
            <w:hideMark/>
          </w:tcPr>
          <w:p w14:paraId="67F53229" w14:textId="4CA3E0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c>
          <w:tcPr>
            <w:tcW w:w="835" w:type="dxa"/>
            <w:tcBorders>
              <w:top w:val="nil"/>
              <w:left w:val="nil"/>
              <w:bottom w:val="single" w:sz="4" w:space="0" w:color="auto"/>
              <w:right w:val="single" w:sz="4" w:space="0" w:color="auto"/>
            </w:tcBorders>
            <w:shd w:val="clear" w:color="auto" w:fill="auto"/>
            <w:noWrap/>
            <w:vAlign w:val="bottom"/>
            <w:hideMark/>
          </w:tcPr>
          <w:p w14:paraId="44924E93" w14:textId="5480DC6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50.0</w:t>
            </w:r>
          </w:p>
        </w:tc>
      </w:tr>
      <w:tr w:rsidR="00B46B4C" w:rsidRPr="00B60EF0" w14:paraId="33E30856" w14:textId="77777777" w:rsidTr="003A3B8B">
        <w:trPr>
          <w:trHeight w:val="301"/>
        </w:trPr>
        <w:tc>
          <w:tcPr>
            <w:tcW w:w="3604" w:type="dxa"/>
            <w:vMerge/>
            <w:tcBorders>
              <w:left w:val="single" w:sz="4" w:space="0" w:color="auto"/>
              <w:right w:val="single" w:sz="4" w:space="0" w:color="auto"/>
            </w:tcBorders>
            <w:shd w:val="clear" w:color="auto" w:fill="auto"/>
            <w:noWrap/>
            <w:vAlign w:val="bottom"/>
            <w:hideMark/>
          </w:tcPr>
          <w:p w14:paraId="2DD43745" w14:textId="56331EA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1591DAB"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12D40D87" w14:textId="40A4BD8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C17B6CD" w14:textId="36BDE68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64CCD09B" w14:textId="143B22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06BA726" w14:textId="3EC645C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CF8124D" w14:textId="6D0F2B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97BE8E0" w14:textId="77777777" w:rsidTr="003A3B8B">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27C3A874" w14:textId="52EDB45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822427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Singapore</w:t>
            </w:r>
          </w:p>
        </w:tc>
        <w:tc>
          <w:tcPr>
            <w:tcW w:w="1350" w:type="dxa"/>
            <w:tcBorders>
              <w:top w:val="nil"/>
              <w:left w:val="nil"/>
              <w:bottom w:val="single" w:sz="4" w:space="0" w:color="auto"/>
              <w:right w:val="single" w:sz="4" w:space="0" w:color="auto"/>
            </w:tcBorders>
            <w:shd w:val="clear" w:color="auto" w:fill="auto"/>
            <w:noWrap/>
            <w:vAlign w:val="bottom"/>
            <w:hideMark/>
          </w:tcPr>
          <w:p w14:paraId="755D4870" w14:textId="08D6D30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6B0F623" w14:textId="1BAA11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DDF6386" w14:textId="16A2A93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1DF9D81C" w14:textId="7FDC251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14E46824" w14:textId="7CA9BF6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54B15432" w14:textId="77777777" w:rsidTr="008B5E84">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FBAD26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Scott Bader Company Ltd.</w:t>
            </w:r>
          </w:p>
          <w:p w14:paraId="3D25A9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41A18AE7" w14:textId="68D830BC"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6D5A9C3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France</w:t>
            </w:r>
          </w:p>
        </w:tc>
        <w:tc>
          <w:tcPr>
            <w:tcW w:w="1350" w:type="dxa"/>
            <w:tcBorders>
              <w:top w:val="nil"/>
              <w:left w:val="nil"/>
              <w:bottom w:val="single" w:sz="4" w:space="0" w:color="auto"/>
              <w:right w:val="single" w:sz="4" w:space="0" w:color="auto"/>
            </w:tcBorders>
            <w:shd w:val="clear" w:color="auto" w:fill="auto"/>
            <w:noWrap/>
            <w:vAlign w:val="bottom"/>
            <w:hideMark/>
          </w:tcPr>
          <w:p w14:paraId="482854E1" w14:textId="7CB6D3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4E4D26A9" w14:textId="5E6A04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00D102F5" w14:textId="5BC5C0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6D6B1125" w14:textId="25619B5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3F7DB5B9" w14:textId="4A235F8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D608B91" w14:textId="77777777" w:rsidTr="008B5E84">
        <w:trPr>
          <w:trHeight w:val="301"/>
        </w:trPr>
        <w:tc>
          <w:tcPr>
            <w:tcW w:w="3604" w:type="dxa"/>
            <w:vMerge/>
            <w:tcBorders>
              <w:left w:val="single" w:sz="4" w:space="0" w:color="auto"/>
              <w:right w:val="single" w:sz="4" w:space="0" w:color="auto"/>
            </w:tcBorders>
            <w:shd w:val="clear" w:color="auto" w:fill="auto"/>
            <w:noWrap/>
            <w:vAlign w:val="bottom"/>
            <w:hideMark/>
          </w:tcPr>
          <w:p w14:paraId="31F7E1C6" w14:textId="0DAEA349"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D9D3A1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Kingdom</w:t>
            </w:r>
          </w:p>
        </w:tc>
        <w:tc>
          <w:tcPr>
            <w:tcW w:w="1350" w:type="dxa"/>
            <w:tcBorders>
              <w:top w:val="nil"/>
              <w:left w:val="nil"/>
              <w:bottom w:val="single" w:sz="4" w:space="0" w:color="auto"/>
              <w:right w:val="single" w:sz="4" w:space="0" w:color="auto"/>
            </w:tcBorders>
            <w:shd w:val="clear" w:color="auto" w:fill="auto"/>
            <w:noWrap/>
            <w:vAlign w:val="bottom"/>
            <w:hideMark/>
          </w:tcPr>
          <w:p w14:paraId="63C9E03D" w14:textId="2F3FA64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2AC6F3B" w14:textId="7970CFC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3C3419ED" w14:textId="41D0457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5D37DBA" w14:textId="142408E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0D8B203D" w14:textId="4B15C2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3885FCF5" w14:textId="77777777" w:rsidTr="008B5E84">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BD7177C" w14:textId="731C2B7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5ACD9C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United Arab Emirates</w:t>
            </w:r>
          </w:p>
        </w:tc>
        <w:tc>
          <w:tcPr>
            <w:tcW w:w="1350" w:type="dxa"/>
            <w:tcBorders>
              <w:top w:val="nil"/>
              <w:left w:val="nil"/>
              <w:bottom w:val="single" w:sz="4" w:space="0" w:color="auto"/>
              <w:right w:val="single" w:sz="4" w:space="0" w:color="auto"/>
            </w:tcBorders>
            <w:shd w:val="clear" w:color="auto" w:fill="auto"/>
            <w:noWrap/>
            <w:vAlign w:val="bottom"/>
            <w:hideMark/>
          </w:tcPr>
          <w:p w14:paraId="432B3FCB" w14:textId="0FE8895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6D3B37CB" w14:textId="40628F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13D859EA" w14:textId="629B35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DFE2086" w14:textId="7EB9487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932AF90" w14:textId="3729DB6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568A0125" w14:textId="77777777" w:rsidTr="00306E2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71A224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Polynt-Reichhold</w:t>
            </w:r>
            <w:proofErr w:type="spellEnd"/>
          </w:p>
          <w:p w14:paraId="60A0F29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07460E16" w14:textId="1986DEE0"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597159F"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30252E02" w14:textId="2E91B6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1D62D3E0" w14:textId="09F6088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73670759" w14:textId="3F66FB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5291CC67" w14:textId="40EF720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E5B7AFD" w14:textId="2CEFAA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13197C7" w14:textId="77777777" w:rsidTr="00306E26">
        <w:trPr>
          <w:trHeight w:val="301"/>
        </w:trPr>
        <w:tc>
          <w:tcPr>
            <w:tcW w:w="3604" w:type="dxa"/>
            <w:vMerge/>
            <w:tcBorders>
              <w:left w:val="single" w:sz="4" w:space="0" w:color="auto"/>
              <w:right w:val="single" w:sz="4" w:space="0" w:color="auto"/>
            </w:tcBorders>
            <w:shd w:val="clear" w:color="auto" w:fill="auto"/>
            <w:noWrap/>
            <w:vAlign w:val="bottom"/>
            <w:hideMark/>
          </w:tcPr>
          <w:p w14:paraId="075ABBFE" w14:textId="3BB48333"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3EEAA0B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4A238097" w14:textId="0B601B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1215" w:type="dxa"/>
            <w:tcBorders>
              <w:top w:val="nil"/>
              <w:left w:val="nil"/>
              <w:bottom w:val="single" w:sz="4" w:space="0" w:color="auto"/>
              <w:right w:val="single" w:sz="4" w:space="0" w:color="auto"/>
            </w:tcBorders>
            <w:shd w:val="clear" w:color="auto" w:fill="auto"/>
            <w:noWrap/>
            <w:vAlign w:val="bottom"/>
            <w:hideMark/>
          </w:tcPr>
          <w:p w14:paraId="4F08F5F9" w14:textId="652577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41" w:type="dxa"/>
            <w:tcBorders>
              <w:top w:val="nil"/>
              <w:left w:val="nil"/>
              <w:bottom w:val="single" w:sz="4" w:space="0" w:color="auto"/>
              <w:right w:val="single" w:sz="4" w:space="0" w:color="auto"/>
            </w:tcBorders>
            <w:shd w:val="clear" w:color="auto" w:fill="auto"/>
            <w:noWrap/>
            <w:vAlign w:val="bottom"/>
            <w:hideMark/>
          </w:tcPr>
          <w:p w14:paraId="25D1387C" w14:textId="296E547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3" w:type="dxa"/>
            <w:tcBorders>
              <w:top w:val="nil"/>
              <w:left w:val="nil"/>
              <w:bottom w:val="single" w:sz="4" w:space="0" w:color="auto"/>
              <w:right w:val="single" w:sz="4" w:space="0" w:color="auto"/>
            </w:tcBorders>
            <w:shd w:val="clear" w:color="auto" w:fill="auto"/>
            <w:noWrap/>
            <w:vAlign w:val="bottom"/>
            <w:hideMark/>
          </w:tcPr>
          <w:p w14:paraId="6670BD85" w14:textId="29EA35B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c>
          <w:tcPr>
            <w:tcW w:w="835" w:type="dxa"/>
            <w:tcBorders>
              <w:top w:val="nil"/>
              <w:left w:val="nil"/>
              <w:bottom w:val="single" w:sz="4" w:space="0" w:color="auto"/>
              <w:right w:val="single" w:sz="4" w:space="0" w:color="auto"/>
            </w:tcBorders>
            <w:shd w:val="clear" w:color="auto" w:fill="auto"/>
            <w:noWrap/>
            <w:vAlign w:val="bottom"/>
            <w:hideMark/>
          </w:tcPr>
          <w:p w14:paraId="0E23744E" w14:textId="261BEA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5.0</w:t>
            </w:r>
          </w:p>
        </w:tc>
      </w:tr>
      <w:tr w:rsidR="00B46B4C" w:rsidRPr="00B60EF0" w14:paraId="695646B0" w14:textId="77777777" w:rsidTr="00306E2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66984CB0" w14:textId="6BE19600"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7BC2D9E5"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D2E2950" w14:textId="7D3C493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1215" w:type="dxa"/>
            <w:tcBorders>
              <w:top w:val="nil"/>
              <w:left w:val="nil"/>
              <w:bottom w:val="single" w:sz="4" w:space="0" w:color="auto"/>
              <w:right w:val="single" w:sz="4" w:space="0" w:color="auto"/>
            </w:tcBorders>
            <w:shd w:val="clear" w:color="auto" w:fill="auto"/>
            <w:noWrap/>
            <w:vAlign w:val="bottom"/>
            <w:hideMark/>
          </w:tcPr>
          <w:p w14:paraId="6EF3DD78" w14:textId="0FC8351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41" w:type="dxa"/>
            <w:tcBorders>
              <w:top w:val="nil"/>
              <w:left w:val="nil"/>
              <w:bottom w:val="single" w:sz="4" w:space="0" w:color="auto"/>
              <w:right w:val="single" w:sz="4" w:space="0" w:color="auto"/>
            </w:tcBorders>
            <w:shd w:val="clear" w:color="auto" w:fill="auto"/>
            <w:noWrap/>
            <w:vAlign w:val="bottom"/>
            <w:hideMark/>
          </w:tcPr>
          <w:p w14:paraId="1C8424BB" w14:textId="38C341F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3" w:type="dxa"/>
            <w:tcBorders>
              <w:top w:val="nil"/>
              <w:left w:val="nil"/>
              <w:bottom w:val="single" w:sz="4" w:space="0" w:color="auto"/>
              <w:right w:val="single" w:sz="4" w:space="0" w:color="auto"/>
            </w:tcBorders>
            <w:shd w:val="clear" w:color="auto" w:fill="auto"/>
            <w:noWrap/>
            <w:vAlign w:val="bottom"/>
            <w:hideMark/>
          </w:tcPr>
          <w:p w14:paraId="1481CF36" w14:textId="0E3B70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c>
          <w:tcPr>
            <w:tcW w:w="835" w:type="dxa"/>
            <w:tcBorders>
              <w:top w:val="nil"/>
              <w:left w:val="nil"/>
              <w:bottom w:val="single" w:sz="4" w:space="0" w:color="auto"/>
              <w:right w:val="single" w:sz="4" w:space="0" w:color="auto"/>
            </w:tcBorders>
            <w:shd w:val="clear" w:color="auto" w:fill="auto"/>
            <w:noWrap/>
            <w:vAlign w:val="bottom"/>
            <w:hideMark/>
          </w:tcPr>
          <w:p w14:paraId="52F703B6" w14:textId="6A7FA5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35.0</w:t>
            </w:r>
          </w:p>
        </w:tc>
      </w:tr>
      <w:tr w:rsidR="00B46B4C" w:rsidRPr="00B60EF0" w14:paraId="3B453CCA" w14:textId="77777777" w:rsidTr="00075439">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1325B67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xml:space="preserve">Eternal Materials </w:t>
            </w:r>
            <w:proofErr w:type="spellStart"/>
            <w:proofErr w:type="gramStart"/>
            <w:r w:rsidRPr="00B60EF0">
              <w:rPr>
                <w:rFonts w:ascii="Calibri" w:eastAsia="Times New Roman" w:hAnsi="Calibri" w:cs="Times New Roman"/>
                <w:color w:val="000000"/>
                <w:lang w:val="en-US"/>
              </w:rPr>
              <w:t>Co.,Ltd</w:t>
            </w:r>
            <w:proofErr w:type="spellEnd"/>
            <w:r w:rsidRPr="00B60EF0">
              <w:rPr>
                <w:rFonts w:ascii="Calibri" w:eastAsia="Times New Roman" w:hAnsi="Calibri" w:cs="Times New Roman"/>
                <w:color w:val="000000"/>
                <w:lang w:val="en-US"/>
              </w:rPr>
              <w:t>.</w:t>
            </w:r>
            <w:proofErr w:type="gramEnd"/>
          </w:p>
          <w:p w14:paraId="28D697C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p w14:paraId="2DE2CB85" w14:textId="4B887F62"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70A6714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3C5480F8" w14:textId="2256A6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10E46B5C" w14:textId="4EF971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25F763EB" w14:textId="592CE8D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1EC0EA64" w14:textId="178B135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69ECC4C2" w14:textId="07D0B0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19663E32" w14:textId="77777777" w:rsidTr="00075439">
        <w:trPr>
          <w:trHeight w:val="301"/>
        </w:trPr>
        <w:tc>
          <w:tcPr>
            <w:tcW w:w="3604" w:type="dxa"/>
            <w:vMerge/>
            <w:tcBorders>
              <w:left w:val="single" w:sz="4" w:space="0" w:color="auto"/>
              <w:right w:val="single" w:sz="4" w:space="0" w:color="auto"/>
            </w:tcBorders>
            <w:shd w:val="clear" w:color="auto" w:fill="auto"/>
            <w:noWrap/>
            <w:vAlign w:val="bottom"/>
            <w:hideMark/>
          </w:tcPr>
          <w:p w14:paraId="6A39E3F4" w14:textId="35E7A806"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49EAE7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53D0323C" w14:textId="0D4251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7523F80B" w14:textId="4C516FC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FEFAC70" w14:textId="399C24A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8B73B00" w14:textId="64C7AF4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185F41A6" w14:textId="7C9E67A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49DA062B" w14:textId="77777777" w:rsidTr="00075439">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26CC32F" w14:textId="4F4B6697"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1888C5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Malaysia</w:t>
            </w:r>
          </w:p>
        </w:tc>
        <w:tc>
          <w:tcPr>
            <w:tcW w:w="1350" w:type="dxa"/>
            <w:tcBorders>
              <w:top w:val="nil"/>
              <w:left w:val="nil"/>
              <w:bottom w:val="single" w:sz="4" w:space="0" w:color="auto"/>
              <w:right w:val="single" w:sz="4" w:space="0" w:color="auto"/>
            </w:tcBorders>
            <w:shd w:val="clear" w:color="auto" w:fill="auto"/>
            <w:noWrap/>
            <w:vAlign w:val="bottom"/>
            <w:hideMark/>
          </w:tcPr>
          <w:p w14:paraId="0E7C83CF" w14:textId="5027132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59D94808" w14:textId="290A75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7FAD3EB5" w14:textId="740003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344BA3DC" w14:textId="49BEDD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54D9FD5F" w14:textId="7B93DF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2B865BC7" w14:textId="77777777" w:rsidTr="00611507">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73E0D8A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Sino Polymer</w:t>
            </w:r>
          </w:p>
          <w:p w14:paraId="4C2B8599" w14:textId="13E35914"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3CB12097"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China</w:t>
            </w:r>
          </w:p>
        </w:tc>
        <w:tc>
          <w:tcPr>
            <w:tcW w:w="1350" w:type="dxa"/>
            <w:tcBorders>
              <w:top w:val="nil"/>
              <w:left w:val="nil"/>
              <w:bottom w:val="single" w:sz="4" w:space="0" w:color="auto"/>
              <w:right w:val="single" w:sz="4" w:space="0" w:color="auto"/>
            </w:tcBorders>
            <w:shd w:val="clear" w:color="auto" w:fill="auto"/>
            <w:noWrap/>
            <w:vAlign w:val="bottom"/>
            <w:hideMark/>
          </w:tcPr>
          <w:p w14:paraId="723C0ACF" w14:textId="56C071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4778BC2" w14:textId="1C352F0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79393BF5" w14:textId="6396B59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23BE25D5" w14:textId="13173A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50BE31B9" w14:textId="34DFE36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1A14217F" w14:textId="77777777" w:rsidTr="00611507">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C7BA567" w14:textId="2206A47B"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0E853E8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Italy</w:t>
            </w:r>
          </w:p>
        </w:tc>
        <w:tc>
          <w:tcPr>
            <w:tcW w:w="1350" w:type="dxa"/>
            <w:tcBorders>
              <w:top w:val="nil"/>
              <w:left w:val="nil"/>
              <w:bottom w:val="single" w:sz="4" w:space="0" w:color="auto"/>
              <w:right w:val="single" w:sz="4" w:space="0" w:color="auto"/>
            </w:tcBorders>
            <w:shd w:val="clear" w:color="auto" w:fill="auto"/>
            <w:noWrap/>
            <w:vAlign w:val="bottom"/>
            <w:hideMark/>
          </w:tcPr>
          <w:p w14:paraId="28BCA047" w14:textId="68677A3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1215" w:type="dxa"/>
            <w:tcBorders>
              <w:top w:val="nil"/>
              <w:left w:val="nil"/>
              <w:bottom w:val="single" w:sz="4" w:space="0" w:color="auto"/>
              <w:right w:val="single" w:sz="4" w:space="0" w:color="auto"/>
            </w:tcBorders>
            <w:shd w:val="clear" w:color="auto" w:fill="auto"/>
            <w:noWrap/>
            <w:vAlign w:val="bottom"/>
            <w:hideMark/>
          </w:tcPr>
          <w:p w14:paraId="675D9876" w14:textId="1AFA97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41" w:type="dxa"/>
            <w:tcBorders>
              <w:top w:val="nil"/>
              <w:left w:val="nil"/>
              <w:bottom w:val="single" w:sz="4" w:space="0" w:color="auto"/>
              <w:right w:val="single" w:sz="4" w:space="0" w:color="auto"/>
            </w:tcBorders>
            <w:shd w:val="clear" w:color="auto" w:fill="auto"/>
            <w:noWrap/>
            <w:vAlign w:val="bottom"/>
            <w:hideMark/>
          </w:tcPr>
          <w:p w14:paraId="0CAECA73" w14:textId="130D7C3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3" w:type="dxa"/>
            <w:tcBorders>
              <w:top w:val="nil"/>
              <w:left w:val="nil"/>
              <w:bottom w:val="single" w:sz="4" w:space="0" w:color="auto"/>
              <w:right w:val="single" w:sz="4" w:space="0" w:color="auto"/>
            </w:tcBorders>
            <w:shd w:val="clear" w:color="auto" w:fill="auto"/>
            <w:noWrap/>
            <w:vAlign w:val="bottom"/>
            <w:hideMark/>
          </w:tcPr>
          <w:p w14:paraId="2899609D" w14:textId="133C735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c>
          <w:tcPr>
            <w:tcW w:w="835" w:type="dxa"/>
            <w:tcBorders>
              <w:top w:val="nil"/>
              <w:left w:val="nil"/>
              <w:bottom w:val="single" w:sz="4" w:space="0" w:color="auto"/>
              <w:right w:val="single" w:sz="4" w:space="0" w:color="auto"/>
            </w:tcBorders>
            <w:shd w:val="clear" w:color="auto" w:fill="auto"/>
            <w:noWrap/>
            <w:vAlign w:val="bottom"/>
            <w:hideMark/>
          </w:tcPr>
          <w:p w14:paraId="1F1C41C7" w14:textId="4929211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18.0</w:t>
            </w:r>
          </w:p>
        </w:tc>
      </w:tr>
      <w:tr w:rsidR="00B46B4C" w:rsidRPr="00B60EF0" w14:paraId="255C97D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155D371"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Hexion Inc.</w:t>
            </w:r>
          </w:p>
        </w:tc>
        <w:tc>
          <w:tcPr>
            <w:tcW w:w="1611" w:type="dxa"/>
            <w:tcBorders>
              <w:top w:val="nil"/>
              <w:left w:val="nil"/>
              <w:bottom w:val="single" w:sz="4" w:space="0" w:color="auto"/>
              <w:right w:val="single" w:sz="4" w:space="0" w:color="auto"/>
            </w:tcBorders>
            <w:shd w:val="clear" w:color="auto" w:fill="auto"/>
            <w:noWrap/>
            <w:vAlign w:val="bottom"/>
            <w:hideMark/>
          </w:tcPr>
          <w:p w14:paraId="249D4269"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Netherlands</w:t>
            </w:r>
          </w:p>
        </w:tc>
        <w:tc>
          <w:tcPr>
            <w:tcW w:w="1350" w:type="dxa"/>
            <w:tcBorders>
              <w:top w:val="nil"/>
              <w:left w:val="nil"/>
              <w:bottom w:val="single" w:sz="4" w:space="0" w:color="auto"/>
              <w:right w:val="single" w:sz="4" w:space="0" w:color="auto"/>
            </w:tcBorders>
            <w:shd w:val="clear" w:color="auto" w:fill="auto"/>
            <w:noWrap/>
            <w:vAlign w:val="bottom"/>
            <w:hideMark/>
          </w:tcPr>
          <w:p w14:paraId="40097E00" w14:textId="5851E3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4733A742" w14:textId="4B7BEF5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23A45FFA" w14:textId="07797E1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7402BADB" w14:textId="166305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27C756E0" w14:textId="2A6D056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540D71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3992A7"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DIC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77BC0D6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Japan</w:t>
            </w:r>
          </w:p>
        </w:tc>
        <w:tc>
          <w:tcPr>
            <w:tcW w:w="1350" w:type="dxa"/>
            <w:tcBorders>
              <w:top w:val="nil"/>
              <w:left w:val="nil"/>
              <w:bottom w:val="single" w:sz="4" w:space="0" w:color="auto"/>
              <w:right w:val="single" w:sz="4" w:space="0" w:color="auto"/>
            </w:tcBorders>
            <w:shd w:val="clear" w:color="auto" w:fill="auto"/>
            <w:noWrap/>
            <w:vAlign w:val="bottom"/>
            <w:hideMark/>
          </w:tcPr>
          <w:p w14:paraId="045BD2B6" w14:textId="2E43AA3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51AF47F0" w14:textId="4E6A0A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41" w:type="dxa"/>
            <w:tcBorders>
              <w:top w:val="nil"/>
              <w:left w:val="nil"/>
              <w:bottom w:val="single" w:sz="4" w:space="0" w:color="auto"/>
              <w:right w:val="single" w:sz="4" w:space="0" w:color="auto"/>
            </w:tcBorders>
            <w:shd w:val="clear" w:color="auto" w:fill="auto"/>
            <w:noWrap/>
            <w:vAlign w:val="bottom"/>
            <w:hideMark/>
          </w:tcPr>
          <w:p w14:paraId="4C67A864" w14:textId="72EC81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3" w:type="dxa"/>
            <w:tcBorders>
              <w:top w:val="nil"/>
              <w:left w:val="nil"/>
              <w:bottom w:val="single" w:sz="4" w:space="0" w:color="auto"/>
              <w:right w:val="single" w:sz="4" w:space="0" w:color="auto"/>
            </w:tcBorders>
            <w:shd w:val="clear" w:color="auto" w:fill="auto"/>
            <w:noWrap/>
            <w:vAlign w:val="bottom"/>
            <w:hideMark/>
          </w:tcPr>
          <w:p w14:paraId="3FB3D4E0" w14:textId="0B6C307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835" w:type="dxa"/>
            <w:tcBorders>
              <w:top w:val="nil"/>
              <w:left w:val="nil"/>
              <w:bottom w:val="single" w:sz="4" w:space="0" w:color="auto"/>
              <w:right w:val="single" w:sz="4" w:space="0" w:color="auto"/>
            </w:tcBorders>
            <w:shd w:val="clear" w:color="auto" w:fill="auto"/>
            <w:noWrap/>
            <w:vAlign w:val="bottom"/>
            <w:hideMark/>
          </w:tcPr>
          <w:p w14:paraId="70FA7954" w14:textId="7B56A72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r>
      <w:tr w:rsidR="00B46B4C" w:rsidRPr="00B60EF0" w14:paraId="2E04CBA3" w14:textId="77777777" w:rsidTr="004576D6">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568DF0F8"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Poliya</w:t>
            </w:r>
            <w:proofErr w:type="spellEnd"/>
          </w:p>
          <w:p w14:paraId="22BC5160" w14:textId="1E62453E"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2D8A8AEC"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Russia</w:t>
            </w:r>
          </w:p>
        </w:tc>
        <w:tc>
          <w:tcPr>
            <w:tcW w:w="1350" w:type="dxa"/>
            <w:tcBorders>
              <w:top w:val="nil"/>
              <w:left w:val="nil"/>
              <w:bottom w:val="single" w:sz="4" w:space="0" w:color="auto"/>
              <w:right w:val="single" w:sz="4" w:space="0" w:color="auto"/>
            </w:tcBorders>
            <w:shd w:val="clear" w:color="auto" w:fill="auto"/>
            <w:noWrap/>
            <w:vAlign w:val="bottom"/>
            <w:hideMark/>
          </w:tcPr>
          <w:p w14:paraId="3700384E" w14:textId="2538323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1E7CE77F" w14:textId="74491A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38C9C0D7" w14:textId="691DEC9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2EF7B972" w14:textId="21B0332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70920CDF" w14:textId="35B7029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05C9C5F0" w14:textId="77777777" w:rsidTr="004576D6">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0904F32D" w14:textId="1E379CFA"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1DF1B95A"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Turkey</w:t>
            </w:r>
          </w:p>
        </w:tc>
        <w:tc>
          <w:tcPr>
            <w:tcW w:w="1350" w:type="dxa"/>
            <w:tcBorders>
              <w:top w:val="nil"/>
              <w:left w:val="nil"/>
              <w:bottom w:val="single" w:sz="4" w:space="0" w:color="auto"/>
              <w:right w:val="single" w:sz="4" w:space="0" w:color="auto"/>
            </w:tcBorders>
            <w:shd w:val="clear" w:color="auto" w:fill="auto"/>
            <w:noWrap/>
            <w:vAlign w:val="bottom"/>
            <w:hideMark/>
          </w:tcPr>
          <w:p w14:paraId="5D60676B" w14:textId="0986CF5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1215" w:type="dxa"/>
            <w:tcBorders>
              <w:top w:val="nil"/>
              <w:left w:val="nil"/>
              <w:bottom w:val="single" w:sz="4" w:space="0" w:color="auto"/>
              <w:right w:val="single" w:sz="4" w:space="0" w:color="auto"/>
            </w:tcBorders>
            <w:shd w:val="clear" w:color="auto" w:fill="auto"/>
            <w:noWrap/>
            <w:vAlign w:val="bottom"/>
            <w:hideMark/>
          </w:tcPr>
          <w:p w14:paraId="566C56C7" w14:textId="1007754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41" w:type="dxa"/>
            <w:tcBorders>
              <w:top w:val="nil"/>
              <w:left w:val="nil"/>
              <w:bottom w:val="single" w:sz="4" w:space="0" w:color="auto"/>
              <w:right w:val="single" w:sz="4" w:space="0" w:color="auto"/>
            </w:tcBorders>
            <w:shd w:val="clear" w:color="auto" w:fill="auto"/>
            <w:noWrap/>
            <w:vAlign w:val="bottom"/>
            <w:hideMark/>
          </w:tcPr>
          <w:p w14:paraId="1549E125" w14:textId="2D3E3FBB"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3" w:type="dxa"/>
            <w:tcBorders>
              <w:top w:val="nil"/>
              <w:left w:val="nil"/>
              <w:bottom w:val="single" w:sz="4" w:space="0" w:color="auto"/>
              <w:right w:val="single" w:sz="4" w:space="0" w:color="auto"/>
            </w:tcBorders>
            <w:shd w:val="clear" w:color="auto" w:fill="auto"/>
            <w:noWrap/>
            <w:vAlign w:val="bottom"/>
            <w:hideMark/>
          </w:tcPr>
          <w:p w14:paraId="4E4EFB8B" w14:textId="02CE16A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c>
          <w:tcPr>
            <w:tcW w:w="835" w:type="dxa"/>
            <w:tcBorders>
              <w:top w:val="nil"/>
              <w:left w:val="nil"/>
              <w:bottom w:val="single" w:sz="4" w:space="0" w:color="auto"/>
              <w:right w:val="single" w:sz="4" w:space="0" w:color="auto"/>
            </w:tcBorders>
            <w:shd w:val="clear" w:color="auto" w:fill="auto"/>
            <w:noWrap/>
            <w:vAlign w:val="bottom"/>
            <w:hideMark/>
          </w:tcPr>
          <w:p w14:paraId="4714D8B1" w14:textId="489D88C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15.0</w:t>
            </w:r>
          </w:p>
        </w:tc>
      </w:tr>
      <w:tr w:rsidR="00B46B4C" w:rsidRPr="00B60EF0" w14:paraId="40AFF23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28BB2E2E"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 Industrial Resins Ltd.</w:t>
            </w:r>
          </w:p>
        </w:tc>
        <w:tc>
          <w:tcPr>
            <w:tcW w:w="1611" w:type="dxa"/>
            <w:tcBorders>
              <w:top w:val="nil"/>
              <w:left w:val="nil"/>
              <w:bottom w:val="single" w:sz="4" w:space="0" w:color="auto"/>
              <w:right w:val="single" w:sz="4" w:space="0" w:color="auto"/>
            </w:tcBorders>
            <w:shd w:val="clear" w:color="auto" w:fill="auto"/>
            <w:noWrap/>
            <w:vAlign w:val="bottom"/>
            <w:hideMark/>
          </w:tcPr>
          <w:p w14:paraId="2FE751B6"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Saudi Arabia</w:t>
            </w:r>
          </w:p>
        </w:tc>
        <w:tc>
          <w:tcPr>
            <w:tcW w:w="1350" w:type="dxa"/>
            <w:tcBorders>
              <w:top w:val="nil"/>
              <w:left w:val="nil"/>
              <w:bottom w:val="single" w:sz="4" w:space="0" w:color="auto"/>
              <w:right w:val="single" w:sz="4" w:space="0" w:color="auto"/>
            </w:tcBorders>
            <w:shd w:val="clear" w:color="auto" w:fill="auto"/>
            <w:noWrap/>
            <w:vAlign w:val="bottom"/>
            <w:hideMark/>
          </w:tcPr>
          <w:p w14:paraId="58367308" w14:textId="41F46D1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BE7D16C" w14:textId="4078525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759FC11" w14:textId="7EDA898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6227FE3A" w14:textId="111A6F3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350E00C" w14:textId="57EAD55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A42BE"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EB26BB"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Reinhold GmbH</w:t>
            </w:r>
          </w:p>
        </w:tc>
        <w:tc>
          <w:tcPr>
            <w:tcW w:w="1611" w:type="dxa"/>
            <w:tcBorders>
              <w:top w:val="nil"/>
              <w:left w:val="nil"/>
              <w:bottom w:val="single" w:sz="4" w:space="0" w:color="auto"/>
              <w:right w:val="single" w:sz="4" w:space="0" w:color="auto"/>
            </w:tcBorders>
            <w:shd w:val="clear" w:color="auto" w:fill="auto"/>
            <w:noWrap/>
            <w:vAlign w:val="bottom"/>
            <w:hideMark/>
          </w:tcPr>
          <w:p w14:paraId="3039A11C" w14:textId="0D963CB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2DE68C76" w14:textId="0CB1353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00A743D1" w14:textId="3EC9CE0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2BE15E34" w14:textId="1603F4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7FE7A9FC" w14:textId="198AF46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75711D9F" w14:textId="6532103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296C237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62F2EBE"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Interplastic</w:t>
            </w:r>
            <w:proofErr w:type="spellEnd"/>
            <w:r w:rsidRPr="00B60EF0">
              <w:rPr>
                <w:rFonts w:ascii="Calibri" w:eastAsia="Times New Roman" w:hAnsi="Calibri" w:cs="Times New Roman"/>
                <w:color w:val="000000"/>
                <w:lang w:val="en-US"/>
              </w:rPr>
              <w:t xml:space="preserve"> Corporation</w:t>
            </w:r>
          </w:p>
        </w:tc>
        <w:tc>
          <w:tcPr>
            <w:tcW w:w="1611" w:type="dxa"/>
            <w:tcBorders>
              <w:top w:val="nil"/>
              <w:left w:val="nil"/>
              <w:bottom w:val="single" w:sz="4" w:space="0" w:color="auto"/>
              <w:right w:val="single" w:sz="4" w:space="0" w:color="auto"/>
            </w:tcBorders>
            <w:shd w:val="clear" w:color="auto" w:fill="auto"/>
            <w:noWrap/>
            <w:vAlign w:val="bottom"/>
            <w:hideMark/>
          </w:tcPr>
          <w:p w14:paraId="1B20FFF3"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5C07C758" w14:textId="7B254D4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31777268" w14:textId="21CD380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4E6CC7C9" w14:textId="324C28C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E395937" w14:textId="76A617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39205BBD" w14:textId="2AC795C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70540AD2"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498B8B0"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Allnex</w:t>
            </w:r>
            <w:proofErr w:type="spellEnd"/>
            <w:r w:rsidRPr="00B60EF0">
              <w:rPr>
                <w:rFonts w:ascii="Calibri" w:eastAsia="Times New Roman" w:hAnsi="Calibri" w:cs="Times New Roman"/>
                <w:color w:val="000000"/>
                <w:lang w:val="en-US"/>
              </w:rPr>
              <w:t xml:space="preserve"> group</w:t>
            </w:r>
          </w:p>
        </w:tc>
        <w:tc>
          <w:tcPr>
            <w:tcW w:w="1611" w:type="dxa"/>
            <w:tcBorders>
              <w:top w:val="nil"/>
              <w:left w:val="nil"/>
              <w:bottom w:val="single" w:sz="4" w:space="0" w:color="auto"/>
              <w:right w:val="single" w:sz="4" w:space="0" w:color="auto"/>
            </w:tcBorders>
            <w:shd w:val="clear" w:color="auto" w:fill="auto"/>
            <w:noWrap/>
            <w:vAlign w:val="bottom"/>
            <w:hideMark/>
          </w:tcPr>
          <w:p w14:paraId="61F1FD78"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1B95D404" w14:textId="6F80C174"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1215" w:type="dxa"/>
            <w:tcBorders>
              <w:top w:val="nil"/>
              <w:left w:val="nil"/>
              <w:bottom w:val="single" w:sz="4" w:space="0" w:color="auto"/>
              <w:right w:val="single" w:sz="4" w:space="0" w:color="auto"/>
            </w:tcBorders>
            <w:shd w:val="clear" w:color="auto" w:fill="auto"/>
            <w:noWrap/>
            <w:vAlign w:val="bottom"/>
            <w:hideMark/>
          </w:tcPr>
          <w:p w14:paraId="5DF354C0" w14:textId="0E89A41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41" w:type="dxa"/>
            <w:tcBorders>
              <w:top w:val="nil"/>
              <w:left w:val="nil"/>
              <w:bottom w:val="single" w:sz="4" w:space="0" w:color="auto"/>
              <w:right w:val="single" w:sz="4" w:space="0" w:color="auto"/>
            </w:tcBorders>
            <w:shd w:val="clear" w:color="auto" w:fill="auto"/>
            <w:noWrap/>
            <w:vAlign w:val="bottom"/>
            <w:hideMark/>
          </w:tcPr>
          <w:p w14:paraId="5B072589" w14:textId="1D76570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3" w:type="dxa"/>
            <w:tcBorders>
              <w:top w:val="nil"/>
              <w:left w:val="nil"/>
              <w:bottom w:val="single" w:sz="4" w:space="0" w:color="auto"/>
              <w:right w:val="single" w:sz="4" w:space="0" w:color="auto"/>
            </w:tcBorders>
            <w:shd w:val="clear" w:color="auto" w:fill="auto"/>
            <w:noWrap/>
            <w:vAlign w:val="bottom"/>
            <w:hideMark/>
          </w:tcPr>
          <w:p w14:paraId="3C37E62A" w14:textId="04D6F73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c>
          <w:tcPr>
            <w:tcW w:w="835" w:type="dxa"/>
            <w:tcBorders>
              <w:top w:val="nil"/>
              <w:left w:val="nil"/>
              <w:bottom w:val="single" w:sz="4" w:space="0" w:color="auto"/>
              <w:right w:val="single" w:sz="4" w:space="0" w:color="auto"/>
            </w:tcBorders>
            <w:shd w:val="clear" w:color="auto" w:fill="auto"/>
            <w:noWrap/>
            <w:vAlign w:val="bottom"/>
            <w:hideMark/>
          </w:tcPr>
          <w:p w14:paraId="4785BA97" w14:textId="53B7A34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20.0</w:t>
            </w:r>
          </w:p>
        </w:tc>
      </w:tr>
      <w:tr w:rsidR="00B46B4C" w:rsidRPr="00B60EF0" w14:paraId="0F813F9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32FFD91"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En</w:t>
            </w:r>
            <w:proofErr w:type="spellEnd"/>
            <w:r w:rsidRPr="00B60EF0">
              <w:rPr>
                <w:rFonts w:ascii="Calibri" w:eastAsia="Times New Roman" w:hAnsi="Calibri" w:cs="Times New Roman"/>
                <w:color w:val="000000"/>
                <w:lang w:val="en-US"/>
              </w:rPr>
              <w:t xml:space="preserve"> </w:t>
            </w:r>
            <w:proofErr w:type="spellStart"/>
            <w:r w:rsidRPr="00B60EF0">
              <w:rPr>
                <w:rFonts w:ascii="Calibri" w:eastAsia="Times New Roman" w:hAnsi="Calibri" w:cs="Times New Roman"/>
                <w:color w:val="000000"/>
                <w:lang w:val="en-US"/>
              </w:rPr>
              <w:t>Chuan</w:t>
            </w:r>
            <w:proofErr w:type="spellEnd"/>
            <w:r w:rsidRPr="00B60EF0">
              <w:rPr>
                <w:rFonts w:ascii="Calibri" w:eastAsia="Times New Roman" w:hAnsi="Calibri" w:cs="Times New Roman"/>
                <w:color w:val="000000"/>
                <w:lang w:val="en-US"/>
              </w:rPr>
              <w:t xml:space="preserve"> Chemical Industries Co., Ltd.</w:t>
            </w:r>
          </w:p>
        </w:tc>
        <w:tc>
          <w:tcPr>
            <w:tcW w:w="1611" w:type="dxa"/>
            <w:tcBorders>
              <w:top w:val="nil"/>
              <w:left w:val="nil"/>
              <w:bottom w:val="single" w:sz="4" w:space="0" w:color="auto"/>
              <w:right w:val="single" w:sz="4" w:space="0" w:color="auto"/>
            </w:tcBorders>
            <w:shd w:val="clear" w:color="auto" w:fill="auto"/>
            <w:noWrap/>
            <w:vAlign w:val="bottom"/>
            <w:hideMark/>
          </w:tcPr>
          <w:p w14:paraId="431F977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Taiwan</w:t>
            </w:r>
          </w:p>
        </w:tc>
        <w:tc>
          <w:tcPr>
            <w:tcW w:w="1350" w:type="dxa"/>
            <w:tcBorders>
              <w:top w:val="nil"/>
              <w:left w:val="nil"/>
              <w:bottom w:val="single" w:sz="4" w:space="0" w:color="auto"/>
              <w:right w:val="single" w:sz="4" w:space="0" w:color="auto"/>
            </w:tcBorders>
            <w:shd w:val="clear" w:color="auto" w:fill="auto"/>
            <w:noWrap/>
            <w:vAlign w:val="bottom"/>
            <w:hideMark/>
          </w:tcPr>
          <w:p w14:paraId="2E0195E1" w14:textId="0B7FAB2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1215" w:type="dxa"/>
            <w:tcBorders>
              <w:top w:val="nil"/>
              <w:left w:val="nil"/>
              <w:bottom w:val="single" w:sz="4" w:space="0" w:color="auto"/>
              <w:right w:val="single" w:sz="4" w:space="0" w:color="auto"/>
            </w:tcBorders>
            <w:shd w:val="clear" w:color="auto" w:fill="auto"/>
            <w:noWrap/>
            <w:vAlign w:val="bottom"/>
            <w:hideMark/>
          </w:tcPr>
          <w:p w14:paraId="0DDFABB0" w14:textId="64DC52F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41" w:type="dxa"/>
            <w:tcBorders>
              <w:top w:val="nil"/>
              <w:left w:val="nil"/>
              <w:bottom w:val="single" w:sz="4" w:space="0" w:color="auto"/>
              <w:right w:val="single" w:sz="4" w:space="0" w:color="auto"/>
            </w:tcBorders>
            <w:shd w:val="clear" w:color="auto" w:fill="auto"/>
            <w:noWrap/>
            <w:vAlign w:val="bottom"/>
            <w:hideMark/>
          </w:tcPr>
          <w:p w14:paraId="58CA3556" w14:textId="76E5AFD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3" w:type="dxa"/>
            <w:tcBorders>
              <w:top w:val="nil"/>
              <w:left w:val="nil"/>
              <w:bottom w:val="single" w:sz="4" w:space="0" w:color="auto"/>
              <w:right w:val="single" w:sz="4" w:space="0" w:color="auto"/>
            </w:tcBorders>
            <w:shd w:val="clear" w:color="auto" w:fill="auto"/>
            <w:noWrap/>
            <w:vAlign w:val="bottom"/>
            <w:hideMark/>
          </w:tcPr>
          <w:p w14:paraId="606CF922" w14:textId="297A1F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c>
          <w:tcPr>
            <w:tcW w:w="835" w:type="dxa"/>
            <w:tcBorders>
              <w:top w:val="nil"/>
              <w:left w:val="nil"/>
              <w:bottom w:val="single" w:sz="4" w:space="0" w:color="auto"/>
              <w:right w:val="single" w:sz="4" w:space="0" w:color="auto"/>
            </w:tcBorders>
            <w:shd w:val="clear" w:color="auto" w:fill="auto"/>
            <w:noWrap/>
            <w:vAlign w:val="bottom"/>
            <w:hideMark/>
          </w:tcPr>
          <w:p w14:paraId="4F9E85D6" w14:textId="7A64BD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10.0</w:t>
            </w:r>
          </w:p>
        </w:tc>
      </w:tr>
      <w:tr w:rsidR="00B46B4C" w:rsidRPr="00B60EF0" w14:paraId="6B26C0F3"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6C70ECA0" w14:textId="04C09408"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w:t>
            </w:r>
            <w:r w:rsidR="00C62BA4">
              <w:rPr>
                <w:rFonts w:ascii="Calibri" w:eastAsia="Times New Roman" w:hAnsi="Calibri" w:cs="Times New Roman"/>
                <w:color w:val="000000"/>
                <w:lang w:val="en-US"/>
              </w:rPr>
              <w:t>ewon</w:t>
            </w:r>
            <w:proofErr w:type="spellEnd"/>
            <w:r w:rsidRPr="00B60EF0">
              <w:rPr>
                <w:rFonts w:ascii="Calibri" w:eastAsia="Times New Roman" w:hAnsi="Calibri" w:cs="Times New Roman"/>
                <w:color w:val="000000"/>
                <w:lang w:val="en-US"/>
              </w:rPr>
              <w:t xml:space="preserve"> C</w:t>
            </w:r>
            <w:r w:rsidR="00C62BA4">
              <w:rPr>
                <w:rFonts w:ascii="Calibri" w:eastAsia="Times New Roman" w:hAnsi="Calibri" w:cs="Times New Roman"/>
                <w:color w:val="000000"/>
                <w:lang w:val="en-US"/>
              </w:rPr>
              <w:t>hemical</w:t>
            </w:r>
          </w:p>
        </w:tc>
        <w:tc>
          <w:tcPr>
            <w:tcW w:w="1611" w:type="dxa"/>
            <w:tcBorders>
              <w:top w:val="nil"/>
              <w:left w:val="nil"/>
              <w:bottom w:val="single" w:sz="4" w:space="0" w:color="auto"/>
              <w:right w:val="single" w:sz="4" w:space="0" w:color="auto"/>
            </w:tcBorders>
            <w:shd w:val="clear" w:color="auto" w:fill="auto"/>
            <w:noWrap/>
            <w:vAlign w:val="bottom"/>
            <w:hideMark/>
          </w:tcPr>
          <w:p w14:paraId="4332AA7D"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South Korea</w:t>
            </w:r>
          </w:p>
        </w:tc>
        <w:tc>
          <w:tcPr>
            <w:tcW w:w="1350" w:type="dxa"/>
            <w:tcBorders>
              <w:top w:val="nil"/>
              <w:left w:val="nil"/>
              <w:bottom w:val="single" w:sz="4" w:space="0" w:color="auto"/>
              <w:right w:val="single" w:sz="4" w:space="0" w:color="auto"/>
            </w:tcBorders>
            <w:shd w:val="clear" w:color="auto" w:fill="auto"/>
            <w:noWrap/>
            <w:vAlign w:val="bottom"/>
            <w:hideMark/>
          </w:tcPr>
          <w:p w14:paraId="09C35AB3" w14:textId="6E5A154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1215" w:type="dxa"/>
            <w:tcBorders>
              <w:top w:val="nil"/>
              <w:left w:val="nil"/>
              <w:bottom w:val="single" w:sz="4" w:space="0" w:color="auto"/>
              <w:right w:val="single" w:sz="4" w:space="0" w:color="auto"/>
            </w:tcBorders>
            <w:shd w:val="clear" w:color="auto" w:fill="auto"/>
            <w:noWrap/>
            <w:vAlign w:val="bottom"/>
            <w:hideMark/>
          </w:tcPr>
          <w:p w14:paraId="267B3DFA" w14:textId="650379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41" w:type="dxa"/>
            <w:tcBorders>
              <w:top w:val="nil"/>
              <w:left w:val="nil"/>
              <w:bottom w:val="single" w:sz="4" w:space="0" w:color="auto"/>
              <w:right w:val="single" w:sz="4" w:space="0" w:color="auto"/>
            </w:tcBorders>
            <w:shd w:val="clear" w:color="auto" w:fill="auto"/>
            <w:noWrap/>
            <w:vAlign w:val="bottom"/>
            <w:hideMark/>
          </w:tcPr>
          <w:p w14:paraId="61055518" w14:textId="1E29FC8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3" w:type="dxa"/>
            <w:tcBorders>
              <w:top w:val="nil"/>
              <w:left w:val="nil"/>
              <w:bottom w:val="single" w:sz="4" w:space="0" w:color="auto"/>
              <w:right w:val="single" w:sz="4" w:space="0" w:color="auto"/>
            </w:tcBorders>
            <w:shd w:val="clear" w:color="auto" w:fill="auto"/>
            <w:noWrap/>
            <w:vAlign w:val="bottom"/>
            <w:hideMark/>
          </w:tcPr>
          <w:p w14:paraId="249E592E" w14:textId="32D4AC2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c>
          <w:tcPr>
            <w:tcW w:w="835" w:type="dxa"/>
            <w:tcBorders>
              <w:top w:val="nil"/>
              <w:left w:val="nil"/>
              <w:bottom w:val="single" w:sz="4" w:space="0" w:color="auto"/>
              <w:right w:val="single" w:sz="4" w:space="0" w:color="auto"/>
            </w:tcBorders>
            <w:shd w:val="clear" w:color="auto" w:fill="auto"/>
            <w:noWrap/>
            <w:vAlign w:val="bottom"/>
            <w:hideMark/>
          </w:tcPr>
          <w:p w14:paraId="69CFFCEB" w14:textId="257ADFB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w:t>
            </w:r>
          </w:p>
        </w:tc>
      </w:tr>
      <w:tr w:rsidR="00B46B4C" w:rsidRPr="00B60EF0" w14:paraId="77EC211A"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8C5149A"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Innovative Resins Pvt. Ltd.</w:t>
            </w:r>
          </w:p>
        </w:tc>
        <w:tc>
          <w:tcPr>
            <w:tcW w:w="1611" w:type="dxa"/>
            <w:tcBorders>
              <w:top w:val="nil"/>
              <w:left w:val="nil"/>
              <w:bottom w:val="single" w:sz="4" w:space="0" w:color="auto"/>
              <w:right w:val="single" w:sz="4" w:space="0" w:color="auto"/>
            </w:tcBorders>
            <w:shd w:val="clear" w:color="auto" w:fill="auto"/>
            <w:noWrap/>
            <w:vAlign w:val="bottom"/>
            <w:hideMark/>
          </w:tcPr>
          <w:p w14:paraId="4BB42831" w14:textId="57A4AF85"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976CE3E" w14:textId="69F524D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1215" w:type="dxa"/>
            <w:tcBorders>
              <w:top w:val="nil"/>
              <w:left w:val="nil"/>
              <w:bottom w:val="single" w:sz="4" w:space="0" w:color="auto"/>
              <w:right w:val="single" w:sz="4" w:space="0" w:color="auto"/>
            </w:tcBorders>
            <w:shd w:val="clear" w:color="auto" w:fill="auto"/>
            <w:noWrap/>
            <w:vAlign w:val="bottom"/>
            <w:hideMark/>
          </w:tcPr>
          <w:p w14:paraId="3DD316B0" w14:textId="2BA6685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41" w:type="dxa"/>
            <w:tcBorders>
              <w:top w:val="nil"/>
              <w:left w:val="nil"/>
              <w:bottom w:val="single" w:sz="4" w:space="0" w:color="auto"/>
              <w:right w:val="single" w:sz="4" w:space="0" w:color="auto"/>
            </w:tcBorders>
            <w:shd w:val="clear" w:color="auto" w:fill="auto"/>
            <w:noWrap/>
            <w:vAlign w:val="bottom"/>
            <w:hideMark/>
          </w:tcPr>
          <w:p w14:paraId="661A2292" w14:textId="1BD0EF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3" w:type="dxa"/>
            <w:tcBorders>
              <w:top w:val="nil"/>
              <w:left w:val="nil"/>
              <w:bottom w:val="single" w:sz="4" w:space="0" w:color="auto"/>
              <w:right w:val="single" w:sz="4" w:space="0" w:color="auto"/>
            </w:tcBorders>
            <w:shd w:val="clear" w:color="auto" w:fill="auto"/>
            <w:noWrap/>
            <w:vAlign w:val="bottom"/>
            <w:hideMark/>
          </w:tcPr>
          <w:p w14:paraId="13AD2391" w14:textId="368AD92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c>
          <w:tcPr>
            <w:tcW w:w="835" w:type="dxa"/>
            <w:tcBorders>
              <w:top w:val="nil"/>
              <w:left w:val="nil"/>
              <w:bottom w:val="single" w:sz="4" w:space="0" w:color="auto"/>
              <w:right w:val="single" w:sz="4" w:space="0" w:color="auto"/>
            </w:tcBorders>
            <w:shd w:val="clear" w:color="auto" w:fill="auto"/>
            <w:noWrap/>
            <w:vAlign w:val="bottom"/>
            <w:hideMark/>
          </w:tcPr>
          <w:p w14:paraId="743A340F" w14:textId="1C39D43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1.8</w:t>
            </w:r>
          </w:p>
        </w:tc>
      </w:tr>
      <w:tr w:rsidR="00B46B4C" w:rsidRPr="00B60EF0" w14:paraId="3F7F0067" w14:textId="77777777" w:rsidTr="00E2765D">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38BED3D0"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Orson Chemicals</w:t>
            </w:r>
          </w:p>
        </w:tc>
        <w:tc>
          <w:tcPr>
            <w:tcW w:w="1611" w:type="dxa"/>
            <w:tcBorders>
              <w:top w:val="nil"/>
              <w:left w:val="nil"/>
              <w:bottom w:val="single" w:sz="4" w:space="0" w:color="auto"/>
              <w:right w:val="single" w:sz="4" w:space="0" w:color="auto"/>
            </w:tcBorders>
            <w:shd w:val="clear" w:color="auto" w:fill="auto"/>
            <w:noWrap/>
            <w:vAlign w:val="bottom"/>
            <w:hideMark/>
          </w:tcPr>
          <w:p w14:paraId="0BD0A5A9" w14:textId="63EE562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center"/>
            <w:hideMark/>
          </w:tcPr>
          <w:p w14:paraId="5E7008BA" w14:textId="0A6D0E4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1215" w:type="dxa"/>
            <w:tcBorders>
              <w:top w:val="nil"/>
              <w:left w:val="nil"/>
              <w:bottom w:val="single" w:sz="4" w:space="0" w:color="auto"/>
              <w:right w:val="single" w:sz="4" w:space="0" w:color="auto"/>
            </w:tcBorders>
            <w:shd w:val="clear" w:color="auto" w:fill="auto"/>
            <w:noWrap/>
            <w:vAlign w:val="center"/>
            <w:hideMark/>
          </w:tcPr>
          <w:p w14:paraId="0B0BBA97" w14:textId="11DB9A6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41" w:type="dxa"/>
            <w:tcBorders>
              <w:top w:val="nil"/>
              <w:left w:val="nil"/>
              <w:bottom w:val="single" w:sz="4" w:space="0" w:color="auto"/>
              <w:right w:val="single" w:sz="4" w:space="0" w:color="auto"/>
            </w:tcBorders>
            <w:shd w:val="clear" w:color="auto" w:fill="auto"/>
            <w:noWrap/>
            <w:vAlign w:val="center"/>
            <w:hideMark/>
          </w:tcPr>
          <w:p w14:paraId="5C01DF5D" w14:textId="51F8839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3" w:type="dxa"/>
            <w:tcBorders>
              <w:top w:val="nil"/>
              <w:left w:val="nil"/>
              <w:bottom w:val="single" w:sz="4" w:space="0" w:color="auto"/>
              <w:right w:val="single" w:sz="4" w:space="0" w:color="auto"/>
            </w:tcBorders>
            <w:shd w:val="clear" w:color="auto" w:fill="auto"/>
            <w:noWrap/>
            <w:vAlign w:val="center"/>
            <w:hideMark/>
          </w:tcPr>
          <w:p w14:paraId="4EE2C894" w14:textId="4B6A3D7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c>
          <w:tcPr>
            <w:tcW w:w="835" w:type="dxa"/>
            <w:tcBorders>
              <w:top w:val="nil"/>
              <w:left w:val="nil"/>
              <w:bottom w:val="single" w:sz="4" w:space="0" w:color="auto"/>
              <w:right w:val="single" w:sz="4" w:space="0" w:color="auto"/>
            </w:tcBorders>
            <w:shd w:val="clear" w:color="auto" w:fill="auto"/>
            <w:noWrap/>
            <w:vAlign w:val="center"/>
            <w:hideMark/>
          </w:tcPr>
          <w:p w14:paraId="6D35AEC7" w14:textId="094BC7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color w:val="000000"/>
                <w:sz w:val="20"/>
                <w:szCs w:val="20"/>
              </w:rPr>
              <w:t>0.7</w:t>
            </w:r>
          </w:p>
        </w:tc>
      </w:tr>
      <w:tr w:rsidR="00B46B4C" w:rsidRPr="00B60EF0" w14:paraId="68955738"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63F4FDB"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Satyen</w:t>
            </w:r>
            <w:proofErr w:type="spellEnd"/>
            <w:r w:rsidRPr="00B60EF0">
              <w:rPr>
                <w:rFonts w:ascii="Calibri" w:eastAsia="Times New Roman" w:hAnsi="Calibri" w:cs="Times New Roman"/>
                <w:color w:val="000000"/>
                <w:lang w:val="en-US"/>
              </w:rPr>
              <w:t xml:space="preserve"> Polymers Pvt. Ltd. </w:t>
            </w:r>
          </w:p>
        </w:tc>
        <w:tc>
          <w:tcPr>
            <w:tcW w:w="1611" w:type="dxa"/>
            <w:tcBorders>
              <w:top w:val="nil"/>
              <w:left w:val="nil"/>
              <w:bottom w:val="single" w:sz="4" w:space="0" w:color="auto"/>
              <w:right w:val="single" w:sz="4" w:space="0" w:color="auto"/>
            </w:tcBorders>
            <w:shd w:val="clear" w:color="auto" w:fill="auto"/>
            <w:noWrap/>
            <w:vAlign w:val="bottom"/>
            <w:hideMark/>
          </w:tcPr>
          <w:p w14:paraId="45E72F45" w14:textId="496B47DE"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510D3212" w14:textId="051377E5"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0246CBBD" w14:textId="1BF5FDC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102B40D" w14:textId="1B83D60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0FC23EE1" w14:textId="203BFFA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29F2F45D" w14:textId="7D4867B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50A91050"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43FEB77"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Crystic</w:t>
            </w:r>
            <w:proofErr w:type="spellEnd"/>
            <w:r w:rsidRPr="00B60EF0">
              <w:rPr>
                <w:rFonts w:ascii="Calibri" w:eastAsia="Times New Roman" w:hAnsi="Calibri" w:cs="Times New Roman"/>
                <w:color w:val="000000"/>
                <w:lang w:val="en-US"/>
              </w:rPr>
              <w:t xml:space="preserve"> Resins India Private Limited</w:t>
            </w:r>
          </w:p>
        </w:tc>
        <w:tc>
          <w:tcPr>
            <w:tcW w:w="1611" w:type="dxa"/>
            <w:tcBorders>
              <w:top w:val="nil"/>
              <w:left w:val="nil"/>
              <w:bottom w:val="single" w:sz="4" w:space="0" w:color="auto"/>
              <w:right w:val="single" w:sz="4" w:space="0" w:color="auto"/>
            </w:tcBorders>
            <w:shd w:val="clear" w:color="auto" w:fill="auto"/>
            <w:noWrap/>
            <w:vAlign w:val="bottom"/>
            <w:hideMark/>
          </w:tcPr>
          <w:p w14:paraId="63391230" w14:textId="33B0F09B"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1F7BB31A" w14:textId="4B371FD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1215" w:type="dxa"/>
            <w:tcBorders>
              <w:top w:val="nil"/>
              <w:left w:val="nil"/>
              <w:bottom w:val="single" w:sz="4" w:space="0" w:color="auto"/>
              <w:right w:val="single" w:sz="4" w:space="0" w:color="auto"/>
            </w:tcBorders>
            <w:shd w:val="clear" w:color="auto" w:fill="auto"/>
            <w:noWrap/>
            <w:vAlign w:val="bottom"/>
            <w:hideMark/>
          </w:tcPr>
          <w:p w14:paraId="6792A2FE" w14:textId="38757C6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41" w:type="dxa"/>
            <w:tcBorders>
              <w:top w:val="nil"/>
              <w:left w:val="nil"/>
              <w:bottom w:val="single" w:sz="4" w:space="0" w:color="auto"/>
              <w:right w:val="single" w:sz="4" w:space="0" w:color="auto"/>
            </w:tcBorders>
            <w:shd w:val="clear" w:color="auto" w:fill="auto"/>
            <w:noWrap/>
            <w:vAlign w:val="bottom"/>
            <w:hideMark/>
          </w:tcPr>
          <w:p w14:paraId="7F83CD1A" w14:textId="64A0629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3" w:type="dxa"/>
            <w:tcBorders>
              <w:top w:val="nil"/>
              <w:left w:val="nil"/>
              <w:bottom w:val="single" w:sz="4" w:space="0" w:color="auto"/>
              <w:right w:val="single" w:sz="4" w:space="0" w:color="auto"/>
            </w:tcBorders>
            <w:shd w:val="clear" w:color="auto" w:fill="auto"/>
            <w:noWrap/>
            <w:vAlign w:val="bottom"/>
            <w:hideMark/>
          </w:tcPr>
          <w:p w14:paraId="7E604EAF" w14:textId="6CFC43B3"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c>
          <w:tcPr>
            <w:tcW w:w="835" w:type="dxa"/>
            <w:tcBorders>
              <w:top w:val="nil"/>
              <w:left w:val="nil"/>
              <w:bottom w:val="single" w:sz="4" w:space="0" w:color="auto"/>
              <w:right w:val="single" w:sz="4" w:space="0" w:color="auto"/>
            </w:tcBorders>
            <w:shd w:val="clear" w:color="auto" w:fill="auto"/>
            <w:noWrap/>
            <w:vAlign w:val="bottom"/>
            <w:hideMark/>
          </w:tcPr>
          <w:p w14:paraId="4FB793AC" w14:textId="2B141176"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0.6</w:t>
            </w:r>
          </w:p>
        </w:tc>
      </w:tr>
      <w:tr w:rsidR="00B46B4C" w:rsidRPr="00B60EF0" w14:paraId="2F5440DC"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00E3BD4F"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lastRenderedPageBreak/>
              <w:t>Mechemco</w:t>
            </w:r>
            <w:proofErr w:type="spellEnd"/>
            <w:r w:rsidRPr="00B60EF0">
              <w:rPr>
                <w:rFonts w:ascii="Calibri" w:eastAsia="Times New Roman" w:hAnsi="Calibri" w:cs="Times New Roman"/>
                <w:color w:val="000000"/>
                <w:lang w:val="en-US"/>
              </w:rPr>
              <w:t xml:space="preserve"> resins </w:t>
            </w:r>
            <w:proofErr w:type="spellStart"/>
            <w:r w:rsidRPr="00B60EF0">
              <w:rPr>
                <w:rFonts w:ascii="Calibri" w:eastAsia="Times New Roman" w:hAnsi="Calibri" w:cs="Times New Roman"/>
                <w:color w:val="000000"/>
                <w:lang w:val="en-US"/>
              </w:rPr>
              <w:t>pvt</w:t>
            </w:r>
            <w:proofErr w:type="spellEnd"/>
            <w:r w:rsidRPr="00B60EF0">
              <w:rPr>
                <w:rFonts w:ascii="Calibri" w:eastAsia="Times New Roman" w:hAnsi="Calibri" w:cs="Times New Roman"/>
                <w:color w:val="000000"/>
                <w:lang w:val="en-US"/>
              </w:rPr>
              <w:t xml:space="preserve"> ltd</w:t>
            </w:r>
          </w:p>
        </w:tc>
        <w:tc>
          <w:tcPr>
            <w:tcW w:w="1611" w:type="dxa"/>
            <w:tcBorders>
              <w:top w:val="nil"/>
              <w:left w:val="nil"/>
              <w:bottom w:val="single" w:sz="4" w:space="0" w:color="auto"/>
              <w:right w:val="single" w:sz="4" w:space="0" w:color="auto"/>
            </w:tcBorders>
            <w:shd w:val="clear" w:color="auto" w:fill="auto"/>
            <w:noWrap/>
            <w:vAlign w:val="bottom"/>
            <w:hideMark/>
          </w:tcPr>
          <w:p w14:paraId="3BE236EC" w14:textId="260B45CC"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061D08D" w14:textId="4F8CD4A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38AAE33" w14:textId="07E9DCB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2A49D9D5" w14:textId="4E06A82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6E368B3B" w14:textId="4A0D748F"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3D8841E2" w14:textId="2F81D1D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00DAB04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4E4915E2" w14:textId="77777777" w:rsidR="00B46B4C" w:rsidRPr="00B60EF0" w:rsidRDefault="00B46B4C" w:rsidP="00B46B4C">
            <w:pPr>
              <w:spacing w:after="0" w:line="240" w:lineRule="auto"/>
              <w:rPr>
                <w:rFonts w:ascii="Calibri" w:eastAsia="Times New Roman" w:hAnsi="Calibri" w:cs="Times New Roman"/>
                <w:color w:val="000000"/>
                <w:lang w:val="en-US"/>
              </w:rPr>
            </w:pPr>
            <w:proofErr w:type="spellStart"/>
            <w:r w:rsidRPr="00B60EF0">
              <w:rPr>
                <w:rFonts w:ascii="Calibri" w:eastAsia="Times New Roman" w:hAnsi="Calibri" w:cs="Times New Roman"/>
                <w:color w:val="000000"/>
                <w:lang w:val="en-US"/>
              </w:rPr>
              <w:t>Moras</w:t>
            </w:r>
            <w:proofErr w:type="spellEnd"/>
            <w:r w:rsidRPr="00B60EF0">
              <w:rPr>
                <w:rFonts w:ascii="Calibri" w:eastAsia="Times New Roman" w:hAnsi="Calibri" w:cs="Times New Roman"/>
                <w:color w:val="000000"/>
                <w:lang w:val="en-US"/>
              </w:rPr>
              <w:t xml:space="preserve"> Chemicals India Pvt. Ltd. </w:t>
            </w:r>
          </w:p>
        </w:tc>
        <w:tc>
          <w:tcPr>
            <w:tcW w:w="1611" w:type="dxa"/>
            <w:tcBorders>
              <w:top w:val="nil"/>
              <w:left w:val="nil"/>
              <w:bottom w:val="single" w:sz="4" w:space="0" w:color="auto"/>
              <w:right w:val="single" w:sz="4" w:space="0" w:color="auto"/>
            </w:tcBorders>
            <w:shd w:val="clear" w:color="auto" w:fill="auto"/>
            <w:noWrap/>
            <w:vAlign w:val="bottom"/>
            <w:hideMark/>
          </w:tcPr>
          <w:p w14:paraId="64D95066" w14:textId="198174A2"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India</w:t>
            </w:r>
          </w:p>
        </w:tc>
        <w:tc>
          <w:tcPr>
            <w:tcW w:w="1350" w:type="dxa"/>
            <w:tcBorders>
              <w:top w:val="nil"/>
              <w:left w:val="nil"/>
              <w:bottom w:val="single" w:sz="4" w:space="0" w:color="auto"/>
              <w:right w:val="single" w:sz="4" w:space="0" w:color="auto"/>
            </w:tcBorders>
            <w:shd w:val="clear" w:color="auto" w:fill="auto"/>
            <w:noWrap/>
            <w:vAlign w:val="bottom"/>
            <w:hideMark/>
          </w:tcPr>
          <w:p w14:paraId="7FEE35F6" w14:textId="438BEA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1215" w:type="dxa"/>
            <w:tcBorders>
              <w:top w:val="nil"/>
              <w:left w:val="nil"/>
              <w:bottom w:val="single" w:sz="4" w:space="0" w:color="auto"/>
              <w:right w:val="single" w:sz="4" w:space="0" w:color="auto"/>
            </w:tcBorders>
            <w:shd w:val="clear" w:color="auto" w:fill="auto"/>
            <w:noWrap/>
            <w:vAlign w:val="bottom"/>
            <w:hideMark/>
          </w:tcPr>
          <w:p w14:paraId="7099278F" w14:textId="7ABEC31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41" w:type="dxa"/>
            <w:tcBorders>
              <w:top w:val="nil"/>
              <w:left w:val="nil"/>
              <w:bottom w:val="single" w:sz="4" w:space="0" w:color="auto"/>
              <w:right w:val="single" w:sz="4" w:space="0" w:color="auto"/>
            </w:tcBorders>
            <w:shd w:val="clear" w:color="auto" w:fill="auto"/>
            <w:noWrap/>
            <w:vAlign w:val="bottom"/>
            <w:hideMark/>
          </w:tcPr>
          <w:p w14:paraId="3E8F8944" w14:textId="70F6D59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3" w:type="dxa"/>
            <w:tcBorders>
              <w:top w:val="nil"/>
              <w:left w:val="nil"/>
              <w:bottom w:val="single" w:sz="4" w:space="0" w:color="auto"/>
              <w:right w:val="single" w:sz="4" w:space="0" w:color="auto"/>
            </w:tcBorders>
            <w:shd w:val="clear" w:color="auto" w:fill="auto"/>
            <w:noWrap/>
            <w:vAlign w:val="bottom"/>
            <w:hideMark/>
          </w:tcPr>
          <w:p w14:paraId="2391DA55" w14:textId="2B39AFC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c>
          <w:tcPr>
            <w:tcW w:w="835" w:type="dxa"/>
            <w:tcBorders>
              <w:top w:val="nil"/>
              <w:left w:val="nil"/>
              <w:bottom w:val="single" w:sz="4" w:space="0" w:color="auto"/>
              <w:right w:val="single" w:sz="4" w:space="0" w:color="auto"/>
            </w:tcBorders>
            <w:shd w:val="clear" w:color="auto" w:fill="auto"/>
            <w:noWrap/>
            <w:vAlign w:val="bottom"/>
            <w:hideMark/>
          </w:tcPr>
          <w:p w14:paraId="2D71C68C" w14:textId="73001E1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0.4</w:t>
            </w:r>
          </w:p>
        </w:tc>
      </w:tr>
      <w:tr w:rsidR="00B46B4C" w:rsidRPr="00B60EF0" w14:paraId="39DC53A9" w14:textId="77777777" w:rsidTr="00216C7F">
        <w:trPr>
          <w:trHeight w:val="301"/>
        </w:trPr>
        <w:tc>
          <w:tcPr>
            <w:tcW w:w="3604" w:type="dxa"/>
            <w:vMerge w:val="restart"/>
            <w:tcBorders>
              <w:top w:val="nil"/>
              <w:left w:val="single" w:sz="4" w:space="0" w:color="auto"/>
              <w:right w:val="single" w:sz="4" w:space="0" w:color="auto"/>
            </w:tcBorders>
            <w:shd w:val="clear" w:color="auto" w:fill="auto"/>
            <w:noWrap/>
            <w:vAlign w:val="bottom"/>
            <w:hideMark/>
          </w:tcPr>
          <w:p w14:paraId="06BA2F2D"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Ashland Global Holdings Inc.</w:t>
            </w:r>
          </w:p>
          <w:p w14:paraId="60A8FE83" w14:textId="2FB09263"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 </w:t>
            </w:r>
          </w:p>
        </w:tc>
        <w:tc>
          <w:tcPr>
            <w:tcW w:w="1611" w:type="dxa"/>
            <w:tcBorders>
              <w:top w:val="nil"/>
              <w:left w:val="nil"/>
              <w:bottom w:val="single" w:sz="4" w:space="0" w:color="auto"/>
              <w:right w:val="single" w:sz="4" w:space="0" w:color="auto"/>
            </w:tcBorders>
            <w:shd w:val="clear" w:color="auto" w:fill="auto"/>
            <w:noWrap/>
            <w:vAlign w:val="bottom"/>
            <w:hideMark/>
          </w:tcPr>
          <w:p w14:paraId="4E38D150"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Germany</w:t>
            </w:r>
          </w:p>
        </w:tc>
        <w:tc>
          <w:tcPr>
            <w:tcW w:w="1350" w:type="dxa"/>
            <w:tcBorders>
              <w:top w:val="nil"/>
              <w:left w:val="nil"/>
              <w:bottom w:val="single" w:sz="4" w:space="0" w:color="auto"/>
              <w:right w:val="single" w:sz="4" w:space="0" w:color="auto"/>
            </w:tcBorders>
            <w:shd w:val="clear" w:color="auto" w:fill="auto"/>
            <w:noWrap/>
            <w:vAlign w:val="bottom"/>
            <w:hideMark/>
          </w:tcPr>
          <w:p w14:paraId="74C2DAAD" w14:textId="486A3779"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25.0</w:t>
            </w:r>
          </w:p>
        </w:tc>
        <w:tc>
          <w:tcPr>
            <w:tcW w:w="1215" w:type="dxa"/>
            <w:tcBorders>
              <w:top w:val="nil"/>
              <w:left w:val="nil"/>
              <w:bottom w:val="single" w:sz="4" w:space="0" w:color="auto"/>
              <w:right w:val="single" w:sz="4" w:space="0" w:color="auto"/>
            </w:tcBorders>
            <w:shd w:val="clear" w:color="auto" w:fill="auto"/>
            <w:noWrap/>
            <w:vAlign w:val="bottom"/>
            <w:hideMark/>
          </w:tcPr>
          <w:p w14:paraId="724C1F46" w14:textId="5B27FEE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6D58A727" w14:textId="0068EFF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7D118491" w14:textId="7ACB71E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2417A331" w14:textId="06C44B9D"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64A7EC60" w14:textId="77777777" w:rsidTr="00216C7F">
        <w:trPr>
          <w:trHeight w:val="301"/>
        </w:trPr>
        <w:tc>
          <w:tcPr>
            <w:tcW w:w="3604" w:type="dxa"/>
            <w:vMerge/>
            <w:tcBorders>
              <w:left w:val="single" w:sz="4" w:space="0" w:color="auto"/>
              <w:bottom w:val="single" w:sz="4" w:space="0" w:color="auto"/>
              <w:right w:val="single" w:sz="4" w:space="0" w:color="auto"/>
            </w:tcBorders>
            <w:shd w:val="clear" w:color="auto" w:fill="auto"/>
            <w:noWrap/>
            <w:vAlign w:val="bottom"/>
            <w:hideMark/>
          </w:tcPr>
          <w:p w14:paraId="54825176" w14:textId="13C4FA12" w:rsidR="00B46B4C" w:rsidRPr="00B60EF0" w:rsidRDefault="00B46B4C" w:rsidP="00B46B4C">
            <w:pPr>
              <w:spacing w:after="0" w:line="240" w:lineRule="auto"/>
              <w:rPr>
                <w:rFonts w:ascii="Calibri" w:eastAsia="Times New Roman" w:hAnsi="Calibri" w:cs="Times New Roman"/>
                <w:color w:val="000000"/>
                <w:lang w:val="en-US"/>
              </w:rPr>
            </w:pPr>
          </w:p>
        </w:tc>
        <w:tc>
          <w:tcPr>
            <w:tcW w:w="1611" w:type="dxa"/>
            <w:tcBorders>
              <w:top w:val="nil"/>
              <w:left w:val="nil"/>
              <w:bottom w:val="single" w:sz="4" w:space="0" w:color="auto"/>
              <w:right w:val="single" w:sz="4" w:space="0" w:color="auto"/>
            </w:tcBorders>
            <w:shd w:val="clear" w:color="auto" w:fill="auto"/>
            <w:noWrap/>
            <w:vAlign w:val="bottom"/>
            <w:hideMark/>
          </w:tcPr>
          <w:p w14:paraId="267BF841" w14:textId="77777777" w:rsidR="00B46B4C" w:rsidRPr="00B60EF0" w:rsidRDefault="00B46B4C" w:rsidP="00E561A5">
            <w:pPr>
              <w:spacing w:after="0" w:line="240" w:lineRule="auto"/>
              <w:jc w:val="center"/>
              <w:rPr>
                <w:rFonts w:ascii="Calibri" w:eastAsia="Times New Roman" w:hAnsi="Calibri" w:cs="Times New Roman"/>
                <w:color w:val="000000"/>
                <w:lang w:val="en-US"/>
              </w:rPr>
            </w:pPr>
            <w:r w:rsidRPr="00B60EF0">
              <w:rPr>
                <w:rFonts w:ascii="Calibri" w:eastAsia="Times New Roman" w:hAnsi="Calibri" w:cs="Times New Roman"/>
                <w:color w:val="000000"/>
                <w:lang w:val="en-US"/>
              </w:rPr>
              <w:t>USA</w:t>
            </w:r>
          </w:p>
        </w:tc>
        <w:tc>
          <w:tcPr>
            <w:tcW w:w="1350" w:type="dxa"/>
            <w:tcBorders>
              <w:top w:val="nil"/>
              <w:left w:val="nil"/>
              <w:bottom w:val="single" w:sz="4" w:space="0" w:color="auto"/>
              <w:right w:val="single" w:sz="4" w:space="0" w:color="auto"/>
            </w:tcBorders>
            <w:shd w:val="clear" w:color="auto" w:fill="auto"/>
            <w:noWrap/>
            <w:vAlign w:val="bottom"/>
            <w:hideMark/>
          </w:tcPr>
          <w:p w14:paraId="7CEFAE06" w14:textId="0B576641"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30.0</w:t>
            </w:r>
          </w:p>
        </w:tc>
        <w:tc>
          <w:tcPr>
            <w:tcW w:w="1215" w:type="dxa"/>
            <w:tcBorders>
              <w:top w:val="nil"/>
              <w:left w:val="nil"/>
              <w:bottom w:val="single" w:sz="4" w:space="0" w:color="auto"/>
              <w:right w:val="single" w:sz="4" w:space="0" w:color="auto"/>
            </w:tcBorders>
            <w:shd w:val="clear" w:color="auto" w:fill="auto"/>
            <w:noWrap/>
            <w:vAlign w:val="bottom"/>
            <w:hideMark/>
          </w:tcPr>
          <w:p w14:paraId="11F42946" w14:textId="4D66587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41" w:type="dxa"/>
            <w:tcBorders>
              <w:top w:val="nil"/>
              <w:left w:val="nil"/>
              <w:bottom w:val="single" w:sz="4" w:space="0" w:color="auto"/>
              <w:right w:val="single" w:sz="4" w:space="0" w:color="auto"/>
            </w:tcBorders>
            <w:shd w:val="clear" w:color="auto" w:fill="auto"/>
            <w:noWrap/>
            <w:vAlign w:val="bottom"/>
            <w:hideMark/>
          </w:tcPr>
          <w:p w14:paraId="5EE0171A" w14:textId="1F1263A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3" w:type="dxa"/>
            <w:tcBorders>
              <w:top w:val="nil"/>
              <w:left w:val="nil"/>
              <w:bottom w:val="single" w:sz="4" w:space="0" w:color="auto"/>
              <w:right w:val="single" w:sz="4" w:space="0" w:color="auto"/>
            </w:tcBorders>
            <w:shd w:val="clear" w:color="auto" w:fill="auto"/>
            <w:noWrap/>
            <w:vAlign w:val="bottom"/>
            <w:hideMark/>
          </w:tcPr>
          <w:p w14:paraId="55E334E2" w14:textId="0F4D38EE"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c>
          <w:tcPr>
            <w:tcW w:w="835" w:type="dxa"/>
            <w:tcBorders>
              <w:top w:val="nil"/>
              <w:left w:val="nil"/>
              <w:bottom w:val="single" w:sz="4" w:space="0" w:color="auto"/>
              <w:right w:val="single" w:sz="4" w:space="0" w:color="auto"/>
            </w:tcBorders>
            <w:shd w:val="clear" w:color="auto" w:fill="auto"/>
            <w:noWrap/>
            <w:vAlign w:val="bottom"/>
            <w:hideMark/>
          </w:tcPr>
          <w:p w14:paraId="0870A649" w14:textId="7AF082AC"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Arial" w:hAnsi="Arial" w:cs="Arial"/>
                <w:sz w:val="20"/>
                <w:szCs w:val="20"/>
              </w:rPr>
              <w:t>0.0</w:t>
            </w:r>
          </w:p>
        </w:tc>
      </w:tr>
      <w:tr w:rsidR="00B46B4C" w:rsidRPr="00B60EF0" w14:paraId="4F48CAF5"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auto"/>
            <w:noWrap/>
            <w:vAlign w:val="bottom"/>
            <w:hideMark/>
          </w:tcPr>
          <w:p w14:paraId="1923FF03" w14:textId="77777777" w:rsidR="00B46B4C" w:rsidRPr="00B60EF0" w:rsidRDefault="00B46B4C" w:rsidP="00B46B4C">
            <w:pPr>
              <w:spacing w:after="0" w:line="240" w:lineRule="auto"/>
              <w:rPr>
                <w:rFonts w:ascii="Calibri" w:eastAsia="Times New Roman" w:hAnsi="Calibri" w:cs="Times New Roman"/>
                <w:color w:val="000000"/>
                <w:lang w:val="en-US"/>
              </w:rPr>
            </w:pPr>
            <w:r w:rsidRPr="00B60EF0">
              <w:rPr>
                <w:rFonts w:ascii="Calibri" w:eastAsia="Times New Roman" w:hAnsi="Calibri" w:cs="Times New Roman"/>
                <w:color w:val="000000"/>
                <w:lang w:val="en-US"/>
              </w:rPr>
              <w:t>Others</w:t>
            </w:r>
          </w:p>
        </w:tc>
        <w:tc>
          <w:tcPr>
            <w:tcW w:w="1611" w:type="dxa"/>
            <w:tcBorders>
              <w:top w:val="nil"/>
              <w:left w:val="nil"/>
              <w:bottom w:val="single" w:sz="4" w:space="0" w:color="auto"/>
              <w:right w:val="single" w:sz="4" w:space="0" w:color="auto"/>
            </w:tcBorders>
            <w:shd w:val="clear" w:color="auto" w:fill="auto"/>
            <w:noWrap/>
            <w:vAlign w:val="bottom"/>
            <w:hideMark/>
          </w:tcPr>
          <w:p w14:paraId="14FACB4B" w14:textId="1664364F" w:rsidR="00B46B4C" w:rsidRPr="00B60EF0" w:rsidRDefault="00B46B4C" w:rsidP="00E561A5">
            <w:pPr>
              <w:spacing w:after="0" w:line="240" w:lineRule="auto"/>
              <w:jc w:val="center"/>
              <w:rPr>
                <w:rFonts w:ascii="Calibri" w:eastAsia="Times New Roman" w:hAnsi="Calibri" w:cs="Times New Roman"/>
                <w:color w:val="000000"/>
                <w:lang w:val="en-US"/>
              </w:rPr>
            </w:pPr>
          </w:p>
        </w:tc>
        <w:tc>
          <w:tcPr>
            <w:tcW w:w="1350" w:type="dxa"/>
            <w:tcBorders>
              <w:top w:val="nil"/>
              <w:left w:val="nil"/>
              <w:bottom w:val="single" w:sz="4" w:space="0" w:color="auto"/>
              <w:right w:val="single" w:sz="4" w:space="0" w:color="auto"/>
            </w:tcBorders>
            <w:shd w:val="clear" w:color="auto" w:fill="auto"/>
            <w:noWrap/>
            <w:vAlign w:val="bottom"/>
            <w:hideMark/>
          </w:tcPr>
          <w:p w14:paraId="7455AE5F" w14:textId="4B3836BA"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172.3</w:t>
            </w:r>
          </w:p>
        </w:tc>
        <w:tc>
          <w:tcPr>
            <w:tcW w:w="1215" w:type="dxa"/>
            <w:tcBorders>
              <w:top w:val="nil"/>
              <w:left w:val="nil"/>
              <w:bottom w:val="single" w:sz="4" w:space="0" w:color="auto"/>
              <w:right w:val="single" w:sz="4" w:space="0" w:color="auto"/>
            </w:tcBorders>
            <w:shd w:val="clear" w:color="auto" w:fill="auto"/>
            <w:noWrap/>
            <w:vAlign w:val="bottom"/>
            <w:hideMark/>
          </w:tcPr>
          <w:p w14:paraId="160F6036" w14:textId="5C55B4B7"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184.3</w:t>
            </w:r>
          </w:p>
        </w:tc>
        <w:tc>
          <w:tcPr>
            <w:tcW w:w="841" w:type="dxa"/>
            <w:tcBorders>
              <w:top w:val="nil"/>
              <w:left w:val="nil"/>
              <w:bottom w:val="single" w:sz="4" w:space="0" w:color="auto"/>
              <w:right w:val="single" w:sz="4" w:space="0" w:color="auto"/>
            </w:tcBorders>
            <w:shd w:val="clear" w:color="auto" w:fill="auto"/>
            <w:noWrap/>
            <w:vAlign w:val="bottom"/>
            <w:hideMark/>
          </w:tcPr>
          <w:p w14:paraId="66EAA818" w14:textId="038F2600"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189.3</w:t>
            </w:r>
          </w:p>
        </w:tc>
        <w:tc>
          <w:tcPr>
            <w:tcW w:w="833" w:type="dxa"/>
            <w:tcBorders>
              <w:top w:val="nil"/>
              <w:left w:val="nil"/>
              <w:bottom w:val="single" w:sz="4" w:space="0" w:color="auto"/>
              <w:right w:val="single" w:sz="4" w:space="0" w:color="auto"/>
            </w:tcBorders>
            <w:shd w:val="clear" w:color="auto" w:fill="auto"/>
            <w:noWrap/>
            <w:vAlign w:val="bottom"/>
            <w:hideMark/>
          </w:tcPr>
          <w:p w14:paraId="533F8E90" w14:textId="2633F1D2"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194.3</w:t>
            </w:r>
          </w:p>
        </w:tc>
        <w:tc>
          <w:tcPr>
            <w:tcW w:w="835" w:type="dxa"/>
            <w:tcBorders>
              <w:top w:val="nil"/>
              <w:left w:val="nil"/>
              <w:bottom w:val="single" w:sz="4" w:space="0" w:color="auto"/>
              <w:right w:val="single" w:sz="4" w:space="0" w:color="auto"/>
            </w:tcBorders>
            <w:shd w:val="clear" w:color="auto" w:fill="auto"/>
            <w:noWrap/>
            <w:vAlign w:val="bottom"/>
            <w:hideMark/>
          </w:tcPr>
          <w:p w14:paraId="484D0F17" w14:textId="33469B18" w:rsidR="00B46B4C" w:rsidRPr="00B60EF0" w:rsidRDefault="00B46B4C" w:rsidP="00B46B4C">
            <w:pPr>
              <w:spacing w:after="0" w:line="240" w:lineRule="auto"/>
              <w:jc w:val="center"/>
              <w:rPr>
                <w:rFonts w:ascii="Calibri" w:eastAsia="Times New Roman" w:hAnsi="Calibri" w:cs="Times New Roman"/>
                <w:color w:val="000000"/>
                <w:lang w:val="en-US"/>
              </w:rPr>
            </w:pPr>
            <w:r>
              <w:rPr>
                <w:rFonts w:ascii="Calibri" w:hAnsi="Calibri"/>
                <w:color w:val="000000"/>
              </w:rPr>
              <w:t>199.3</w:t>
            </w:r>
          </w:p>
        </w:tc>
      </w:tr>
      <w:tr w:rsidR="00B46B4C" w:rsidRPr="00B60EF0" w14:paraId="23782121" w14:textId="77777777" w:rsidTr="00B46B4C">
        <w:trPr>
          <w:trHeight w:val="301"/>
        </w:trPr>
        <w:tc>
          <w:tcPr>
            <w:tcW w:w="3604" w:type="dxa"/>
            <w:tcBorders>
              <w:top w:val="nil"/>
              <w:left w:val="single" w:sz="4" w:space="0" w:color="auto"/>
              <w:bottom w:val="single" w:sz="4" w:space="0" w:color="auto"/>
              <w:right w:val="single" w:sz="4" w:space="0" w:color="auto"/>
            </w:tcBorders>
            <w:shd w:val="clear" w:color="auto" w:fill="C00000"/>
            <w:noWrap/>
            <w:vAlign w:val="bottom"/>
            <w:hideMark/>
          </w:tcPr>
          <w:p w14:paraId="369EFE8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Total</w:t>
            </w:r>
          </w:p>
        </w:tc>
        <w:tc>
          <w:tcPr>
            <w:tcW w:w="1611" w:type="dxa"/>
            <w:tcBorders>
              <w:top w:val="nil"/>
              <w:left w:val="nil"/>
              <w:bottom w:val="single" w:sz="4" w:space="0" w:color="auto"/>
              <w:right w:val="single" w:sz="4" w:space="0" w:color="auto"/>
            </w:tcBorders>
            <w:shd w:val="clear" w:color="auto" w:fill="C00000"/>
            <w:noWrap/>
            <w:vAlign w:val="bottom"/>
            <w:hideMark/>
          </w:tcPr>
          <w:p w14:paraId="0C9785F8" w14:textId="77777777" w:rsidR="00B46B4C" w:rsidRPr="00B60EF0" w:rsidRDefault="00B46B4C" w:rsidP="00B46B4C">
            <w:pPr>
              <w:spacing w:after="0" w:line="240" w:lineRule="auto"/>
              <w:rPr>
                <w:rFonts w:ascii="Calibri" w:eastAsia="Times New Roman" w:hAnsi="Calibri" w:cs="Times New Roman"/>
                <w:color w:val="FFFFFF" w:themeColor="background1"/>
                <w:lang w:val="en-US"/>
              </w:rPr>
            </w:pPr>
            <w:r w:rsidRPr="00B60EF0">
              <w:rPr>
                <w:rFonts w:ascii="Calibri" w:eastAsia="Times New Roman" w:hAnsi="Calibri" w:cs="Times New Roman"/>
                <w:color w:val="FFFFFF" w:themeColor="background1"/>
                <w:lang w:val="en-US"/>
              </w:rPr>
              <w:t> </w:t>
            </w:r>
          </w:p>
        </w:tc>
        <w:tc>
          <w:tcPr>
            <w:tcW w:w="1350" w:type="dxa"/>
            <w:tcBorders>
              <w:top w:val="nil"/>
              <w:left w:val="nil"/>
              <w:bottom w:val="single" w:sz="4" w:space="0" w:color="auto"/>
              <w:right w:val="single" w:sz="4" w:space="0" w:color="auto"/>
            </w:tcBorders>
            <w:shd w:val="clear" w:color="auto" w:fill="C00000"/>
            <w:noWrap/>
            <w:vAlign w:val="bottom"/>
            <w:hideMark/>
          </w:tcPr>
          <w:p w14:paraId="2BFB376A" w14:textId="68ACDF35"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938.1</w:t>
            </w:r>
          </w:p>
        </w:tc>
        <w:tc>
          <w:tcPr>
            <w:tcW w:w="1215" w:type="dxa"/>
            <w:tcBorders>
              <w:top w:val="nil"/>
              <w:left w:val="nil"/>
              <w:bottom w:val="single" w:sz="4" w:space="0" w:color="auto"/>
              <w:right w:val="single" w:sz="4" w:space="0" w:color="auto"/>
            </w:tcBorders>
            <w:shd w:val="clear" w:color="auto" w:fill="C00000"/>
            <w:noWrap/>
            <w:vAlign w:val="bottom"/>
            <w:hideMark/>
          </w:tcPr>
          <w:p w14:paraId="5F899973" w14:textId="39E77757"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985.1</w:t>
            </w:r>
          </w:p>
        </w:tc>
        <w:tc>
          <w:tcPr>
            <w:tcW w:w="841" w:type="dxa"/>
            <w:tcBorders>
              <w:top w:val="nil"/>
              <w:left w:val="nil"/>
              <w:bottom w:val="single" w:sz="4" w:space="0" w:color="auto"/>
              <w:right w:val="single" w:sz="4" w:space="0" w:color="auto"/>
            </w:tcBorders>
            <w:shd w:val="clear" w:color="auto" w:fill="C00000"/>
            <w:noWrap/>
            <w:vAlign w:val="bottom"/>
            <w:hideMark/>
          </w:tcPr>
          <w:p w14:paraId="3CD0B69B" w14:textId="6AC0F043"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1020.1</w:t>
            </w:r>
          </w:p>
        </w:tc>
        <w:tc>
          <w:tcPr>
            <w:tcW w:w="833" w:type="dxa"/>
            <w:tcBorders>
              <w:top w:val="nil"/>
              <w:left w:val="nil"/>
              <w:bottom w:val="single" w:sz="4" w:space="0" w:color="auto"/>
              <w:right w:val="single" w:sz="4" w:space="0" w:color="auto"/>
            </w:tcBorders>
            <w:shd w:val="clear" w:color="auto" w:fill="C00000"/>
            <w:noWrap/>
            <w:vAlign w:val="bottom"/>
            <w:hideMark/>
          </w:tcPr>
          <w:p w14:paraId="2DFA2C61" w14:textId="2C1F6C6B"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1025.1</w:t>
            </w:r>
          </w:p>
        </w:tc>
        <w:tc>
          <w:tcPr>
            <w:tcW w:w="835" w:type="dxa"/>
            <w:tcBorders>
              <w:top w:val="nil"/>
              <w:left w:val="nil"/>
              <w:bottom w:val="single" w:sz="4" w:space="0" w:color="auto"/>
              <w:right w:val="single" w:sz="4" w:space="0" w:color="auto"/>
            </w:tcBorders>
            <w:shd w:val="clear" w:color="auto" w:fill="C00000"/>
            <w:noWrap/>
            <w:vAlign w:val="bottom"/>
            <w:hideMark/>
          </w:tcPr>
          <w:p w14:paraId="7185576F" w14:textId="26136666" w:rsidR="00B46B4C" w:rsidRPr="00B60EF0" w:rsidRDefault="00B46B4C" w:rsidP="00B46B4C">
            <w:pPr>
              <w:spacing w:after="0" w:line="240" w:lineRule="auto"/>
              <w:jc w:val="center"/>
              <w:rPr>
                <w:rFonts w:ascii="Calibri" w:eastAsia="Times New Roman" w:hAnsi="Calibri" w:cs="Times New Roman"/>
                <w:color w:val="FFFFFF" w:themeColor="background1"/>
                <w:lang w:val="en-US"/>
              </w:rPr>
            </w:pPr>
            <w:r w:rsidRPr="0030317B">
              <w:rPr>
                <w:rFonts w:ascii="Calibri" w:hAnsi="Calibri"/>
                <w:color w:val="FFFFFF" w:themeColor="background1"/>
              </w:rPr>
              <w:t>1030.1</w:t>
            </w:r>
          </w:p>
        </w:tc>
      </w:tr>
    </w:tbl>
    <w:p w14:paraId="0B271F07" w14:textId="786FAED1" w:rsidR="006E66C6" w:rsidRDefault="00262FD4" w:rsidP="007E7092">
      <w:pPr>
        <w:pStyle w:val="BodyText"/>
        <w:spacing w:before="162" w:line="360" w:lineRule="auto"/>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2256" behindDoc="0" locked="0" layoutInCell="1" allowOverlap="1" wp14:anchorId="0D5E5B9C" wp14:editId="49624FBB">
                <wp:simplePos x="0" y="0"/>
                <wp:positionH relativeFrom="column">
                  <wp:posOffset>-120650</wp:posOffset>
                </wp:positionH>
                <wp:positionV relativeFrom="paragraph">
                  <wp:posOffset>549910</wp:posOffset>
                </wp:positionV>
                <wp:extent cx="6543040" cy="1404620"/>
                <wp:effectExtent l="0" t="0" r="0" b="0"/>
                <wp:wrapSquare wrapText="bothSides"/>
                <wp:docPr id="2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040" cy="140462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E5B9C" id="_x0000_s1035" type="#_x0000_t202" style="position:absolute;left:0;text-align:left;margin-left:-9.5pt;margin-top:43.3pt;width:515.2pt;height:110.6pt;z-index:252512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" fillcolor="#2a4a85 [2148]" stroked="f">
                <v:fill color2="#8eaadb [1940]" rotate="t" angle="180" colors="0 #2a4b86;31457f #4a76c6;1 #8faadc" focus="100%" type="gradient"/>
                <v:textbox style="mso-fit-shape-to-text:t">
                  <w:txbxContent>
                    <w:p w14:paraId="1F22381A" w14:textId="7F7601A0"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Major manufacturing company</w:t>
                      </w:r>
                      <w:r w:rsidR="00C62BA4">
                        <w:rPr>
                          <w:bCs/>
                          <w:color w:val="FFFFFF" w:themeColor="background1"/>
                        </w:rPr>
                        <w:t xml:space="preserve">, </w:t>
                      </w:r>
                      <w:r w:rsidRPr="00262FD4">
                        <w:rPr>
                          <w:bCs/>
                          <w:color w:val="FFFFFF" w:themeColor="background1"/>
                        </w:rPr>
                        <w:t>INEOS Composites</w:t>
                      </w:r>
                      <w:r w:rsidR="0022743F">
                        <w:rPr>
                          <w:bCs/>
                          <w:color w:val="FFFFFF" w:themeColor="background1"/>
                        </w:rPr>
                        <w:t xml:space="preserve"> </w:t>
                      </w:r>
                      <w:r w:rsidRPr="00262FD4">
                        <w:rPr>
                          <w:bCs/>
                          <w:color w:val="FFFFFF" w:themeColor="background1"/>
                        </w:rPr>
                        <w:t xml:space="preserve">acquired the Ashland’s composite business in 2019. </w:t>
                      </w:r>
                    </w:p>
                    <w:p w14:paraId="7EC00ED5" w14:textId="2C7E743A"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In 2020, Showa Denko K.K, a Japanese Vinyl Ester Resin producer expanded its VER production line to almost double of its existing capacity through its Chinese subsidiary Shanghai Showa Highpolymer Co., Ltd. (SSHP).</w:t>
                      </w:r>
                    </w:p>
                    <w:p w14:paraId="5F3C47F2" w14:textId="796F54E3" w:rsidR="00262FD4" w:rsidRPr="00262FD4" w:rsidRDefault="00262FD4" w:rsidP="00F14E20">
                      <w:pPr>
                        <w:pStyle w:val="BodyText"/>
                        <w:numPr>
                          <w:ilvl w:val="0"/>
                          <w:numId w:val="4"/>
                        </w:numPr>
                        <w:spacing w:before="162" w:line="360" w:lineRule="auto"/>
                        <w:jc w:val="both"/>
                        <w:rPr>
                          <w:bCs/>
                          <w:color w:val="FFFFFF" w:themeColor="background1"/>
                        </w:rPr>
                      </w:pPr>
                      <w:r w:rsidRPr="00262FD4">
                        <w:rPr>
                          <w:bCs/>
                          <w:color w:val="FFFFFF" w:themeColor="background1"/>
                        </w:rPr>
                        <w:t xml:space="preserve">Also, in 2014 Chinese Vinyl Ester resin market leader Sino Polymer Co. Ltd announced strategic cooperation with Europe’s Nord Composites under which Nord Composites would produce Sino Polymer’s MFE brand of VER in its plant located in Italy. </w:t>
                      </w:r>
                    </w:p>
                    <w:p w14:paraId="055E8ED4" w14:textId="4F2AD102" w:rsidR="00262FD4" w:rsidRPr="00262FD4" w:rsidRDefault="00262FD4">
                      <w:pPr>
                        <w:rPr>
                          <w:color w:val="FFFFFF" w:themeColor="background1"/>
                        </w:rPr>
                      </w:pPr>
                    </w:p>
                  </w:txbxContent>
                </v:textbox>
                <w10:wrap type="square"/>
              </v:shape>
            </w:pict>
          </mc:Fallback>
        </mc:AlternateContent>
      </w:r>
      <w:r w:rsidR="00B60EF0" w:rsidRPr="002B5730">
        <w:rPr>
          <w:bCs/>
          <w:noProof/>
          <w:color w:val="000000" w:themeColor="text1"/>
          <w:lang w:val="en-IN"/>
        </w:rPr>
        <mc:AlternateContent>
          <mc:Choice Requires="wps">
            <w:drawing>
              <wp:anchor distT="0" distB="0" distL="114300" distR="114300" simplePos="0" relativeHeight="252438528" behindDoc="0" locked="0" layoutInCell="1" allowOverlap="1" wp14:anchorId="69506B22" wp14:editId="7E2A1CCE">
                <wp:simplePos x="0" y="0"/>
                <wp:positionH relativeFrom="margin">
                  <wp:posOffset>5181600</wp:posOffset>
                </wp:positionH>
                <wp:positionV relativeFrom="paragraph">
                  <wp:posOffset>-1905</wp:posOffset>
                </wp:positionV>
                <wp:extent cx="134683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1346835" cy="200055"/>
                        </a:xfrm>
                        <a:prstGeom prst="rect">
                          <a:avLst/>
                        </a:prstGeom>
                        <a:noFill/>
                      </wps:spPr>
                      <wps:txbx>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9506B22" id="_x0000_s1036" type="#_x0000_t202" style="position:absolute;left:0;text-align:left;margin-left:408pt;margin-top:-.15pt;width:106.05pt;height:15.75pt;z-index:25243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" filled="f" stroked="f">
                <v:textbox style="mso-fit-shape-to-text:t">
                  <w:txbxContent>
                    <w:p w14:paraId="0EEA3C77" w14:textId="77777777" w:rsidR="00B60EF0" w:rsidRPr="006F6D2F" w:rsidRDefault="00B60EF0" w:rsidP="00B60EF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806263E" w14:textId="77777777" w:rsidR="009E126D" w:rsidRDefault="009E126D" w:rsidP="009E126D">
      <w:pPr>
        <w:pStyle w:val="BodyText"/>
        <w:spacing w:before="162" w:line="480" w:lineRule="auto"/>
        <w:ind w:right="-90"/>
        <w:jc w:val="both"/>
        <w:rPr>
          <w:b/>
          <w:bCs/>
          <w:color w:val="000000" w:themeColor="text1"/>
        </w:rPr>
      </w:pPr>
    </w:p>
    <w:p w14:paraId="0BD4CB2B" w14:textId="3E49F3DC" w:rsidR="0068477D" w:rsidRPr="005D2A6A" w:rsidRDefault="009E126D" w:rsidP="005D2A6A">
      <w:pPr>
        <w:rPr>
          <w:rFonts w:ascii="Arial" w:hAnsi="Arial" w:cs="Arial"/>
          <w:b/>
          <w:bCs/>
          <w:sz w:val="24"/>
          <w:szCs w:val="24"/>
        </w:rPr>
      </w:pPr>
      <w:r w:rsidRPr="009E126D">
        <w:rPr>
          <w:rFonts w:ascii="Arial" w:hAnsi="Arial" w:cs="Arial"/>
          <w:b/>
          <w:bCs/>
          <w:sz w:val="24"/>
          <w:szCs w:val="24"/>
        </w:rPr>
        <w:t>Global Investment in Renewable Energy Capacity by Sector in 2019 (USD Billion</w:t>
      </w:r>
      <w:r w:rsidRPr="005D2A6A">
        <w:rPr>
          <w:rFonts w:ascii="Arial" w:hAnsi="Arial" w:cs="Arial"/>
          <w:b/>
          <w:bCs/>
          <w:sz w:val="24"/>
          <w:szCs w:val="24"/>
        </w:rPr>
        <w:t>)</w:t>
      </w:r>
    </w:p>
    <w:p w14:paraId="76DA82DB" w14:textId="3D051BC5" w:rsidR="001E434A" w:rsidRDefault="00A75AB8" w:rsidP="0068477D">
      <w:pPr>
        <w:pStyle w:val="BodyText"/>
        <w:spacing w:before="162" w:line="480" w:lineRule="auto"/>
        <w:ind w:right="-90"/>
        <w:jc w:val="both"/>
        <w:rPr>
          <w:bCs/>
          <w:color w:val="000000" w:themeColor="text1"/>
        </w:rPr>
      </w:pPr>
      <w:r w:rsidRPr="002B5730">
        <w:rPr>
          <w:bCs/>
          <w:noProof/>
          <w:color w:val="000000" w:themeColor="text1"/>
        </w:rPr>
        <mc:AlternateContent>
          <mc:Choice Requires="wps">
            <w:drawing>
              <wp:anchor distT="0" distB="0" distL="114300" distR="114300" simplePos="0" relativeHeight="251738112" behindDoc="0" locked="0" layoutInCell="1" allowOverlap="1" wp14:anchorId="662AB210" wp14:editId="5369D86C">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37"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Ejhte6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2B5730">
        <w:rPr>
          <w:bCs/>
          <w:noProof/>
          <w:color w:val="000000" w:themeColor="text1"/>
        </w:rPr>
        <w:drawing>
          <wp:inline distT="0" distB="0" distL="0" distR="0" wp14:anchorId="251E8D06" wp14:editId="2B692451">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E421B8" w14:textId="77777777" w:rsidR="00262FD4" w:rsidRPr="002B5730" w:rsidRDefault="00262FD4" w:rsidP="0068477D">
      <w:pPr>
        <w:pStyle w:val="BodyText"/>
        <w:spacing w:before="162" w:line="480" w:lineRule="auto"/>
        <w:ind w:right="-90"/>
        <w:jc w:val="both"/>
        <w:rPr>
          <w:bCs/>
          <w:color w:val="000000" w:themeColor="text1"/>
        </w:rPr>
      </w:pPr>
    </w:p>
    <w:p w14:paraId="2AEE4F60" w14:textId="47177C94" w:rsidR="00262FD4" w:rsidRDefault="00262FD4" w:rsidP="00CE35EB">
      <w:pPr>
        <w:pStyle w:val="BodyText"/>
        <w:spacing w:before="162" w:line="360" w:lineRule="auto"/>
        <w:jc w:val="both"/>
        <w:rPr>
          <w:bCs/>
          <w:color w:val="000000" w:themeColor="text1"/>
        </w:rPr>
      </w:pPr>
      <w:r w:rsidRPr="00262FD4">
        <w:rPr>
          <w:bCs/>
          <w:noProof/>
          <w:color w:val="000000" w:themeColor="text1"/>
        </w:rPr>
        <mc:AlternateContent>
          <mc:Choice Requires="wps">
            <w:drawing>
              <wp:anchor distT="45720" distB="45720" distL="114300" distR="114300" simplePos="0" relativeHeight="252516352" behindDoc="0" locked="0" layoutInCell="1" allowOverlap="1" wp14:anchorId="6B13134D" wp14:editId="42FD5BE2">
                <wp:simplePos x="0" y="0"/>
                <wp:positionH relativeFrom="column">
                  <wp:posOffset>-73025</wp:posOffset>
                </wp:positionH>
                <wp:positionV relativeFrom="paragraph">
                  <wp:posOffset>180340</wp:posOffset>
                </wp:positionV>
                <wp:extent cx="6530975" cy="2695575"/>
                <wp:effectExtent l="76200" t="57150" r="98425" b="123825"/>
                <wp:wrapSquare wrapText="bothSides"/>
                <wp:docPr id="21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975" cy="26955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3"/>
                        </a:lnRef>
                        <a:fillRef idx="2">
                          <a:schemeClr val="accent3"/>
                        </a:fillRef>
                        <a:effectRef idx="1">
                          <a:schemeClr val="accent3"/>
                        </a:effectRef>
                        <a:fontRef idx="minor">
                          <a:schemeClr val="dk1"/>
                        </a:fontRef>
                      </wps:style>
                      <wps:txb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3134D" id="_x0000_s1038" type="#_x0000_t202" style="position:absolute;left:0;text-align:left;margin-left:-5.75pt;margin-top:14.2pt;width:514.25pt;height:212.25pt;z-index:2525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" fillcolor="#c3c3c3 [2166]" stroked="f" strokeweight=".5pt">
                <v:fill color2="#b6b6b6 [2614]" rotate="t" colors="0 #d2d2d2;.5 #c8c8c8;1 silver" focus="100%" type="gradient">
                  <o:fill v:ext="view" type="gradientUnscaled"/>
                </v:fill>
                <v:shadow on="t" color="black" opacity="20971f" offset="0,2.2pt"/>
                <v:textbox>
                  <w:txbxContent>
                    <w:p w14:paraId="058D08C1" w14:textId="67149353"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increase in production is mainly led by </w:t>
                      </w:r>
                      <w:r w:rsidR="0053102A">
                        <w:rPr>
                          <w:bCs/>
                          <w:color w:val="000000" w:themeColor="text1"/>
                        </w:rPr>
                        <w:t>high</w:t>
                      </w:r>
                      <w:r w:rsidRPr="002B5730">
                        <w:rPr>
                          <w:bCs/>
                          <w:color w:val="000000" w:themeColor="text1"/>
                        </w:rPr>
                        <w:t xml:space="preserve"> demand for vinyl ester resin in downstream fiber reinforced plastic (FRP) applications.</w:t>
                      </w:r>
                    </w:p>
                    <w:p w14:paraId="1C67377D" w14:textId="43B8782D"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Asia Pacific region holds approximately 44% of the total production capacity, which can be attributed to the presence of major players like </w:t>
                      </w:r>
                      <w:proofErr w:type="spellStart"/>
                      <w:r w:rsidRPr="002B5730">
                        <w:rPr>
                          <w:bCs/>
                          <w:color w:val="000000" w:themeColor="text1"/>
                        </w:rPr>
                        <w:t>Jinling</w:t>
                      </w:r>
                      <w:proofErr w:type="spellEnd"/>
                      <w:r w:rsidRPr="002B5730">
                        <w:rPr>
                          <w:bCs/>
                          <w:color w:val="000000" w:themeColor="text1"/>
                        </w:rPr>
                        <w:t xml:space="preserve"> AOC Resins Co., Ltd., Showa Denko K.K., Sino Polymer, INEOS Composites, among others. </w:t>
                      </w:r>
                    </w:p>
                    <w:p w14:paraId="1C7121A1" w14:textId="6CC9FFCC" w:rsidR="00262FD4" w:rsidRDefault="00262FD4" w:rsidP="00F14E20">
                      <w:pPr>
                        <w:pStyle w:val="BodyText"/>
                        <w:numPr>
                          <w:ilvl w:val="0"/>
                          <w:numId w:val="5"/>
                        </w:numPr>
                        <w:spacing w:before="162" w:line="360" w:lineRule="auto"/>
                        <w:jc w:val="both"/>
                        <w:rPr>
                          <w:bCs/>
                          <w:color w:val="000000" w:themeColor="text1"/>
                        </w:rPr>
                      </w:pPr>
                      <w:r w:rsidRPr="002B5730">
                        <w:rPr>
                          <w:bCs/>
                          <w:color w:val="000000" w:themeColor="text1"/>
                        </w:rPr>
                        <w:t xml:space="preserve">The total production value in 2020 saw a decline of approximately 8% as compared to the 2019 production level. However, approximately 7% growth in production is expected in 2021 due to increasing demand of vinyl ester resin globally. </w:t>
                      </w:r>
                    </w:p>
                    <w:p w14:paraId="0FFBB9E7" w14:textId="44C9C050" w:rsidR="00262FD4" w:rsidRDefault="00262FD4"/>
                  </w:txbxContent>
                </v:textbox>
                <w10:wrap type="square"/>
              </v:shape>
            </w:pict>
          </mc:Fallback>
        </mc:AlternateContent>
      </w:r>
    </w:p>
    <w:p w14:paraId="35FB17CF" w14:textId="77777777" w:rsidR="00262FD4" w:rsidRDefault="00262FD4" w:rsidP="00CE35EB">
      <w:pPr>
        <w:pStyle w:val="BodyText"/>
        <w:spacing w:before="162" w:line="360" w:lineRule="auto"/>
        <w:jc w:val="both"/>
        <w:rPr>
          <w:bCs/>
          <w:color w:val="000000" w:themeColor="text1"/>
        </w:rPr>
      </w:pPr>
    </w:p>
    <w:p w14:paraId="09F88EB4" w14:textId="0568B8DA" w:rsidR="0068477D" w:rsidRPr="005D2A6A" w:rsidRDefault="009E126D" w:rsidP="005D2A6A">
      <w:pPr>
        <w:rPr>
          <w:rFonts w:ascii="Arial" w:hAnsi="Arial" w:cs="Arial"/>
          <w:b/>
          <w:bCs/>
          <w:sz w:val="24"/>
          <w:szCs w:val="24"/>
        </w:rPr>
      </w:pPr>
      <w:r w:rsidRPr="005D2A6A">
        <w:rPr>
          <w:rFonts w:ascii="Arial" w:hAnsi="Arial" w:cs="Arial"/>
          <w:b/>
          <w:bCs/>
          <w:sz w:val="24"/>
          <w:szCs w:val="24"/>
        </w:rPr>
        <w:t>Global Advanced Composites</w:t>
      </w:r>
      <w:r w:rsidR="00650D00">
        <w:rPr>
          <w:rFonts w:ascii="Arial" w:hAnsi="Arial" w:cs="Arial"/>
          <w:b/>
          <w:bCs/>
          <w:sz w:val="24"/>
          <w:szCs w:val="24"/>
        </w:rPr>
        <w:t>*</w:t>
      </w:r>
      <w:r w:rsidRPr="005D2A6A">
        <w:rPr>
          <w:rFonts w:ascii="Arial" w:hAnsi="Arial" w:cs="Arial"/>
          <w:b/>
          <w:bCs/>
          <w:sz w:val="24"/>
          <w:szCs w:val="24"/>
        </w:rPr>
        <w:t xml:space="preserve"> Market Share, By Region, By Value, 2015 &amp; 2020</w:t>
      </w:r>
    </w:p>
    <w:p w14:paraId="1F874378" w14:textId="68A82950" w:rsidR="0068477D" w:rsidRPr="005D2A6A" w:rsidRDefault="009779AC" w:rsidP="005D2A6A">
      <w:pPr>
        <w:rPr>
          <w:rFonts w:ascii="Arial" w:hAnsi="Arial" w:cs="Arial"/>
          <w:b/>
          <w:bCs/>
          <w:sz w:val="24"/>
          <w:szCs w:val="24"/>
        </w:rPr>
      </w:pPr>
      <w:r w:rsidRPr="005D2A6A">
        <w:rPr>
          <w:rFonts w:ascii="Arial" w:hAnsi="Arial" w:cs="Arial"/>
          <w:b/>
          <w:bCs/>
          <w:noProof/>
          <w:sz w:val="24"/>
          <w:szCs w:val="24"/>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39" type="#_x0000_t202" style="position:absolute;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5D2A6A">
        <w:rPr>
          <w:rFonts w:ascii="Arial" w:hAnsi="Arial" w:cs="Arial"/>
          <w:b/>
          <w:bCs/>
          <w:noProof/>
          <w:sz w:val="24"/>
          <w:szCs w:val="24"/>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40" type="#_x0000_t202" style="position:absolute;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5D2A6A">
        <w:rPr>
          <w:rFonts w:ascii="Arial" w:hAnsi="Arial" w:cs="Arial"/>
          <w:b/>
          <w:bCs/>
          <w:noProof/>
          <w:sz w:val="24"/>
          <w:szCs w:val="24"/>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41" type="#_x0000_t202" style="position:absolute;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5D2A6A">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42" type="#_x0000_t202" style="position:absolute;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I3kGGW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5D2A6A">
        <w:rPr>
          <w:rFonts w:ascii="Arial" w:hAnsi="Arial" w:cs="Arial"/>
          <w:b/>
          <w:bCs/>
          <w:noProof/>
          <w:sz w:val="24"/>
          <w:szCs w:val="24"/>
        </w:rPr>
        <w:drawing>
          <wp:inline distT="0" distB="0" distL="0" distR="0" wp14:anchorId="4816F80C" wp14:editId="66BD3A57">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68477D" w:rsidRPr="005D2A6A">
        <w:rPr>
          <w:rFonts w:ascii="Arial" w:hAnsi="Arial" w:cs="Arial"/>
          <w:b/>
          <w:bCs/>
          <w:noProof/>
          <w:sz w:val="24"/>
          <w:szCs w:val="24"/>
        </w:rPr>
        <w:drawing>
          <wp:inline distT="0" distB="0" distL="0" distR="0" wp14:anchorId="32E67F4E" wp14:editId="59F3F8AD">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2DA04E" w14:textId="318C2692" w:rsidR="000F635C" w:rsidRPr="002B5730" w:rsidRDefault="000F635C" w:rsidP="0068477D">
      <w:pPr>
        <w:pStyle w:val="BodyText"/>
        <w:spacing w:before="162" w:line="480" w:lineRule="auto"/>
        <w:ind w:right="-90"/>
        <w:jc w:val="both"/>
        <w:rPr>
          <w:bCs/>
          <w:color w:val="000000" w:themeColor="text1"/>
        </w:rPr>
      </w:pPr>
    </w:p>
    <w:p w14:paraId="469F304B" w14:textId="76CBD9A0" w:rsidR="0068477D" w:rsidRPr="002B5730" w:rsidRDefault="00650D00" w:rsidP="00650D00">
      <w:pPr>
        <w:pStyle w:val="BodyText"/>
        <w:spacing w:before="162"/>
        <w:ind w:right="-86"/>
        <w:jc w:val="both"/>
        <w:rPr>
          <w:bCs/>
          <w:color w:val="000000" w:themeColor="text1"/>
        </w:rPr>
      </w:pPr>
      <w:r>
        <w:rPr>
          <w:bCs/>
          <w:color w:val="000000" w:themeColor="text1"/>
        </w:rPr>
        <w:t>*</w:t>
      </w:r>
      <w:r w:rsidRPr="00650D00">
        <w:rPr>
          <w:bCs/>
          <w:i/>
          <w:iCs/>
          <w:color w:val="000000" w:themeColor="text1"/>
          <w:sz w:val="18"/>
          <w:szCs w:val="18"/>
        </w:rPr>
        <w:t>Advanced Composites are lightweight and strong engineered materials consisting of high-performance reinforcing fibers embedded in a toughened polymeric matrix that exhibit high stiffness, or modulus of elasticity characteristics, compared to other materials</w:t>
      </w:r>
    </w:p>
    <w:p w14:paraId="640C98C5" w14:textId="77777777" w:rsidR="0068477D" w:rsidRPr="002B5730" w:rsidRDefault="0068477D" w:rsidP="0068477D">
      <w:pPr>
        <w:pStyle w:val="BodyText"/>
        <w:spacing w:before="162" w:line="480" w:lineRule="auto"/>
        <w:ind w:right="-90"/>
        <w:jc w:val="both"/>
        <w:rPr>
          <w:bCs/>
          <w:color w:val="000000" w:themeColor="text1"/>
        </w:rPr>
      </w:pPr>
    </w:p>
    <w:p w14:paraId="6D49A784" w14:textId="76EB411F" w:rsidR="006E66C6" w:rsidRDefault="006E66C6" w:rsidP="006F6D2F">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389870" w14:textId="77777777" w:rsidR="006E66C6" w:rsidRDefault="006E66C6" w:rsidP="0068477D">
      <w:pPr>
        <w:pStyle w:val="BodyText"/>
        <w:spacing w:before="162" w:line="480" w:lineRule="auto"/>
        <w:ind w:right="-90"/>
        <w:jc w:val="both"/>
        <w:rPr>
          <w:bCs/>
          <w:color w:val="000000" w:themeColor="text1"/>
        </w:rPr>
      </w:pPr>
    </w:p>
    <w:p w14:paraId="03C6073D" w14:textId="77777777" w:rsidR="00051677" w:rsidRDefault="00051677" w:rsidP="0068477D">
      <w:pPr>
        <w:pStyle w:val="BodyText"/>
        <w:spacing w:before="162" w:line="480" w:lineRule="auto"/>
        <w:ind w:right="-90"/>
        <w:jc w:val="both"/>
        <w:rPr>
          <w:bCs/>
          <w:color w:val="000000" w:themeColor="text1"/>
        </w:rPr>
      </w:pPr>
    </w:p>
    <w:p w14:paraId="6721E842" w14:textId="5B236A42" w:rsidR="009E126D" w:rsidRPr="0061645E" w:rsidRDefault="009E126D" w:rsidP="00CF60F6">
      <w:pPr>
        <w:pStyle w:val="BodyText"/>
        <w:spacing w:before="162" w:line="480" w:lineRule="auto"/>
        <w:ind w:right="-90"/>
        <w:jc w:val="both"/>
        <w:rPr>
          <w:rFonts w:eastAsiaTheme="minorHAnsi"/>
          <w:b/>
          <w:bCs/>
          <w:lang w:val="en-IN"/>
        </w:rPr>
      </w:pPr>
      <w:r w:rsidRPr="0061645E">
        <w:rPr>
          <w:rFonts w:eastAsiaTheme="minorHAnsi"/>
          <w:b/>
          <w:bCs/>
          <w:lang w:val="en-IN"/>
        </w:rPr>
        <w:t xml:space="preserve">3.1. 4. Operating Efficiency </w:t>
      </w:r>
      <w:proofErr w:type="gramStart"/>
      <w:r w:rsidRPr="0061645E">
        <w:rPr>
          <w:rFonts w:eastAsiaTheme="minorHAnsi"/>
          <w:b/>
          <w:bCs/>
          <w:lang w:val="en-IN"/>
        </w:rPr>
        <w:t>By</w:t>
      </w:r>
      <w:proofErr w:type="gramEnd"/>
      <w:r w:rsidRPr="0061645E">
        <w:rPr>
          <w:rFonts w:eastAsiaTheme="minorHAnsi"/>
          <w:b/>
          <w:bCs/>
          <w:lang w:val="en-IN"/>
        </w:rPr>
        <w:t xml:space="preserve"> Company</w:t>
      </w:r>
    </w:p>
    <w:p w14:paraId="57D2C25C" w14:textId="37E8BBFB" w:rsidR="000F635C" w:rsidRPr="0061645E" w:rsidDel="0022576D" w:rsidRDefault="009E126D" w:rsidP="0061645E">
      <w:pPr>
        <w:rPr>
          <w:del w:id="40" w:author="Hardik Malhotra" w:date="2021-09-13T10:48:00Z"/>
          <w:rFonts w:ascii="Arial" w:hAnsi="Arial" w:cs="Arial"/>
          <w:b/>
          <w:bCs/>
          <w:sz w:val="24"/>
          <w:szCs w:val="24"/>
        </w:rPr>
      </w:pPr>
      <w:r w:rsidRPr="0061645E">
        <w:rPr>
          <w:rFonts w:ascii="Arial" w:hAnsi="Arial" w:cs="Arial"/>
          <w:b/>
          <w:bCs/>
          <w:sz w:val="24"/>
          <w:szCs w:val="24"/>
        </w:rPr>
        <w:t>Global Vinyl Ester Resin Operating Efficiency, By Company, 2015-2030F</w:t>
      </w:r>
    </w:p>
    <w:p w14:paraId="721A64DA" w14:textId="6BAC098A" w:rsidR="0068477D" w:rsidRPr="0061645E" w:rsidRDefault="0068477D" w:rsidP="0061645E">
      <w:pPr>
        <w:rPr>
          <w:rFonts w:ascii="Arial" w:hAnsi="Arial" w:cs="Arial"/>
          <w:b/>
          <w:bCs/>
          <w:sz w:val="24"/>
          <w:szCs w:val="24"/>
        </w:rPr>
      </w:pPr>
    </w:p>
    <w:tbl>
      <w:tblPr>
        <w:tblW w:w="10056" w:type="dxa"/>
        <w:tblLook w:val="04A0" w:firstRow="1" w:lastRow="0" w:firstColumn="1" w:lastColumn="0" w:noHBand="0" w:noVBand="1"/>
      </w:tblPr>
      <w:tblGrid>
        <w:gridCol w:w="4390"/>
        <w:gridCol w:w="1003"/>
        <w:gridCol w:w="1003"/>
        <w:gridCol w:w="1228"/>
        <w:gridCol w:w="1215"/>
        <w:gridCol w:w="1217"/>
      </w:tblGrid>
      <w:tr w:rsidR="009E126D" w:rsidRPr="009E126D" w14:paraId="3D422255" w14:textId="77777777" w:rsidTr="00CF60F6">
        <w:trPr>
          <w:trHeight w:val="417"/>
        </w:trPr>
        <w:tc>
          <w:tcPr>
            <w:tcW w:w="4390" w:type="dxa"/>
            <w:vMerge w:val="restart"/>
            <w:tcBorders>
              <w:top w:val="single" w:sz="8" w:space="0" w:color="auto"/>
              <w:left w:val="single" w:sz="8" w:space="0" w:color="auto"/>
              <w:bottom w:val="single" w:sz="8" w:space="0" w:color="000000"/>
              <w:right w:val="single" w:sz="8" w:space="0" w:color="auto"/>
            </w:tcBorders>
            <w:shd w:val="clear" w:color="auto" w:fill="C00000"/>
            <w:noWrap/>
            <w:vAlign w:val="center"/>
            <w:hideMark/>
          </w:tcPr>
          <w:p w14:paraId="2E4ABC8B"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Company</w:t>
            </w:r>
          </w:p>
        </w:tc>
        <w:tc>
          <w:tcPr>
            <w:tcW w:w="5666" w:type="dxa"/>
            <w:gridSpan w:val="5"/>
            <w:tcBorders>
              <w:top w:val="single" w:sz="8" w:space="0" w:color="auto"/>
              <w:left w:val="nil"/>
              <w:bottom w:val="single" w:sz="8" w:space="0" w:color="auto"/>
              <w:right w:val="single" w:sz="8" w:space="0" w:color="000000"/>
            </w:tcBorders>
            <w:shd w:val="clear" w:color="auto" w:fill="C00000"/>
            <w:noWrap/>
            <w:vAlign w:val="center"/>
            <w:hideMark/>
          </w:tcPr>
          <w:p w14:paraId="042FEA74" w14:textId="5130721B"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Operating Efficiency (%)</w:t>
            </w:r>
          </w:p>
        </w:tc>
      </w:tr>
      <w:tr w:rsidR="00CF60F6" w:rsidRPr="009E126D" w14:paraId="506782D5" w14:textId="77777777" w:rsidTr="00CF60F6">
        <w:trPr>
          <w:trHeight w:val="417"/>
        </w:trPr>
        <w:tc>
          <w:tcPr>
            <w:tcW w:w="4390" w:type="dxa"/>
            <w:vMerge/>
            <w:tcBorders>
              <w:top w:val="single" w:sz="8" w:space="0" w:color="auto"/>
              <w:left w:val="single" w:sz="8" w:space="0" w:color="auto"/>
              <w:bottom w:val="single" w:sz="8" w:space="0" w:color="000000"/>
              <w:right w:val="single" w:sz="8" w:space="0" w:color="auto"/>
            </w:tcBorders>
            <w:shd w:val="clear" w:color="auto" w:fill="C00000"/>
            <w:vAlign w:val="center"/>
            <w:hideMark/>
          </w:tcPr>
          <w:p w14:paraId="2D2BE794" w14:textId="77777777" w:rsidR="009E126D" w:rsidRPr="009E126D" w:rsidRDefault="009E126D" w:rsidP="009E126D">
            <w:pPr>
              <w:spacing w:after="0" w:line="240" w:lineRule="auto"/>
              <w:rPr>
                <w:rFonts w:ascii="Arial" w:eastAsia="Times New Roman" w:hAnsi="Arial" w:cs="Arial"/>
                <w:color w:val="FFFFFF" w:themeColor="background1"/>
                <w:sz w:val="20"/>
                <w:szCs w:val="20"/>
                <w:lang w:val="en-US"/>
              </w:rPr>
            </w:pPr>
          </w:p>
        </w:tc>
        <w:tc>
          <w:tcPr>
            <w:tcW w:w="1003" w:type="dxa"/>
            <w:tcBorders>
              <w:top w:val="nil"/>
              <w:left w:val="nil"/>
              <w:bottom w:val="single" w:sz="8" w:space="0" w:color="auto"/>
              <w:right w:val="single" w:sz="8" w:space="0" w:color="auto"/>
            </w:tcBorders>
            <w:shd w:val="clear" w:color="auto" w:fill="C00000"/>
            <w:noWrap/>
            <w:vAlign w:val="center"/>
            <w:hideMark/>
          </w:tcPr>
          <w:p w14:paraId="085FE44C"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2015</w:t>
            </w:r>
          </w:p>
        </w:tc>
        <w:tc>
          <w:tcPr>
            <w:tcW w:w="1003" w:type="dxa"/>
            <w:tcBorders>
              <w:top w:val="nil"/>
              <w:left w:val="nil"/>
              <w:bottom w:val="single" w:sz="8" w:space="0" w:color="auto"/>
              <w:right w:val="single" w:sz="8" w:space="0" w:color="auto"/>
            </w:tcBorders>
            <w:shd w:val="clear" w:color="auto" w:fill="C00000"/>
            <w:noWrap/>
            <w:vAlign w:val="center"/>
            <w:hideMark/>
          </w:tcPr>
          <w:p w14:paraId="61C5EEAE"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2020</w:t>
            </w:r>
          </w:p>
        </w:tc>
        <w:tc>
          <w:tcPr>
            <w:tcW w:w="1228" w:type="dxa"/>
            <w:tcBorders>
              <w:top w:val="nil"/>
              <w:left w:val="nil"/>
              <w:bottom w:val="single" w:sz="8" w:space="0" w:color="auto"/>
              <w:right w:val="single" w:sz="8" w:space="0" w:color="auto"/>
            </w:tcBorders>
            <w:shd w:val="clear" w:color="auto" w:fill="C00000"/>
            <w:noWrap/>
            <w:vAlign w:val="center"/>
            <w:hideMark/>
          </w:tcPr>
          <w:p w14:paraId="0162767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2021E</w:t>
            </w:r>
          </w:p>
        </w:tc>
        <w:tc>
          <w:tcPr>
            <w:tcW w:w="1215" w:type="dxa"/>
            <w:tcBorders>
              <w:top w:val="nil"/>
              <w:left w:val="nil"/>
              <w:bottom w:val="single" w:sz="8" w:space="0" w:color="auto"/>
              <w:right w:val="single" w:sz="8" w:space="0" w:color="auto"/>
            </w:tcBorders>
            <w:shd w:val="clear" w:color="auto" w:fill="C00000"/>
            <w:noWrap/>
            <w:vAlign w:val="center"/>
            <w:hideMark/>
          </w:tcPr>
          <w:p w14:paraId="396739E6" w14:textId="77777777"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2025F</w:t>
            </w:r>
          </w:p>
        </w:tc>
        <w:tc>
          <w:tcPr>
            <w:tcW w:w="1216" w:type="dxa"/>
            <w:tcBorders>
              <w:top w:val="nil"/>
              <w:left w:val="nil"/>
              <w:bottom w:val="single" w:sz="8" w:space="0" w:color="auto"/>
              <w:right w:val="single" w:sz="8" w:space="0" w:color="auto"/>
            </w:tcBorders>
            <w:shd w:val="clear" w:color="auto" w:fill="C00000"/>
            <w:noWrap/>
            <w:vAlign w:val="center"/>
            <w:hideMark/>
          </w:tcPr>
          <w:p w14:paraId="48250CC3" w14:textId="791A68AD" w:rsidR="009E126D" w:rsidRPr="009E126D" w:rsidRDefault="009E126D" w:rsidP="009E126D">
            <w:pPr>
              <w:spacing w:after="0" w:line="240" w:lineRule="auto"/>
              <w:jc w:val="center"/>
              <w:rPr>
                <w:rFonts w:ascii="Arial" w:eastAsia="Times New Roman" w:hAnsi="Arial" w:cs="Arial"/>
                <w:color w:val="FFFFFF" w:themeColor="background1"/>
                <w:sz w:val="20"/>
                <w:szCs w:val="20"/>
                <w:lang w:val="en-US"/>
              </w:rPr>
            </w:pPr>
            <w:r w:rsidRPr="009E126D">
              <w:rPr>
                <w:rFonts w:ascii="Arial" w:eastAsia="Times New Roman" w:hAnsi="Arial" w:cs="Arial"/>
                <w:color w:val="FFFFFF" w:themeColor="background1"/>
                <w:sz w:val="20"/>
                <w:szCs w:val="20"/>
                <w:lang w:val="en-US"/>
              </w:rPr>
              <w:t>2030F</w:t>
            </w:r>
          </w:p>
        </w:tc>
      </w:tr>
      <w:tr w:rsidR="009E126D" w:rsidRPr="009E126D" w14:paraId="720CA7F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E13181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AOC Resins</w:t>
            </w:r>
          </w:p>
        </w:tc>
        <w:tc>
          <w:tcPr>
            <w:tcW w:w="1003" w:type="dxa"/>
            <w:tcBorders>
              <w:top w:val="nil"/>
              <w:left w:val="nil"/>
              <w:bottom w:val="single" w:sz="8" w:space="0" w:color="auto"/>
              <w:right w:val="single" w:sz="8" w:space="0" w:color="auto"/>
            </w:tcBorders>
            <w:shd w:val="clear" w:color="auto" w:fill="auto"/>
            <w:noWrap/>
            <w:vAlign w:val="center"/>
            <w:hideMark/>
          </w:tcPr>
          <w:p w14:paraId="2D902E1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003" w:type="dxa"/>
            <w:tcBorders>
              <w:top w:val="nil"/>
              <w:left w:val="nil"/>
              <w:bottom w:val="single" w:sz="8" w:space="0" w:color="auto"/>
              <w:right w:val="single" w:sz="8" w:space="0" w:color="auto"/>
            </w:tcBorders>
            <w:shd w:val="clear" w:color="auto" w:fill="auto"/>
            <w:noWrap/>
            <w:vAlign w:val="center"/>
            <w:hideMark/>
          </w:tcPr>
          <w:p w14:paraId="0F449B8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560FFB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E1D81E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c>
          <w:tcPr>
            <w:tcW w:w="1216" w:type="dxa"/>
            <w:tcBorders>
              <w:top w:val="nil"/>
              <w:left w:val="nil"/>
              <w:bottom w:val="single" w:sz="8" w:space="0" w:color="auto"/>
              <w:right w:val="single" w:sz="8" w:space="0" w:color="auto"/>
            </w:tcBorders>
            <w:shd w:val="clear" w:color="auto" w:fill="auto"/>
            <w:noWrap/>
            <w:vAlign w:val="center"/>
            <w:hideMark/>
          </w:tcPr>
          <w:p w14:paraId="0D0E20CA" w14:textId="35E4A1B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7C830DEB"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A95A77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INEOS Composites</w:t>
            </w:r>
          </w:p>
        </w:tc>
        <w:tc>
          <w:tcPr>
            <w:tcW w:w="1003" w:type="dxa"/>
            <w:tcBorders>
              <w:top w:val="nil"/>
              <w:left w:val="nil"/>
              <w:bottom w:val="single" w:sz="8" w:space="0" w:color="auto"/>
              <w:right w:val="single" w:sz="8" w:space="0" w:color="auto"/>
            </w:tcBorders>
            <w:shd w:val="clear" w:color="auto" w:fill="auto"/>
            <w:noWrap/>
            <w:vAlign w:val="center"/>
            <w:hideMark/>
          </w:tcPr>
          <w:p w14:paraId="0A468B8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29</w:t>
            </w:r>
          </w:p>
        </w:tc>
        <w:tc>
          <w:tcPr>
            <w:tcW w:w="1003" w:type="dxa"/>
            <w:tcBorders>
              <w:top w:val="nil"/>
              <w:left w:val="nil"/>
              <w:bottom w:val="single" w:sz="8" w:space="0" w:color="auto"/>
              <w:right w:val="single" w:sz="8" w:space="0" w:color="auto"/>
            </w:tcBorders>
            <w:shd w:val="clear" w:color="auto" w:fill="auto"/>
            <w:noWrap/>
            <w:vAlign w:val="center"/>
            <w:hideMark/>
          </w:tcPr>
          <w:p w14:paraId="4F6360D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28" w:type="dxa"/>
            <w:tcBorders>
              <w:top w:val="nil"/>
              <w:left w:val="nil"/>
              <w:bottom w:val="single" w:sz="8" w:space="0" w:color="auto"/>
              <w:right w:val="single" w:sz="8" w:space="0" w:color="auto"/>
            </w:tcBorders>
            <w:shd w:val="clear" w:color="auto" w:fill="auto"/>
            <w:noWrap/>
            <w:vAlign w:val="center"/>
            <w:hideMark/>
          </w:tcPr>
          <w:p w14:paraId="32878ED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49</w:t>
            </w:r>
          </w:p>
        </w:tc>
        <w:tc>
          <w:tcPr>
            <w:tcW w:w="1215" w:type="dxa"/>
            <w:tcBorders>
              <w:top w:val="nil"/>
              <w:left w:val="nil"/>
              <w:bottom w:val="single" w:sz="8" w:space="0" w:color="auto"/>
              <w:right w:val="single" w:sz="8" w:space="0" w:color="auto"/>
            </w:tcBorders>
            <w:shd w:val="clear" w:color="auto" w:fill="auto"/>
            <w:noWrap/>
            <w:vAlign w:val="center"/>
            <w:hideMark/>
          </w:tcPr>
          <w:p w14:paraId="157FD3C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54</w:t>
            </w:r>
          </w:p>
        </w:tc>
        <w:tc>
          <w:tcPr>
            <w:tcW w:w="1216" w:type="dxa"/>
            <w:tcBorders>
              <w:top w:val="nil"/>
              <w:left w:val="nil"/>
              <w:bottom w:val="single" w:sz="8" w:space="0" w:color="auto"/>
              <w:right w:val="single" w:sz="8" w:space="0" w:color="auto"/>
            </w:tcBorders>
            <w:shd w:val="clear" w:color="auto" w:fill="auto"/>
            <w:noWrap/>
            <w:vAlign w:val="center"/>
            <w:hideMark/>
          </w:tcPr>
          <w:p w14:paraId="63EC54EE" w14:textId="2EF5E0E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59</w:t>
            </w:r>
          </w:p>
        </w:tc>
      </w:tr>
      <w:tr w:rsidR="009E126D" w:rsidRPr="009E126D" w14:paraId="41BD8AD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AB9D9F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Swancor</w:t>
            </w:r>
            <w:proofErr w:type="spellEnd"/>
            <w:r w:rsidRPr="009E126D">
              <w:rPr>
                <w:rFonts w:ascii="Arial" w:eastAsia="Times New Roman" w:hAnsi="Arial" w:cs="Arial"/>
                <w:color w:val="000000"/>
                <w:sz w:val="20"/>
                <w:szCs w:val="20"/>
                <w:lang w:val="en-US"/>
              </w:rPr>
              <w:t xml:space="preserve"> Holding Co., LTD.</w:t>
            </w:r>
          </w:p>
        </w:tc>
        <w:tc>
          <w:tcPr>
            <w:tcW w:w="1003" w:type="dxa"/>
            <w:tcBorders>
              <w:top w:val="nil"/>
              <w:left w:val="nil"/>
              <w:bottom w:val="single" w:sz="8" w:space="0" w:color="auto"/>
              <w:right w:val="single" w:sz="8" w:space="0" w:color="auto"/>
            </w:tcBorders>
            <w:shd w:val="clear" w:color="auto" w:fill="auto"/>
            <w:noWrap/>
            <w:vAlign w:val="center"/>
            <w:hideMark/>
          </w:tcPr>
          <w:p w14:paraId="56EAF0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0E0DEC3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72A932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475B1A7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0D138AB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27E56FD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F8507D8"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Showa Denko K.K.</w:t>
            </w:r>
          </w:p>
        </w:tc>
        <w:tc>
          <w:tcPr>
            <w:tcW w:w="1003" w:type="dxa"/>
            <w:tcBorders>
              <w:top w:val="nil"/>
              <w:left w:val="nil"/>
              <w:bottom w:val="single" w:sz="8" w:space="0" w:color="auto"/>
              <w:right w:val="single" w:sz="8" w:space="0" w:color="auto"/>
            </w:tcBorders>
            <w:shd w:val="clear" w:color="auto" w:fill="auto"/>
            <w:noWrap/>
            <w:vAlign w:val="center"/>
            <w:hideMark/>
          </w:tcPr>
          <w:p w14:paraId="4D8AAED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C62C2A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3D34CC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6C343C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216" w:type="dxa"/>
            <w:tcBorders>
              <w:top w:val="nil"/>
              <w:left w:val="nil"/>
              <w:bottom w:val="single" w:sz="8" w:space="0" w:color="auto"/>
              <w:right w:val="single" w:sz="8" w:space="0" w:color="auto"/>
            </w:tcBorders>
            <w:shd w:val="clear" w:color="auto" w:fill="auto"/>
            <w:noWrap/>
            <w:vAlign w:val="center"/>
            <w:hideMark/>
          </w:tcPr>
          <w:p w14:paraId="2B0CDF7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3A9A36DC"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8002089"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Scott Bader Company Ltd.</w:t>
            </w:r>
          </w:p>
        </w:tc>
        <w:tc>
          <w:tcPr>
            <w:tcW w:w="1003" w:type="dxa"/>
            <w:tcBorders>
              <w:top w:val="nil"/>
              <w:left w:val="nil"/>
              <w:bottom w:val="single" w:sz="8" w:space="0" w:color="auto"/>
              <w:right w:val="single" w:sz="8" w:space="0" w:color="auto"/>
            </w:tcBorders>
            <w:shd w:val="clear" w:color="auto" w:fill="auto"/>
            <w:noWrap/>
            <w:vAlign w:val="center"/>
            <w:hideMark/>
          </w:tcPr>
          <w:p w14:paraId="27ECFFA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003" w:type="dxa"/>
            <w:tcBorders>
              <w:top w:val="nil"/>
              <w:left w:val="nil"/>
              <w:bottom w:val="single" w:sz="8" w:space="0" w:color="auto"/>
              <w:right w:val="single" w:sz="8" w:space="0" w:color="auto"/>
            </w:tcBorders>
            <w:shd w:val="clear" w:color="auto" w:fill="auto"/>
            <w:noWrap/>
            <w:vAlign w:val="center"/>
            <w:hideMark/>
          </w:tcPr>
          <w:p w14:paraId="4A18D2B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35583B3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5" w:type="dxa"/>
            <w:tcBorders>
              <w:top w:val="nil"/>
              <w:left w:val="nil"/>
              <w:bottom w:val="single" w:sz="8" w:space="0" w:color="auto"/>
              <w:right w:val="single" w:sz="8" w:space="0" w:color="auto"/>
            </w:tcBorders>
            <w:shd w:val="clear" w:color="auto" w:fill="auto"/>
            <w:noWrap/>
            <w:vAlign w:val="center"/>
            <w:hideMark/>
          </w:tcPr>
          <w:p w14:paraId="14E3FE6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9A2837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1B5C159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49376C77"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Polynt-Reichhold</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6E48E3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7D4110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442DF99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32CBDD9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16" w:type="dxa"/>
            <w:tcBorders>
              <w:top w:val="nil"/>
              <w:left w:val="nil"/>
              <w:bottom w:val="single" w:sz="8" w:space="0" w:color="auto"/>
              <w:right w:val="single" w:sz="8" w:space="0" w:color="auto"/>
            </w:tcBorders>
            <w:shd w:val="clear" w:color="auto" w:fill="auto"/>
            <w:noWrap/>
            <w:vAlign w:val="center"/>
            <w:hideMark/>
          </w:tcPr>
          <w:p w14:paraId="52016A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r>
      <w:tr w:rsidR="009E126D" w:rsidRPr="009E126D" w14:paraId="6A35B56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6B4F45C"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 xml:space="preserve">Eternal Materials </w:t>
            </w:r>
            <w:proofErr w:type="spellStart"/>
            <w:proofErr w:type="gramStart"/>
            <w:r w:rsidRPr="009E126D">
              <w:rPr>
                <w:rFonts w:ascii="Arial" w:eastAsia="Times New Roman" w:hAnsi="Arial" w:cs="Arial"/>
                <w:color w:val="000000"/>
                <w:sz w:val="20"/>
                <w:szCs w:val="20"/>
                <w:lang w:val="en-US"/>
              </w:rPr>
              <w:t>Co.,Ltd</w:t>
            </w:r>
            <w:proofErr w:type="spellEnd"/>
            <w:r w:rsidRPr="009E126D">
              <w:rPr>
                <w:rFonts w:ascii="Arial" w:eastAsia="Times New Roman" w:hAnsi="Arial" w:cs="Arial"/>
                <w:color w:val="000000"/>
                <w:sz w:val="20"/>
                <w:szCs w:val="20"/>
                <w:lang w:val="en-US"/>
              </w:rPr>
              <w:t>.</w:t>
            </w:r>
            <w:proofErr w:type="gramEnd"/>
          </w:p>
        </w:tc>
        <w:tc>
          <w:tcPr>
            <w:tcW w:w="1003" w:type="dxa"/>
            <w:tcBorders>
              <w:top w:val="nil"/>
              <w:left w:val="nil"/>
              <w:bottom w:val="single" w:sz="8" w:space="0" w:color="auto"/>
              <w:right w:val="single" w:sz="8" w:space="0" w:color="auto"/>
            </w:tcBorders>
            <w:shd w:val="clear" w:color="auto" w:fill="auto"/>
            <w:noWrap/>
            <w:vAlign w:val="center"/>
            <w:hideMark/>
          </w:tcPr>
          <w:p w14:paraId="570F313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CE08D0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4D8F5BA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5" w:type="dxa"/>
            <w:tcBorders>
              <w:top w:val="nil"/>
              <w:left w:val="nil"/>
              <w:bottom w:val="single" w:sz="8" w:space="0" w:color="auto"/>
              <w:right w:val="single" w:sz="8" w:space="0" w:color="auto"/>
            </w:tcBorders>
            <w:shd w:val="clear" w:color="auto" w:fill="auto"/>
            <w:noWrap/>
            <w:vAlign w:val="center"/>
            <w:hideMark/>
          </w:tcPr>
          <w:p w14:paraId="0FBADC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EA4FAC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78708571"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97E109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Sino Polymer</w:t>
            </w:r>
          </w:p>
        </w:tc>
        <w:tc>
          <w:tcPr>
            <w:tcW w:w="1003" w:type="dxa"/>
            <w:tcBorders>
              <w:top w:val="nil"/>
              <w:left w:val="nil"/>
              <w:bottom w:val="single" w:sz="8" w:space="0" w:color="auto"/>
              <w:right w:val="single" w:sz="8" w:space="0" w:color="auto"/>
            </w:tcBorders>
            <w:shd w:val="clear" w:color="auto" w:fill="auto"/>
            <w:noWrap/>
            <w:vAlign w:val="center"/>
            <w:hideMark/>
          </w:tcPr>
          <w:p w14:paraId="644EF2E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003" w:type="dxa"/>
            <w:tcBorders>
              <w:top w:val="nil"/>
              <w:left w:val="nil"/>
              <w:bottom w:val="single" w:sz="8" w:space="0" w:color="auto"/>
              <w:right w:val="single" w:sz="8" w:space="0" w:color="auto"/>
            </w:tcBorders>
            <w:shd w:val="clear" w:color="auto" w:fill="auto"/>
            <w:noWrap/>
            <w:vAlign w:val="center"/>
            <w:hideMark/>
          </w:tcPr>
          <w:p w14:paraId="43C877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28" w:type="dxa"/>
            <w:tcBorders>
              <w:top w:val="nil"/>
              <w:left w:val="nil"/>
              <w:bottom w:val="single" w:sz="8" w:space="0" w:color="auto"/>
              <w:right w:val="single" w:sz="8" w:space="0" w:color="auto"/>
            </w:tcBorders>
            <w:shd w:val="clear" w:color="auto" w:fill="auto"/>
            <w:noWrap/>
            <w:vAlign w:val="center"/>
            <w:hideMark/>
          </w:tcPr>
          <w:p w14:paraId="7CACD4C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15" w:type="dxa"/>
            <w:tcBorders>
              <w:top w:val="nil"/>
              <w:left w:val="nil"/>
              <w:bottom w:val="single" w:sz="8" w:space="0" w:color="auto"/>
              <w:right w:val="single" w:sz="8" w:space="0" w:color="auto"/>
            </w:tcBorders>
            <w:shd w:val="clear" w:color="auto" w:fill="auto"/>
            <w:noWrap/>
            <w:vAlign w:val="center"/>
            <w:hideMark/>
          </w:tcPr>
          <w:p w14:paraId="0D6B937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7303EB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r>
      <w:tr w:rsidR="009E126D" w:rsidRPr="009E126D" w14:paraId="01F65E7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BC3EC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Poliya</w:t>
            </w:r>
            <w:proofErr w:type="spellEnd"/>
          </w:p>
        </w:tc>
        <w:tc>
          <w:tcPr>
            <w:tcW w:w="1003" w:type="dxa"/>
            <w:tcBorders>
              <w:top w:val="nil"/>
              <w:left w:val="nil"/>
              <w:bottom w:val="single" w:sz="8" w:space="0" w:color="auto"/>
              <w:right w:val="single" w:sz="8" w:space="0" w:color="auto"/>
            </w:tcBorders>
            <w:shd w:val="clear" w:color="auto" w:fill="auto"/>
            <w:noWrap/>
            <w:vAlign w:val="center"/>
            <w:hideMark/>
          </w:tcPr>
          <w:p w14:paraId="43C051F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003" w:type="dxa"/>
            <w:tcBorders>
              <w:top w:val="nil"/>
              <w:left w:val="nil"/>
              <w:bottom w:val="single" w:sz="8" w:space="0" w:color="auto"/>
              <w:right w:val="single" w:sz="8" w:space="0" w:color="auto"/>
            </w:tcBorders>
            <w:shd w:val="clear" w:color="auto" w:fill="auto"/>
            <w:noWrap/>
            <w:vAlign w:val="center"/>
            <w:hideMark/>
          </w:tcPr>
          <w:p w14:paraId="441496F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c>
          <w:tcPr>
            <w:tcW w:w="1228" w:type="dxa"/>
            <w:tcBorders>
              <w:top w:val="nil"/>
              <w:left w:val="nil"/>
              <w:bottom w:val="single" w:sz="8" w:space="0" w:color="auto"/>
              <w:right w:val="single" w:sz="8" w:space="0" w:color="auto"/>
            </w:tcBorders>
            <w:shd w:val="clear" w:color="auto" w:fill="auto"/>
            <w:noWrap/>
            <w:vAlign w:val="center"/>
            <w:hideMark/>
          </w:tcPr>
          <w:p w14:paraId="64F06A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763A679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39A4CA6C"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534A9E2A"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3939F4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Hexion Inc.</w:t>
            </w:r>
          </w:p>
        </w:tc>
        <w:tc>
          <w:tcPr>
            <w:tcW w:w="1003" w:type="dxa"/>
            <w:tcBorders>
              <w:top w:val="nil"/>
              <w:left w:val="nil"/>
              <w:bottom w:val="single" w:sz="8" w:space="0" w:color="auto"/>
              <w:right w:val="single" w:sz="8" w:space="0" w:color="auto"/>
            </w:tcBorders>
            <w:shd w:val="clear" w:color="auto" w:fill="auto"/>
            <w:noWrap/>
            <w:vAlign w:val="center"/>
            <w:hideMark/>
          </w:tcPr>
          <w:p w14:paraId="315328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003" w:type="dxa"/>
            <w:tcBorders>
              <w:top w:val="nil"/>
              <w:left w:val="nil"/>
              <w:bottom w:val="single" w:sz="8" w:space="0" w:color="auto"/>
              <w:right w:val="single" w:sz="8" w:space="0" w:color="auto"/>
            </w:tcBorders>
            <w:shd w:val="clear" w:color="auto" w:fill="auto"/>
            <w:noWrap/>
            <w:vAlign w:val="center"/>
            <w:hideMark/>
          </w:tcPr>
          <w:p w14:paraId="5E389FE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3D5B808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7A5E1D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07A801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85</w:t>
            </w:r>
          </w:p>
        </w:tc>
      </w:tr>
      <w:tr w:rsidR="009E126D" w:rsidRPr="009E126D" w14:paraId="4764F27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70A2919D"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DIC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27B9248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04BA351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6929C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5" w:type="dxa"/>
            <w:tcBorders>
              <w:top w:val="nil"/>
              <w:left w:val="nil"/>
              <w:bottom w:val="single" w:sz="8" w:space="0" w:color="auto"/>
              <w:right w:val="single" w:sz="8" w:space="0" w:color="auto"/>
            </w:tcBorders>
            <w:shd w:val="clear" w:color="auto" w:fill="auto"/>
            <w:noWrap/>
            <w:vAlign w:val="center"/>
            <w:hideMark/>
          </w:tcPr>
          <w:p w14:paraId="718E8819" w14:textId="180649DE"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0408244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73765499"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6B59E70"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Saudi Arabia Industrial Resins Ltd.</w:t>
            </w:r>
          </w:p>
        </w:tc>
        <w:tc>
          <w:tcPr>
            <w:tcW w:w="1003" w:type="dxa"/>
            <w:tcBorders>
              <w:top w:val="nil"/>
              <w:left w:val="nil"/>
              <w:bottom w:val="single" w:sz="8" w:space="0" w:color="auto"/>
              <w:right w:val="single" w:sz="8" w:space="0" w:color="auto"/>
            </w:tcBorders>
            <w:shd w:val="clear" w:color="auto" w:fill="auto"/>
            <w:noWrap/>
            <w:vAlign w:val="center"/>
            <w:hideMark/>
          </w:tcPr>
          <w:p w14:paraId="008BE9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129569B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28" w:type="dxa"/>
            <w:tcBorders>
              <w:top w:val="nil"/>
              <w:left w:val="nil"/>
              <w:bottom w:val="single" w:sz="8" w:space="0" w:color="auto"/>
              <w:right w:val="single" w:sz="8" w:space="0" w:color="auto"/>
            </w:tcBorders>
            <w:shd w:val="clear" w:color="auto" w:fill="auto"/>
            <w:noWrap/>
            <w:vAlign w:val="center"/>
            <w:hideMark/>
          </w:tcPr>
          <w:p w14:paraId="090652B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5" w:type="dxa"/>
            <w:tcBorders>
              <w:top w:val="nil"/>
              <w:left w:val="nil"/>
              <w:bottom w:val="single" w:sz="8" w:space="0" w:color="auto"/>
              <w:right w:val="single" w:sz="8" w:space="0" w:color="auto"/>
            </w:tcBorders>
            <w:shd w:val="clear" w:color="auto" w:fill="auto"/>
            <w:noWrap/>
            <w:vAlign w:val="center"/>
            <w:hideMark/>
          </w:tcPr>
          <w:p w14:paraId="529F769A" w14:textId="239C2101"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89</w:t>
            </w:r>
          </w:p>
        </w:tc>
        <w:tc>
          <w:tcPr>
            <w:tcW w:w="1216" w:type="dxa"/>
            <w:tcBorders>
              <w:top w:val="nil"/>
              <w:left w:val="nil"/>
              <w:bottom w:val="single" w:sz="8" w:space="0" w:color="auto"/>
              <w:right w:val="single" w:sz="8" w:space="0" w:color="auto"/>
            </w:tcBorders>
            <w:shd w:val="clear" w:color="auto" w:fill="auto"/>
            <w:noWrap/>
            <w:vAlign w:val="center"/>
            <w:hideMark/>
          </w:tcPr>
          <w:p w14:paraId="4A95E4C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97</w:t>
            </w:r>
          </w:p>
        </w:tc>
      </w:tr>
      <w:tr w:rsidR="009E126D" w:rsidRPr="009E126D" w14:paraId="5505FCC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1D98552A"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Reinhold GmbH</w:t>
            </w:r>
          </w:p>
        </w:tc>
        <w:tc>
          <w:tcPr>
            <w:tcW w:w="1003" w:type="dxa"/>
            <w:tcBorders>
              <w:top w:val="nil"/>
              <w:left w:val="nil"/>
              <w:bottom w:val="single" w:sz="8" w:space="0" w:color="auto"/>
              <w:right w:val="single" w:sz="8" w:space="0" w:color="auto"/>
            </w:tcBorders>
            <w:shd w:val="clear" w:color="auto" w:fill="auto"/>
            <w:noWrap/>
            <w:vAlign w:val="center"/>
            <w:hideMark/>
          </w:tcPr>
          <w:p w14:paraId="7807EF2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636F265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28" w:type="dxa"/>
            <w:tcBorders>
              <w:top w:val="nil"/>
              <w:left w:val="nil"/>
              <w:bottom w:val="single" w:sz="8" w:space="0" w:color="auto"/>
              <w:right w:val="single" w:sz="8" w:space="0" w:color="auto"/>
            </w:tcBorders>
            <w:shd w:val="clear" w:color="auto" w:fill="auto"/>
            <w:noWrap/>
            <w:vAlign w:val="center"/>
            <w:hideMark/>
          </w:tcPr>
          <w:p w14:paraId="3A1E38F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215" w:type="dxa"/>
            <w:tcBorders>
              <w:top w:val="nil"/>
              <w:left w:val="nil"/>
              <w:bottom w:val="single" w:sz="8" w:space="0" w:color="auto"/>
              <w:right w:val="single" w:sz="8" w:space="0" w:color="auto"/>
            </w:tcBorders>
            <w:shd w:val="clear" w:color="auto" w:fill="auto"/>
            <w:noWrap/>
            <w:vAlign w:val="center"/>
            <w:hideMark/>
          </w:tcPr>
          <w:p w14:paraId="347C040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16" w:type="dxa"/>
            <w:tcBorders>
              <w:top w:val="nil"/>
              <w:left w:val="nil"/>
              <w:bottom w:val="single" w:sz="8" w:space="0" w:color="auto"/>
              <w:right w:val="single" w:sz="8" w:space="0" w:color="auto"/>
            </w:tcBorders>
            <w:shd w:val="clear" w:color="auto" w:fill="auto"/>
            <w:noWrap/>
            <w:vAlign w:val="center"/>
            <w:hideMark/>
          </w:tcPr>
          <w:p w14:paraId="14B3E93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CE77FF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1BF416C"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Interplastic</w:t>
            </w:r>
            <w:proofErr w:type="spellEnd"/>
            <w:r w:rsidRPr="009E126D">
              <w:rPr>
                <w:rFonts w:ascii="Arial" w:eastAsia="Times New Roman" w:hAnsi="Arial" w:cs="Arial"/>
                <w:color w:val="000000"/>
                <w:sz w:val="20"/>
                <w:szCs w:val="20"/>
                <w:lang w:val="en-US"/>
              </w:rPr>
              <w:t xml:space="preserve"> Corporation</w:t>
            </w:r>
          </w:p>
        </w:tc>
        <w:tc>
          <w:tcPr>
            <w:tcW w:w="1003" w:type="dxa"/>
            <w:tcBorders>
              <w:top w:val="nil"/>
              <w:left w:val="nil"/>
              <w:bottom w:val="single" w:sz="8" w:space="0" w:color="auto"/>
              <w:right w:val="single" w:sz="8" w:space="0" w:color="auto"/>
            </w:tcBorders>
            <w:shd w:val="clear" w:color="auto" w:fill="auto"/>
            <w:noWrap/>
            <w:vAlign w:val="center"/>
            <w:hideMark/>
          </w:tcPr>
          <w:p w14:paraId="013DB1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36E2040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17C0BD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582F2DAD" w14:textId="17AA050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24F8191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r>
      <w:tr w:rsidR="009E126D" w:rsidRPr="009E126D" w14:paraId="7D1433E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825F7AF"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Allnex</w:t>
            </w:r>
            <w:proofErr w:type="spellEnd"/>
            <w:r w:rsidRPr="009E126D">
              <w:rPr>
                <w:rFonts w:ascii="Arial" w:eastAsia="Times New Roman" w:hAnsi="Arial" w:cs="Arial"/>
                <w:color w:val="000000"/>
                <w:sz w:val="20"/>
                <w:szCs w:val="20"/>
                <w:lang w:val="en-US"/>
              </w:rPr>
              <w:t xml:space="preserve"> group</w:t>
            </w:r>
          </w:p>
        </w:tc>
        <w:tc>
          <w:tcPr>
            <w:tcW w:w="1003" w:type="dxa"/>
            <w:tcBorders>
              <w:top w:val="nil"/>
              <w:left w:val="nil"/>
              <w:bottom w:val="single" w:sz="8" w:space="0" w:color="auto"/>
              <w:right w:val="single" w:sz="8" w:space="0" w:color="auto"/>
            </w:tcBorders>
            <w:shd w:val="clear" w:color="auto" w:fill="auto"/>
            <w:noWrap/>
            <w:vAlign w:val="center"/>
            <w:hideMark/>
          </w:tcPr>
          <w:p w14:paraId="239BC83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75</w:t>
            </w:r>
          </w:p>
        </w:tc>
        <w:tc>
          <w:tcPr>
            <w:tcW w:w="1003" w:type="dxa"/>
            <w:tcBorders>
              <w:top w:val="nil"/>
              <w:left w:val="nil"/>
              <w:bottom w:val="single" w:sz="8" w:space="0" w:color="auto"/>
              <w:right w:val="single" w:sz="8" w:space="0" w:color="auto"/>
            </w:tcBorders>
            <w:shd w:val="clear" w:color="auto" w:fill="auto"/>
            <w:noWrap/>
            <w:vAlign w:val="center"/>
            <w:hideMark/>
          </w:tcPr>
          <w:p w14:paraId="2A5BF4E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228" w:type="dxa"/>
            <w:tcBorders>
              <w:top w:val="nil"/>
              <w:left w:val="nil"/>
              <w:bottom w:val="single" w:sz="8" w:space="0" w:color="auto"/>
              <w:right w:val="single" w:sz="8" w:space="0" w:color="auto"/>
            </w:tcBorders>
            <w:shd w:val="clear" w:color="auto" w:fill="auto"/>
            <w:noWrap/>
            <w:vAlign w:val="center"/>
            <w:hideMark/>
          </w:tcPr>
          <w:p w14:paraId="24CF8B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15" w:type="dxa"/>
            <w:tcBorders>
              <w:top w:val="nil"/>
              <w:left w:val="nil"/>
              <w:bottom w:val="single" w:sz="8" w:space="0" w:color="auto"/>
              <w:right w:val="single" w:sz="8" w:space="0" w:color="auto"/>
            </w:tcBorders>
            <w:shd w:val="clear" w:color="auto" w:fill="auto"/>
            <w:noWrap/>
            <w:vAlign w:val="center"/>
            <w:hideMark/>
          </w:tcPr>
          <w:p w14:paraId="491B12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6" w:type="dxa"/>
            <w:tcBorders>
              <w:top w:val="nil"/>
              <w:left w:val="nil"/>
              <w:bottom w:val="single" w:sz="8" w:space="0" w:color="auto"/>
              <w:right w:val="single" w:sz="8" w:space="0" w:color="auto"/>
            </w:tcBorders>
            <w:shd w:val="clear" w:color="auto" w:fill="auto"/>
            <w:noWrap/>
            <w:vAlign w:val="center"/>
            <w:hideMark/>
          </w:tcPr>
          <w:p w14:paraId="2EAEA59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6873C33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B1803C8"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En</w:t>
            </w:r>
            <w:proofErr w:type="spellEnd"/>
            <w:r w:rsidRPr="009E126D">
              <w:rPr>
                <w:rFonts w:ascii="Arial" w:eastAsia="Times New Roman" w:hAnsi="Arial" w:cs="Arial"/>
                <w:color w:val="000000"/>
                <w:sz w:val="20"/>
                <w:szCs w:val="20"/>
                <w:lang w:val="en-US"/>
              </w:rPr>
              <w:t xml:space="preserve"> </w:t>
            </w:r>
            <w:proofErr w:type="spellStart"/>
            <w:r w:rsidRPr="009E126D">
              <w:rPr>
                <w:rFonts w:ascii="Arial" w:eastAsia="Times New Roman" w:hAnsi="Arial" w:cs="Arial"/>
                <w:color w:val="000000"/>
                <w:sz w:val="20"/>
                <w:szCs w:val="20"/>
                <w:lang w:val="en-US"/>
              </w:rPr>
              <w:t>Chuan</w:t>
            </w:r>
            <w:proofErr w:type="spellEnd"/>
            <w:r w:rsidRPr="009E126D">
              <w:rPr>
                <w:rFonts w:ascii="Arial" w:eastAsia="Times New Roman" w:hAnsi="Arial" w:cs="Arial"/>
                <w:color w:val="000000"/>
                <w:sz w:val="20"/>
                <w:szCs w:val="20"/>
                <w:lang w:val="en-US"/>
              </w:rPr>
              <w:t xml:space="preserve"> Chemical Industries Co., Ltd.</w:t>
            </w:r>
          </w:p>
        </w:tc>
        <w:tc>
          <w:tcPr>
            <w:tcW w:w="1003" w:type="dxa"/>
            <w:tcBorders>
              <w:top w:val="nil"/>
              <w:left w:val="nil"/>
              <w:bottom w:val="single" w:sz="8" w:space="0" w:color="auto"/>
              <w:right w:val="single" w:sz="8" w:space="0" w:color="auto"/>
            </w:tcBorders>
            <w:shd w:val="clear" w:color="auto" w:fill="auto"/>
            <w:noWrap/>
            <w:vAlign w:val="center"/>
            <w:hideMark/>
          </w:tcPr>
          <w:p w14:paraId="3355C1A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72</w:t>
            </w:r>
          </w:p>
        </w:tc>
        <w:tc>
          <w:tcPr>
            <w:tcW w:w="1003" w:type="dxa"/>
            <w:tcBorders>
              <w:top w:val="nil"/>
              <w:left w:val="nil"/>
              <w:bottom w:val="single" w:sz="8" w:space="0" w:color="auto"/>
              <w:right w:val="single" w:sz="8" w:space="0" w:color="auto"/>
            </w:tcBorders>
            <w:shd w:val="clear" w:color="auto" w:fill="auto"/>
            <w:noWrap/>
            <w:vAlign w:val="center"/>
            <w:hideMark/>
          </w:tcPr>
          <w:p w14:paraId="7BF2439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228" w:type="dxa"/>
            <w:tcBorders>
              <w:top w:val="nil"/>
              <w:left w:val="nil"/>
              <w:bottom w:val="single" w:sz="8" w:space="0" w:color="auto"/>
              <w:right w:val="single" w:sz="8" w:space="0" w:color="auto"/>
            </w:tcBorders>
            <w:shd w:val="clear" w:color="auto" w:fill="auto"/>
            <w:noWrap/>
            <w:vAlign w:val="center"/>
            <w:hideMark/>
          </w:tcPr>
          <w:p w14:paraId="181896C2"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5" w:type="dxa"/>
            <w:tcBorders>
              <w:top w:val="nil"/>
              <w:left w:val="nil"/>
              <w:bottom w:val="single" w:sz="8" w:space="0" w:color="auto"/>
              <w:right w:val="single" w:sz="8" w:space="0" w:color="auto"/>
            </w:tcBorders>
            <w:shd w:val="clear" w:color="auto" w:fill="auto"/>
            <w:noWrap/>
            <w:vAlign w:val="center"/>
            <w:hideMark/>
          </w:tcPr>
          <w:p w14:paraId="025C574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6" w:type="dxa"/>
            <w:tcBorders>
              <w:top w:val="nil"/>
              <w:left w:val="nil"/>
              <w:bottom w:val="single" w:sz="8" w:space="0" w:color="auto"/>
              <w:right w:val="single" w:sz="8" w:space="0" w:color="auto"/>
            </w:tcBorders>
            <w:shd w:val="clear" w:color="auto" w:fill="auto"/>
            <w:noWrap/>
            <w:vAlign w:val="center"/>
            <w:hideMark/>
          </w:tcPr>
          <w:p w14:paraId="2B8D57F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1166E4E5"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C161AA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SEWON CHEMICAL</w:t>
            </w:r>
          </w:p>
        </w:tc>
        <w:tc>
          <w:tcPr>
            <w:tcW w:w="1003" w:type="dxa"/>
            <w:tcBorders>
              <w:top w:val="nil"/>
              <w:left w:val="nil"/>
              <w:bottom w:val="single" w:sz="8" w:space="0" w:color="auto"/>
              <w:right w:val="single" w:sz="8" w:space="0" w:color="auto"/>
            </w:tcBorders>
            <w:shd w:val="clear" w:color="auto" w:fill="auto"/>
            <w:noWrap/>
            <w:vAlign w:val="center"/>
            <w:hideMark/>
          </w:tcPr>
          <w:p w14:paraId="370A7A6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2806783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28" w:type="dxa"/>
            <w:tcBorders>
              <w:top w:val="nil"/>
              <w:left w:val="nil"/>
              <w:bottom w:val="single" w:sz="8" w:space="0" w:color="auto"/>
              <w:right w:val="single" w:sz="8" w:space="0" w:color="auto"/>
            </w:tcBorders>
            <w:shd w:val="clear" w:color="auto" w:fill="auto"/>
            <w:noWrap/>
            <w:vAlign w:val="center"/>
            <w:hideMark/>
          </w:tcPr>
          <w:p w14:paraId="1B3DC12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87</w:t>
            </w:r>
          </w:p>
        </w:tc>
        <w:tc>
          <w:tcPr>
            <w:tcW w:w="1215" w:type="dxa"/>
            <w:tcBorders>
              <w:top w:val="nil"/>
              <w:left w:val="nil"/>
              <w:bottom w:val="single" w:sz="8" w:space="0" w:color="auto"/>
              <w:right w:val="single" w:sz="8" w:space="0" w:color="auto"/>
            </w:tcBorders>
            <w:shd w:val="clear" w:color="auto" w:fill="auto"/>
            <w:noWrap/>
            <w:vAlign w:val="center"/>
            <w:hideMark/>
          </w:tcPr>
          <w:p w14:paraId="2B2898D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c>
          <w:tcPr>
            <w:tcW w:w="1216" w:type="dxa"/>
            <w:tcBorders>
              <w:top w:val="nil"/>
              <w:left w:val="nil"/>
              <w:bottom w:val="single" w:sz="8" w:space="0" w:color="auto"/>
              <w:right w:val="single" w:sz="8" w:space="0" w:color="auto"/>
            </w:tcBorders>
            <w:shd w:val="clear" w:color="auto" w:fill="auto"/>
            <w:noWrap/>
            <w:vAlign w:val="center"/>
            <w:hideMark/>
          </w:tcPr>
          <w:p w14:paraId="4F7D34FE"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96</w:t>
            </w:r>
          </w:p>
        </w:tc>
      </w:tr>
      <w:tr w:rsidR="009E126D" w:rsidRPr="009E126D" w14:paraId="57176168"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367D8E5"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Innovative Resins Pvt. Ltd.</w:t>
            </w:r>
          </w:p>
        </w:tc>
        <w:tc>
          <w:tcPr>
            <w:tcW w:w="1003" w:type="dxa"/>
            <w:tcBorders>
              <w:top w:val="nil"/>
              <w:left w:val="nil"/>
              <w:bottom w:val="single" w:sz="8" w:space="0" w:color="auto"/>
              <w:right w:val="single" w:sz="8" w:space="0" w:color="auto"/>
            </w:tcBorders>
            <w:shd w:val="clear" w:color="auto" w:fill="auto"/>
            <w:noWrap/>
            <w:vAlign w:val="center"/>
            <w:hideMark/>
          </w:tcPr>
          <w:p w14:paraId="31F8896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003" w:type="dxa"/>
            <w:tcBorders>
              <w:top w:val="nil"/>
              <w:left w:val="nil"/>
              <w:bottom w:val="single" w:sz="8" w:space="0" w:color="auto"/>
              <w:right w:val="single" w:sz="8" w:space="0" w:color="auto"/>
            </w:tcBorders>
            <w:shd w:val="clear" w:color="auto" w:fill="auto"/>
            <w:noWrap/>
            <w:vAlign w:val="center"/>
            <w:hideMark/>
          </w:tcPr>
          <w:p w14:paraId="26BC27C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28" w:type="dxa"/>
            <w:tcBorders>
              <w:top w:val="nil"/>
              <w:left w:val="nil"/>
              <w:bottom w:val="single" w:sz="8" w:space="0" w:color="auto"/>
              <w:right w:val="single" w:sz="8" w:space="0" w:color="auto"/>
            </w:tcBorders>
            <w:shd w:val="clear" w:color="auto" w:fill="auto"/>
            <w:noWrap/>
            <w:vAlign w:val="center"/>
            <w:hideMark/>
          </w:tcPr>
          <w:p w14:paraId="1B4FFF8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215" w:type="dxa"/>
            <w:tcBorders>
              <w:top w:val="nil"/>
              <w:left w:val="nil"/>
              <w:bottom w:val="single" w:sz="8" w:space="0" w:color="auto"/>
              <w:right w:val="single" w:sz="8" w:space="0" w:color="auto"/>
            </w:tcBorders>
            <w:shd w:val="clear" w:color="auto" w:fill="auto"/>
            <w:noWrap/>
            <w:vAlign w:val="center"/>
            <w:hideMark/>
          </w:tcPr>
          <w:p w14:paraId="670B856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84</w:t>
            </w:r>
          </w:p>
        </w:tc>
        <w:tc>
          <w:tcPr>
            <w:tcW w:w="1216" w:type="dxa"/>
            <w:tcBorders>
              <w:top w:val="nil"/>
              <w:left w:val="nil"/>
              <w:bottom w:val="single" w:sz="8" w:space="0" w:color="auto"/>
              <w:right w:val="single" w:sz="8" w:space="0" w:color="auto"/>
            </w:tcBorders>
            <w:shd w:val="clear" w:color="auto" w:fill="auto"/>
            <w:noWrap/>
            <w:vAlign w:val="center"/>
            <w:hideMark/>
          </w:tcPr>
          <w:p w14:paraId="4009E808" w14:textId="062D2A26"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91</w:t>
            </w:r>
          </w:p>
        </w:tc>
      </w:tr>
      <w:tr w:rsidR="009E126D" w:rsidRPr="009E126D" w14:paraId="35DA3A14"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3700BF34"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Orson Chemicals</w:t>
            </w:r>
          </w:p>
        </w:tc>
        <w:tc>
          <w:tcPr>
            <w:tcW w:w="1003" w:type="dxa"/>
            <w:tcBorders>
              <w:top w:val="nil"/>
              <w:left w:val="nil"/>
              <w:bottom w:val="single" w:sz="8" w:space="0" w:color="auto"/>
              <w:right w:val="single" w:sz="8" w:space="0" w:color="auto"/>
            </w:tcBorders>
            <w:shd w:val="clear" w:color="auto" w:fill="auto"/>
            <w:noWrap/>
            <w:vAlign w:val="center"/>
            <w:hideMark/>
          </w:tcPr>
          <w:p w14:paraId="32B4015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78</w:t>
            </w:r>
          </w:p>
        </w:tc>
        <w:tc>
          <w:tcPr>
            <w:tcW w:w="1003" w:type="dxa"/>
            <w:tcBorders>
              <w:top w:val="nil"/>
              <w:left w:val="nil"/>
              <w:bottom w:val="single" w:sz="8" w:space="0" w:color="auto"/>
              <w:right w:val="single" w:sz="8" w:space="0" w:color="auto"/>
            </w:tcBorders>
            <w:shd w:val="clear" w:color="auto" w:fill="auto"/>
            <w:noWrap/>
            <w:vAlign w:val="center"/>
            <w:hideMark/>
          </w:tcPr>
          <w:p w14:paraId="3EA50D9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82</w:t>
            </w:r>
          </w:p>
        </w:tc>
        <w:tc>
          <w:tcPr>
            <w:tcW w:w="1228" w:type="dxa"/>
            <w:tcBorders>
              <w:top w:val="nil"/>
              <w:left w:val="nil"/>
              <w:bottom w:val="single" w:sz="8" w:space="0" w:color="auto"/>
              <w:right w:val="single" w:sz="8" w:space="0" w:color="auto"/>
            </w:tcBorders>
            <w:shd w:val="clear" w:color="auto" w:fill="auto"/>
            <w:noWrap/>
            <w:vAlign w:val="center"/>
            <w:hideMark/>
          </w:tcPr>
          <w:p w14:paraId="5D0784FD"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15" w:type="dxa"/>
            <w:tcBorders>
              <w:top w:val="nil"/>
              <w:left w:val="nil"/>
              <w:bottom w:val="single" w:sz="8" w:space="0" w:color="auto"/>
              <w:right w:val="single" w:sz="8" w:space="0" w:color="auto"/>
            </w:tcBorders>
            <w:shd w:val="clear" w:color="auto" w:fill="auto"/>
            <w:noWrap/>
            <w:vAlign w:val="center"/>
            <w:hideMark/>
          </w:tcPr>
          <w:p w14:paraId="0485D9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1DE35901"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63D8BACD"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FF2EC6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Satyen</w:t>
            </w:r>
            <w:proofErr w:type="spellEnd"/>
            <w:r w:rsidRPr="009E126D">
              <w:rPr>
                <w:rFonts w:ascii="Arial" w:eastAsia="Times New Roman" w:hAnsi="Arial" w:cs="Arial"/>
                <w:color w:val="000000"/>
                <w:sz w:val="20"/>
                <w:szCs w:val="20"/>
                <w:lang w:val="en-US"/>
              </w:rPr>
              <w:t xml:space="preserve"> Polymers Pvt. Ltd. </w:t>
            </w:r>
          </w:p>
        </w:tc>
        <w:tc>
          <w:tcPr>
            <w:tcW w:w="1003" w:type="dxa"/>
            <w:tcBorders>
              <w:top w:val="nil"/>
              <w:left w:val="nil"/>
              <w:bottom w:val="single" w:sz="8" w:space="0" w:color="auto"/>
              <w:right w:val="single" w:sz="8" w:space="0" w:color="auto"/>
            </w:tcBorders>
            <w:shd w:val="clear" w:color="auto" w:fill="auto"/>
            <w:noWrap/>
            <w:vAlign w:val="center"/>
            <w:hideMark/>
          </w:tcPr>
          <w:p w14:paraId="75631A4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003" w:type="dxa"/>
            <w:tcBorders>
              <w:top w:val="nil"/>
              <w:left w:val="nil"/>
              <w:bottom w:val="single" w:sz="8" w:space="0" w:color="auto"/>
              <w:right w:val="single" w:sz="8" w:space="0" w:color="auto"/>
            </w:tcBorders>
            <w:shd w:val="clear" w:color="auto" w:fill="auto"/>
            <w:noWrap/>
            <w:vAlign w:val="center"/>
            <w:hideMark/>
          </w:tcPr>
          <w:p w14:paraId="75F41C36"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228" w:type="dxa"/>
            <w:tcBorders>
              <w:top w:val="nil"/>
              <w:left w:val="nil"/>
              <w:bottom w:val="single" w:sz="8" w:space="0" w:color="auto"/>
              <w:right w:val="single" w:sz="8" w:space="0" w:color="auto"/>
            </w:tcBorders>
            <w:shd w:val="clear" w:color="auto" w:fill="auto"/>
            <w:noWrap/>
            <w:vAlign w:val="center"/>
            <w:hideMark/>
          </w:tcPr>
          <w:p w14:paraId="30EB3EB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71</w:t>
            </w:r>
          </w:p>
        </w:tc>
        <w:tc>
          <w:tcPr>
            <w:tcW w:w="1215" w:type="dxa"/>
            <w:tcBorders>
              <w:top w:val="nil"/>
              <w:left w:val="nil"/>
              <w:bottom w:val="single" w:sz="8" w:space="0" w:color="auto"/>
              <w:right w:val="single" w:sz="8" w:space="0" w:color="auto"/>
            </w:tcBorders>
            <w:shd w:val="clear" w:color="auto" w:fill="auto"/>
            <w:noWrap/>
            <w:vAlign w:val="center"/>
            <w:hideMark/>
          </w:tcPr>
          <w:p w14:paraId="4BD229D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16" w:type="dxa"/>
            <w:tcBorders>
              <w:top w:val="nil"/>
              <w:left w:val="nil"/>
              <w:bottom w:val="single" w:sz="8" w:space="0" w:color="auto"/>
              <w:right w:val="single" w:sz="8" w:space="0" w:color="auto"/>
            </w:tcBorders>
            <w:shd w:val="clear" w:color="auto" w:fill="auto"/>
            <w:noWrap/>
            <w:vAlign w:val="center"/>
            <w:hideMark/>
          </w:tcPr>
          <w:p w14:paraId="589B9610" w14:textId="5EA1C488"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92</w:t>
            </w:r>
          </w:p>
        </w:tc>
      </w:tr>
      <w:tr w:rsidR="009E126D" w:rsidRPr="009E126D" w14:paraId="5B6A9A07"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C834642"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Crystic</w:t>
            </w:r>
            <w:proofErr w:type="spellEnd"/>
            <w:r w:rsidRPr="009E126D">
              <w:rPr>
                <w:rFonts w:ascii="Arial" w:eastAsia="Times New Roman" w:hAnsi="Arial" w:cs="Arial"/>
                <w:color w:val="000000"/>
                <w:sz w:val="20"/>
                <w:szCs w:val="20"/>
                <w:lang w:val="en-US"/>
              </w:rPr>
              <w:t xml:space="preserve"> Resins India Private Limited</w:t>
            </w:r>
          </w:p>
        </w:tc>
        <w:tc>
          <w:tcPr>
            <w:tcW w:w="1003" w:type="dxa"/>
            <w:tcBorders>
              <w:top w:val="nil"/>
              <w:left w:val="nil"/>
              <w:bottom w:val="single" w:sz="8" w:space="0" w:color="auto"/>
              <w:right w:val="single" w:sz="8" w:space="0" w:color="auto"/>
            </w:tcBorders>
            <w:shd w:val="clear" w:color="auto" w:fill="auto"/>
            <w:noWrap/>
            <w:vAlign w:val="center"/>
            <w:hideMark/>
          </w:tcPr>
          <w:p w14:paraId="232B08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74</w:t>
            </w:r>
          </w:p>
        </w:tc>
        <w:tc>
          <w:tcPr>
            <w:tcW w:w="1003" w:type="dxa"/>
            <w:tcBorders>
              <w:top w:val="nil"/>
              <w:left w:val="nil"/>
              <w:bottom w:val="single" w:sz="8" w:space="0" w:color="auto"/>
              <w:right w:val="single" w:sz="8" w:space="0" w:color="auto"/>
            </w:tcBorders>
            <w:shd w:val="clear" w:color="auto" w:fill="auto"/>
            <w:noWrap/>
            <w:vAlign w:val="center"/>
            <w:hideMark/>
          </w:tcPr>
          <w:p w14:paraId="44E480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0D155D05"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68</w:t>
            </w:r>
          </w:p>
        </w:tc>
        <w:tc>
          <w:tcPr>
            <w:tcW w:w="1215" w:type="dxa"/>
            <w:tcBorders>
              <w:top w:val="nil"/>
              <w:left w:val="nil"/>
              <w:bottom w:val="single" w:sz="8" w:space="0" w:color="auto"/>
              <w:right w:val="single" w:sz="8" w:space="0" w:color="auto"/>
            </w:tcBorders>
            <w:shd w:val="clear" w:color="auto" w:fill="auto"/>
            <w:noWrap/>
            <w:vAlign w:val="center"/>
            <w:hideMark/>
          </w:tcPr>
          <w:p w14:paraId="079E3E2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77</w:t>
            </w:r>
          </w:p>
        </w:tc>
        <w:tc>
          <w:tcPr>
            <w:tcW w:w="1216" w:type="dxa"/>
            <w:tcBorders>
              <w:top w:val="nil"/>
              <w:left w:val="nil"/>
              <w:bottom w:val="single" w:sz="8" w:space="0" w:color="auto"/>
              <w:right w:val="single" w:sz="8" w:space="0" w:color="auto"/>
            </w:tcBorders>
            <w:shd w:val="clear" w:color="auto" w:fill="auto"/>
            <w:noWrap/>
            <w:vAlign w:val="center"/>
            <w:hideMark/>
          </w:tcPr>
          <w:p w14:paraId="5CC3B7AF" w14:textId="783A9ACA"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r>
      <w:tr w:rsidR="009E126D" w:rsidRPr="009E126D" w14:paraId="5D1E452E"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23A3D623"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Mechemco</w:t>
            </w:r>
            <w:proofErr w:type="spellEnd"/>
            <w:r w:rsidRPr="009E126D">
              <w:rPr>
                <w:rFonts w:ascii="Arial" w:eastAsia="Times New Roman" w:hAnsi="Arial" w:cs="Arial"/>
                <w:color w:val="000000"/>
                <w:sz w:val="20"/>
                <w:szCs w:val="20"/>
                <w:lang w:val="en-US"/>
              </w:rPr>
              <w:t xml:space="preserve"> resins </w:t>
            </w:r>
            <w:proofErr w:type="spellStart"/>
            <w:r w:rsidRPr="009E126D">
              <w:rPr>
                <w:rFonts w:ascii="Arial" w:eastAsia="Times New Roman" w:hAnsi="Arial" w:cs="Arial"/>
                <w:color w:val="000000"/>
                <w:sz w:val="20"/>
                <w:szCs w:val="20"/>
                <w:lang w:val="en-US"/>
              </w:rPr>
              <w:t>pvt</w:t>
            </w:r>
            <w:proofErr w:type="spellEnd"/>
            <w:r w:rsidRPr="009E126D">
              <w:rPr>
                <w:rFonts w:ascii="Arial" w:eastAsia="Times New Roman" w:hAnsi="Arial" w:cs="Arial"/>
                <w:color w:val="000000"/>
                <w:sz w:val="20"/>
                <w:szCs w:val="20"/>
                <w:lang w:val="en-US"/>
              </w:rPr>
              <w:t xml:space="preserve"> ltd</w:t>
            </w:r>
          </w:p>
        </w:tc>
        <w:tc>
          <w:tcPr>
            <w:tcW w:w="1003" w:type="dxa"/>
            <w:tcBorders>
              <w:top w:val="nil"/>
              <w:left w:val="nil"/>
              <w:bottom w:val="single" w:sz="8" w:space="0" w:color="auto"/>
              <w:right w:val="single" w:sz="8" w:space="0" w:color="auto"/>
            </w:tcBorders>
            <w:shd w:val="clear" w:color="auto" w:fill="auto"/>
            <w:noWrap/>
            <w:vAlign w:val="center"/>
            <w:hideMark/>
          </w:tcPr>
          <w:p w14:paraId="5F5ABD2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73</w:t>
            </w:r>
          </w:p>
        </w:tc>
        <w:tc>
          <w:tcPr>
            <w:tcW w:w="1003" w:type="dxa"/>
            <w:tcBorders>
              <w:top w:val="nil"/>
              <w:left w:val="nil"/>
              <w:bottom w:val="single" w:sz="8" w:space="0" w:color="auto"/>
              <w:right w:val="single" w:sz="8" w:space="0" w:color="auto"/>
            </w:tcBorders>
            <w:shd w:val="clear" w:color="auto" w:fill="auto"/>
            <w:noWrap/>
            <w:vAlign w:val="center"/>
            <w:hideMark/>
          </w:tcPr>
          <w:p w14:paraId="3717631A"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76</w:t>
            </w:r>
          </w:p>
        </w:tc>
        <w:tc>
          <w:tcPr>
            <w:tcW w:w="1228" w:type="dxa"/>
            <w:tcBorders>
              <w:top w:val="nil"/>
              <w:left w:val="nil"/>
              <w:bottom w:val="single" w:sz="8" w:space="0" w:color="auto"/>
              <w:right w:val="single" w:sz="8" w:space="0" w:color="auto"/>
            </w:tcBorders>
            <w:shd w:val="clear" w:color="auto" w:fill="auto"/>
            <w:noWrap/>
            <w:vAlign w:val="center"/>
            <w:hideMark/>
          </w:tcPr>
          <w:p w14:paraId="17419F6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80</w:t>
            </w:r>
          </w:p>
        </w:tc>
        <w:tc>
          <w:tcPr>
            <w:tcW w:w="1215" w:type="dxa"/>
            <w:tcBorders>
              <w:top w:val="nil"/>
              <w:left w:val="nil"/>
              <w:bottom w:val="single" w:sz="8" w:space="0" w:color="auto"/>
              <w:right w:val="single" w:sz="8" w:space="0" w:color="auto"/>
            </w:tcBorders>
            <w:shd w:val="clear" w:color="auto" w:fill="auto"/>
            <w:noWrap/>
            <w:vAlign w:val="center"/>
            <w:hideMark/>
          </w:tcPr>
          <w:p w14:paraId="4B8E27A3"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90</w:t>
            </w:r>
          </w:p>
        </w:tc>
        <w:tc>
          <w:tcPr>
            <w:tcW w:w="1216" w:type="dxa"/>
            <w:tcBorders>
              <w:top w:val="nil"/>
              <w:left w:val="nil"/>
              <w:bottom w:val="single" w:sz="8" w:space="0" w:color="auto"/>
              <w:right w:val="single" w:sz="8" w:space="0" w:color="auto"/>
            </w:tcBorders>
            <w:shd w:val="clear" w:color="auto" w:fill="auto"/>
            <w:noWrap/>
            <w:vAlign w:val="center"/>
            <w:hideMark/>
          </w:tcPr>
          <w:p w14:paraId="2793688A" w14:textId="5C72FC55"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95</w:t>
            </w:r>
          </w:p>
        </w:tc>
      </w:tr>
      <w:tr w:rsidR="009E126D" w:rsidRPr="009E126D" w14:paraId="036D0626"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6D50E7C0" w14:textId="77777777" w:rsidR="009E126D" w:rsidRPr="009E126D" w:rsidRDefault="009E126D" w:rsidP="009E126D">
            <w:pPr>
              <w:spacing w:after="0" w:line="240" w:lineRule="auto"/>
              <w:rPr>
                <w:rFonts w:ascii="Arial" w:eastAsia="Times New Roman" w:hAnsi="Arial" w:cs="Arial"/>
                <w:color w:val="000000"/>
                <w:sz w:val="20"/>
                <w:szCs w:val="20"/>
                <w:lang w:val="en-US"/>
              </w:rPr>
            </w:pPr>
            <w:proofErr w:type="spellStart"/>
            <w:r w:rsidRPr="009E126D">
              <w:rPr>
                <w:rFonts w:ascii="Arial" w:eastAsia="Times New Roman" w:hAnsi="Arial" w:cs="Arial"/>
                <w:color w:val="000000"/>
                <w:sz w:val="20"/>
                <w:szCs w:val="20"/>
                <w:lang w:val="en-US"/>
              </w:rPr>
              <w:t>Moras</w:t>
            </w:r>
            <w:proofErr w:type="spellEnd"/>
            <w:r w:rsidRPr="009E126D">
              <w:rPr>
                <w:rFonts w:ascii="Arial" w:eastAsia="Times New Roman" w:hAnsi="Arial" w:cs="Arial"/>
                <w:color w:val="000000"/>
                <w:sz w:val="20"/>
                <w:szCs w:val="20"/>
                <w:lang w:val="en-US"/>
              </w:rPr>
              <w:t xml:space="preserve"> Chemicals India Pvt. Ltd. </w:t>
            </w:r>
          </w:p>
        </w:tc>
        <w:tc>
          <w:tcPr>
            <w:tcW w:w="1003" w:type="dxa"/>
            <w:tcBorders>
              <w:top w:val="nil"/>
              <w:left w:val="nil"/>
              <w:bottom w:val="single" w:sz="8" w:space="0" w:color="auto"/>
              <w:right w:val="single" w:sz="8" w:space="0" w:color="auto"/>
            </w:tcBorders>
            <w:shd w:val="clear" w:color="auto" w:fill="auto"/>
            <w:noWrap/>
            <w:vAlign w:val="center"/>
            <w:hideMark/>
          </w:tcPr>
          <w:p w14:paraId="53D79C1F"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88</w:t>
            </w:r>
          </w:p>
        </w:tc>
        <w:tc>
          <w:tcPr>
            <w:tcW w:w="1003" w:type="dxa"/>
            <w:tcBorders>
              <w:top w:val="nil"/>
              <w:left w:val="nil"/>
              <w:bottom w:val="single" w:sz="8" w:space="0" w:color="auto"/>
              <w:right w:val="single" w:sz="8" w:space="0" w:color="auto"/>
            </w:tcBorders>
            <w:shd w:val="clear" w:color="auto" w:fill="auto"/>
            <w:noWrap/>
            <w:vAlign w:val="center"/>
            <w:hideMark/>
          </w:tcPr>
          <w:p w14:paraId="118D365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79</w:t>
            </w:r>
          </w:p>
        </w:tc>
        <w:tc>
          <w:tcPr>
            <w:tcW w:w="1228" w:type="dxa"/>
            <w:tcBorders>
              <w:top w:val="nil"/>
              <w:left w:val="nil"/>
              <w:bottom w:val="single" w:sz="8" w:space="0" w:color="auto"/>
              <w:right w:val="single" w:sz="8" w:space="0" w:color="auto"/>
            </w:tcBorders>
            <w:shd w:val="clear" w:color="auto" w:fill="auto"/>
            <w:noWrap/>
            <w:vAlign w:val="center"/>
            <w:hideMark/>
          </w:tcPr>
          <w:p w14:paraId="716A82B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83</w:t>
            </w:r>
          </w:p>
        </w:tc>
        <w:tc>
          <w:tcPr>
            <w:tcW w:w="1215" w:type="dxa"/>
            <w:tcBorders>
              <w:top w:val="nil"/>
              <w:left w:val="nil"/>
              <w:bottom w:val="single" w:sz="8" w:space="0" w:color="auto"/>
              <w:right w:val="single" w:sz="8" w:space="0" w:color="auto"/>
            </w:tcBorders>
            <w:shd w:val="clear" w:color="auto" w:fill="auto"/>
            <w:noWrap/>
            <w:vAlign w:val="center"/>
            <w:hideMark/>
          </w:tcPr>
          <w:p w14:paraId="1E25A1E4"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86</w:t>
            </w:r>
          </w:p>
        </w:tc>
        <w:tc>
          <w:tcPr>
            <w:tcW w:w="1216" w:type="dxa"/>
            <w:tcBorders>
              <w:top w:val="nil"/>
              <w:left w:val="nil"/>
              <w:bottom w:val="single" w:sz="8" w:space="0" w:color="auto"/>
              <w:right w:val="single" w:sz="8" w:space="0" w:color="auto"/>
            </w:tcBorders>
            <w:shd w:val="clear" w:color="auto" w:fill="auto"/>
            <w:noWrap/>
            <w:vAlign w:val="center"/>
            <w:hideMark/>
          </w:tcPr>
          <w:p w14:paraId="24C0619A" w14:textId="1B1C804C"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93</w:t>
            </w:r>
          </w:p>
        </w:tc>
      </w:tr>
      <w:tr w:rsidR="009E126D" w:rsidRPr="009E126D" w14:paraId="06A76780" w14:textId="77777777" w:rsidTr="00CF60F6">
        <w:trPr>
          <w:trHeight w:val="417"/>
        </w:trPr>
        <w:tc>
          <w:tcPr>
            <w:tcW w:w="4390" w:type="dxa"/>
            <w:tcBorders>
              <w:top w:val="nil"/>
              <w:left w:val="single" w:sz="8" w:space="0" w:color="auto"/>
              <w:bottom w:val="single" w:sz="8" w:space="0" w:color="auto"/>
              <w:right w:val="single" w:sz="8" w:space="0" w:color="auto"/>
            </w:tcBorders>
            <w:shd w:val="clear" w:color="auto" w:fill="auto"/>
            <w:noWrap/>
            <w:vAlign w:val="center"/>
            <w:hideMark/>
          </w:tcPr>
          <w:p w14:paraId="089191EF" w14:textId="77777777" w:rsidR="009E126D" w:rsidRPr="009E126D" w:rsidRDefault="009E126D" w:rsidP="009E126D">
            <w:pPr>
              <w:spacing w:after="0" w:line="240" w:lineRule="auto"/>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Ashland Global Holdings Inc.</w:t>
            </w:r>
          </w:p>
        </w:tc>
        <w:tc>
          <w:tcPr>
            <w:tcW w:w="1003" w:type="dxa"/>
            <w:tcBorders>
              <w:top w:val="nil"/>
              <w:left w:val="nil"/>
              <w:bottom w:val="single" w:sz="8" w:space="0" w:color="auto"/>
              <w:right w:val="single" w:sz="8" w:space="0" w:color="auto"/>
            </w:tcBorders>
            <w:shd w:val="clear" w:color="auto" w:fill="auto"/>
            <w:noWrap/>
            <w:vAlign w:val="center"/>
            <w:hideMark/>
          </w:tcPr>
          <w:p w14:paraId="53984528"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81</w:t>
            </w:r>
          </w:p>
        </w:tc>
        <w:tc>
          <w:tcPr>
            <w:tcW w:w="1003" w:type="dxa"/>
            <w:tcBorders>
              <w:top w:val="nil"/>
              <w:left w:val="nil"/>
              <w:bottom w:val="single" w:sz="8" w:space="0" w:color="auto"/>
              <w:right w:val="single" w:sz="8" w:space="0" w:color="auto"/>
            </w:tcBorders>
            <w:shd w:val="clear" w:color="auto" w:fill="auto"/>
            <w:noWrap/>
            <w:vAlign w:val="center"/>
            <w:hideMark/>
          </w:tcPr>
          <w:p w14:paraId="13A1E660"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28" w:type="dxa"/>
            <w:tcBorders>
              <w:top w:val="nil"/>
              <w:left w:val="nil"/>
              <w:bottom w:val="single" w:sz="8" w:space="0" w:color="auto"/>
              <w:right w:val="single" w:sz="8" w:space="0" w:color="auto"/>
            </w:tcBorders>
            <w:shd w:val="clear" w:color="auto" w:fill="auto"/>
            <w:noWrap/>
            <w:vAlign w:val="center"/>
            <w:hideMark/>
          </w:tcPr>
          <w:p w14:paraId="450FB85B"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5" w:type="dxa"/>
            <w:tcBorders>
              <w:top w:val="nil"/>
              <w:left w:val="nil"/>
              <w:bottom w:val="single" w:sz="8" w:space="0" w:color="auto"/>
              <w:right w:val="single" w:sz="8" w:space="0" w:color="auto"/>
            </w:tcBorders>
            <w:shd w:val="clear" w:color="auto" w:fill="auto"/>
            <w:noWrap/>
            <w:vAlign w:val="center"/>
            <w:hideMark/>
          </w:tcPr>
          <w:p w14:paraId="07205FD7"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c>
          <w:tcPr>
            <w:tcW w:w="1216" w:type="dxa"/>
            <w:tcBorders>
              <w:top w:val="nil"/>
              <w:left w:val="nil"/>
              <w:bottom w:val="single" w:sz="8" w:space="0" w:color="auto"/>
              <w:right w:val="single" w:sz="8" w:space="0" w:color="auto"/>
            </w:tcBorders>
            <w:shd w:val="clear" w:color="auto" w:fill="auto"/>
            <w:noWrap/>
            <w:vAlign w:val="center"/>
            <w:hideMark/>
          </w:tcPr>
          <w:p w14:paraId="00097A59" w14:textId="77777777" w:rsidR="009E126D" w:rsidRPr="009E126D" w:rsidRDefault="009E126D" w:rsidP="00E561A5">
            <w:pPr>
              <w:spacing w:after="0" w:line="240" w:lineRule="auto"/>
              <w:jc w:val="center"/>
              <w:rPr>
                <w:rFonts w:ascii="Arial" w:eastAsia="Times New Roman" w:hAnsi="Arial" w:cs="Arial"/>
                <w:color w:val="000000"/>
                <w:sz w:val="20"/>
                <w:szCs w:val="20"/>
                <w:lang w:val="en-US"/>
              </w:rPr>
            </w:pPr>
            <w:r w:rsidRPr="009E126D">
              <w:rPr>
                <w:rFonts w:ascii="Arial" w:eastAsia="Times New Roman" w:hAnsi="Arial" w:cs="Arial"/>
                <w:color w:val="000000"/>
                <w:sz w:val="20"/>
                <w:szCs w:val="20"/>
                <w:lang w:val="en-US"/>
              </w:rPr>
              <w:t>0</w:t>
            </w:r>
          </w:p>
        </w:tc>
      </w:tr>
    </w:tbl>
    <w:p w14:paraId="41F6D284" w14:textId="327E4050" w:rsidR="00447DD2" w:rsidRPr="002B5730" w:rsidDel="008B1A2B" w:rsidRDefault="009E126D" w:rsidP="0068477D">
      <w:pPr>
        <w:pStyle w:val="BodyText"/>
        <w:spacing w:before="162" w:line="480" w:lineRule="auto"/>
        <w:ind w:right="-90"/>
        <w:jc w:val="both"/>
        <w:rPr>
          <w:del w:id="41" w:author="Hardik Malhotra" w:date="2021-09-10T19:51:00Z"/>
          <w:bCs/>
          <w:color w:val="000000" w:themeColor="text1"/>
        </w:rPr>
      </w:pPr>
      <w:r w:rsidRPr="002B5730">
        <w:rPr>
          <w:bCs/>
          <w:noProof/>
          <w:color w:val="000000" w:themeColor="text1"/>
        </w:rPr>
        <w:lastRenderedPageBreak/>
        <mc:AlternateContent>
          <mc:Choice Requires="wps">
            <w:drawing>
              <wp:anchor distT="0" distB="0" distL="114300" distR="114300" simplePos="0" relativeHeight="252171264" behindDoc="0" locked="0" layoutInCell="1" allowOverlap="1" wp14:anchorId="5E2EAC70" wp14:editId="307618C7">
                <wp:simplePos x="0" y="0"/>
                <wp:positionH relativeFrom="margin">
                  <wp:posOffset>4210050</wp:posOffset>
                </wp:positionH>
                <wp:positionV relativeFrom="paragraph">
                  <wp:posOffset>128270</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43" type="#_x0000_t202" style="position:absolute;left:0;text-align:left;margin-left:331.5pt;margin-top:10.1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CD1468C" w14:textId="5D42CFCB" w:rsidR="006E66C6" w:rsidRDefault="00CF60F6" w:rsidP="00BC081C">
      <w:pPr>
        <w:pStyle w:val="BodyText"/>
        <w:spacing w:before="162" w:line="360" w:lineRule="auto"/>
        <w:ind w:right="-86"/>
        <w:jc w:val="both"/>
        <w:rPr>
          <w:bCs/>
          <w:color w:val="000000" w:themeColor="text1"/>
        </w:rPr>
        <w:sectPr w:rsidR="006E66C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62FD4">
        <w:rPr>
          <w:bCs/>
          <w:noProof/>
          <w:color w:val="000000" w:themeColor="text1"/>
        </w:rPr>
        <mc:AlternateContent>
          <mc:Choice Requires="wps">
            <w:drawing>
              <wp:anchor distT="45720" distB="45720" distL="114300" distR="114300" simplePos="0" relativeHeight="252518400" behindDoc="0" locked="0" layoutInCell="1" allowOverlap="1" wp14:anchorId="4282190A" wp14:editId="47A57AD2">
                <wp:simplePos x="0" y="0"/>
                <wp:positionH relativeFrom="column">
                  <wp:posOffset>-1905</wp:posOffset>
                </wp:positionH>
                <wp:positionV relativeFrom="paragraph">
                  <wp:posOffset>179070</wp:posOffset>
                </wp:positionV>
                <wp:extent cx="6424295" cy="2350770"/>
                <wp:effectExtent l="95250" t="57150" r="90805" b="108585"/>
                <wp:wrapSquare wrapText="bothSides"/>
                <wp:docPr id="2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235077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2190A" id="_x0000_s1044" type="#_x0000_t202" style="position:absolute;left:0;text-align:left;margin-left:-.15pt;margin-top:14.1pt;width:505.85pt;height:185.1pt;z-index:2525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" fillcolor="#9ecb81 [2169]" stroked="f" strokeweight=".5pt">
                <v:fill color2="#8ac066 [2617]" rotate="t" colors="0 #b5d5a7;.5 #aace99;1 #9cca86" focus="100%" type="gradient">
                  <o:fill v:ext="view" type="gradientUnscaled"/>
                </v:fill>
                <v:shadow on="t" color="black" opacity="20971f" offset="0,2.2pt"/>
                <v:textbox>
                  <w:txbxContent>
                    <w:p w14:paraId="53571329" w14:textId="7E1DDC1C"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Globally, companies are producing at high operating rates in 2021 than last year due to increasing demand </w:t>
                      </w:r>
                      <w:r w:rsidR="00CF60F6">
                        <w:rPr>
                          <w:bCs/>
                          <w:color w:val="000000" w:themeColor="text1"/>
                        </w:rPr>
                        <w:t xml:space="preserve">of FRP coating and lining </w:t>
                      </w:r>
                      <w:r w:rsidRPr="002B5730">
                        <w:rPr>
                          <w:bCs/>
                          <w:color w:val="000000" w:themeColor="text1"/>
                        </w:rPr>
                        <w:t>from the pipes &amp; tanks industry, construction sector</w:t>
                      </w:r>
                      <w:r w:rsidR="00C22FCF">
                        <w:rPr>
                          <w:bCs/>
                          <w:color w:val="000000" w:themeColor="text1"/>
                        </w:rPr>
                        <w:t xml:space="preserve"> and </w:t>
                      </w:r>
                      <w:r w:rsidRPr="002B5730">
                        <w:rPr>
                          <w:bCs/>
                          <w:color w:val="000000" w:themeColor="text1"/>
                        </w:rPr>
                        <w:t>marine industr</w:t>
                      </w:r>
                      <w:r w:rsidR="00C22FCF">
                        <w:rPr>
                          <w:bCs/>
                          <w:color w:val="000000" w:themeColor="text1"/>
                        </w:rPr>
                        <w:t>y.</w:t>
                      </w:r>
                    </w:p>
                    <w:p w14:paraId="7AB46DF0" w14:textId="77777777" w:rsidR="00262FD4"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 xml:space="preserve">Moreover, rising investment in the defense sector by major economies drove the companies to operate at higher efficiency. </w:t>
                      </w:r>
                    </w:p>
                    <w:p w14:paraId="13CAAD28" w14:textId="4616FB53" w:rsidR="00262FD4" w:rsidRPr="002B5730" w:rsidRDefault="00262FD4" w:rsidP="00F14E20">
                      <w:pPr>
                        <w:pStyle w:val="BodyText"/>
                        <w:numPr>
                          <w:ilvl w:val="0"/>
                          <w:numId w:val="6"/>
                        </w:numPr>
                        <w:spacing w:before="162" w:line="360" w:lineRule="auto"/>
                        <w:ind w:right="-86"/>
                        <w:jc w:val="both"/>
                        <w:rPr>
                          <w:bCs/>
                          <w:color w:val="000000" w:themeColor="text1"/>
                        </w:rPr>
                      </w:pPr>
                      <w:r w:rsidRPr="002B5730">
                        <w:rPr>
                          <w:bCs/>
                          <w:color w:val="000000" w:themeColor="text1"/>
                        </w:rPr>
                        <w:t>Other factors supporting operating rates are increasing investment in renewable energy sources like wind and solar energy in emerging economies in the Asia Pacific.</w:t>
                      </w:r>
                    </w:p>
                    <w:p w14:paraId="7D9047C1" w14:textId="6CC57268" w:rsidR="00262FD4" w:rsidRDefault="00262FD4"/>
                  </w:txbxContent>
                </v:textbox>
                <w10:wrap type="square"/>
              </v:shape>
            </w:pict>
          </mc:Fallback>
        </mc:AlternateContent>
      </w:r>
    </w:p>
    <w:p w14:paraId="3878D680" w14:textId="77777777" w:rsidR="00262FD4" w:rsidRDefault="00262FD4" w:rsidP="0061645E">
      <w:pPr>
        <w:rPr>
          <w:rFonts w:ascii="Arial" w:hAnsi="Arial" w:cs="Arial"/>
          <w:b/>
          <w:bCs/>
          <w:sz w:val="24"/>
          <w:szCs w:val="24"/>
        </w:rPr>
      </w:pPr>
    </w:p>
    <w:p w14:paraId="13A6368D" w14:textId="65C45835" w:rsidR="009E126D" w:rsidRPr="0061645E" w:rsidRDefault="009E126D" w:rsidP="0061645E">
      <w:pPr>
        <w:rPr>
          <w:rFonts w:ascii="Arial" w:hAnsi="Arial" w:cs="Arial"/>
          <w:b/>
          <w:bCs/>
          <w:sz w:val="24"/>
          <w:szCs w:val="24"/>
        </w:rPr>
      </w:pPr>
      <w:r w:rsidRPr="0061645E">
        <w:rPr>
          <w:rFonts w:ascii="Arial" w:hAnsi="Arial" w:cs="Arial"/>
          <w:b/>
          <w:bCs/>
          <w:sz w:val="24"/>
          <w:szCs w:val="24"/>
        </w:rPr>
        <w:t>3.1.5. Demand By Application</w:t>
      </w:r>
    </w:p>
    <w:p w14:paraId="3A7EF0D2" w14:textId="69A04BC7" w:rsidR="006E66C6" w:rsidRDefault="0034106F" w:rsidP="00064CBC">
      <w:pPr>
        <w:rPr>
          <w:noProof/>
          <w:color w:val="000000" w:themeColor="text1"/>
        </w:rPr>
      </w:pPr>
      <w:r w:rsidRPr="002B5730">
        <w:rPr>
          <w:b/>
          <w:noProof/>
          <w:color w:val="000000" w:themeColor="text1"/>
        </w:rPr>
        <mc:AlternateContent>
          <mc:Choice Requires="wps">
            <w:drawing>
              <wp:anchor distT="0" distB="0" distL="114300" distR="114300" simplePos="0" relativeHeight="251917312" behindDoc="0" locked="0" layoutInCell="1" allowOverlap="1" wp14:anchorId="4DAC49A9" wp14:editId="163FB348">
                <wp:simplePos x="0" y="0"/>
                <wp:positionH relativeFrom="margin">
                  <wp:posOffset>3390900</wp:posOffset>
                </wp:positionH>
                <wp:positionV relativeFrom="paragraph">
                  <wp:posOffset>3257550</wp:posOffset>
                </wp:positionV>
                <wp:extent cx="2907030" cy="307340"/>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45" type="#_x0000_t202" style="position:absolute;margin-left:267pt;margin-top:256.5pt;width:228.9pt;height:24.2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9E126D" w:rsidRPr="0061645E">
        <w:rPr>
          <w:rFonts w:ascii="Arial" w:hAnsi="Arial" w:cs="Arial"/>
          <w:b/>
          <w:bCs/>
          <w:sz w:val="24"/>
          <w:szCs w:val="24"/>
        </w:rPr>
        <w:t>Global Vinyl Ester Resin Demand, By Application, By Volume</w:t>
      </w:r>
      <w:r w:rsidR="00F56843">
        <w:rPr>
          <w:rFonts w:ascii="Arial" w:hAnsi="Arial" w:cs="Arial"/>
          <w:b/>
          <w:bCs/>
          <w:sz w:val="24"/>
          <w:szCs w:val="24"/>
        </w:rPr>
        <w:t xml:space="preserve"> </w:t>
      </w:r>
      <w:r w:rsidR="00274F09" w:rsidRPr="00274F09">
        <w:rPr>
          <w:rFonts w:ascii="Arial" w:hAnsi="Arial" w:cs="Arial"/>
          <w:b/>
          <w:bCs/>
          <w:sz w:val="24"/>
          <w:szCs w:val="24"/>
        </w:rPr>
        <w:t xml:space="preserve">(000’ </w:t>
      </w:r>
      <w:r w:rsidR="00650D00" w:rsidRPr="00274F09">
        <w:rPr>
          <w:rFonts w:ascii="Arial" w:hAnsi="Arial" w:cs="Arial"/>
          <w:b/>
          <w:bCs/>
          <w:sz w:val="24"/>
          <w:szCs w:val="24"/>
        </w:rPr>
        <w:t>Tonnes)</w:t>
      </w:r>
      <w:r w:rsidR="00650D00">
        <w:rPr>
          <w:rFonts w:ascii="Arial" w:hAnsi="Arial" w:cs="Arial"/>
          <w:b/>
          <w:bCs/>
          <w:sz w:val="24"/>
          <w:szCs w:val="24"/>
        </w:rPr>
        <w:t xml:space="preserve"> (</w:t>
      </w:r>
      <w:r w:rsidR="00180344">
        <w:rPr>
          <w:rFonts w:ascii="Arial" w:hAnsi="Arial" w:cs="Arial"/>
          <w:b/>
          <w:bCs/>
          <w:sz w:val="24"/>
          <w:szCs w:val="24"/>
        </w:rPr>
        <w:t>%)</w:t>
      </w:r>
      <w:r w:rsidR="009E126D" w:rsidRPr="0061645E">
        <w:rPr>
          <w:rFonts w:ascii="Arial" w:hAnsi="Arial" w:cs="Arial"/>
          <w:b/>
          <w:bCs/>
          <w:sz w:val="24"/>
          <w:szCs w:val="24"/>
        </w:rPr>
        <w:t>, 2015–2030F</w:t>
      </w:r>
      <w:r w:rsidR="0068477D" w:rsidRPr="002B5730">
        <w:rPr>
          <w:noProof/>
          <w:color w:val="000000" w:themeColor="text1"/>
        </w:rPr>
        <w:drawing>
          <wp:inline distT="0" distB="0" distL="0" distR="0" wp14:anchorId="053E278B" wp14:editId="6FFA9AAE">
            <wp:extent cx="6524625" cy="3648075"/>
            <wp:effectExtent l="0" t="0" r="0" b="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8112DE" w14:textId="1EA9395C" w:rsidR="00262FD4" w:rsidRDefault="00262FD4" w:rsidP="00B07577">
      <w:pPr>
        <w:pStyle w:val="BodyText"/>
        <w:spacing w:before="162" w:line="360" w:lineRule="auto"/>
        <w:ind w:right="-86"/>
        <w:jc w:val="both"/>
        <w:rPr>
          <w:noProof/>
          <w:color w:val="000000" w:themeColor="text1"/>
        </w:rPr>
      </w:pPr>
    </w:p>
    <w:p w14:paraId="46ADF0F6" w14:textId="07A2DCA7" w:rsidR="008E2D80" w:rsidRDefault="008E2D80" w:rsidP="00B07577">
      <w:pPr>
        <w:pStyle w:val="BodyText"/>
        <w:spacing w:before="162" w:line="360" w:lineRule="auto"/>
        <w:ind w:right="-86"/>
        <w:jc w:val="both"/>
        <w:rPr>
          <w:noProof/>
          <w:color w:val="000000" w:themeColor="text1"/>
        </w:rPr>
      </w:pPr>
    </w:p>
    <w:p w14:paraId="0DF7B1D6" w14:textId="77777777" w:rsidR="00C36D81" w:rsidRDefault="00C36D81" w:rsidP="00B07577">
      <w:pPr>
        <w:pStyle w:val="BodyText"/>
        <w:spacing w:before="162" w:line="360" w:lineRule="auto"/>
        <w:ind w:right="-86"/>
        <w:jc w:val="both"/>
        <w:rPr>
          <w:noProof/>
          <w:color w:val="000000" w:themeColor="text1"/>
        </w:rPr>
      </w:pPr>
    </w:p>
    <w:p w14:paraId="62467842" w14:textId="77777777" w:rsidR="00262FD4" w:rsidRDefault="00262FD4" w:rsidP="00B07577">
      <w:pPr>
        <w:pStyle w:val="BodyText"/>
        <w:spacing w:before="162" w:line="360" w:lineRule="auto"/>
        <w:ind w:right="-86"/>
        <w:jc w:val="both"/>
        <w:rPr>
          <w:noProof/>
          <w:color w:val="000000" w:themeColor="text1"/>
        </w:rPr>
      </w:pPr>
    </w:p>
    <w:p w14:paraId="39AD9EE8" w14:textId="6297528B" w:rsidR="0022743F" w:rsidRDefault="0022743F" w:rsidP="00B07577">
      <w:pPr>
        <w:pStyle w:val="BodyText"/>
        <w:spacing w:before="162" w:line="360" w:lineRule="auto"/>
        <w:ind w:right="-86"/>
        <w:jc w:val="both"/>
        <w:rPr>
          <w:noProof/>
          <w:color w:val="000000" w:themeColor="text1"/>
        </w:rPr>
        <w:sectPr w:rsidR="0022743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00" w:type="dxa"/>
        <w:tblInd w:w="-185" w:type="dxa"/>
        <w:tblLook w:val="04A0" w:firstRow="1" w:lastRow="0" w:firstColumn="1" w:lastColumn="0" w:noHBand="0" w:noVBand="1"/>
      </w:tblPr>
      <w:tblGrid>
        <w:gridCol w:w="1829"/>
        <w:gridCol w:w="895"/>
        <w:gridCol w:w="895"/>
        <w:gridCol w:w="895"/>
        <w:gridCol w:w="895"/>
        <w:gridCol w:w="895"/>
        <w:gridCol w:w="895"/>
        <w:gridCol w:w="1077"/>
        <w:gridCol w:w="1062"/>
        <w:gridCol w:w="1062"/>
      </w:tblGrid>
      <w:tr w:rsidR="005D2A6A" w:rsidRPr="005D2A6A" w14:paraId="1151D2BF" w14:textId="77777777" w:rsidTr="005D2A6A">
        <w:trPr>
          <w:trHeight w:val="498"/>
        </w:trPr>
        <w:tc>
          <w:tcPr>
            <w:tcW w:w="1829"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DB397F9" w14:textId="7184BDD6" w:rsidR="005D2A6A" w:rsidRPr="005D2A6A" w:rsidRDefault="005D2A6A" w:rsidP="00E561A5">
            <w:pPr>
              <w:spacing w:after="0" w:line="240" w:lineRule="auto"/>
              <w:jc w:val="center"/>
              <w:rPr>
                <w:rFonts w:ascii="Arial" w:eastAsia="Times New Roman" w:hAnsi="Arial" w:cs="Arial"/>
                <w:b/>
                <w:bCs/>
                <w:color w:val="FFFFFF" w:themeColor="background1"/>
                <w:sz w:val="20"/>
                <w:szCs w:val="20"/>
                <w:lang w:val="en-US"/>
              </w:rPr>
            </w:pPr>
            <w:bookmarkStart w:id="42" w:name="_Hlk84171200"/>
            <w:r w:rsidRPr="005D2A6A">
              <w:rPr>
                <w:rFonts w:ascii="Arial" w:eastAsia="Times New Roman" w:hAnsi="Arial" w:cs="Arial"/>
                <w:b/>
                <w:bCs/>
                <w:color w:val="FFFFFF" w:themeColor="background1"/>
                <w:sz w:val="20"/>
                <w:szCs w:val="20"/>
                <w:lang w:val="en-US"/>
              </w:rPr>
              <w:t xml:space="preserve">Demand by </w:t>
            </w:r>
            <w:r w:rsidR="0030317B">
              <w:rPr>
                <w:rFonts w:ascii="Arial" w:eastAsia="Times New Roman" w:hAnsi="Arial" w:cs="Arial"/>
                <w:b/>
                <w:bCs/>
                <w:color w:val="FFFFFF" w:themeColor="background1"/>
                <w:sz w:val="20"/>
                <w:szCs w:val="20"/>
                <w:lang w:val="en-US"/>
              </w:rPr>
              <w:t xml:space="preserve">Application </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5DD9ECA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95" w:type="dxa"/>
            <w:tcBorders>
              <w:top w:val="single" w:sz="4" w:space="0" w:color="auto"/>
              <w:left w:val="nil"/>
              <w:bottom w:val="single" w:sz="4" w:space="0" w:color="auto"/>
              <w:right w:val="single" w:sz="4" w:space="0" w:color="auto"/>
            </w:tcBorders>
            <w:shd w:val="clear" w:color="auto" w:fill="C00000"/>
            <w:noWrap/>
            <w:vAlign w:val="center"/>
            <w:hideMark/>
          </w:tcPr>
          <w:p w14:paraId="0C5850D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321BB8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023A360"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623F6D58"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895" w:type="dxa"/>
            <w:tcBorders>
              <w:top w:val="single" w:sz="4" w:space="0" w:color="auto"/>
              <w:left w:val="nil"/>
              <w:bottom w:val="single" w:sz="4" w:space="0" w:color="auto"/>
              <w:right w:val="single" w:sz="4" w:space="0" w:color="auto"/>
            </w:tcBorders>
            <w:shd w:val="clear" w:color="auto" w:fill="C00000"/>
            <w:noWrap/>
            <w:vAlign w:val="bottom"/>
            <w:hideMark/>
          </w:tcPr>
          <w:p w14:paraId="3652B025"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77" w:type="dxa"/>
            <w:tcBorders>
              <w:top w:val="single" w:sz="4" w:space="0" w:color="auto"/>
              <w:left w:val="nil"/>
              <w:bottom w:val="single" w:sz="4" w:space="0" w:color="auto"/>
              <w:right w:val="single" w:sz="4" w:space="0" w:color="auto"/>
            </w:tcBorders>
            <w:shd w:val="clear" w:color="auto" w:fill="C00000"/>
            <w:noWrap/>
            <w:vAlign w:val="bottom"/>
            <w:hideMark/>
          </w:tcPr>
          <w:p w14:paraId="1D3C59DA"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2" w:type="dxa"/>
            <w:tcBorders>
              <w:top w:val="single" w:sz="4" w:space="0" w:color="auto"/>
              <w:left w:val="nil"/>
              <w:bottom w:val="single" w:sz="4" w:space="0" w:color="auto"/>
              <w:right w:val="single" w:sz="4" w:space="0" w:color="auto"/>
            </w:tcBorders>
            <w:shd w:val="clear" w:color="auto" w:fill="C00000"/>
            <w:noWrap/>
            <w:vAlign w:val="bottom"/>
            <w:hideMark/>
          </w:tcPr>
          <w:p w14:paraId="663937FC"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2"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AAE71D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5D2A6A" w:rsidRPr="005D2A6A" w14:paraId="788361D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0B0E9F44"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895" w:type="dxa"/>
            <w:tcBorders>
              <w:top w:val="nil"/>
              <w:left w:val="nil"/>
              <w:bottom w:val="single" w:sz="4" w:space="0" w:color="auto"/>
              <w:right w:val="single" w:sz="4" w:space="0" w:color="auto"/>
            </w:tcBorders>
            <w:shd w:val="clear" w:color="000000" w:fill="FFFFFF"/>
            <w:noWrap/>
            <w:vAlign w:val="bottom"/>
            <w:hideMark/>
          </w:tcPr>
          <w:p w14:paraId="4B0097D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399</w:t>
            </w:r>
          </w:p>
        </w:tc>
        <w:tc>
          <w:tcPr>
            <w:tcW w:w="895" w:type="dxa"/>
            <w:tcBorders>
              <w:top w:val="nil"/>
              <w:left w:val="nil"/>
              <w:bottom w:val="single" w:sz="4" w:space="0" w:color="auto"/>
              <w:right w:val="single" w:sz="4" w:space="0" w:color="auto"/>
            </w:tcBorders>
            <w:shd w:val="clear" w:color="000000" w:fill="FFFFFF"/>
            <w:noWrap/>
            <w:vAlign w:val="bottom"/>
            <w:hideMark/>
          </w:tcPr>
          <w:p w14:paraId="70CD1BE4"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417</w:t>
            </w:r>
          </w:p>
        </w:tc>
        <w:tc>
          <w:tcPr>
            <w:tcW w:w="895" w:type="dxa"/>
            <w:tcBorders>
              <w:top w:val="nil"/>
              <w:left w:val="nil"/>
              <w:bottom w:val="single" w:sz="4" w:space="0" w:color="auto"/>
              <w:right w:val="single" w:sz="4" w:space="0" w:color="auto"/>
            </w:tcBorders>
            <w:shd w:val="clear" w:color="000000" w:fill="FFFFFF"/>
            <w:noWrap/>
            <w:vAlign w:val="bottom"/>
            <w:hideMark/>
          </w:tcPr>
          <w:p w14:paraId="07B3FA6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433</w:t>
            </w:r>
          </w:p>
        </w:tc>
        <w:tc>
          <w:tcPr>
            <w:tcW w:w="895" w:type="dxa"/>
            <w:tcBorders>
              <w:top w:val="nil"/>
              <w:left w:val="nil"/>
              <w:bottom w:val="single" w:sz="4" w:space="0" w:color="auto"/>
              <w:right w:val="single" w:sz="4" w:space="0" w:color="auto"/>
            </w:tcBorders>
            <w:shd w:val="clear" w:color="000000" w:fill="FFFFFF"/>
            <w:noWrap/>
            <w:vAlign w:val="bottom"/>
            <w:hideMark/>
          </w:tcPr>
          <w:p w14:paraId="1E9A35EF"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452</w:t>
            </w:r>
          </w:p>
        </w:tc>
        <w:tc>
          <w:tcPr>
            <w:tcW w:w="895" w:type="dxa"/>
            <w:tcBorders>
              <w:top w:val="nil"/>
              <w:left w:val="nil"/>
              <w:bottom w:val="single" w:sz="4" w:space="0" w:color="auto"/>
              <w:right w:val="single" w:sz="4" w:space="0" w:color="auto"/>
            </w:tcBorders>
            <w:shd w:val="clear" w:color="000000" w:fill="FFFFFF"/>
            <w:noWrap/>
            <w:vAlign w:val="bottom"/>
            <w:hideMark/>
          </w:tcPr>
          <w:p w14:paraId="1D13D69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469</w:t>
            </w:r>
          </w:p>
        </w:tc>
        <w:tc>
          <w:tcPr>
            <w:tcW w:w="895" w:type="dxa"/>
            <w:tcBorders>
              <w:top w:val="nil"/>
              <w:left w:val="nil"/>
              <w:bottom w:val="single" w:sz="4" w:space="0" w:color="auto"/>
              <w:right w:val="single" w:sz="4" w:space="0" w:color="auto"/>
            </w:tcBorders>
            <w:shd w:val="clear" w:color="000000" w:fill="FFFFFF"/>
            <w:noWrap/>
            <w:vAlign w:val="bottom"/>
            <w:hideMark/>
          </w:tcPr>
          <w:p w14:paraId="1D1CEEC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437</w:t>
            </w:r>
          </w:p>
        </w:tc>
        <w:tc>
          <w:tcPr>
            <w:tcW w:w="1077" w:type="dxa"/>
            <w:tcBorders>
              <w:top w:val="nil"/>
              <w:left w:val="nil"/>
              <w:bottom w:val="single" w:sz="4" w:space="0" w:color="auto"/>
              <w:right w:val="single" w:sz="4" w:space="0" w:color="auto"/>
            </w:tcBorders>
            <w:shd w:val="clear" w:color="000000" w:fill="FFFFFF"/>
            <w:noWrap/>
            <w:vAlign w:val="bottom"/>
            <w:hideMark/>
          </w:tcPr>
          <w:p w14:paraId="7A00DC1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466</w:t>
            </w:r>
          </w:p>
        </w:tc>
        <w:tc>
          <w:tcPr>
            <w:tcW w:w="1062" w:type="dxa"/>
            <w:tcBorders>
              <w:top w:val="nil"/>
              <w:left w:val="nil"/>
              <w:bottom w:val="single" w:sz="4" w:space="0" w:color="auto"/>
              <w:right w:val="single" w:sz="4" w:space="0" w:color="auto"/>
            </w:tcBorders>
            <w:shd w:val="clear" w:color="000000" w:fill="FFFFFF"/>
            <w:noWrap/>
            <w:vAlign w:val="bottom"/>
            <w:hideMark/>
          </w:tcPr>
          <w:p w14:paraId="6E10AA5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609</w:t>
            </w:r>
          </w:p>
        </w:tc>
        <w:tc>
          <w:tcPr>
            <w:tcW w:w="1062" w:type="dxa"/>
            <w:tcBorders>
              <w:top w:val="nil"/>
              <w:left w:val="nil"/>
              <w:bottom w:val="single" w:sz="4" w:space="0" w:color="auto"/>
              <w:right w:val="single" w:sz="4" w:space="0" w:color="auto"/>
            </w:tcBorders>
            <w:shd w:val="clear" w:color="000000" w:fill="FFFFFF"/>
            <w:noWrap/>
            <w:vAlign w:val="bottom"/>
            <w:hideMark/>
          </w:tcPr>
          <w:p w14:paraId="632E0BB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818</w:t>
            </w:r>
          </w:p>
        </w:tc>
      </w:tr>
      <w:tr w:rsidR="005D2A6A" w:rsidRPr="005D2A6A" w14:paraId="42C397E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34D351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895" w:type="dxa"/>
            <w:tcBorders>
              <w:top w:val="nil"/>
              <w:left w:val="nil"/>
              <w:bottom w:val="single" w:sz="4" w:space="0" w:color="auto"/>
              <w:right w:val="single" w:sz="4" w:space="0" w:color="auto"/>
            </w:tcBorders>
            <w:shd w:val="clear" w:color="000000" w:fill="FFFFFF"/>
            <w:noWrap/>
            <w:vAlign w:val="bottom"/>
            <w:hideMark/>
          </w:tcPr>
          <w:p w14:paraId="23FAB85B"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128</w:t>
            </w:r>
          </w:p>
        </w:tc>
        <w:tc>
          <w:tcPr>
            <w:tcW w:w="895" w:type="dxa"/>
            <w:tcBorders>
              <w:top w:val="nil"/>
              <w:left w:val="nil"/>
              <w:bottom w:val="single" w:sz="4" w:space="0" w:color="auto"/>
              <w:right w:val="single" w:sz="4" w:space="0" w:color="auto"/>
            </w:tcBorders>
            <w:shd w:val="clear" w:color="000000" w:fill="FFFFFF"/>
            <w:noWrap/>
            <w:vAlign w:val="bottom"/>
            <w:hideMark/>
          </w:tcPr>
          <w:p w14:paraId="647F3E5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895" w:type="dxa"/>
            <w:tcBorders>
              <w:top w:val="nil"/>
              <w:left w:val="nil"/>
              <w:bottom w:val="single" w:sz="4" w:space="0" w:color="auto"/>
              <w:right w:val="single" w:sz="4" w:space="0" w:color="auto"/>
            </w:tcBorders>
            <w:shd w:val="clear" w:color="000000" w:fill="FFFFFF"/>
            <w:noWrap/>
            <w:vAlign w:val="bottom"/>
            <w:hideMark/>
          </w:tcPr>
          <w:p w14:paraId="0087942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140</w:t>
            </w:r>
          </w:p>
        </w:tc>
        <w:tc>
          <w:tcPr>
            <w:tcW w:w="895" w:type="dxa"/>
            <w:tcBorders>
              <w:top w:val="nil"/>
              <w:left w:val="nil"/>
              <w:bottom w:val="single" w:sz="4" w:space="0" w:color="auto"/>
              <w:right w:val="single" w:sz="4" w:space="0" w:color="auto"/>
            </w:tcBorders>
            <w:shd w:val="clear" w:color="000000" w:fill="FFFFFF"/>
            <w:noWrap/>
            <w:vAlign w:val="bottom"/>
            <w:hideMark/>
          </w:tcPr>
          <w:p w14:paraId="6C4B825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147</w:t>
            </w:r>
          </w:p>
        </w:tc>
        <w:tc>
          <w:tcPr>
            <w:tcW w:w="895" w:type="dxa"/>
            <w:tcBorders>
              <w:top w:val="nil"/>
              <w:left w:val="nil"/>
              <w:bottom w:val="single" w:sz="4" w:space="0" w:color="auto"/>
              <w:right w:val="single" w:sz="4" w:space="0" w:color="auto"/>
            </w:tcBorders>
            <w:shd w:val="clear" w:color="000000" w:fill="FFFFFF"/>
            <w:noWrap/>
            <w:vAlign w:val="bottom"/>
            <w:hideMark/>
          </w:tcPr>
          <w:p w14:paraId="27D5471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153</w:t>
            </w:r>
          </w:p>
        </w:tc>
        <w:tc>
          <w:tcPr>
            <w:tcW w:w="895" w:type="dxa"/>
            <w:tcBorders>
              <w:top w:val="nil"/>
              <w:left w:val="nil"/>
              <w:bottom w:val="single" w:sz="4" w:space="0" w:color="auto"/>
              <w:right w:val="single" w:sz="4" w:space="0" w:color="auto"/>
            </w:tcBorders>
            <w:shd w:val="clear" w:color="000000" w:fill="FFFFFF"/>
            <w:noWrap/>
            <w:vAlign w:val="bottom"/>
            <w:hideMark/>
          </w:tcPr>
          <w:p w14:paraId="3C13FA0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142</w:t>
            </w:r>
          </w:p>
        </w:tc>
        <w:tc>
          <w:tcPr>
            <w:tcW w:w="1077" w:type="dxa"/>
            <w:tcBorders>
              <w:top w:val="nil"/>
              <w:left w:val="nil"/>
              <w:bottom w:val="single" w:sz="4" w:space="0" w:color="auto"/>
              <w:right w:val="single" w:sz="4" w:space="0" w:color="auto"/>
            </w:tcBorders>
            <w:shd w:val="clear" w:color="000000" w:fill="FFFFFF"/>
            <w:noWrap/>
            <w:vAlign w:val="bottom"/>
            <w:hideMark/>
          </w:tcPr>
          <w:p w14:paraId="656B570C"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155</w:t>
            </w:r>
          </w:p>
        </w:tc>
        <w:tc>
          <w:tcPr>
            <w:tcW w:w="1062" w:type="dxa"/>
            <w:tcBorders>
              <w:top w:val="nil"/>
              <w:left w:val="nil"/>
              <w:bottom w:val="single" w:sz="4" w:space="0" w:color="auto"/>
              <w:right w:val="single" w:sz="4" w:space="0" w:color="auto"/>
            </w:tcBorders>
            <w:shd w:val="clear" w:color="000000" w:fill="FFFFFF"/>
            <w:noWrap/>
            <w:vAlign w:val="bottom"/>
            <w:hideMark/>
          </w:tcPr>
          <w:p w14:paraId="0F90706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197</w:t>
            </w:r>
          </w:p>
        </w:tc>
        <w:tc>
          <w:tcPr>
            <w:tcW w:w="1062" w:type="dxa"/>
            <w:tcBorders>
              <w:top w:val="nil"/>
              <w:left w:val="nil"/>
              <w:bottom w:val="single" w:sz="4" w:space="0" w:color="auto"/>
              <w:right w:val="single" w:sz="4" w:space="0" w:color="auto"/>
            </w:tcBorders>
            <w:shd w:val="clear" w:color="000000" w:fill="FFFFFF"/>
            <w:noWrap/>
            <w:vAlign w:val="bottom"/>
            <w:hideMark/>
          </w:tcPr>
          <w:p w14:paraId="3C9BDEE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270</w:t>
            </w:r>
          </w:p>
        </w:tc>
      </w:tr>
      <w:tr w:rsidR="005D2A6A" w:rsidRPr="005D2A6A" w14:paraId="6BBE2056"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64A6DA58"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895" w:type="dxa"/>
            <w:tcBorders>
              <w:top w:val="nil"/>
              <w:left w:val="nil"/>
              <w:bottom w:val="single" w:sz="4" w:space="0" w:color="auto"/>
              <w:right w:val="single" w:sz="4" w:space="0" w:color="auto"/>
            </w:tcBorders>
            <w:shd w:val="clear" w:color="000000" w:fill="FFFFFF"/>
            <w:noWrap/>
            <w:vAlign w:val="bottom"/>
            <w:hideMark/>
          </w:tcPr>
          <w:p w14:paraId="70135DF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43</w:t>
            </w:r>
          </w:p>
        </w:tc>
        <w:tc>
          <w:tcPr>
            <w:tcW w:w="895" w:type="dxa"/>
            <w:tcBorders>
              <w:top w:val="nil"/>
              <w:left w:val="nil"/>
              <w:bottom w:val="single" w:sz="4" w:space="0" w:color="auto"/>
              <w:right w:val="single" w:sz="4" w:space="0" w:color="auto"/>
            </w:tcBorders>
            <w:shd w:val="clear" w:color="000000" w:fill="FFFFFF"/>
            <w:noWrap/>
            <w:vAlign w:val="bottom"/>
            <w:hideMark/>
          </w:tcPr>
          <w:p w14:paraId="32090AE6"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45</w:t>
            </w:r>
          </w:p>
        </w:tc>
        <w:tc>
          <w:tcPr>
            <w:tcW w:w="895" w:type="dxa"/>
            <w:tcBorders>
              <w:top w:val="nil"/>
              <w:left w:val="nil"/>
              <w:bottom w:val="single" w:sz="4" w:space="0" w:color="auto"/>
              <w:right w:val="single" w:sz="4" w:space="0" w:color="auto"/>
            </w:tcBorders>
            <w:shd w:val="clear" w:color="000000" w:fill="FFFFFF"/>
            <w:noWrap/>
            <w:vAlign w:val="bottom"/>
            <w:hideMark/>
          </w:tcPr>
          <w:p w14:paraId="1FF3F3B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47</w:t>
            </w:r>
          </w:p>
        </w:tc>
        <w:tc>
          <w:tcPr>
            <w:tcW w:w="895" w:type="dxa"/>
            <w:tcBorders>
              <w:top w:val="nil"/>
              <w:left w:val="nil"/>
              <w:bottom w:val="single" w:sz="4" w:space="0" w:color="auto"/>
              <w:right w:val="single" w:sz="4" w:space="0" w:color="auto"/>
            </w:tcBorders>
            <w:shd w:val="clear" w:color="000000" w:fill="FFFFFF"/>
            <w:noWrap/>
            <w:vAlign w:val="bottom"/>
            <w:hideMark/>
          </w:tcPr>
          <w:p w14:paraId="6CD8BAD8"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49</w:t>
            </w:r>
          </w:p>
        </w:tc>
        <w:tc>
          <w:tcPr>
            <w:tcW w:w="895" w:type="dxa"/>
            <w:tcBorders>
              <w:top w:val="nil"/>
              <w:left w:val="nil"/>
              <w:bottom w:val="single" w:sz="4" w:space="0" w:color="auto"/>
              <w:right w:val="single" w:sz="4" w:space="0" w:color="auto"/>
            </w:tcBorders>
            <w:shd w:val="clear" w:color="000000" w:fill="FFFFFF"/>
            <w:noWrap/>
            <w:vAlign w:val="bottom"/>
            <w:hideMark/>
          </w:tcPr>
          <w:p w14:paraId="5184DFB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895" w:type="dxa"/>
            <w:tcBorders>
              <w:top w:val="nil"/>
              <w:left w:val="nil"/>
              <w:bottom w:val="single" w:sz="4" w:space="0" w:color="auto"/>
              <w:right w:val="single" w:sz="4" w:space="0" w:color="auto"/>
            </w:tcBorders>
            <w:shd w:val="clear" w:color="000000" w:fill="FFFFFF"/>
            <w:noWrap/>
            <w:vAlign w:val="bottom"/>
            <w:hideMark/>
          </w:tcPr>
          <w:p w14:paraId="718825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48</w:t>
            </w:r>
          </w:p>
        </w:tc>
        <w:tc>
          <w:tcPr>
            <w:tcW w:w="1077" w:type="dxa"/>
            <w:tcBorders>
              <w:top w:val="nil"/>
              <w:left w:val="nil"/>
              <w:bottom w:val="single" w:sz="4" w:space="0" w:color="auto"/>
              <w:right w:val="single" w:sz="4" w:space="0" w:color="auto"/>
            </w:tcBorders>
            <w:shd w:val="clear" w:color="000000" w:fill="FFFFFF"/>
            <w:noWrap/>
            <w:vAlign w:val="bottom"/>
            <w:hideMark/>
          </w:tcPr>
          <w:p w14:paraId="0F11E48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51</w:t>
            </w:r>
          </w:p>
        </w:tc>
        <w:tc>
          <w:tcPr>
            <w:tcW w:w="1062" w:type="dxa"/>
            <w:tcBorders>
              <w:top w:val="nil"/>
              <w:left w:val="nil"/>
              <w:bottom w:val="single" w:sz="4" w:space="0" w:color="auto"/>
              <w:right w:val="single" w:sz="4" w:space="0" w:color="auto"/>
            </w:tcBorders>
            <w:shd w:val="clear" w:color="000000" w:fill="FFFFFF"/>
            <w:noWrap/>
            <w:vAlign w:val="bottom"/>
            <w:hideMark/>
          </w:tcPr>
          <w:p w14:paraId="5ECAE90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w:t>
            </w:r>
          </w:p>
        </w:tc>
        <w:tc>
          <w:tcPr>
            <w:tcW w:w="1062" w:type="dxa"/>
            <w:tcBorders>
              <w:top w:val="nil"/>
              <w:left w:val="nil"/>
              <w:bottom w:val="single" w:sz="4" w:space="0" w:color="auto"/>
              <w:right w:val="single" w:sz="4" w:space="0" w:color="auto"/>
            </w:tcBorders>
            <w:shd w:val="clear" w:color="000000" w:fill="FFFFFF"/>
            <w:noWrap/>
            <w:vAlign w:val="bottom"/>
            <w:hideMark/>
          </w:tcPr>
          <w:p w14:paraId="61B4AF8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r>
      <w:tr w:rsidR="005D2A6A" w:rsidRPr="005D2A6A" w14:paraId="5A270684"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77EB64B9" w14:textId="77777777" w:rsidR="005D2A6A" w:rsidRPr="005D2A6A" w:rsidRDefault="005D2A6A" w:rsidP="00BF252C">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895" w:type="dxa"/>
            <w:tcBorders>
              <w:top w:val="nil"/>
              <w:left w:val="nil"/>
              <w:bottom w:val="single" w:sz="4" w:space="0" w:color="auto"/>
              <w:right w:val="single" w:sz="4" w:space="0" w:color="auto"/>
            </w:tcBorders>
            <w:shd w:val="clear" w:color="000000" w:fill="FFFFFF"/>
            <w:noWrap/>
            <w:vAlign w:val="bottom"/>
            <w:hideMark/>
          </w:tcPr>
          <w:p w14:paraId="1C83F330"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108</w:t>
            </w:r>
          </w:p>
        </w:tc>
        <w:tc>
          <w:tcPr>
            <w:tcW w:w="895" w:type="dxa"/>
            <w:tcBorders>
              <w:top w:val="nil"/>
              <w:left w:val="nil"/>
              <w:bottom w:val="single" w:sz="4" w:space="0" w:color="auto"/>
              <w:right w:val="single" w:sz="4" w:space="0" w:color="auto"/>
            </w:tcBorders>
            <w:shd w:val="clear" w:color="000000" w:fill="FFFFFF"/>
            <w:noWrap/>
            <w:vAlign w:val="bottom"/>
            <w:hideMark/>
          </w:tcPr>
          <w:p w14:paraId="0D153429"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111</w:t>
            </w:r>
          </w:p>
        </w:tc>
        <w:tc>
          <w:tcPr>
            <w:tcW w:w="895" w:type="dxa"/>
            <w:tcBorders>
              <w:top w:val="nil"/>
              <w:left w:val="nil"/>
              <w:bottom w:val="single" w:sz="4" w:space="0" w:color="auto"/>
              <w:right w:val="single" w:sz="4" w:space="0" w:color="auto"/>
            </w:tcBorders>
            <w:shd w:val="clear" w:color="000000" w:fill="FFFFFF"/>
            <w:noWrap/>
            <w:vAlign w:val="bottom"/>
            <w:hideMark/>
          </w:tcPr>
          <w:p w14:paraId="017EB375"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115</w:t>
            </w:r>
          </w:p>
        </w:tc>
        <w:tc>
          <w:tcPr>
            <w:tcW w:w="895" w:type="dxa"/>
            <w:tcBorders>
              <w:top w:val="nil"/>
              <w:left w:val="nil"/>
              <w:bottom w:val="single" w:sz="4" w:space="0" w:color="auto"/>
              <w:right w:val="single" w:sz="4" w:space="0" w:color="auto"/>
            </w:tcBorders>
            <w:shd w:val="clear" w:color="000000" w:fill="FFFFFF"/>
            <w:noWrap/>
            <w:vAlign w:val="bottom"/>
            <w:hideMark/>
          </w:tcPr>
          <w:p w14:paraId="74B74992"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119</w:t>
            </w:r>
          </w:p>
        </w:tc>
        <w:tc>
          <w:tcPr>
            <w:tcW w:w="895" w:type="dxa"/>
            <w:tcBorders>
              <w:top w:val="nil"/>
              <w:left w:val="nil"/>
              <w:bottom w:val="single" w:sz="4" w:space="0" w:color="auto"/>
              <w:right w:val="single" w:sz="4" w:space="0" w:color="auto"/>
            </w:tcBorders>
            <w:shd w:val="clear" w:color="000000" w:fill="FFFFFF"/>
            <w:noWrap/>
            <w:vAlign w:val="bottom"/>
            <w:hideMark/>
          </w:tcPr>
          <w:p w14:paraId="368E5D7A"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895" w:type="dxa"/>
            <w:tcBorders>
              <w:top w:val="nil"/>
              <w:left w:val="nil"/>
              <w:bottom w:val="single" w:sz="4" w:space="0" w:color="auto"/>
              <w:right w:val="single" w:sz="4" w:space="0" w:color="auto"/>
            </w:tcBorders>
            <w:shd w:val="clear" w:color="000000" w:fill="FFFFFF"/>
            <w:noWrap/>
            <w:vAlign w:val="bottom"/>
            <w:hideMark/>
          </w:tcPr>
          <w:p w14:paraId="0EA4E4DE"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112</w:t>
            </w:r>
          </w:p>
        </w:tc>
        <w:tc>
          <w:tcPr>
            <w:tcW w:w="1077" w:type="dxa"/>
            <w:tcBorders>
              <w:top w:val="nil"/>
              <w:left w:val="nil"/>
              <w:bottom w:val="single" w:sz="4" w:space="0" w:color="auto"/>
              <w:right w:val="single" w:sz="4" w:space="0" w:color="auto"/>
            </w:tcBorders>
            <w:shd w:val="clear" w:color="000000" w:fill="FFFFFF"/>
            <w:noWrap/>
            <w:vAlign w:val="bottom"/>
            <w:hideMark/>
          </w:tcPr>
          <w:p w14:paraId="66ECE06D"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118</w:t>
            </w:r>
          </w:p>
        </w:tc>
        <w:tc>
          <w:tcPr>
            <w:tcW w:w="1062" w:type="dxa"/>
            <w:tcBorders>
              <w:top w:val="nil"/>
              <w:left w:val="nil"/>
              <w:bottom w:val="single" w:sz="4" w:space="0" w:color="auto"/>
              <w:right w:val="single" w:sz="4" w:space="0" w:color="auto"/>
            </w:tcBorders>
            <w:shd w:val="clear" w:color="000000" w:fill="FFFFFF"/>
            <w:noWrap/>
            <w:vAlign w:val="bottom"/>
            <w:hideMark/>
          </w:tcPr>
          <w:p w14:paraId="060BD1D3"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154</w:t>
            </w:r>
          </w:p>
        </w:tc>
        <w:tc>
          <w:tcPr>
            <w:tcW w:w="1062" w:type="dxa"/>
            <w:tcBorders>
              <w:top w:val="nil"/>
              <w:left w:val="nil"/>
              <w:bottom w:val="single" w:sz="4" w:space="0" w:color="auto"/>
              <w:right w:val="single" w:sz="4" w:space="0" w:color="auto"/>
            </w:tcBorders>
            <w:shd w:val="clear" w:color="000000" w:fill="FFFFFF"/>
            <w:noWrap/>
            <w:vAlign w:val="bottom"/>
            <w:hideMark/>
          </w:tcPr>
          <w:p w14:paraId="7C015501" w14:textId="77777777" w:rsidR="005D2A6A" w:rsidRPr="005D2A6A" w:rsidRDefault="005D2A6A" w:rsidP="00BF252C">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190</w:t>
            </w:r>
          </w:p>
        </w:tc>
      </w:tr>
      <w:tr w:rsidR="005D2A6A" w:rsidRPr="005D2A6A" w14:paraId="52C689C5" w14:textId="77777777" w:rsidTr="005D2A6A">
        <w:trPr>
          <w:trHeight w:val="586"/>
        </w:trPr>
        <w:tc>
          <w:tcPr>
            <w:tcW w:w="1829" w:type="dxa"/>
            <w:tcBorders>
              <w:top w:val="nil"/>
              <w:left w:val="single" w:sz="4" w:space="0" w:color="auto"/>
              <w:bottom w:val="single" w:sz="4" w:space="0" w:color="auto"/>
              <w:right w:val="single" w:sz="4" w:space="0" w:color="auto"/>
            </w:tcBorders>
            <w:shd w:val="clear" w:color="000000" w:fill="FFFFFF"/>
            <w:noWrap/>
            <w:vAlign w:val="bottom"/>
            <w:hideMark/>
          </w:tcPr>
          <w:p w14:paraId="2631D93C" w14:textId="77777777" w:rsidR="005D2A6A" w:rsidRPr="00064CBC" w:rsidRDefault="005D2A6A" w:rsidP="00BF252C">
            <w:pPr>
              <w:spacing w:after="0" w:line="240" w:lineRule="auto"/>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95" w:type="dxa"/>
            <w:tcBorders>
              <w:top w:val="nil"/>
              <w:left w:val="nil"/>
              <w:bottom w:val="single" w:sz="4" w:space="0" w:color="auto"/>
              <w:right w:val="single" w:sz="4" w:space="0" w:color="auto"/>
            </w:tcBorders>
            <w:shd w:val="clear" w:color="000000" w:fill="FFFFFF"/>
            <w:noWrap/>
            <w:vAlign w:val="bottom"/>
            <w:hideMark/>
          </w:tcPr>
          <w:p w14:paraId="6167A01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95" w:type="dxa"/>
            <w:tcBorders>
              <w:top w:val="nil"/>
              <w:left w:val="nil"/>
              <w:bottom w:val="single" w:sz="4" w:space="0" w:color="auto"/>
              <w:right w:val="single" w:sz="4" w:space="0" w:color="auto"/>
            </w:tcBorders>
            <w:shd w:val="clear" w:color="000000" w:fill="FFFFFF"/>
            <w:noWrap/>
            <w:vAlign w:val="bottom"/>
            <w:hideMark/>
          </w:tcPr>
          <w:p w14:paraId="5F76B07C"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95" w:type="dxa"/>
            <w:tcBorders>
              <w:top w:val="nil"/>
              <w:left w:val="nil"/>
              <w:bottom w:val="single" w:sz="4" w:space="0" w:color="auto"/>
              <w:right w:val="single" w:sz="4" w:space="0" w:color="auto"/>
            </w:tcBorders>
            <w:shd w:val="clear" w:color="000000" w:fill="FFFFFF"/>
            <w:noWrap/>
            <w:vAlign w:val="bottom"/>
            <w:hideMark/>
          </w:tcPr>
          <w:p w14:paraId="675D5C1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95" w:type="dxa"/>
            <w:tcBorders>
              <w:top w:val="nil"/>
              <w:left w:val="nil"/>
              <w:bottom w:val="single" w:sz="4" w:space="0" w:color="auto"/>
              <w:right w:val="single" w:sz="4" w:space="0" w:color="auto"/>
            </w:tcBorders>
            <w:shd w:val="clear" w:color="000000" w:fill="FFFFFF"/>
            <w:noWrap/>
            <w:vAlign w:val="bottom"/>
            <w:hideMark/>
          </w:tcPr>
          <w:p w14:paraId="03A3A0ED"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895" w:type="dxa"/>
            <w:tcBorders>
              <w:top w:val="nil"/>
              <w:left w:val="nil"/>
              <w:bottom w:val="single" w:sz="4" w:space="0" w:color="auto"/>
              <w:right w:val="single" w:sz="4" w:space="0" w:color="auto"/>
            </w:tcBorders>
            <w:shd w:val="clear" w:color="000000" w:fill="FFFFFF"/>
            <w:noWrap/>
            <w:vAlign w:val="bottom"/>
            <w:hideMark/>
          </w:tcPr>
          <w:p w14:paraId="37615627"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895" w:type="dxa"/>
            <w:tcBorders>
              <w:top w:val="nil"/>
              <w:left w:val="nil"/>
              <w:bottom w:val="single" w:sz="4" w:space="0" w:color="auto"/>
              <w:right w:val="single" w:sz="4" w:space="0" w:color="auto"/>
            </w:tcBorders>
            <w:shd w:val="clear" w:color="000000" w:fill="FFFFFF"/>
            <w:noWrap/>
            <w:vAlign w:val="bottom"/>
            <w:hideMark/>
          </w:tcPr>
          <w:p w14:paraId="2C32D688"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77" w:type="dxa"/>
            <w:tcBorders>
              <w:top w:val="nil"/>
              <w:left w:val="nil"/>
              <w:bottom w:val="single" w:sz="4" w:space="0" w:color="auto"/>
              <w:right w:val="single" w:sz="4" w:space="0" w:color="auto"/>
            </w:tcBorders>
            <w:shd w:val="clear" w:color="000000" w:fill="FFFFFF"/>
            <w:noWrap/>
            <w:vAlign w:val="bottom"/>
            <w:hideMark/>
          </w:tcPr>
          <w:p w14:paraId="355CFA5F"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62" w:type="dxa"/>
            <w:tcBorders>
              <w:top w:val="nil"/>
              <w:left w:val="nil"/>
              <w:bottom w:val="single" w:sz="4" w:space="0" w:color="auto"/>
              <w:right w:val="single" w:sz="4" w:space="0" w:color="auto"/>
            </w:tcBorders>
            <w:shd w:val="clear" w:color="000000" w:fill="FFFFFF"/>
            <w:noWrap/>
            <w:vAlign w:val="bottom"/>
            <w:hideMark/>
          </w:tcPr>
          <w:p w14:paraId="2C50C2AB"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1062" w:type="dxa"/>
            <w:tcBorders>
              <w:top w:val="nil"/>
              <w:left w:val="nil"/>
              <w:bottom w:val="single" w:sz="4" w:space="0" w:color="auto"/>
              <w:right w:val="single" w:sz="4" w:space="0" w:color="auto"/>
            </w:tcBorders>
            <w:shd w:val="clear" w:color="000000" w:fill="FFFFFF"/>
            <w:noWrap/>
            <w:vAlign w:val="bottom"/>
            <w:hideMark/>
          </w:tcPr>
          <w:p w14:paraId="36576B92" w14:textId="77777777" w:rsidR="005D2A6A" w:rsidRPr="00064CBC" w:rsidRDefault="005D2A6A" w:rsidP="00BF252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2"/>
    <w:p w14:paraId="0FAFE8FF" w14:textId="6845F009" w:rsidR="00A27E11" w:rsidRDefault="005D2A6A" w:rsidP="00B07577">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467200" behindDoc="0" locked="0" layoutInCell="1" allowOverlap="1" wp14:anchorId="5E167889" wp14:editId="36343633">
                <wp:simplePos x="0" y="0"/>
                <wp:positionH relativeFrom="margin">
                  <wp:posOffset>3645535</wp:posOffset>
                </wp:positionH>
                <wp:positionV relativeFrom="paragraph">
                  <wp:posOffset>38702</wp:posOffset>
                </wp:positionV>
                <wp:extent cx="2907030" cy="307777"/>
                <wp:effectExtent l="0" t="0" r="0" b="0"/>
                <wp:wrapNone/>
                <wp:docPr id="1262"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5E167889" id="_x0000_s1046" type="#_x0000_t202" style="position:absolute;left:0;text-align:left;margin-left:287.05pt;margin-top:3.05pt;width:228.9pt;height:24.25pt;z-index:252467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" filled="f" stroked="f">
                <v:textbox style="mso-fit-shape-to-text:t">
                  <w:txbxContent>
                    <w:p w14:paraId="33AA5B0F"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29742897" w14:textId="77777777" w:rsidR="005D2A6A" w:rsidRPr="00CE35EB"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E111940" w14:textId="77777777" w:rsidR="00C52F8D" w:rsidRDefault="00C52F8D" w:rsidP="0061645E">
      <w:pPr>
        <w:rPr>
          <w:rFonts w:ascii="Arial" w:hAnsi="Arial" w:cs="Arial"/>
          <w:b/>
          <w:bCs/>
          <w:sz w:val="24"/>
          <w:szCs w:val="24"/>
        </w:rPr>
      </w:pPr>
    </w:p>
    <w:p w14:paraId="4F6D241D" w14:textId="29C96414" w:rsidR="009E126D" w:rsidRPr="0061645E" w:rsidRDefault="005D2A6A" w:rsidP="0061645E">
      <w:pPr>
        <w:rPr>
          <w:rFonts w:ascii="Arial" w:hAnsi="Arial" w:cs="Arial"/>
          <w:b/>
          <w:bCs/>
          <w:sz w:val="24"/>
          <w:szCs w:val="24"/>
        </w:rPr>
      </w:pPr>
      <w:r w:rsidRPr="0061645E">
        <w:rPr>
          <w:rFonts w:ascii="Arial" w:hAnsi="Arial" w:cs="Arial"/>
          <w:b/>
          <w:bCs/>
          <w:sz w:val="24"/>
          <w:szCs w:val="24"/>
        </w:rPr>
        <w:t>3</w:t>
      </w:r>
      <w:r w:rsidR="009E126D" w:rsidRPr="0061645E">
        <w:rPr>
          <w:rFonts w:ascii="Arial" w:hAnsi="Arial" w:cs="Arial"/>
          <w:b/>
          <w:bCs/>
          <w:sz w:val="24"/>
          <w:szCs w:val="24"/>
        </w:rPr>
        <w:t>.1.6. Demand By Type</w:t>
      </w:r>
    </w:p>
    <w:p w14:paraId="06382201" w14:textId="2D3D7137"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Type, By Volume</w:t>
      </w:r>
      <w:r w:rsidR="00274F09">
        <w:rPr>
          <w:rFonts w:ascii="Arial" w:eastAsia="Times New Roman" w:hAnsi="Arial" w:cs="Arial"/>
          <w:b/>
          <w:bCs/>
          <w:color w:val="000000" w:themeColor="text1"/>
          <w:sz w:val="20"/>
          <w:szCs w:val="20"/>
          <w:lang w:val="en-US"/>
        </w:rPr>
        <w:t xml:space="preserve"> </w:t>
      </w:r>
      <w:r w:rsidR="00274F09">
        <w:rPr>
          <w:rFonts w:ascii="Arial" w:eastAsia="Times New Roman" w:hAnsi="Arial" w:cs="Arial"/>
          <w:b/>
          <w:bCs/>
          <w:color w:val="000000" w:themeColor="text1"/>
          <w:sz w:val="24"/>
          <w:szCs w:val="24"/>
          <w:lang w:val="en-US"/>
        </w:rPr>
        <w:t>(</w:t>
      </w:r>
      <w:r w:rsidR="00274F09" w:rsidRPr="00274F09">
        <w:rPr>
          <w:rFonts w:ascii="Arial" w:hAnsi="Arial" w:cs="Arial"/>
          <w:b/>
          <w:bCs/>
          <w:sz w:val="24"/>
          <w:szCs w:val="24"/>
        </w:rPr>
        <w:t>000’ Tonnes</w:t>
      </w:r>
      <w:r w:rsidR="00274F09">
        <w:rPr>
          <w:rFonts w:ascii="Arial" w:hAnsi="Arial" w:cs="Arial"/>
          <w:b/>
          <w:bCs/>
          <w:sz w:val="24"/>
          <w:szCs w:val="24"/>
        </w:rPr>
        <w:t>)</w:t>
      </w:r>
      <w:r w:rsidR="00650D00">
        <w:rPr>
          <w:rFonts w:ascii="Arial" w:hAnsi="Arial" w:cs="Arial"/>
          <w:b/>
          <w:bCs/>
          <w:sz w:val="24"/>
          <w:szCs w:val="24"/>
        </w:rPr>
        <w:t xml:space="preserve"> (%)</w:t>
      </w:r>
      <w:r w:rsidRPr="0061645E">
        <w:rPr>
          <w:rFonts w:ascii="Arial" w:hAnsi="Arial" w:cs="Arial"/>
          <w:b/>
          <w:bCs/>
          <w:sz w:val="24"/>
          <w:szCs w:val="24"/>
        </w:rPr>
        <w:t>, 2015–2030F</w:t>
      </w:r>
    </w:p>
    <w:p w14:paraId="20D263B8" w14:textId="6CC78352" w:rsidR="0068477D" w:rsidRDefault="00410F69" w:rsidP="0068477D">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1913216" behindDoc="0" locked="0" layoutInCell="1" allowOverlap="1" wp14:anchorId="6DED5058" wp14:editId="49A18CBE">
                <wp:simplePos x="0" y="0"/>
                <wp:positionH relativeFrom="margin">
                  <wp:align>right</wp:align>
                </wp:positionH>
                <wp:positionV relativeFrom="paragraph">
                  <wp:posOffset>2475230</wp:posOffset>
                </wp:positionV>
                <wp:extent cx="3800475" cy="405442"/>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405442"/>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ED5058" id="TextBox 22" o:spid="_x0000_s1047" type="#_x0000_t202" style="position:absolute;left:0;text-align:left;margin-left:248.05pt;margin-top:194.9pt;width:299.25pt;height:31.9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" filled="f" stroked="f">
                <v:textbo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4A7989" w:rsidRPr="002B5730">
        <w:rPr>
          <w:noProof/>
          <w:color w:val="000000" w:themeColor="text1"/>
        </w:rPr>
        <w:drawing>
          <wp:inline distT="0" distB="0" distL="0" distR="0" wp14:anchorId="0DA522A0" wp14:editId="0580D95A">
            <wp:extent cx="6419850" cy="2524125"/>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546CF40" w14:textId="6078E6CD" w:rsidR="00064CBC" w:rsidRPr="00957CCA" w:rsidRDefault="00C62BA4" w:rsidP="0068477D">
      <w:pPr>
        <w:pStyle w:val="BodyText"/>
        <w:spacing w:before="162" w:line="480" w:lineRule="auto"/>
        <w:ind w:right="-90"/>
        <w:jc w:val="both"/>
        <w:rPr>
          <w:b/>
          <w:bCs/>
          <w:noProof/>
          <w:color w:val="000000" w:themeColor="text1"/>
        </w:rPr>
      </w:pPr>
      <w:r>
        <w:rPr>
          <w:b/>
          <w:bCs/>
          <w:noProof/>
          <w:color w:val="000000" w:themeColor="text1"/>
        </w:rPr>
        <w:t xml:space="preserve">Regional </w:t>
      </w:r>
      <w:r w:rsidR="00957CCA" w:rsidRPr="00957CCA">
        <w:rPr>
          <w:b/>
          <w:bCs/>
          <w:noProof/>
          <w:color w:val="000000" w:themeColor="text1"/>
        </w:rPr>
        <w:t>Segmentation of Bisphenol A, F</w:t>
      </w:r>
      <w:r>
        <w:rPr>
          <w:b/>
          <w:bCs/>
          <w:noProof/>
          <w:color w:val="000000" w:themeColor="text1"/>
        </w:rPr>
        <w:t xml:space="preserve"> &amp; </w:t>
      </w:r>
      <w:r w:rsidR="00957CCA" w:rsidRPr="00957CCA">
        <w:rPr>
          <w:b/>
          <w:bCs/>
          <w:noProof/>
          <w:color w:val="000000" w:themeColor="text1"/>
        </w:rPr>
        <w:t>S</w:t>
      </w:r>
      <w:r>
        <w:rPr>
          <w:b/>
          <w:bCs/>
          <w:noProof/>
          <w:color w:val="000000" w:themeColor="text1"/>
        </w:rPr>
        <w:t xml:space="preserve"> Consumption for Vinyl Ester Resin Production</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7"/>
        <w:gridCol w:w="2095"/>
        <w:gridCol w:w="2025"/>
        <w:gridCol w:w="2025"/>
      </w:tblGrid>
      <w:tr w:rsidR="005F32CA" w:rsidRPr="005F32CA" w14:paraId="0CFDE076" w14:textId="77777777" w:rsidTr="005F32CA">
        <w:trPr>
          <w:trHeight w:val="337"/>
        </w:trPr>
        <w:tc>
          <w:tcPr>
            <w:tcW w:w="3777" w:type="dxa"/>
            <w:shd w:val="clear" w:color="auto" w:fill="FFC000"/>
            <w:noWrap/>
            <w:vAlign w:val="bottom"/>
            <w:hideMark/>
          </w:tcPr>
          <w:p w14:paraId="0C308908"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Region/ Country</w:t>
            </w:r>
          </w:p>
        </w:tc>
        <w:tc>
          <w:tcPr>
            <w:tcW w:w="2095" w:type="dxa"/>
            <w:shd w:val="clear" w:color="auto" w:fill="FFC000"/>
            <w:noWrap/>
            <w:vAlign w:val="bottom"/>
            <w:hideMark/>
          </w:tcPr>
          <w:p w14:paraId="3D05A9E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A</w:t>
            </w:r>
          </w:p>
        </w:tc>
        <w:tc>
          <w:tcPr>
            <w:tcW w:w="2025" w:type="dxa"/>
            <w:shd w:val="clear" w:color="auto" w:fill="FFC000"/>
            <w:noWrap/>
            <w:vAlign w:val="bottom"/>
            <w:hideMark/>
          </w:tcPr>
          <w:p w14:paraId="1D5322DD"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F</w:t>
            </w:r>
          </w:p>
        </w:tc>
        <w:tc>
          <w:tcPr>
            <w:tcW w:w="2025" w:type="dxa"/>
            <w:shd w:val="clear" w:color="auto" w:fill="FFC000"/>
            <w:noWrap/>
            <w:vAlign w:val="bottom"/>
            <w:hideMark/>
          </w:tcPr>
          <w:p w14:paraId="196D3102"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Bisphenol S</w:t>
            </w:r>
          </w:p>
        </w:tc>
      </w:tr>
      <w:tr w:rsidR="005F32CA" w:rsidRPr="005F32CA" w14:paraId="2678C166" w14:textId="77777777" w:rsidTr="005F32CA">
        <w:trPr>
          <w:trHeight w:val="337"/>
        </w:trPr>
        <w:tc>
          <w:tcPr>
            <w:tcW w:w="3777" w:type="dxa"/>
            <w:shd w:val="clear" w:color="auto" w:fill="auto"/>
            <w:noWrap/>
            <w:vAlign w:val="bottom"/>
            <w:hideMark/>
          </w:tcPr>
          <w:p w14:paraId="0298D45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India</w:t>
            </w:r>
          </w:p>
        </w:tc>
        <w:tc>
          <w:tcPr>
            <w:tcW w:w="2095" w:type="dxa"/>
            <w:shd w:val="clear" w:color="auto" w:fill="auto"/>
            <w:noWrap/>
            <w:vAlign w:val="bottom"/>
            <w:hideMark/>
          </w:tcPr>
          <w:p w14:paraId="3C165C9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92%</w:t>
            </w:r>
          </w:p>
        </w:tc>
        <w:tc>
          <w:tcPr>
            <w:tcW w:w="2025" w:type="dxa"/>
            <w:shd w:val="clear" w:color="auto" w:fill="auto"/>
            <w:noWrap/>
            <w:vAlign w:val="bottom"/>
            <w:hideMark/>
          </w:tcPr>
          <w:p w14:paraId="40EB61BB"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c>
          <w:tcPr>
            <w:tcW w:w="2025" w:type="dxa"/>
            <w:shd w:val="clear" w:color="auto" w:fill="auto"/>
            <w:noWrap/>
            <w:vAlign w:val="bottom"/>
            <w:hideMark/>
          </w:tcPr>
          <w:p w14:paraId="21110E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3%</w:t>
            </w:r>
          </w:p>
        </w:tc>
      </w:tr>
      <w:tr w:rsidR="005F32CA" w:rsidRPr="005F32CA" w14:paraId="1391271E" w14:textId="77777777" w:rsidTr="005F32CA">
        <w:trPr>
          <w:trHeight w:val="337"/>
        </w:trPr>
        <w:tc>
          <w:tcPr>
            <w:tcW w:w="3777" w:type="dxa"/>
            <w:shd w:val="clear" w:color="auto" w:fill="auto"/>
            <w:noWrap/>
            <w:vAlign w:val="bottom"/>
            <w:hideMark/>
          </w:tcPr>
          <w:p w14:paraId="01A03675"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APAC</w:t>
            </w:r>
          </w:p>
        </w:tc>
        <w:tc>
          <w:tcPr>
            <w:tcW w:w="2095" w:type="dxa"/>
            <w:shd w:val="clear" w:color="auto" w:fill="auto"/>
            <w:noWrap/>
            <w:vAlign w:val="bottom"/>
            <w:hideMark/>
          </w:tcPr>
          <w:p w14:paraId="7A55D628"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88%</w:t>
            </w:r>
          </w:p>
        </w:tc>
        <w:tc>
          <w:tcPr>
            <w:tcW w:w="2025" w:type="dxa"/>
            <w:shd w:val="clear" w:color="auto" w:fill="auto"/>
            <w:noWrap/>
            <w:vAlign w:val="bottom"/>
            <w:hideMark/>
          </w:tcPr>
          <w:p w14:paraId="4A05AA7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w:t>
            </w:r>
          </w:p>
        </w:tc>
        <w:tc>
          <w:tcPr>
            <w:tcW w:w="2025" w:type="dxa"/>
            <w:shd w:val="clear" w:color="auto" w:fill="auto"/>
            <w:noWrap/>
            <w:vAlign w:val="bottom"/>
            <w:hideMark/>
          </w:tcPr>
          <w:p w14:paraId="5668F523"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26463389" w14:textId="77777777" w:rsidTr="005F32CA">
        <w:trPr>
          <w:trHeight w:val="337"/>
        </w:trPr>
        <w:tc>
          <w:tcPr>
            <w:tcW w:w="3777" w:type="dxa"/>
            <w:shd w:val="clear" w:color="auto" w:fill="auto"/>
            <w:noWrap/>
            <w:vAlign w:val="bottom"/>
            <w:hideMark/>
          </w:tcPr>
          <w:p w14:paraId="429676DA"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Europe</w:t>
            </w:r>
          </w:p>
        </w:tc>
        <w:tc>
          <w:tcPr>
            <w:tcW w:w="2095" w:type="dxa"/>
            <w:shd w:val="clear" w:color="auto" w:fill="auto"/>
            <w:noWrap/>
            <w:vAlign w:val="bottom"/>
            <w:hideMark/>
          </w:tcPr>
          <w:p w14:paraId="215A519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81%</w:t>
            </w:r>
          </w:p>
        </w:tc>
        <w:tc>
          <w:tcPr>
            <w:tcW w:w="2025" w:type="dxa"/>
            <w:shd w:val="clear" w:color="auto" w:fill="auto"/>
            <w:noWrap/>
            <w:vAlign w:val="bottom"/>
            <w:hideMark/>
          </w:tcPr>
          <w:p w14:paraId="20F860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15%</w:t>
            </w:r>
          </w:p>
        </w:tc>
        <w:tc>
          <w:tcPr>
            <w:tcW w:w="2025" w:type="dxa"/>
            <w:shd w:val="clear" w:color="auto" w:fill="auto"/>
            <w:noWrap/>
            <w:vAlign w:val="bottom"/>
            <w:hideMark/>
          </w:tcPr>
          <w:p w14:paraId="738A936A"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r w:rsidR="005F32CA" w:rsidRPr="005F32CA" w14:paraId="67342957" w14:textId="77777777" w:rsidTr="005F32CA">
        <w:trPr>
          <w:trHeight w:val="337"/>
        </w:trPr>
        <w:tc>
          <w:tcPr>
            <w:tcW w:w="3777" w:type="dxa"/>
            <w:shd w:val="clear" w:color="auto" w:fill="auto"/>
            <w:noWrap/>
            <w:vAlign w:val="bottom"/>
            <w:hideMark/>
          </w:tcPr>
          <w:p w14:paraId="6E33C324"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North America</w:t>
            </w:r>
          </w:p>
        </w:tc>
        <w:tc>
          <w:tcPr>
            <w:tcW w:w="2095" w:type="dxa"/>
            <w:shd w:val="clear" w:color="auto" w:fill="auto"/>
            <w:noWrap/>
            <w:vAlign w:val="bottom"/>
            <w:hideMark/>
          </w:tcPr>
          <w:p w14:paraId="52D23B01"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83%</w:t>
            </w:r>
          </w:p>
        </w:tc>
        <w:tc>
          <w:tcPr>
            <w:tcW w:w="2025" w:type="dxa"/>
            <w:shd w:val="clear" w:color="auto" w:fill="auto"/>
            <w:noWrap/>
            <w:vAlign w:val="bottom"/>
            <w:hideMark/>
          </w:tcPr>
          <w:p w14:paraId="662E8A2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12%</w:t>
            </w:r>
          </w:p>
        </w:tc>
        <w:tc>
          <w:tcPr>
            <w:tcW w:w="2025" w:type="dxa"/>
            <w:shd w:val="clear" w:color="auto" w:fill="auto"/>
            <w:noWrap/>
            <w:vAlign w:val="bottom"/>
            <w:hideMark/>
          </w:tcPr>
          <w:p w14:paraId="2277C102"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5%</w:t>
            </w:r>
          </w:p>
        </w:tc>
      </w:tr>
      <w:tr w:rsidR="005F32CA" w:rsidRPr="005F32CA" w14:paraId="0C2144BC" w14:textId="77777777" w:rsidTr="005F32CA">
        <w:trPr>
          <w:trHeight w:val="337"/>
        </w:trPr>
        <w:tc>
          <w:tcPr>
            <w:tcW w:w="3777" w:type="dxa"/>
            <w:shd w:val="clear" w:color="auto" w:fill="auto"/>
            <w:noWrap/>
            <w:vAlign w:val="bottom"/>
            <w:hideMark/>
          </w:tcPr>
          <w:p w14:paraId="5722D09C"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South America</w:t>
            </w:r>
          </w:p>
        </w:tc>
        <w:tc>
          <w:tcPr>
            <w:tcW w:w="2095" w:type="dxa"/>
            <w:shd w:val="clear" w:color="auto" w:fill="auto"/>
            <w:noWrap/>
            <w:vAlign w:val="bottom"/>
            <w:hideMark/>
          </w:tcPr>
          <w:p w14:paraId="6DA9E0F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94%</w:t>
            </w:r>
          </w:p>
        </w:tc>
        <w:tc>
          <w:tcPr>
            <w:tcW w:w="2025" w:type="dxa"/>
            <w:shd w:val="clear" w:color="auto" w:fill="auto"/>
            <w:noWrap/>
            <w:vAlign w:val="bottom"/>
            <w:hideMark/>
          </w:tcPr>
          <w:p w14:paraId="29292E77"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c>
          <w:tcPr>
            <w:tcW w:w="2025" w:type="dxa"/>
            <w:shd w:val="clear" w:color="auto" w:fill="auto"/>
            <w:noWrap/>
            <w:vAlign w:val="bottom"/>
            <w:hideMark/>
          </w:tcPr>
          <w:p w14:paraId="2BE85C14"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2%</w:t>
            </w:r>
          </w:p>
        </w:tc>
      </w:tr>
      <w:tr w:rsidR="005F32CA" w:rsidRPr="005F32CA" w14:paraId="70437477" w14:textId="77777777" w:rsidTr="005F32CA">
        <w:trPr>
          <w:trHeight w:val="337"/>
        </w:trPr>
        <w:tc>
          <w:tcPr>
            <w:tcW w:w="3777" w:type="dxa"/>
            <w:shd w:val="clear" w:color="auto" w:fill="auto"/>
            <w:noWrap/>
            <w:vAlign w:val="bottom"/>
            <w:hideMark/>
          </w:tcPr>
          <w:p w14:paraId="73568F20" w14:textId="77777777" w:rsidR="005F32CA" w:rsidRPr="005F32CA" w:rsidRDefault="005F32CA" w:rsidP="005F32CA">
            <w:pPr>
              <w:spacing w:after="0" w:line="240" w:lineRule="auto"/>
              <w:jc w:val="center"/>
              <w:rPr>
                <w:rFonts w:ascii="Calibri" w:eastAsia="Times New Roman" w:hAnsi="Calibri" w:cs="Times New Roman"/>
                <w:b/>
                <w:bCs/>
                <w:color w:val="000000"/>
                <w:lang w:eastAsia="en-IN"/>
              </w:rPr>
            </w:pPr>
            <w:r w:rsidRPr="005F32CA">
              <w:rPr>
                <w:rFonts w:ascii="Calibri" w:eastAsia="Times New Roman" w:hAnsi="Calibri" w:cs="Times New Roman"/>
                <w:b/>
                <w:bCs/>
                <w:color w:val="000000"/>
                <w:lang w:eastAsia="en-IN"/>
              </w:rPr>
              <w:t>Middle East and Africa</w:t>
            </w:r>
          </w:p>
        </w:tc>
        <w:tc>
          <w:tcPr>
            <w:tcW w:w="2095" w:type="dxa"/>
            <w:shd w:val="clear" w:color="auto" w:fill="auto"/>
            <w:noWrap/>
            <w:vAlign w:val="bottom"/>
            <w:hideMark/>
          </w:tcPr>
          <w:p w14:paraId="5ABDAC9E"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86%</w:t>
            </w:r>
          </w:p>
        </w:tc>
        <w:tc>
          <w:tcPr>
            <w:tcW w:w="2025" w:type="dxa"/>
            <w:shd w:val="clear" w:color="auto" w:fill="auto"/>
            <w:noWrap/>
            <w:vAlign w:val="bottom"/>
            <w:hideMark/>
          </w:tcPr>
          <w:p w14:paraId="39941C1D"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10%</w:t>
            </w:r>
          </w:p>
        </w:tc>
        <w:tc>
          <w:tcPr>
            <w:tcW w:w="2025" w:type="dxa"/>
            <w:shd w:val="clear" w:color="auto" w:fill="auto"/>
            <w:noWrap/>
            <w:vAlign w:val="bottom"/>
            <w:hideMark/>
          </w:tcPr>
          <w:p w14:paraId="020761E6" w14:textId="77777777" w:rsidR="005F32CA" w:rsidRPr="005F32CA" w:rsidRDefault="005F32CA" w:rsidP="005F32CA">
            <w:pPr>
              <w:spacing w:after="0" w:line="240" w:lineRule="auto"/>
              <w:jc w:val="center"/>
              <w:rPr>
                <w:rFonts w:ascii="Calibri" w:eastAsia="Times New Roman" w:hAnsi="Calibri" w:cs="Times New Roman"/>
                <w:color w:val="000000"/>
                <w:lang w:eastAsia="en-IN"/>
              </w:rPr>
            </w:pPr>
            <w:r w:rsidRPr="005F32CA">
              <w:rPr>
                <w:rFonts w:ascii="Calibri" w:eastAsia="Times New Roman" w:hAnsi="Calibri" w:cs="Times New Roman"/>
                <w:color w:val="000000"/>
                <w:lang w:eastAsia="en-IN"/>
              </w:rPr>
              <w:t>4%</w:t>
            </w:r>
          </w:p>
        </w:tc>
      </w:tr>
    </w:tbl>
    <w:p w14:paraId="4C590343" w14:textId="78C1FD13" w:rsidR="005F32CA" w:rsidRDefault="005F32CA" w:rsidP="0068477D">
      <w:pPr>
        <w:pStyle w:val="BodyText"/>
        <w:spacing w:before="162" w:line="480" w:lineRule="auto"/>
        <w:ind w:right="-90"/>
        <w:jc w:val="both"/>
        <w:rPr>
          <w:noProof/>
          <w:color w:val="000000" w:themeColor="text1"/>
        </w:rPr>
      </w:pPr>
    </w:p>
    <w:p w14:paraId="4516CADF" w14:textId="77777777" w:rsidR="00E561A5" w:rsidRDefault="00E561A5" w:rsidP="0068477D">
      <w:pPr>
        <w:pStyle w:val="BodyText"/>
        <w:spacing w:before="162" w:line="480" w:lineRule="auto"/>
        <w:ind w:right="-90"/>
        <w:jc w:val="both"/>
        <w:rPr>
          <w:noProof/>
          <w:color w:val="000000" w:themeColor="text1"/>
        </w:rPr>
      </w:pPr>
    </w:p>
    <w:tbl>
      <w:tblPr>
        <w:tblW w:w="10525" w:type="dxa"/>
        <w:tblInd w:w="-185" w:type="dxa"/>
        <w:tblLook w:val="04A0" w:firstRow="1" w:lastRow="0" w:firstColumn="1" w:lastColumn="0" w:noHBand="0" w:noVBand="1"/>
      </w:tblPr>
      <w:tblGrid>
        <w:gridCol w:w="2016"/>
        <w:gridCol w:w="882"/>
        <w:gridCol w:w="882"/>
        <w:gridCol w:w="882"/>
        <w:gridCol w:w="883"/>
        <w:gridCol w:w="1008"/>
        <w:gridCol w:w="1003"/>
        <w:gridCol w:w="1003"/>
        <w:gridCol w:w="1003"/>
        <w:gridCol w:w="963"/>
      </w:tblGrid>
      <w:tr w:rsidR="00C52F8D" w:rsidRPr="005D2A6A" w14:paraId="00C8172D" w14:textId="77777777" w:rsidTr="00C52F8D">
        <w:trPr>
          <w:trHeight w:val="538"/>
        </w:trPr>
        <w:tc>
          <w:tcPr>
            <w:tcW w:w="201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29D24A3" w14:textId="1671A85A" w:rsidR="005D2A6A" w:rsidRPr="005D2A6A" w:rsidRDefault="005D2A6A" w:rsidP="00BF252C">
            <w:pPr>
              <w:spacing w:after="0" w:line="240" w:lineRule="auto"/>
              <w:jc w:val="center"/>
              <w:rPr>
                <w:rFonts w:ascii="Arial" w:eastAsia="Times New Roman" w:hAnsi="Arial" w:cs="Arial"/>
                <w:b/>
                <w:bCs/>
                <w:color w:val="FFFFFF" w:themeColor="background1"/>
                <w:sz w:val="20"/>
                <w:szCs w:val="20"/>
                <w:lang w:val="en-US"/>
              </w:rPr>
            </w:pPr>
            <w:bookmarkStart w:id="43" w:name="_Hlk84171220"/>
            <w:r w:rsidRPr="005D2A6A">
              <w:rPr>
                <w:rFonts w:ascii="Arial" w:eastAsia="Times New Roman" w:hAnsi="Arial" w:cs="Arial"/>
                <w:b/>
                <w:bCs/>
                <w:color w:val="FFFFFF" w:themeColor="background1"/>
                <w:sz w:val="20"/>
                <w:szCs w:val="20"/>
                <w:lang w:val="en-US"/>
              </w:rPr>
              <w:t>Demand by Type</w:t>
            </w:r>
            <w:r w:rsidR="00274F09">
              <w:rPr>
                <w:rFonts w:ascii="Arial" w:eastAsia="Times New Roman" w:hAnsi="Arial" w:cs="Arial"/>
                <w:b/>
                <w:bCs/>
                <w:color w:val="FFFFFF" w:themeColor="background1"/>
                <w:sz w:val="20"/>
                <w:szCs w:val="20"/>
                <w:lang w:val="en-US"/>
              </w:rPr>
              <w:t xml:space="preserve"> </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119379B4"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82" w:type="dxa"/>
            <w:tcBorders>
              <w:top w:val="single" w:sz="4" w:space="0" w:color="auto"/>
              <w:left w:val="nil"/>
              <w:bottom w:val="single" w:sz="4" w:space="0" w:color="auto"/>
              <w:right w:val="single" w:sz="4" w:space="0" w:color="auto"/>
            </w:tcBorders>
            <w:shd w:val="clear" w:color="auto" w:fill="C00000"/>
            <w:noWrap/>
            <w:vAlign w:val="center"/>
            <w:hideMark/>
          </w:tcPr>
          <w:p w14:paraId="61B0A4D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82" w:type="dxa"/>
            <w:tcBorders>
              <w:top w:val="single" w:sz="4" w:space="0" w:color="auto"/>
              <w:left w:val="nil"/>
              <w:bottom w:val="single" w:sz="4" w:space="0" w:color="auto"/>
              <w:right w:val="single" w:sz="4" w:space="0" w:color="auto"/>
            </w:tcBorders>
            <w:shd w:val="clear" w:color="auto" w:fill="C00000"/>
            <w:noWrap/>
            <w:vAlign w:val="bottom"/>
            <w:hideMark/>
          </w:tcPr>
          <w:p w14:paraId="50B18E26"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83" w:type="dxa"/>
            <w:tcBorders>
              <w:top w:val="single" w:sz="4" w:space="0" w:color="auto"/>
              <w:left w:val="nil"/>
              <w:bottom w:val="single" w:sz="4" w:space="0" w:color="auto"/>
              <w:right w:val="single" w:sz="4" w:space="0" w:color="auto"/>
            </w:tcBorders>
            <w:shd w:val="clear" w:color="auto" w:fill="C00000"/>
            <w:noWrap/>
            <w:vAlign w:val="bottom"/>
            <w:hideMark/>
          </w:tcPr>
          <w:p w14:paraId="46A715CE"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008" w:type="dxa"/>
            <w:tcBorders>
              <w:top w:val="single" w:sz="4" w:space="0" w:color="auto"/>
              <w:left w:val="nil"/>
              <w:bottom w:val="single" w:sz="4" w:space="0" w:color="auto"/>
              <w:right w:val="single" w:sz="4" w:space="0" w:color="auto"/>
            </w:tcBorders>
            <w:shd w:val="clear" w:color="auto" w:fill="C00000"/>
            <w:noWrap/>
            <w:vAlign w:val="bottom"/>
            <w:hideMark/>
          </w:tcPr>
          <w:p w14:paraId="12FC5D0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768A6DB2"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379F4BC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03" w:type="dxa"/>
            <w:tcBorders>
              <w:top w:val="single" w:sz="4" w:space="0" w:color="auto"/>
              <w:left w:val="nil"/>
              <w:bottom w:val="single" w:sz="4" w:space="0" w:color="auto"/>
              <w:right w:val="single" w:sz="4" w:space="0" w:color="auto"/>
            </w:tcBorders>
            <w:shd w:val="clear" w:color="auto" w:fill="C00000"/>
            <w:noWrap/>
            <w:vAlign w:val="bottom"/>
            <w:hideMark/>
          </w:tcPr>
          <w:p w14:paraId="2B79813D"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63"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520A789" w14:textId="77777777" w:rsidR="005D2A6A" w:rsidRPr="005D2A6A" w:rsidRDefault="005D2A6A"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C52F8D" w:rsidRPr="005D2A6A" w14:paraId="5E72121A"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172DDC1D" w14:textId="33F51699"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08641D" w:rsidRPr="005D2A6A">
              <w:rPr>
                <w:rFonts w:ascii="Arial" w:hAnsi="Arial" w:cs="Arial"/>
                <w:color w:val="000000"/>
                <w:sz w:val="20"/>
                <w:szCs w:val="20"/>
              </w:rPr>
              <w:t xml:space="preserve">A, </w:t>
            </w:r>
            <w:proofErr w:type="gramStart"/>
            <w:r w:rsidR="0008641D"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5561F1F1" w14:textId="104ADFE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351</w:t>
            </w:r>
          </w:p>
        </w:tc>
        <w:tc>
          <w:tcPr>
            <w:tcW w:w="882" w:type="dxa"/>
            <w:tcBorders>
              <w:top w:val="nil"/>
              <w:left w:val="nil"/>
              <w:bottom w:val="single" w:sz="4" w:space="0" w:color="auto"/>
              <w:right w:val="single" w:sz="4" w:space="0" w:color="auto"/>
            </w:tcBorders>
            <w:shd w:val="clear" w:color="000000" w:fill="FFFFFF"/>
            <w:noWrap/>
            <w:vAlign w:val="bottom"/>
            <w:hideMark/>
          </w:tcPr>
          <w:p w14:paraId="298B92BE" w14:textId="1DEB129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365</w:t>
            </w:r>
          </w:p>
        </w:tc>
        <w:tc>
          <w:tcPr>
            <w:tcW w:w="882" w:type="dxa"/>
            <w:tcBorders>
              <w:top w:val="nil"/>
              <w:left w:val="nil"/>
              <w:bottom w:val="single" w:sz="4" w:space="0" w:color="auto"/>
              <w:right w:val="single" w:sz="4" w:space="0" w:color="auto"/>
            </w:tcBorders>
            <w:shd w:val="clear" w:color="000000" w:fill="FFFFFF"/>
            <w:noWrap/>
            <w:vAlign w:val="bottom"/>
            <w:hideMark/>
          </w:tcPr>
          <w:p w14:paraId="6A893945" w14:textId="5871832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379</w:t>
            </w:r>
          </w:p>
        </w:tc>
        <w:tc>
          <w:tcPr>
            <w:tcW w:w="883" w:type="dxa"/>
            <w:tcBorders>
              <w:top w:val="nil"/>
              <w:left w:val="nil"/>
              <w:bottom w:val="single" w:sz="4" w:space="0" w:color="auto"/>
              <w:right w:val="single" w:sz="4" w:space="0" w:color="auto"/>
            </w:tcBorders>
            <w:shd w:val="clear" w:color="000000" w:fill="FFFFFF"/>
            <w:noWrap/>
            <w:vAlign w:val="bottom"/>
            <w:hideMark/>
          </w:tcPr>
          <w:p w14:paraId="2D66F963" w14:textId="4373E71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398</w:t>
            </w:r>
          </w:p>
        </w:tc>
        <w:tc>
          <w:tcPr>
            <w:tcW w:w="1008" w:type="dxa"/>
            <w:tcBorders>
              <w:top w:val="nil"/>
              <w:left w:val="nil"/>
              <w:bottom w:val="single" w:sz="4" w:space="0" w:color="auto"/>
              <w:right w:val="single" w:sz="4" w:space="0" w:color="auto"/>
            </w:tcBorders>
            <w:shd w:val="clear" w:color="000000" w:fill="FFFFFF"/>
            <w:noWrap/>
            <w:vAlign w:val="bottom"/>
            <w:hideMark/>
          </w:tcPr>
          <w:p w14:paraId="627A2554" w14:textId="4AAB5FD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412</w:t>
            </w:r>
          </w:p>
        </w:tc>
        <w:tc>
          <w:tcPr>
            <w:tcW w:w="1003" w:type="dxa"/>
            <w:tcBorders>
              <w:top w:val="nil"/>
              <w:left w:val="nil"/>
              <w:bottom w:val="single" w:sz="4" w:space="0" w:color="auto"/>
              <w:right w:val="single" w:sz="4" w:space="0" w:color="auto"/>
            </w:tcBorders>
            <w:shd w:val="clear" w:color="000000" w:fill="FFFFFF"/>
            <w:noWrap/>
            <w:vAlign w:val="bottom"/>
            <w:hideMark/>
          </w:tcPr>
          <w:p w14:paraId="02F6E39B" w14:textId="59E28B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383</w:t>
            </w:r>
          </w:p>
        </w:tc>
        <w:tc>
          <w:tcPr>
            <w:tcW w:w="1003" w:type="dxa"/>
            <w:tcBorders>
              <w:top w:val="nil"/>
              <w:left w:val="nil"/>
              <w:bottom w:val="single" w:sz="4" w:space="0" w:color="auto"/>
              <w:right w:val="single" w:sz="4" w:space="0" w:color="auto"/>
            </w:tcBorders>
            <w:shd w:val="clear" w:color="000000" w:fill="FFFFFF"/>
            <w:noWrap/>
            <w:vAlign w:val="bottom"/>
            <w:hideMark/>
          </w:tcPr>
          <w:p w14:paraId="54866DDA" w14:textId="047A48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409</w:t>
            </w:r>
          </w:p>
        </w:tc>
        <w:tc>
          <w:tcPr>
            <w:tcW w:w="1003" w:type="dxa"/>
            <w:tcBorders>
              <w:top w:val="nil"/>
              <w:left w:val="nil"/>
              <w:bottom w:val="single" w:sz="4" w:space="0" w:color="auto"/>
              <w:right w:val="single" w:sz="4" w:space="0" w:color="auto"/>
            </w:tcBorders>
            <w:shd w:val="clear" w:color="000000" w:fill="FFFFFF"/>
            <w:noWrap/>
            <w:vAlign w:val="bottom"/>
            <w:hideMark/>
          </w:tcPr>
          <w:p w14:paraId="6AB03DE0" w14:textId="23CAD19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534</w:t>
            </w:r>
          </w:p>
        </w:tc>
        <w:tc>
          <w:tcPr>
            <w:tcW w:w="963" w:type="dxa"/>
            <w:tcBorders>
              <w:top w:val="nil"/>
              <w:left w:val="nil"/>
              <w:bottom w:val="single" w:sz="4" w:space="0" w:color="auto"/>
              <w:right w:val="single" w:sz="4" w:space="0" w:color="auto"/>
            </w:tcBorders>
            <w:shd w:val="clear" w:color="000000" w:fill="FFFFFF"/>
            <w:noWrap/>
            <w:vAlign w:val="bottom"/>
            <w:hideMark/>
          </w:tcPr>
          <w:p w14:paraId="62A7E7BC" w14:textId="632A9459"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715</w:t>
            </w:r>
          </w:p>
        </w:tc>
      </w:tr>
      <w:tr w:rsidR="00C52F8D" w:rsidRPr="005D2A6A" w14:paraId="5DADF36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592D647B" w14:textId="3F0580FC" w:rsidR="005D2A6A" w:rsidRPr="005D2A6A" w:rsidRDefault="005D2A6A" w:rsidP="00B20C6E">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3D74B83F" w14:textId="0F77418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184</w:t>
            </w:r>
          </w:p>
        </w:tc>
        <w:tc>
          <w:tcPr>
            <w:tcW w:w="882" w:type="dxa"/>
            <w:tcBorders>
              <w:top w:val="nil"/>
              <w:left w:val="nil"/>
              <w:bottom w:val="single" w:sz="4" w:space="0" w:color="auto"/>
              <w:right w:val="single" w:sz="4" w:space="0" w:color="auto"/>
            </w:tcBorders>
            <w:shd w:val="clear" w:color="000000" w:fill="FFFFFF"/>
            <w:noWrap/>
            <w:vAlign w:val="bottom"/>
            <w:hideMark/>
          </w:tcPr>
          <w:p w14:paraId="41CD2280" w14:textId="64EAD385"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193</w:t>
            </w:r>
          </w:p>
        </w:tc>
        <w:tc>
          <w:tcPr>
            <w:tcW w:w="882" w:type="dxa"/>
            <w:tcBorders>
              <w:top w:val="nil"/>
              <w:left w:val="nil"/>
              <w:bottom w:val="single" w:sz="4" w:space="0" w:color="auto"/>
              <w:right w:val="single" w:sz="4" w:space="0" w:color="auto"/>
            </w:tcBorders>
            <w:shd w:val="clear" w:color="000000" w:fill="FFFFFF"/>
            <w:noWrap/>
            <w:vAlign w:val="bottom"/>
            <w:hideMark/>
          </w:tcPr>
          <w:p w14:paraId="75B16BA1" w14:textId="5ADDA2A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201</w:t>
            </w:r>
          </w:p>
        </w:tc>
        <w:tc>
          <w:tcPr>
            <w:tcW w:w="883" w:type="dxa"/>
            <w:tcBorders>
              <w:top w:val="nil"/>
              <w:left w:val="nil"/>
              <w:bottom w:val="single" w:sz="4" w:space="0" w:color="auto"/>
              <w:right w:val="single" w:sz="4" w:space="0" w:color="auto"/>
            </w:tcBorders>
            <w:shd w:val="clear" w:color="000000" w:fill="FFFFFF"/>
            <w:noWrap/>
            <w:vAlign w:val="bottom"/>
            <w:hideMark/>
          </w:tcPr>
          <w:p w14:paraId="327AE53E" w14:textId="1EF4E83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210</w:t>
            </w:r>
          </w:p>
        </w:tc>
        <w:tc>
          <w:tcPr>
            <w:tcW w:w="1008" w:type="dxa"/>
            <w:tcBorders>
              <w:top w:val="nil"/>
              <w:left w:val="nil"/>
              <w:bottom w:val="single" w:sz="4" w:space="0" w:color="auto"/>
              <w:right w:val="single" w:sz="4" w:space="0" w:color="auto"/>
            </w:tcBorders>
            <w:shd w:val="clear" w:color="000000" w:fill="FFFFFF"/>
            <w:noWrap/>
            <w:vAlign w:val="bottom"/>
            <w:hideMark/>
          </w:tcPr>
          <w:p w14:paraId="2FB948C7" w14:textId="27DA48A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218</w:t>
            </w:r>
          </w:p>
        </w:tc>
        <w:tc>
          <w:tcPr>
            <w:tcW w:w="1003" w:type="dxa"/>
            <w:tcBorders>
              <w:top w:val="nil"/>
              <w:left w:val="nil"/>
              <w:bottom w:val="single" w:sz="4" w:space="0" w:color="auto"/>
              <w:right w:val="single" w:sz="4" w:space="0" w:color="auto"/>
            </w:tcBorders>
            <w:shd w:val="clear" w:color="000000" w:fill="FFFFFF"/>
            <w:noWrap/>
            <w:vAlign w:val="bottom"/>
            <w:hideMark/>
          </w:tcPr>
          <w:p w14:paraId="7229B82E" w14:textId="4E5A576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203</w:t>
            </w:r>
          </w:p>
        </w:tc>
        <w:tc>
          <w:tcPr>
            <w:tcW w:w="1003" w:type="dxa"/>
            <w:tcBorders>
              <w:top w:val="nil"/>
              <w:left w:val="nil"/>
              <w:bottom w:val="single" w:sz="4" w:space="0" w:color="auto"/>
              <w:right w:val="single" w:sz="4" w:space="0" w:color="auto"/>
            </w:tcBorders>
            <w:shd w:val="clear" w:color="000000" w:fill="FFFFFF"/>
            <w:noWrap/>
            <w:vAlign w:val="bottom"/>
            <w:hideMark/>
          </w:tcPr>
          <w:p w14:paraId="458BBE43" w14:textId="25B88D1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215</w:t>
            </w:r>
          </w:p>
        </w:tc>
        <w:tc>
          <w:tcPr>
            <w:tcW w:w="1003" w:type="dxa"/>
            <w:tcBorders>
              <w:top w:val="nil"/>
              <w:left w:val="nil"/>
              <w:bottom w:val="single" w:sz="4" w:space="0" w:color="auto"/>
              <w:right w:val="single" w:sz="4" w:space="0" w:color="auto"/>
            </w:tcBorders>
            <w:shd w:val="clear" w:color="000000" w:fill="FFFFFF"/>
            <w:noWrap/>
            <w:vAlign w:val="bottom"/>
            <w:hideMark/>
          </w:tcPr>
          <w:p w14:paraId="1D472496" w14:textId="7930526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283</w:t>
            </w:r>
          </w:p>
        </w:tc>
        <w:tc>
          <w:tcPr>
            <w:tcW w:w="963" w:type="dxa"/>
            <w:tcBorders>
              <w:top w:val="nil"/>
              <w:left w:val="nil"/>
              <w:bottom w:val="single" w:sz="4" w:space="0" w:color="auto"/>
              <w:right w:val="single" w:sz="4" w:space="0" w:color="auto"/>
            </w:tcBorders>
            <w:shd w:val="clear" w:color="000000" w:fill="FFFFFF"/>
            <w:noWrap/>
            <w:vAlign w:val="bottom"/>
            <w:hideMark/>
          </w:tcPr>
          <w:p w14:paraId="20E3C94B" w14:textId="6CA164CA"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380</w:t>
            </w:r>
          </w:p>
        </w:tc>
      </w:tr>
      <w:tr w:rsidR="00C52F8D" w:rsidRPr="005D2A6A" w14:paraId="1C5B3A89"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55F6FE3" w14:textId="07C6F15C"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82" w:type="dxa"/>
            <w:tcBorders>
              <w:top w:val="nil"/>
              <w:left w:val="nil"/>
              <w:bottom w:val="single" w:sz="4" w:space="0" w:color="auto"/>
              <w:right w:val="single" w:sz="4" w:space="0" w:color="auto"/>
            </w:tcBorders>
            <w:shd w:val="clear" w:color="000000" w:fill="FFFFFF"/>
            <w:noWrap/>
            <w:vAlign w:val="bottom"/>
            <w:hideMark/>
          </w:tcPr>
          <w:p w14:paraId="69543D84" w14:textId="6E9D1B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60</w:t>
            </w:r>
          </w:p>
        </w:tc>
        <w:tc>
          <w:tcPr>
            <w:tcW w:w="882" w:type="dxa"/>
            <w:tcBorders>
              <w:top w:val="nil"/>
              <w:left w:val="nil"/>
              <w:bottom w:val="single" w:sz="4" w:space="0" w:color="auto"/>
              <w:right w:val="single" w:sz="4" w:space="0" w:color="auto"/>
            </w:tcBorders>
            <w:shd w:val="clear" w:color="000000" w:fill="FFFFFF"/>
            <w:noWrap/>
            <w:vAlign w:val="bottom"/>
            <w:hideMark/>
          </w:tcPr>
          <w:p w14:paraId="5FC8DA13" w14:textId="56BD7AB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62</w:t>
            </w:r>
          </w:p>
        </w:tc>
        <w:tc>
          <w:tcPr>
            <w:tcW w:w="882" w:type="dxa"/>
            <w:tcBorders>
              <w:top w:val="nil"/>
              <w:left w:val="nil"/>
              <w:bottom w:val="single" w:sz="4" w:space="0" w:color="auto"/>
              <w:right w:val="single" w:sz="4" w:space="0" w:color="auto"/>
            </w:tcBorders>
            <w:shd w:val="clear" w:color="000000" w:fill="FFFFFF"/>
            <w:noWrap/>
            <w:vAlign w:val="bottom"/>
            <w:hideMark/>
          </w:tcPr>
          <w:p w14:paraId="37630509" w14:textId="0EB4E1F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w:t>
            </w:r>
          </w:p>
        </w:tc>
        <w:tc>
          <w:tcPr>
            <w:tcW w:w="883" w:type="dxa"/>
            <w:tcBorders>
              <w:top w:val="nil"/>
              <w:left w:val="nil"/>
              <w:bottom w:val="single" w:sz="4" w:space="0" w:color="auto"/>
              <w:right w:val="single" w:sz="4" w:space="0" w:color="auto"/>
            </w:tcBorders>
            <w:shd w:val="clear" w:color="000000" w:fill="FFFFFF"/>
            <w:noWrap/>
            <w:vAlign w:val="bottom"/>
            <w:hideMark/>
          </w:tcPr>
          <w:p w14:paraId="6CC506F4" w14:textId="2EBDE20E"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65</w:t>
            </w:r>
          </w:p>
        </w:tc>
        <w:tc>
          <w:tcPr>
            <w:tcW w:w="1008" w:type="dxa"/>
            <w:tcBorders>
              <w:top w:val="nil"/>
              <w:left w:val="nil"/>
              <w:bottom w:val="single" w:sz="4" w:space="0" w:color="auto"/>
              <w:right w:val="single" w:sz="4" w:space="0" w:color="auto"/>
            </w:tcBorders>
            <w:shd w:val="clear" w:color="000000" w:fill="FFFFFF"/>
            <w:noWrap/>
            <w:vAlign w:val="bottom"/>
            <w:hideMark/>
          </w:tcPr>
          <w:p w14:paraId="5DA8B2EE" w14:textId="2580F4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2BE52AB4" w14:textId="458C9E7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64</w:t>
            </w:r>
          </w:p>
        </w:tc>
        <w:tc>
          <w:tcPr>
            <w:tcW w:w="1003" w:type="dxa"/>
            <w:tcBorders>
              <w:top w:val="nil"/>
              <w:left w:val="nil"/>
              <w:bottom w:val="single" w:sz="4" w:space="0" w:color="auto"/>
              <w:right w:val="single" w:sz="4" w:space="0" w:color="auto"/>
            </w:tcBorders>
            <w:shd w:val="clear" w:color="000000" w:fill="FFFFFF"/>
            <w:noWrap/>
            <w:vAlign w:val="bottom"/>
            <w:hideMark/>
          </w:tcPr>
          <w:p w14:paraId="11A417DB" w14:textId="7EFEB63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67</w:t>
            </w:r>
          </w:p>
        </w:tc>
        <w:tc>
          <w:tcPr>
            <w:tcW w:w="1003" w:type="dxa"/>
            <w:tcBorders>
              <w:top w:val="nil"/>
              <w:left w:val="nil"/>
              <w:bottom w:val="single" w:sz="4" w:space="0" w:color="auto"/>
              <w:right w:val="single" w:sz="4" w:space="0" w:color="auto"/>
            </w:tcBorders>
            <w:shd w:val="clear" w:color="000000" w:fill="FFFFFF"/>
            <w:noWrap/>
            <w:vAlign w:val="bottom"/>
            <w:hideMark/>
          </w:tcPr>
          <w:p w14:paraId="40B1D2C8" w14:textId="15B923C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963" w:type="dxa"/>
            <w:tcBorders>
              <w:top w:val="nil"/>
              <w:left w:val="nil"/>
              <w:bottom w:val="single" w:sz="4" w:space="0" w:color="auto"/>
              <w:right w:val="single" w:sz="4" w:space="0" w:color="auto"/>
            </w:tcBorders>
            <w:shd w:val="clear" w:color="000000" w:fill="FFFFFF"/>
            <w:noWrap/>
            <w:vAlign w:val="bottom"/>
            <w:hideMark/>
          </w:tcPr>
          <w:p w14:paraId="1966EB3D" w14:textId="31769721"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114</w:t>
            </w:r>
          </w:p>
        </w:tc>
      </w:tr>
      <w:tr w:rsidR="00C52F8D" w:rsidRPr="005D2A6A" w14:paraId="3036F196"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72E15629" w14:textId="643EDF6A" w:rsidR="005D2A6A" w:rsidRPr="005D2A6A" w:rsidRDefault="005D2A6A" w:rsidP="00B20C6E">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Other </w:t>
            </w:r>
          </w:p>
        </w:tc>
        <w:tc>
          <w:tcPr>
            <w:tcW w:w="882" w:type="dxa"/>
            <w:tcBorders>
              <w:top w:val="nil"/>
              <w:left w:val="nil"/>
              <w:bottom w:val="single" w:sz="4" w:space="0" w:color="auto"/>
              <w:right w:val="single" w:sz="4" w:space="0" w:color="auto"/>
            </w:tcBorders>
            <w:shd w:val="clear" w:color="000000" w:fill="FFFFFF"/>
            <w:noWrap/>
            <w:vAlign w:val="bottom"/>
            <w:hideMark/>
          </w:tcPr>
          <w:p w14:paraId="49B34C2B" w14:textId="20E9E9D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83</w:t>
            </w:r>
          </w:p>
        </w:tc>
        <w:tc>
          <w:tcPr>
            <w:tcW w:w="882" w:type="dxa"/>
            <w:tcBorders>
              <w:top w:val="nil"/>
              <w:left w:val="nil"/>
              <w:bottom w:val="single" w:sz="4" w:space="0" w:color="auto"/>
              <w:right w:val="single" w:sz="4" w:space="0" w:color="auto"/>
            </w:tcBorders>
            <w:shd w:val="clear" w:color="000000" w:fill="FFFFFF"/>
            <w:noWrap/>
            <w:vAlign w:val="bottom"/>
            <w:hideMark/>
          </w:tcPr>
          <w:p w14:paraId="7E7DEF66" w14:textId="292595A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87</w:t>
            </w:r>
          </w:p>
        </w:tc>
        <w:tc>
          <w:tcPr>
            <w:tcW w:w="882" w:type="dxa"/>
            <w:tcBorders>
              <w:top w:val="nil"/>
              <w:left w:val="nil"/>
              <w:bottom w:val="single" w:sz="4" w:space="0" w:color="auto"/>
              <w:right w:val="single" w:sz="4" w:space="0" w:color="auto"/>
            </w:tcBorders>
            <w:shd w:val="clear" w:color="000000" w:fill="FFFFFF"/>
            <w:noWrap/>
            <w:vAlign w:val="bottom"/>
            <w:hideMark/>
          </w:tcPr>
          <w:p w14:paraId="40561DD5" w14:textId="2EE7A30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91</w:t>
            </w:r>
          </w:p>
        </w:tc>
        <w:tc>
          <w:tcPr>
            <w:tcW w:w="883" w:type="dxa"/>
            <w:tcBorders>
              <w:top w:val="nil"/>
              <w:left w:val="nil"/>
              <w:bottom w:val="single" w:sz="4" w:space="0" w:color="auto"/>
              <w:right w:val="single" w:sz="4" w:space="0" w:color="auto"/>
            </w:tcBorders>
            <w:shd w:val="clear" w:color="000000" w:fill="FFFFFF"/>
            <w:noWrap/>
            <w:vAlign w:val="bottom"/>
            <w:hideMark/>
          </w:tcPr>
          <w:p w14:paraId="42C33EEF" w14:textId="5DD643DF"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94</w:t>
            </w:r>
          </w:p>
        </w:tc>
        <w:tc>
          <w:tcPr>
            <w:tcW w:w="1008" w:type="dxa"/>
            <w:tcBorders>
              <w:top w:val="nil"/>
              <w:left w:val="nil"/>
              <w:bottom w:val="single" w:sz="4" w:space="0" w:color="auto"/>
              <w:right w:val="single" w:sz="4" w:space="0" w:color="auto"/>
            </w:tcBorders>
            <w:shd w:val="clear" w:color="000000" w:fill="FFFFFF"/>
            <w:noWrap/>
            <w:vAlign w:val="bottom"/>
            <w:hideMark/>
          </w:tcPr>
          <w:p w14:paraId="57522666" w14:textId="3491B72D"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99</w:t>
            </w:r>
          </w:p>
        </w:tc>
        <w:tc>
          <w:tcPr>
            <w:tcW w:w="1003" w:type="dxa"/>
            <w:tcBorders>
              <w:top w:val="nil"/>
              <w:left w:val="nil"/>
              <w:bottom w:val="single" w:sz="4" w:space="0" w:color="auto"/>
              <w:right w:val="single" w:sz="4" w:space="0" w:color="auto"/>
            </w:tcBorders>
            <w:shd w:val="clear" w:color="000000" w:fill="FFFFFF"/>
            <w:noWrap/>
            <w:vAlign w:val="bottom"/>
            <w:hideMark/>
          </w:tcPr>
          <w:p w14:paraId="0597ED27" w14:textId="3C26770B"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89</w:t>
            </w:r>
          </w:p>
        </w:tc>
        <w:tc>
          <w:tcPr>
            <w:tcW w:w="1003" w:type="dxa"/>
            <w:tcBorders>
              <w:top w:val="nil"/>
              <w:left w:val="nil"/>
              <w:bottom w:val="single" w:sz="4" w:space="0" w:color="auto"/>
              <w:right w:val="single" w:sz="4" w:space="0" w:color="auto"/>
            </w:tcBorders>
            <w:shd w:val="clear" w:color="000000" w:fill="FFFFFF"/>
            <w:noWrap/>
            <w:vAlign w:val="bottom"/>
            <w:hideMark/>
          </w:tcPr>
          <w:p w14:paraId="30719955" w14:textId="7DCCC742"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97</w:t>
            </w:r>
          </w:p>
        </w:tc>
        <w:tc>
          <w:tcPr>
            <w:tcW w:w="1003" w:type="dxa"/>
            <w:tcBorders>
              <w:top w:val="nil"/>
              <w:left w:val="nil"/>
              <w:bottom w:val="single" w:sz="4" w:space="0" w:color="auto"/>
              <w:right w:val="single" w:sz="4" w:space="0" w:color="auto"/>
            </w:tcBorders>
            <w:shd w:val="clear" w:color="000000" w:fill="FFFFFF"/>
            <w:noWrap/>
            <w:vAlign w:val="bottom"/>
            <w:hideMark/>
          </w:tcPr>
          <w:p w14:paraId="5C9B13AF" w14:textId="02203CCC"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123</w:t>
            </w:r>
          </w:p>
        </w:tc>
        <w:tc>
          <w:tcPr>
            <w:tcW w:w="963" w:type="dxa"/>
            <w:tcBorders>
              <w:top w:val="nil"/>
              <w:left w:val="nil"/>
              <w:bottom w:val="single" w:sz="4" w:space="0" w:color="auto"/>
              <w:right w:val="single" w:sz="4" w:space="0" w:color="auto"/>
            </w:tcBorders>
            <w:shd w:val="clear" w:color="000000" w:fill="FFFFFF"/>
            <w:noWrap/>
            <w:vAlign w:val="bottom"/>
            <w:hideMark/>
          </w:tcPr>
          <w:p w14:paraId="748F1574" w14:textId="705C74D4" w:rsidR="005D2A6A" w:rsidRPr="005D2A6A" w:rsidRDefault="005D2A6A" w:rsidP="00B20C6E">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159</w:t>
            </w:r>
          </w:p>
        </w:tc>
      </w:tr>
      <w:tr w:rsidR="00C52F8D" w:rsidRPr="005D2A6A" w14:paraId="7D3EEF82" w14:textId="77777777" w:rsidTr="00C52F8D">
        <w:trPr>
          <w:trHeight w:val="634"/>
        </w:trPr>
        <w:tc>
          <w:tcPr>
            <w:tcW w:w="2016" w:type="dxa"/>
            <w:tcBorders>
              <w:top w:val="nil"/>
              <w:left w:val="single" w:sz="4" w:space="0" w:color="auto"/>
              <w:bottom w:val="single" w:sz="4" w:space="0" w:color="auto"/>
              <w:right w:val="single" w:sz="4" w:space="0" w:color="auto"/>
            </w:tcBorders>
            <w:shd w:val="clear" w:color="000000" w:fill="FFFFFF"/>
            <w:noWrap/>
            <w:vAlign w:val="bottom"/>
            <w:hideMark/>
          </w:tcPr>
          <w:p w14:paraId="46DED771" w14:textId="65929E32" w:rsidR="005D2A6A" w:rsidRPr="00064CBC" w:rsidRDefault="005D2A6A" w:rsidP="00064CBC">
            <w:pPr>
              <w:spacing w:after="0" w:line="240" w:lineRule="auto"/>
              <w:jc w:val="center"/>
              <w:rPr>
                <w:rFonts w:ascii="Arial" w:eastAsia="Times New Roman" w:hAnsi="Arial" w:cs="Arial"/>
                <w:b/>
                <w:bCs/>
                <w:color w:val="000000"/>
                <w:sz w:val="20"/>
                <w:szCs w:val="20"/>
                <w:lang w:val="en-US"/>
              </w:rPr>
            </w:pPr>
            <w:r w:rsidRPr="00064CBC">
              <w:rPr>
                <w:rFonts w:ascii="Arial" w:hAnsi="Arial" w:cs="Arial"/>
                <w:b/>
                <w:bCs/>
                <w:color w:val="000000"/>
                <w:sz w:val="20"/>
                <w:szCs w:val="20"/>
              </w:rPr>
              <w:t>Total</w:t>
            </w:r>
          </w:p>
        </w:tc>
        <w:tc>
          <w:tcPr>
            <w:tcW w:w="882" w:type="dxa"/>
            <w:tcBorders>
              <w:top w:val="nil"/>
              <w:left w:val="nil"/>
              <w:bottom w:val="single" w:sz="4" w:space="0" w:color="auto"/>
              <w:right w:val="single" w:sz="4" w:space="0" w:color="auto"/>
            </w:tcBorders>
            <w:shd w:val="clear" w:color="000000" w:fill="FFFFFF"/>
            <w:noWrap/>
            <w:vAlign w:val="bottom"/>
            <w:hideMark/>
          </w:tcPr>
          <w:p w14:paraId="6DFBDC9F" w14:textId="2461EBA5"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677</w:t>
            </w:r>
          </w:p>
        </w:tc>
        <w:tc>
          <w:tcPr>
            <w:tcW w:w="882" w:type="dxa"/>
            <w:tcBorders>
              <w:top w:val="nil"/>
              <w:left w:val="nil"/>
              <w:bottom w:val="single" w:sz="4" w:space="0" w:color="auto"/>
              <w:right w:val="single" w:sz="4" w:space="0" w:color="auto"/>
            </w:tcBorders>
            <w:shd w:val="clear" w:color="000000" w:fill="FFFFFF"/>
            <w:noWrap/>
            <w:vAlign w:val="bottom"/>
            <w:hideMark/>
          </w:tcPr>
          <w:p w14:paraId="724BA00B" w14:textId="3B8DD9A2"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708</w:t>
            </w:r>
          </w:p>
        </w:tc>
        <w:tc>
          <w:tcPr>
            <w:tcW w:w="882" w:type="dxa"/>
            <w:tcBorders>
              <w:top w:val="nil"/>
              <w:left w:val="nil"/>
              <w:bottom w:val="single" w:sz="4" w:space="0" w:color="auto"/>
              <w:right w:val="single" w:sz="4" w:space="0" w:color="auto"/>
            </w:tcBorders>
            <w:shd w:val="clear" w:color="000000" w:fill="FFFFFF"/>
            <w:noWrap/>
            <w:vAlign w:val="bottom"/>
            <w:hideMark/>
          </w:tcPr>
          <w:p w14:paraId="5A47AF92" w14:textId="597A613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735</w:t>
            </w:r>
          </w:p>
        </w:tc>
        <w:tc>
          <w:tcPr>
            <w:tcW w:w="883" w:type="dxa"/>
            <w:tcBorders>
              <w:top w:val="nil"/>
              <w:left w:val="nil"/>
              <w:bottom w:val="single" w:sz="4" w:space="0" w:color="auto"/>
              <w:right w:val="single" w:sz="4" w:space="0" w:color="auto"/>
            </w:tcBorders>
            <w:shd w:val="clear" w:color="000000" w:fill="FFFFFF"/>
            <w:noWrap/>
            <w:vAlign w:val="bottom"/>
            <w:hideMark/>
          </w:tcPr>
          <w:p w14:paraId="0B274B56" w14:textId="6CBBE0FF"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767</w:t>
            </w:r>
          </w:p>
        </w:tc>
        <w:tc>
          <w:tcPr>
            <w:tcW w:w="1008" w:type="dxa"/>
            <w:tcBorders>
              <w:top w:val="nil"/>
              <w:left w:val="nil"/>
              <w:bottom w:val="single" w:sz="4" w:space="0" w:color="auto"/>
              <w:right w:val="single" w:sz="4" w:space="0" w:color="auto"/>
            </w:tcBorders>
            <w:shd w:val="clear" w:color="000000" w:fill="FFFFFF"/>
            <w:noWrap/>
            <w:vAlign w:val="bottom"/>
            <w:hideMark/>
          </w:tcPr>
          <w:p w14:paraId="7D81C6CE" w14:textId="45FA1DF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796</w:t>
            </w:r>
          </w:p>
        </w:tc>
        <w:tc>
          <w:tcPr>
            <w:tcW w:w="1003" w:type="dxa"/>
            <w:tcBorders>
              <w:top w:val="nil"/>
              <w:left w:val="nil"/>
              <w:bottom w:val="single" w:sz="4" w:space="0" w:color="auto"/>
              <w:right w:val="single" w:sz="4" w:space="0" w:color="auto"/>
            </w:tcBorders>
            <w:shd w:val="clear" w:color="000000" w:fill="FFFFFF"/>
            <w:noWrap/>
            <w:vAlign w:val="bottom"/>
            <w:hideMark/>
          </w:tcPr>
          <w:p w14:paraId="76B4BF40" w14:textId="1ED7C0B7"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739</w:t>
            </w:r>
          </w:p>
        </w:tc>
        <w:tc>
          <w:tcPr>
            <w:tcW w:w="1003" w:type="dxa"/>
            <w:tcBorders>
              <w:top w:val="nil"/>
              <w:left w:val="nil"/>
              <w:bottom w:val="single" w:sz="4" w:space="0" w:color="auto"/>
              <w:right w:val="single" w:sz="4" w:space="0" w:color="auto"/>
            </w:tcBorders>
            <w:shd w:val="clear" w:color="000000" w:fill="FFFFFF"/>
            <w:noWrap/>
            <w:vAlign w:val="bottom"/>
            <w:hideMark/>
          </w:tcPr>
          <w:p w14:paraId="0F19E22E" w14:textId="2D734C7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789</w:t>
            </w:r>
          </w:p>
        </w:tc>
        <w:tc>
          <w:tcPr>
            <w:tcW w:w="1003" w:type="dxa"/>
            <w:tcBorders>
              <w:top w:val="nil"/>
              <w:left w:val="nil"/>
              <w:bottom w:val="single" w:sz="4" w:space="0" w:color="auto"/>
              <w:right w:val="single" w:sz="4" w:space="0" w:color="auto"/>
            </w:tcBorders>
            <w:shd w:val="clear" w:color="000000" w:fill="FFFFFF"/>
            <w:noWrap/>
            <w:vAlign w:val="bottom"/>
            <w:hideMark/>
          </w:tcPr>
          <w:p w14:paraId="708FEFDD" w14:textId="493113B1"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1026</w:t>
            </w:r>
          </w:p>
        </w:tc>
        <w:tc>
          <w:tcPr>
            <w:tcW w:w="963" w:type="dxa"/>
            <w:tcBorders>
              <w:top w:val="nil"/>
              <w:left w:val="nil"/>
              <w:bottom w:val="single" w:sz="4" w:space="0" w:color="auto"/>
              <w:right w:val="single" w:sz="4" w:space="0" w:color="auto"/>
            </w:tcBorders>
            <w:shd w:val="clear" w:color="000000" w:fill="FFFFFF"/>
            <w:noWrap/>
            <w:vAlign w:val="bottom"/>
            <w:hideMark/>
          </w:tcPr>
          <w:p w14:paraId="63D4FEC6" w14:textId="55BB9D34" w:rsidR="005D2A6A" w:rsidRPr="00064CBC" w:rsidRDefault="005D2A6A" w:rsidP="00064CBC">
            <w:pPr>
              <w:spacing w:after="0" w:line="240" w:lineRule="auto"/>
              <w:jc w:val="center"/>
              <w:rPr>
                <w:rFonts w:ascii="Arial" w:eastAsia="Times New Roman" w:hAnsi="Arial" w:cs="Arial"/>
                <w:b/>
                <w:bCs/>
                <w:color w:val="000000" w:themeColor="text1"/>
                <w:sz w:val="20"/>
                <w:szCs w:val="20"/>
                <w:lang w:val="en-US"/>
              </w:rPr>
            </w:pPr>
            <w:r w:rsidRPr="00064CBC">
              <w:rPr>
                <w:rFonts w:ascii="Arial" w:hAnsi="Arial" w:cs="Arial"/>
                <w:b/>
                <w:bCs/>
                <w:color w:val="000000"/>
                <w:sz w:val="20"/>
                <w:szCs w:val="20"/>
              </w:rPr>
              <w:t>1367</w:t>
            </w:r>
          </w:p>
        </w:tc>
      </w:tr>
    </w:tbl>
    <w:bookmarkEnd w:id="43"/>
    <w:p w14:paraId="57C76559" w14:textId="4168AE6E" w:rsidR="00B20C6E" w:rsidRDefault="00180344" w:rsidP="00BC081C">
      <w:pPr>
        <w:pStyle w:val="BodyText"/>
        <w:spacing w:before="162" w:line="360" w:lineRule="auto"/>
        <w:ind w:right="90"/>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69248" behindDoc="0" locked="0" layoutInCell="1" allowOverlap="1" wp14:anchorId="17EEA108" wp14:editId="133E35E0">
                <wp:simplePos x="0" y="0"/>
                <wp:positionH relativeFrom="margin">
                  <wp:posOffset>2751381</wp:posOffset>
                </wp:positionH>
                <wp:positionV relativeFrom="paragraph">
                  <wp:posOffset>118331</wp:posOffset>
                </wp:positionV>
                <wp:extent cx="3800475" cy="307340"/>
                <wp:effectExtent l="0" t="0" r="0" b="0"/>
                <wp:wrapNone/>
                <wp:docPr id="1263"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EEA108" id="_x0000_s1048" type="#_x0000_t202" style="position:absolute;left:0;text-align:left;margin-left:216.65pt;margin-top:9.3pt;width:299.25pt;height:24.2pt;z-index:25246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" filled="f" stroked="f">
                <v:textbox style="mso-fit-shape-to-text:t">
                  <w:txbxContent>
                    <w:p w14:paraId="45AC704A"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035CB3FC" w14:textId="77777777" w:rsidR="005D2A6A" w:rsidRPr="00CE35EB" w:rsidRDefault="005D2A6A" w:rsidP="005D2A6A">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3D03B67" w14:textId="7C993DF6" w:rsidR="005D2A6A" w:rsidRDefault="00064CBC" w:rsidP="00BC081C">
      <w:pPr>
        <w:pStyle w:val="BodyText"/>
        <w:spacing w:before="162" w:line="360" w:lineRule="auto"/>
        <w:ind w:right="90"/>
        <w:jc w:val="both"/>
        <w:rPr>
          <w:noProof/>
          <w:color w:val="000000" w:themeColor="text1"/>
        </w:rPr>
        <w:sectPr w:rsidR="005D2A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C52F8D">
        <w:rPr>
          <w:noProof/>
          <w:color w:val="000000" w:themeColor="text1"/>
        </w:rPr>
        <mc:AlternateContent>
          <mc:Choice Requires="wps">
            <w:drawing>
              <wp:anchor distT="45720" distB="45720" distL="114300" distR="114300" simplePos="0" relativeHeight="252545024" behindDoc="0" locked="0" layoutInCell="1" allowOverlap="1" wp14:anchorId="5CE04BED" wp14:editId="0F3264E1">
                <wp:simplePos x="0" y="0"/>
                <wp:positionH relativeFrom="column">
                  <wp:posOffset>-157480</wp:posOffset>
                </wp:positionH>
                <wp:positionV relativeFrom="paragraph">
                  <wp:posOffset>217170</wp:posOffset>
                </wp:positionV>
                <wp:extent cx="6709410" cy="3040380"/>
                <wp:effectExtent l="95250" t="57150" r="91440" b="121920"/>
                <wp:wrapSquare wrapText="bothSides"/>
                <wp:docPr id="2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040380"/>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04BED" id="_x0000_s1049" type="#_x0000_t202" style="position:absolute;left:0;text-align:left;margin-left:-12.4pt;margin-top:17.1pt;width:528.3pt;height:239.4pt;z-index:25254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" fillcolor="#6e6e6e [2150]" stroked="f">
                <v:fill color2="#c9c9c9 [1942]" rotate="t" angle="180" colors="0 #6f6f6f;31457f #a8a8a8;1 #c9c9c9" focus="100%" type="gradient"/>
                <v:shadow on="t" color="black" opacity="20971f" offset="0,2.2pt"/>
                <v:textbox>
                  <w:txbxContent>
                    <w:p w14:paraId="7F2CE341" w14:textId="0197EF12"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The Bisphenol- A type vinyl ester resin contributes to around 50% of the global vinyl ester resin types due to its excellent properties of corrosion resistance to a variety of alkalis, organic and inorganic salts, salt solutions and oxidizing chemicals, etc</w:t>
                      </w:r>
                    </w:p>
                    <w:p w14:paraId="78171F88"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As Bisphenol A has been banned in Europe, the demand for Bisphenol A Vinyl Ester Resin is expected to gradually decrease as Bisphenol A will be replaced by Bisphenol F and S.</w:t>
                      </w:r>
                    </w:p>
                    <w:p w14:paraId="2A21AC67" w14:textId="77777777" w:rsidR="00C52F8D" w:rsidRDefault="00C52F8D" w:rsidP="00F14E20">
                      <w:pPr>
                        <w:pStyle w:val="BodyText"/>
                        <w:numPr>
                          <w:ilvl w:val="0"/>
                          <w:numId w:val="12"/>
                        </w:numPr>
                        <w:spacing w:before="162" w:line="360" w:lineRule="auto"/>
                        <w:ind w:right="90"/>
                        <w:jc w:val="both"/>
                        <w:rPr>
                          <w:noProof/>
                          <w:color w:val="000000" w:themeColor="text1"/>
                        </w:rPr>
                      </w:pPr>
                      <w:r w:rsidRPr="002B5730">
                        <w:rPr>
                          <w:noProof/>
                          <w:color w:val="000000" w:themeColor="text1"/>
                        </w:rPr>
                        <w:t xml:space="preserve">Novolac vinyl ester resin contributes to around 27% which has been specially modified for improved fabrication properties. It provides improved product quality and fabrication efficiency  to ens users, which offers extended shelf life and adds improved flexibilty to fabricators. </w:t>
                      </w:r>
                    </w:p>
                    <w:p w14:paraId="2236E5BF" w14:textId="452A44A3" w:rsidR="00C52F8D" w:rsidRDefault="00C52F8D"/>
                  </w:txbxContent>
                </v:textbox>
                <w10:wrap type="square"/>
              </v:shape>
            </w:pict>
          </mc:Fallback>
        </mc:AlternateContent>
      </w:r>
    </w:p>
    <w:p w14:paraId="5E6D4981" w14:textId="77777777" w:rsidR="00064CBC" w:rsidRDefault="00C07E16" w:rsidP="0061645E">
      <w:pPr>
        <w:rPr>
          <w:rFonts w:ascii="Arial" w:hAnsi="Arial" w:cs="Arial"/>
          <w:b/>
          <w:bCs/>
          <w:sz w:val="24"/>
          <w:szCs w:val="24"/>
        </w:rPr>
      </w:pPr>
      <w:r w:rsidRPr="0061645E">
        <w:rPr>
          <w:rFonts w:ascii="Arial" w:hAnsi="Arial" w:cs="Arial"/>
          <w:b/>
          <w:bCs/>
          <w:sz w:val="24"/>
          <w:szCs w:val="24"/>
        </w:rPr>
        <w:t xml:space="preserve"> </w:t>
      </w:r>
    </w:p>
    <w:p w14:paraId="0B2B3AD8" w14:textId="77777777" w:rsidR="00064CBC" w:rsidRDefault="00064CBC" w:rsidP="0061645E">
      <w:pPr>
        <w:rPr>
          <w:rFonts w:ascii="Arial" w:hAnsi="Arial" w:cs="Arial"/>
          <w:b/>
          <w:bCs/>
          <w:sz w:val="24"/>
          <w:szCs w:val="24"/>
        </w:rPr>
      </w:pPr>
    </w:p>
    <w:p w14:paraId="37AE5790" w14:textId="54A59031" w:rsidR="00064CBC" w:rsidRDefault="00064CBC" w:rsidP="0061645E">
      <w:pPr>
        <w:rPr>
          <w:rFonts w:ascii="Arial" w:hAnsi="Arial" w:cs="Arial"/>
          <w:b/>
          <w:bCs/>
          <w:sz w:val="24"/>
          <w:szCs w:val="24"/>
        </w:rPr>
      </w:pPr>
    </w:p>
    <w:p w14:paraId="6E997C05" w14:textId="1137ABF4" w:rsidR="00650D00" w:rsidRDefault="00650D00" w:rsidP="0061645E">
      <w:pPr>
        <w:rPr>
          <w:rFonts w:ascii="Arial" w:hAnsi="Arial" w:cs="Arial"/>
          <w:b/>
          <w:bCs/>
          <w:sz w:val="24"/>
          <w:szCs w:val="24"/>
        </w:rPr>
      </w:pPr>
    </w:p>
    <w:p w14:paraId="1FCC64EB" w14:textId="7F484477" w:rsidR="00650D00" w:rsidRDefault="00650D00" w:rsidP="0061645E">
      <w:pPr>
        <w:rPr>
          <w:rFonts w:ascii="Arial" w:hAnsi="Arial" w:cs="Arial"/>
          <w:b/>
          <w:bCs/>
          <w:sz w:val="24"/>
          <w:szCs w:val="24"/>
        </w:rPr>
      </w:pPr>
    </w:p>
    <w:p w14:paraId="127772CF" w14:textId="726E16F0" w:rsidR="00650D00" w:rsidRDefault="00650D00" w:rsidP="0061645E">
      <w:pPr>
        <w:rPr>
          <w:rFonts w:ascii="Arial" w:hAnsi="Arial" w:cs="Arial"/>
          <w:b/>
          <w:bCs/>
          <w:sz w:val="24"/>
          <w:szCs w:val="24"/>
        </w:rPr>
      </w:pPr>
    </w:p>
    <w:p w14:paraId="0472D7DF" w14:textId="44D04208" w:rsidR="00C36D81" w:rsidRDefault="00C36D81" w:rsidP="0061645E">
      <w:pPr>
        <w:rPr>
          <w:rFonts w:ascii="Arial" w:hAnsi="Arial" w:cs="Arial"/>
          <w:b/>
          <w:bCs/>
          <w:sz w:val="24"/>
          <w:szCs w:val="24"/>
        </w:rPr>
      </w:pPr>
    </w:p>
    <w:p w14:paraId="0481F358" w14:textId="07131BC5" w:rsidR="00C36D81" w:rsidRDefault="00C36D81" w:rsidP="0061645E">
      <w:pPr>
        <w:rPr>
          <w:rFonts w:ascii="Arial" w:hAnsi="Arial" w:cs="Arial"/>
          <w:b/>
          <w:bCs/>
          <w:sz w:val="24"/>
          <w:szCs w:val="24"/>
        </w:rPr>
      </w:pPr>
    </w:p>
    <w:p w14:paraId="126F14D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645CDF4" w14:textId="4D06A184"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Global Vinyl Ester Resin Demand Supply Analysis, By Volume, 2015-2030F (Thousand Tonnes)</w:t>
      </w:r>
    </w:p>
    <w:tbl>
      <w:tblPr>
        <w:tblW w:w="10083" w:type="dxa"/>
        <w:tblCellMar>
          <w:left w:w="0" w:type="dxa"/>
          <w:right w:w="0" w:type="dxa"/>
        </w:tblCellMar>
        <w:tblLook w:val="0420" w:firstRow="1" w:lastRow="0" w:firstColumn="0" w:lastColumn="0" w:noHBand="0" w:noVBand="1"/>
      </w:tblPr>
      <w:tblGrid>
        <w:gridCol w:w="1279"/>
        <w:gridCol w:w="977"/>
        <w:gridCol w:w="977"/>
        <w:gridCol w:w="977"/>
        <w:gridCol w:w="977"/>
        <w:gridCol w:w="850"/>
        <w:gridCol w:w="1104"/>
        <w:gridCol w:w="981"/>
        <w:gridCol w:w="980"/>
        <w:gridCol w:w="981"/>
      </w:tblGrid>
      <w:tr w:rsidR="00E561A5" w:rsidRPr="00113DAD" w14:paraId="1991E04E" w14:textId="77777777" w:rsidTr="003A525D">
        <w:trPr>
          <w:trHeight w:val="359"/>
        </w:trPr>
        <w:tc>
          <w:tcPr>
            <w:tcW w:w="127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3D44F8" w14:textId="77777777" w:rsidR="00E561A5" w:rsidRPr="00113DAD" w:rsidRDefault="00E561A5" w:rsidP="005B1169">
            <w:pPr>
              <w:tabs>
                <w:tab w:val="left" w:pos="1290"/>
              </w:tabs>
              <w:spacing w:line="360" w:lineRule="auto"/>
              <w:jc w:val="both"/>
              <w:rPr>
                <w:rFonts w:ascii="Arial" w:eastAsia="Arial" w:hAnsi="Arial" w:cs="Arial"/>
                <w:color w:val="000000" w:themeColor="text1"/>
                <w:sz w:val="14"/>
                <w:szCs w:val="14"/>
                <w:lang w:val="en-US"/>
              </w:rPr>
            </w:pP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58BC6E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E5B03B4"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AA0488"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97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97C9DDC"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85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CC0F39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110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4CB1DB"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4FF089"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CB604E"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98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C3A7470" w14:textId="77777777" w:rsidR="00E561A5" w:rsidRPr="00113DAD" w:rsidRDefault="00E561A5"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E561A5" w:rsidRPr="00113DAD" w14:paraId="1E477126" w14:textId="77777777" w:rsidTr="003A525D">
        <w:trPr>
          <w:trHeight w:val="412"/>
        </w:trPr>
        <w:tc>
          <w:tcPr>
            <w:tcW w:w="127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93542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36C3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056B2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938</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DEB8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953</w:t>
            </w:r>
          </w:p>
        </w:tc>
        <w:tc>
          <w:tcPr>
            <w:tcW w:w="97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0EFD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965</w:t>
            </w:r>
          </w:p>
        </w:tc>
        <w:tc>
          <w:tcPr>
            <w:tcW w:w="85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1A8D6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980</w:t>
            </w:r>
          </w:p>
        </w:tc>
        <w:tc>
          <w:tcPr>
            <w:tcW w:w="110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AED63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985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5D189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1020</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84D7E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1025</w:t>
            </w:r>
          </w:p>
        </w:tc>
        <w:tc>
          <w:tcPr>
            <w:tcW w:w="9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5AC51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1030</w:t>
            </w:r>
          </w:p>
        </w:tc>
      </w:tr>
      <w:tr w:rsidR="00E561A5" w:rsidRPr="00113DAD" w14:paraId="27FB15FE"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43F8CA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04431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733</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8E30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C6C9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775</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50E264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790</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AE0758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812</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0A55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759</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782658"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808</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763EB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866</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602F1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929</w:t>
            </w:r>
          </w:p>
        </w:tc>
      </w:tr>
      <w:tr w:rsidR="00E561A5" w:rsidRPr="00113DAD" w14:paraId="499F7673"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513D5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Import</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4F9E54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DCD57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F7055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38CE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92492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0D039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val="restart"/>
            <w:tcBorders>
              <w:top w:val="single" w:sz="8" w:space="0" w:color="FFFFFF"/>
              <w:left w:val="single" w:sz="8" w:space="0" w:color="FFFFFF"/>
              <w:right w:val="single" w:sz="8" w:space="0" w:color="FFFFFF"/>
            </w:tcBorders>
            <w:shd w:val="clear" w:color="auto" w:fill="D5E3CF"/>
            <w:tcMar>
              <w:top w:w="15" w:type="dxa"/>
              <w:left w:w="15" w:type="dxa"/>
              <w:bottom w:w="0" w:type="dxa"/>
              <w:right w:w="15" w:type="dxa"/>
            </w:tcMar>
            <w:vAlign w:val="bottom"/>
          </w:tcPr>
          <w:p w14:paraId="3250321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67C4C5A" w14:textId="77777777" w:rsidTr="003A525D">
        <w:trPr>
          <w:trHeight w:val="359"/>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E7EE63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Export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52100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125.99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3E1D7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122.12</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1FDED5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117.69</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86436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114.67</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D3728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121.38</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CDD3E72"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105.97</w:t>
            </w:r>
          </w:p>
        </w:tc>
        <w:tc>
          <w:tcPr>
            <w:tcW w:w="2942" w:type="dxa"/>
            <w:gridSpan w:val="3"/>
            <w:vMerge/>
            <w:tcBorders>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EB164FF"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r>
      <w:tr w:rsidR="00E561A5" w:rsidRPr="00113DAD" w14:paraId="18B51B9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82251D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ABA0B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677.49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4087A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707.79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A02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734.69</w:t>
            </w:r>
          </w:p>
        </w:tc>
        <w:tc>
          <w:tcPr>
            <w:tcW w:w="97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7711A5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767.44</w:t>
            </w:r>
          </w:p>
        </w:tc>
        <w:tc>
          <w:tcPr>
            <w:tcW w:w="85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90CF05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796.32</w:t>
            </w:r>
          </w:p>
        </w:tc>
        <w:tc>
          <w:tcPr>
            <w:tcW w:w="110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6C5CC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739.49</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2FC97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789.09</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069D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1026.25</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F853D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1367.33</w:t>
            </w:r>
          </w:p>
        </w:tc>
      </w:tr>
      <w:tr w:rsidR="00E561A5" w:rsidRPr="00113DAD" w14:paraId="75B586F3"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1E7A79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1602E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797191"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4.47%</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69CE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3.80%</w:t>
            </w:r>
          </w:p>
        </w:tc>
        <w:tc>
          <w:tcPr>
            <w:tcW w:w="97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BCDEA5"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4.46%</w:t>
            </w:r>
          </w:p>
        </w:tc>
        <w:tc>
          <w:tcPr>
            <w:tcW w:w="85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0B62C4C"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3.76%</w:t>
            </w:r>
          </w:p>
        </w:tc>
        <w:tc>
          <w:tcPr>
            <w:tcW w:w="110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CE2444"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-7.14%</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51FF00"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6.71%</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B0629E"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6.42%</w:t>
            </w:r>
          </w:p>
        </w:tc>
        <w:tc>
          <w:tcPr>
            <w:tcW w:w="9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7C4030B"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5.58%</w:t>
            </w:r>
          </w:p>
        </w:tc>
      </w:tr>
      <w:tr w:rsidR="00E561A5" w:rsidRPr="00113DAD" w14:paraId="2432E914" w14:textId="77777777" w:rsidTr="003A525D">
        <w:trPr>
          <w:trHeight w:val="583"/>
        </w:trPr>
        <w:tc>
          <w:tcPr>
            <w:tcW w:w="127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71E483A"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5862"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FC5B289"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5F06F6"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19.23</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E9AF95D"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-159.81</w:t>
            </w:r>
          </w:p>
        </w:tc>
        <w:tc>
          <w:tcPr>
            <w:tcW w:w="9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A5D3123" w14:textId="77777777" w:rsidR="00E561A5" w:rsidRPr="00113DAD" w:rsidRDefault="00E561A5"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-438.76</w:t>
            </w:r>
          </w:p>
        </w:tc>
      </w:tr>
    </w:tbl>
    <w:p w14:paraId="031D0C8B" w14:textId="288563F9" w:rsidR="00F15E2C" w:rsidRPr="00F15E2C" w:rsidRDefault="00F15E2C" w:rsidP="00F15E2C">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05120" behindDoc="0" locked="0" layoutInCell="1" allowOverlap="1" wp14:anchorId="1F24103B" wp14:editId="458F60E7">
                <wp:simplePos x="0" y="0"/>
                <wp:positionH relativeFrom="column">
                  <wp:posOffset>4589145</wp:posOffset>
                </wp:positionH>
                <wp:positionV relativeFrom="paragraph">
                  <wp:posOffset>94615</wp:posOffset>
                </wp:positionV>
                <wp:extent cx="1809277" cy="584775"/>
                <wp:effectExtent l="0" t="0" r="0" b="0"/>
                <wp:wrapNone/>
                <wp:docPr id="6"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24103B" id="_x0000_s1050" type="#_x0000_t202" style="position:absolute;left:0;text-align:left;margin-left:361.35pt;margin-top:7.45pt;width:142.45pt;height:46.05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" filled="f" stroked="f">
                <v:textbox style="mso-fit-shape-to-text:t">
                  <w:txbxContent>
                    <w:p w14:paraId="0C76D7E9"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D8935FF" w14:textId="77777777" w:rsidR="00A42F2F" w:rsidRPr="00AF20A2" w:rsidRDefault="00A42F2F" w:rsidP="00A42F2F">
      <w:pPr>
        <w:spacing w:line="340" w:lineRule="exact"/>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Global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p w14:paraId="23E960E7" w14:textId="77777777" w:rsidR="00A42F2F" w:rsidRDefault="00A42F2F" w:rsidP="00A42F2F">
      <w:pPr>
        <w:rPr>
          <w:rFonts w:ascii="Arial" w:eastAsia="Arial" w:hAnsi="Arial" w:cs="Arial"/>
          <w:sz w:val="24"/>
          <w:szCs w:val="24"/>
        </w:rPr>
      </w:pPr>
      <w:r w:rsidRPr="009D7B5D">
        <w:rPr>
          <w:rFonts w:ascii="Arial" w:eastAsia="Arial" w:hAnsi="Arial" w:cs="Arial"/>
          <w:noProof/>
          <w:sz w:val="24"/>
          <w:szCs w:val="24"/>
        </w:rPr>
        <mc:AlternateContent>
          <mc:Choice Requires="wps">
            <w:drawing>
              <wp:anchor distT="0" distB="0" distL="114300" distR="114300" simplePos="0" relativeHeight="252823552" behindDoc="0" locked="0" layoutInCell="1" allowOverlap="1" wp14:anchorId="0EA41781" wp14:editId="48266763">
                <wp:simplePos x="0" y="0"/>
                <wp:positionH relativeFrom="column">
                  <wp:posOffset>4698889</wp:posOffset>
                </wp:positionH>
                <wp:positionV relativeFrom="paragraph">
                  <wp:posOffset>2486274</wp:posOffset>
                </wp:positionV>
                <wp:extent cx="1809277" cy="584775"/>
                <wp:effectExtent l="0" t="0" r="0" b="0"/>
                <wp:wrapNone/>
                <wp:docPr id="112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A41781" id="_x0000_s1051" type="#_x0000_t202" style="position:absolute;margin-left:370pt;margin-top:195.75pt;width:142.45pt;height:46.0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" filled="f" stroked="f">
                <v:textbox style="mso-fit-shape-to-text:t">
                  <w:txbxContent>
                    <w:p w14:paraId="08E17D1B" w14:textId="77777777" w:rsidR="00A42F2F" w:rsidRPr="00E33B0C" w:rsidRDefault="00A42F2F" w:rsidP="00A42F2F">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tbl>
      <w:tblPr>
        <w:tblW w:w="10261" w:type="dxa"/>
        <w:tblCellMar>
          <w:left w:w="0" w:type="dxa"/>
          <w:right w:w="0" w:type="dxa"/>
        </w:tblCellMar>
        <w:tblLook w:val="0420" w:firstRow="1" w:lastRow="0" w:firstColumn="0" w:lastColumn="0" w:noHBand="0" w:noVBand="1"/>
      </w:tblPr>
      <w:tblGrid>
        <w:gridCol w:w="1065"/>
        <w:gridCol w:w="636"/>
        <w:gridCol w:w="856"/>
        <w:gridCol w:w="856"/>
        <w:gridCol w:w="856"/>
        <w:gridCol w:w="856"/>
        <w:gridCol w:w="856"/>
        <w:gridCol w:w="856"/>
        <w:gridCol w:w="856"/>
        <w:gridCol w:w="856"/>
        <w:gridCol w:w="856"/>
        <w:gridCol w:w="856"/>
      </w:tblGrid>
      <w:tr w:rsidR="00A42F2F" w:rsidRPr="009D7B5D" w14:paraId="5A170D65" w14:textId="77777777" w:rsidTr="005B1169">
        <w:trPr>
          <w:trHeight w:val="822"/>
        </w:trPr>
        <w:tc>
          <w:tcPr>
            <w:tcW w:w="106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B3750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Demand Scenario</w:t>
            </w:r>
          </w:p>
        </w:tc>
        <w:tc>
          <w:tcPr>
            <w:tcW w:w="6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411EBF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2020</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95BB04"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2021E</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347E51"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2022F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5DEB88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2023F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C5ACBDF"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2024F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24BEAE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2025F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57F5EF0"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2026F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69C773"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2027F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154B5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2028F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EF803CD"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2029F</w:t>
            </w:r>
          </w:p>
        </w:tc>
        <w:tc>
          <w:tcPr>
            <w:tcW w:w="85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BB6ACF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b/>
                <w:bCs/>
                <w:sz w:val="14"/>
                <w:szCs w:val="14"/>
              </w:rPr>
              <w:t>2030F</w:t>
            </w:r>
          </w:p>
        </w:tc>
      </w:tr>
      <w:tr w:rsidR="00A42F2F" w:rsidRPr="009D7B5D" w14:paraId="475BD63E" w14:textId="77777777" w:rsidTr="005B1169">
        <w:trPr>
          <w:trHeight w:val="592"/>
        </w:trPr>
        <w:tc>
          <w:tcPr>
            <w:tcW w:w="1065"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169D167"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Optimistic</w:t>
            </w:r>
          </w:p>
        </w:tc>
        <w:tc>
          <w:tcPr>
            <w:tcW w:w="63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9343F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3A35BFC"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807.80</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D0C92A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885.74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6642FF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969.34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C921D2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1058.92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765BD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1153.73</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3AEBAD8"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1254.68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2EC07"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1362.92</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65902D"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1477.58</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58DAB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1600.04</w:t>
            </w:r>
          </w:p>
        </w:tc>
        <w:tc>
          <w:tcPr>
            <w:tcW w:w="85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E2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1729.79</w:t>
            </w:r>
          </w:p>
        </w:tc>
      </w:tr>
      <w:tr w:rsidR="00A42F2F" w:rsidRPr="009D7B5D" w14:paraId="2FF27639" w14:textId="77777777" w:rsidTr="005B1169">
        <w:trPr>
          <w:trHeight w:val="592"/>
        </w:trPr>
        <w:tc>
          <w:tcPr>
            <w:tcW w:w="1065"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936E00B" w14:textId="77777777" w:rsidR="00A42F2F" w:rsidRPr="009D7B5D" w:rsidRDefault="00A42F2F" w:rsidP="005B1169">
            <w:pPr>
              <w:rPr>
                <w:rFonts w:ascii="Arial" w:eastAsia="Arial" w:hAnsi="Arial" w:cs="Arial"/>
                <w:sz w:val="14"/>
                <w:szCs w:val="14"/>
                <w:lang w:val="en-US"/>
              </w:rPr>
            </w:pPr>
            <w:r w:rsidRPr="009D7B5D">
              <w:rPr>
                <w:rFonts w:ascii="Arial" w:eastAsia="Arial" w:hAnsi="Arial" w:cs="Arial"/>
                <w:sz w:val="14"/>
                <w:szCs w:val="14"/>
                <w:lang w:val="en-US"/>
              </w:rPr>
              <w:t>Realistic</w:t>
            </w:r>
          </w:p>
        </w:tc>
        <w:tc>
          <w:tcPr>
            <w:tcW w:w="63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93DBF78"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E71E4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789.09</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D81992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845.26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DC732F"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903.66</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3BB702"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964.31</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8E86E8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1026.25</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E5816C"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1090.08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AA2C52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1156.54</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1735159"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1224.57</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04A2CB"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1295.08</w:t>
            </w:r>
          </w:p>
        </w:tc>
        <w:tc>
          <w:tcPr>
            <w:tcW w:w="85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CE608F5"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1367.33</w:t>
            </w:r>
          </w:p>
        </w:tc>
      </w:tr>
      <w:tr w:rsidR="00A42F2F" w:rsidRPr="009D7B5D" w14:paraId="400B4533" w14:textId="77777777" w:rsidTr="005B1169">
        <w:trPr>
          <w:trHeight w:val="572"/>
        </w:trPr>
        <w:tc>
          <w:tcPr>
            <w:tcW w:w="1065"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3AE3A88" w14:textId="77777777" w:rsidR="00A42F2F" w:rsidRPr="009D7B5D" w:rsidRDefault="00A42F2F" w:rsidP="005B1169">
            <w:pPr>
              <w:rPr>
                <w:rFonts w:ascii="Arial" w:eastAsia="Arial" w:hAnsi="Arial" w:cs="Arial"/>
                <w:sz w:val="14"/>
                <w:szCs w:val="14"/>
                <w:lang w:val="en-US"/>
              </w:rPr>
            </w:pPr>
            <w:r>
              <w:rPr>
                <w:rFonts w:ascii="Arial" w:eastAsia="Arial" w:hAnsi="Arial" w:cs="Arial"/>
                <w:sz w:val="14"/>
                <w:szCs w:val="14"/>
                <w:lang w:val="en-US"/>
              </w:rPr>
              <w:t>Pessi</w:t>
            </w:r>
            <w:r w:rsidRPr="009D7B5D">
              <w:rPr>
                <w:rFonts w:ascii="Arial" w:eastAsia="Arial" w:hAnsi="Arial" w:cs="Arial"/>
                <w:sz w:val="14"/>
                <w:szCs w:val="14"/>
                <w:lang w:val="en-US"/>
              </w:rPr>
              <w:t>mistic</w:t>
            </w:r>
          </w:p>
        </w:tc>
        <w:tc>
          <w:tcPr>
            <w:tcW w:w="63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08345E" w14:textId="77777777" w:rsidR="00A42F2F" w:rsidRPr="009D7B5D" w:rsidRDefault="00A42F2F" w:rsidP="005B1169">
            <w:pPr>
              <w:jc w:val="center"/>
              <w:rPr>
                <w:rFonts w:ascii="Arial" w:eastAsia="Arial" w:hAnsi="Arial" w:cs="Arial"/>
                <w:sz w:val="14"/>
                <w:szCs w:val="14"/>
                <w:lang w:val="en-US"/>
              </w:rPr>
            </w:pPr>
            <w:r w:rsidRPr="009D7B5D">
              <w:rPr>
                <w:rFonts w:ascii="Arial" w:eastAsia="Arial" w:hAnsi="Arial" w:cs="Arial"/>
                <w:sz w:val="14"/>
                <w:szCs w:val="14"/>
                <w:lang w:val="en-US"/>
              </w:rPr>
              <w:t>739.49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CDE67F"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766.69</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1062A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798.03</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A4F28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828.98</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F869A0"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859.50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F8F764"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888.67</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037901E"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917.01</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A0B21B"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945.14</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DD7C2A"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972.10</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F14699"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998.62</w:t>
            </w:r>
          </w:p>
        </w:tc>
        <w:tc>
          <w:tcPr>
            <w:tcW w:w="85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2E58A3" w14:textId="77777777" w:rsidR="00A42F2F" w:rsidRPr="009D7B5D" w:rsidRDefault="00A42F2F" w:rsidP="005B1169">
            <w:pPr>
              <w:jc w:val="center"/>
              <w:rPr>
                <w:rFonts w:ascii="Arial" w:eastAsia="Arial" w:hAnsi="Arial" w:cs="Arial"/>
                <w:sz w:val="14"/>
                <w:szCs w:val="14"/>
                <w:lang w:val="en-US"/>
              </w:rPr>
            </w:pPr>
            <w:r w:rsidRPr="0087593C">
              <w:rPr>
                <w:rFonts w:ascii="Arial" w:eastAsia="Arial" w:hAnsi="Arial" w:cs="Arial"/>
                <w:sz w:val="14"/>
                <w:szCs w:val="14"/>
                <w:lang w:val="en-US"/>
              </w:rPr>
              <w:t>1024.07</w:t>
            </w:r>
          </w:p>
        </w:tc>
      </w:tr>
    </w:tbl>
    <w:p w14:paraId="002AE6B6" w14:textId="04590B4C" w:rsidR="00A42F2F" w:rsidRDefault="00A42F2F" w:rsidP="0061645E">
      <w:pPr>
        <w:rPr>
          <w:rFonts w:ascii="Arial" w:hAnsi="Arial" w:cs="Arial"/>
          <w:b/>
          <w:bCs/>
          <w:sz w:val="24"/>
          <w:szCs w:val="24"/>
        </w:rPr>
      </w:pPr>
    </w:p>
    <w:p w14:paraId="67131D47" w14:textId="074A769F" w:rsidR="00A42F2F" w:rsidRDefault="00A42F2F" w:rsidP="0061645E">
      <w:pPr>
        <w:rPr>
          <w:rFonts w:ascii="Arial" w:hAnsi="Arial" w:cs="Arial"/>
          <w:b/>
          <w:bCs/>
          <w:sz w:val="24"/>
          <w:szCs w:val="24"/>
        </w:rPr>
      </w:pPr>
    </w:p>
    <w:p w14:paraId="4EB56516" w14:textId="1FF3E718" w:rsidR="000B6683" w:rsidRDefault="000B6683" w:rsidP="0061645E">
      <w:pPr>
        <w:rPr>
          <w:rFonts w:ascii="Arial" w:hAnsi="Arial" w:cs="Arial"/>
          <w:b/>
          <w:bCs/>
          <w:sz w:val="24"/>
          <w:szCs w:val="24"/>
        </w:rPr>
      </w:pPr>
    </w:p>
    <w:p w14:paraId="6AF53EFC" w14:textId="5D7E3D62" w:rsidR="000B6683" w:rsidRDefault="000B6683" w:rsidP="0061645E">
      <w:pPr>
        <w:rPr>
          <w:rFonts w:ascii="Arial" w:hAnsi="Arial" w:cs="Arial"/>
          <w:b/>
          <w:bCs/>
          <w:sz w:val="24"/>
          <w:szCs w:val="24"/>
        </w:rPr>
      </w:pPr>
    </w:p>
    <w:p w14:paraId="4F05D1E9" w14:textId="2D52B468" w:rsidR="000B6683" w:rsidRDefault="000B6683" w:rsidP="0061645E">
      <w:pPr>
        <w:rPr>
          <w:rFonts w:ascii="Arial" w:hAnsi="Arial" w:cs="Arial"/>
          <w:b/>
          <w:bCs/>
          <w:sz w:val="24"/>
          <w:szCs w:val="24"/>
        </w:rPr>
      </w:pPr>
    </w:p>
    <w:p w14:paraId="58DFCEAC" w14:textId="77777777" w:rsidR="000B6683" w:rsidRDefault="000B6683" w:rsidP="0061645E">
      <w:pPr>
        <w:rPr>
          <w:rFonts w:ascii="Arial" w:hAnsi="Arial" w:cs="Arial"/>
          <w:b/>
          <w:bCs/>
          <w:sz w:val="24"/>
          <w:szCs w:val="24"/>
        </w:rPr>
      </w:pPr>
    </w:p>
    <w:p w14:paraId="05E05BAF" w14:textId="7793E7A7" w:rsidR="009E126D" w:rsidRPr="0061645E" w:rsidRDefault="009E126D" w:rsidP="0061645E">
      <w:pPr>
        <w:rPr>
          <w:rFonts w:ascii="Arial" w:hAnsi="Arial" w:cs="Arial"/>
          <w:b/>
          <w:bCs/>
          <w:sz w:val="24"/>
          <w:szCs w:val="24"/>
        </w:rPr>
      </w:pPr>
      <w:r w:rsidRPr="0061645E">
        <w:rPr>
          <w:rFonts w:ascii="Arial" w:hAnsi="Arial" w:cs="Arial"/>
          <w:b/>
          <w:bCs/>
          <w:sz w:val="24"/>
          <w:szCs w:val="24"/>
        </w:rPr>
        <w:t>3.1.7. Demand By Sales Channel</w:t>
      </w:r>
    </w:p>
    <w:p w14:paraId="559A3BCE" w14:textId="4B256A16" w:rsidR="0068477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Sales Channel,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Pr="0061645E">
        <w:rPr>
          <w:rFonts w:ascii="Arial" w:hAnsi="Arial" w:cs="Arial"/>
          <w:b/>
          <w:bCs/>
          <w:sz w:val="24"/>
          <w:szCs w:val="24"/>
        </w:rPr>
        <w:t>, 2015–2030F</w:t>
      </w:r>
    </w:p>
    <w:p w14:paraId="11FBC0A8" w14:textId="62E58C96" w:rsidR="00C52F8D" w:rsidRDefault="009006A2" w:rsidP="00380E89">
      <w:pPr>
        <w:pStyle w:val="BodyText"/>
        <w:spacing w:before="162" w:line="480" w:lineRule="auto"/>
        <w:ind w:right="-90"/>
        <w:jc w:val="both"/>
        <w:rPr>
          <w:noProof/>
          <w:color w:val="000000" w:themeColor="text1"/>
        </w:rPr>
      </w:pPr>
      <w:r w:rsidRPr="002B5730">
        <w:rPr>
          <w:bCs/>
          <w:noProof/>
          <w:color w:val="000000" w:themeColor="text1"/>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52"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z/cEv5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2B5730">
        <w:rPr>
          <w:noProof/>
          <w:color w:val="000000" w:themeColor="text1"/>
        </w:rPr>
        <w:drawing>
          <wp:inline distT="0" distB="0" distL="0" distR="0" wp14:anchorId="1288B626" wp14:editId="6F8AF67A">
            <wp:extent cx="6486525" cy="2819400"/>
            <wp:effectExtent l="0" t="0" r="0" b="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W w:w="10072" w:type="dxa"/>
        <w:tblInd w:w="-5" w:type="dxa"/>
        <w:tblLook w:val="04A0" w:firstRow="1" w:lastRow="0" w:firstColumn="1" w:lastColumn="0" w:noHBand="0" w:noVBand="1"/>
      </w:tblPr>
      <w:tblGrid>
        <w:gridCol w:w="2686"/>
        <w:gridCol w:w="1176"/>
        <w:gridCol w:w="1176"/>
        <w:gridCol w:w="1176"/>
        <w:gridCol w:w="1178"/>
        <w:gridCol w:w="1343"/>
        <w:gridCol w:w="1337"/>
      </w:tblGrid>
      <w:tr w:rsidR="00342D7F" w:rsidRPr="005D2A6A" w14:paraId="0147218F" w14:textId="77777777" w:rsidTr="00342D7F">
        <w:trPr>
          <w:trHeight w:val="367"/>
        </w:trPr>
        <w:tc>
          <w:tcPr>
            <w:tcW w:w="2686"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EE7B8CB" w14:textId="13B07B6A" w:rsidR="00342D7F" w:rsidRPr="005D2A6A" w:rsidRDefault="00342D7F" w:rsidP="00BF252C">
            <w:pPr>
              <w:spacing w:after="0" w:line="240" w:lineRule="auto"/>
              <w:jc w:val="center"/>
              <w:rPr>
                <w:rFonts w:ascii="Arial" w:eastAsia="Times New Roman" w:hAnsi="Arial" w:cs="Arial"/>
                <w:b/>
                <w:bCs/>
                <w:color w:val="FFFFFF" w:themeColor="background1"/>
                <w:sz w:val="20"/>
                <w:szCs w:val="20"/>
                <w:lang w:val="en-US"/>
              </w:rPr>
            </w:pPr>
            <w:bookmarkStart w:id="44" w:name="_Hlk84171233"/>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 xml:space="preserve">Sales Channel (000’ </w:t>
            </w:r>
            <w:proofErr w:type="spellStart"/>
            <w:r>
              <w:rPr>
                <w:rFonts w:ascii="Arial" w:eastAsia="Times New Roman" w:hAnsi="Arial" w:cs="Arial"/>
                <w:b/>
                <w:bCs/>
                <w:color w:val="FFFFFF" w:themeColor="background1"/>
                <w:sz w:val="20"/>
                <w:szCs w:val="20"/>
                <w:lang w:val="en-US"/>
              </w:rPr>
              <w:t>Tonnes</w:t>
            </w:r>
            <w:proofErr w:type="spellEnd"/>
            <w:r>
              <w:rPr>
                <w:rFonts w:ascii="Arial" w:eastAsia="Times New Roman" w:hAnsi="Arial" w:cs="Arial"/>
                <w:b/>
                <w:bCs/>
                <w:color w:val="FFFFFF" w:themeColor="background1"/>
                <w:sz w:val="20"/>
                <w:szCs w:val="20"/>
                <w:lang w:val="en-US"/>
              </w:rPr>
              <w:t>)</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7AA91F74"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1176" w:type="dxa"/>
            <w:tcBorders>
              <w:top w:val="single" w:sz="4" w:space="0" w:color="auto"/>
              <w:left w:val="nil"/>
              <w:bottom w:val="single" w:sz="4" w:space="0" w:color="auto"/>
              <w:right w:val="single" w:sz="4" w:space="0" w:color="auto"/>
            </w:tcBorders>
            <w:shd w:val="clear" w:color="auto" w:fill="C00000"/>
            <w:noWrap/>
            <w:vAlign w:val="center"/>
            <w:hideMark/>
          </w:tcPr>
          <w:p w14:paraId="4528B1EE"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453EDCFD"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1178" w:type="dxa"/>
            <w:tcBorders>
              <w:top w:val="single" w:sz="4" w:space="0" w:color="auto"/>
              <w:left w:val="nil"/>
              <w:bottom w:val="single" w:sz="4" w:space="0" w:color="auto"/>
              <w:right w:val="single" w:sz="4" w:space="0" w:color="auto"/>
            </w:tcBorders>
            <w:shd w:val="clear" w:color="auto" w:fill="C00000"/>
            <w:noWrap/>
            <w:vAlign w:val="bottom"/>
            <w:hideMark/>
          </w:tcPr>
          <w:p w14:paraId="17B0B479"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1343" w:type="dxa"/>
            <w:tcBorders>
              <w:top w:val="single" w:sz="4" w:space="0" w:color="auto"/>
              <w:left w:val="nil"/>
              <w:bottom w:val="single" w:sz="4" w:space="0" w:color="auto"/>
              <w:right w:val="single" w:sz="4" w:space="0" w:color="auto"/>
            </w:tcBorders>
            <w:shd w:val="clear" w:color="auto" w:fill="C00000"/>
            <w:noWrap/>
            <w:vAlign w:val="bottom"/>
            <w:hideMark/>
          </w:tcPr>
          <w:p w14:paraId="71084246"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1337" w:type="dxa"/>
            <w:tcBorders>
              <w:top w:val="single" w:sz="4" w:space="0" w:color="auto"/>
              <w:left w:val="nil"/>
              <w:bottom w:val="single" w:sz="4" w:space="0" w:color="auto"/>
              <w:right w:val="single" w:sz="4" w:space="0" w:color="auto"/>
            </w:tcBorders>
            <w:shd w:val="clear" w:color="auto" w:fill="C00000"/>
            <w:noWrap/>
            <w:vAlign w:val="bottom"/>
            <w:hideMark/>
          </w:tcPr>
          <w:p w14:paraId="64E359BC" w14:textId="77777777" w:rsidR="00342D7F" w:rsidRPr="005D2A6A" w:rsidRDefault="00342D7F" w:rsidP="00BF252C">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r>
      <w:tr w:rsidR="00342D7F" w:rsidRPr="005D2A6A" w14:paraId="613D0BD4"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20DF26AB" w14:textId="4068D9ED"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2BDB3F0C" w14:textId="0ED0CDD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551</w:t>
            </w:r>
          </w:p>
        </w:tc>
        <w:tc>
          <w:tcPr>
            <w:tcW w:w="1176" w:type="dxa"/>
            <w:tcBorders>
              <w:top w:val="nil"/>
              <w:left w:val="nil"/>
              <w:bottom w:val="single" w:sz="4" w:space="0" w:color="auto"/>
              <w:right w:val="single" w:sz="4" w:space="0" w:color="auto"/>
            </w:tcBorders>
            <w:shd w:val="clear" w:color="000000" w:fill="FFFFFF"/>
            <w:noWrap/>
            <w:vAlign w:val="bottom"/>
            <w:hideMark/>
          </w:tcPr>
          <w:p w14:paraId="150E74EF" w14:textId="7430040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575</w:t>
            </w:r>
          </w:p>
        </w:tc>
        <w:tc>
          <w:tcPr>
            <w:tcW w:w="1176" w:type="dxa"/>
            <w:tcBorders>
              <w:top w:val="nil"/>
              <w:left w:val="nil"/>
              <w:bottom w:val="single" w:sz="4" w:space="0" w:color="auto"/>
              <w:right w:val="single" w:sz="4" w:space="0" w:color="auto"/>
            </w:tcBorders>
            <w:shd w:val="clear" w:color="000000" w:fill="FFFFFF"/>
            <w:noWrap/>
            <w:vAlign w:val="bottom"/>
            <w:hideMark/>
          </w:tcPr>
          <w:p w14:paraId="66A8AE2E" w14:textId="24A059A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599</w:t>
            </w:r>
          </w:p>
        </w:tc>
        <w:tc>
          <w:tcPr>
            <w:tcW w:w="1178" w:type="dxa"/>
            <w:tcBorders>
              <w:top w:val="nil"/>
              <w:left w:val="nil"/>
              <w:bottom w:val="single" w:sz="4" w:space="0" w:color="auto"/>
              <w:right w:val="single" w:sz="4" w:space="0" w:color="auto"/>
            </w:tcBorders>
            <w:shd w:val="clear" w:color="000000" w:fill="FFFFFF"/>
            <w:noWrap/>
            <w:vAlign w:val="bottom"/>
            <w:hideMark/>
          </w:tcPr>
          <w:p w14:paraId="702F097D" w14:textId="7F111D4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634</w:t>
            </w:r>
          </w:p>
        </w:tc>
        <w:tc>
          <w:tcPr>
            <w:tcW w:w="1343" w:type="dxa"/>
            <w:tcBorders>
              <w:top w:val="nil"/>
              <w:left w:val="nil"/>
              <w:bottom w:val="single" w:sz="4" w:space="0" w:color="auto"/>
              <w:right w:val="single" w:sz="4" w:space="0" w:color="auto"/>
            </w:tcBorders>
            <w:shd w:val="clear" w:color="000000" w:fill="FFFFFF"/>
            <w:noWrap/>
            <w:vAlign w:val="bottom"/>
            <w:hideMark/>
          </w:tcPr>
          <w:p w14:paraId="578C02C9" w14:textId="5AA66512"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664</w:t>
            </w:r>
          </w:p>
        </w:tc>
        <w:tc>
          <w:tcPr>
            <w:tcW w:w="1337" w:type="dxa"/>
            <w:tcBorders>
              <w:top w:val="nil"/>
              <w:left w:val="nil"/>
              <w:bottom w:val="single" w:sz="4" w:space="0" w:color="auto"/>
              <w:right w:val="single" w:sz="4" w:space="0" w:color="auto"/>
            </w:tcBorders>
            <w:shd w:val="clear" w:color="000000" w:fill="FFFFFF"/>
            <w:noWrap/>
            <w:vAlign w:val="bottom"/>
            <w:hideMark/>
          </w:tcPr>
          <w:p w14:paraId="3153B4F5" w14:textId="2060512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616</w:t>
            </w:r>
          </w:p>
        </w:tc>
      </w:tr>
      <w:tr w:rsidR="00342D7F" w:rsidRPr="005D2A6A" w14:paraId="281F43D9"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7DFBA56B" w14:textId="0AFE140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 xml:space="preserve">Indirect </w:t>
            </w:r>
          </w:p>
        </w:tc>
        <w:tc>
          <w:tcPr>
            <w:tcW w:w="1176" w:type="dxa"/>
            <w:tcBorders>
              <w:top w:val="nil"/>
              <w:left w:val="nil"/>
              <w:bottom w:val="single" w:sz="4" w:space="0" w:color="auto"/>
              <w:right w:val="single" w:sz="4" w:space="0" w:color="auto"/>
            </w:tcBorders>
            <w:shd w:val="clear" w:color="000000" w:fill="FFFFFF"/>
            <w:noWrap/>
            <w:vAlign w:val="bottom"/>
            <w:hideMark/>
          </w:tcPr>
          <w:p w14:paraId="3A05FF2B" w14:textId="35CEA3E6"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126</w:t>
            </w:r>
          </w:p>
        </w:tc>
        <w:tc>
          <w:tcPr>
            <w:tcW w:w="1176" w:type="dxa"/>
            <w:tcBorders>
              <w:top w:val="nil"/>
              <w:left w:val="nil"/>
              <w:bottom w:val="single" w:sz="4" w:space="0" w:color="auto"/>
              <w:right w:val="single" w:sz="4" w:space="0" w:color="auto"/>
            </w:tcBorders>
            <w:shd w:val="clear" w:color="000000" w:fill="FFFFFF"/>
            <w:noWrap/>
            <w:vAlign w:val="bottom"/>
            <w:hideMark/>
          </w:tcPr>
          <w:p w14:paraId="131AF3DC" w14:textId="6801E93D"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176" w:type="dxa"/>
            <w:tcBorders>
              <w:top w:val="nil"/>
              <w:left w:val="nil"/>
              <w:bottom w:val="single" w:sz="4" w:space="0" w:color="auto"/>
              <w:right w:val="single" w:sz="4" w:space="0" w:color="auto"/>
            </w:tcBorders>
            <w:shd w:val="clear" w:color="000000" w:fill="FFFFFF"/>
            <w:noWrap/>
            <w:vAlign w:val="bottom"/>
            <w:hideMark/>
          </w:tcPr>
          <w:p w14:paraId="0C09ED3B" w14:textId="20C7173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135</w:t>
            </w:r>
          </w:p>
        </w:tc>
        <w:tc>
          <w:tcPr>
            <w:tcW w:w="1178" w:type="dxa"/>
            <w:tcBorders>
              <w:top w:val="nil"/>
              <w:left w:val="nil"/>
              <w:bottom w:val="single" w:sz="4" w:space="0" w:color="auto"/>
              <w:right w:val="single" w:sz="4" w:space="0" w:color="auto"/>
            </w:tcBorders>
            <w:shd w:val="clear" w:color="000000" w:fill="FFFFFF"/>
            <w:noWrap/>
            <w:vAlign w:val="bottom"/>
            <w:hideMark/>
          </w:tcPr>
          <w:p w14:paraId="73DEADA6" w14:textId="7197B5F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134</w:t>
            </w:r>
          </w:p>
        </w:tc>
        <w:tc>
          <w:tcPr>
            <w:tcW w:w="1343" w:type="dxa"/>
            <w:tcBorders>
              <w:top w:val="nil"/>
              <w:left w:val="nil"/>
              <w:bottom w:val="single" w:sz="4" w:space="0" w:color="auto"/>
              <w:right w:val="single" w:sz="4" w:space="0" w:color="auto"/>
            </w:tcBorders>
            <w:shd w:val="clear" w:color="000000" w:fill="FFFFFF"/>
            <w:noWrap/>
            <w:vAlign w:val="bottom"/>
            <w:hideMark/>
          </w:tcPr>
          <w:p w14:paraId="40B8A281" w14:textId="2BAD2487"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132</w:t>
            </w:r>
          </w:p>
        </w:tc>
        <w:tc>
          <w:tcPr>
            <w:tcW w:w="1337" w:type="dxa"/>
            <w:tcBorders>
              <w:top w:val="nil"/>
              <w:left w:val="nil"/>
              <w:bottom w:val="single" w:sz="4" w:space="0" w:color="auto"/>
              <w:right w:val="single" w:sz="4" w:space="0" w:color="auto"/>
            </w:tcBorders>
            <w:shd w:val="clear" w:color="000000" w:fill="FFFFFF"/>
            <w:noWrap/>
            <w:vAlign w:val="bottom"/>
            <w:hideMark/>
          </w:tcPr>
          <w:p w14:paraId="063F099B" w14:textId="54BC90C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color w:val="000000"/>
                <w:sz w:val="20"/>
                <w:szCs w:val="20"/>
              </w:rPr>
              <w:t>124</w:t>
            </w:r>
          </w:p>
        </w:tc>
      </w:tr>
      <w:tr w:rsidR="00342D7F" w:rsidRPr="005D2A6A" w14:paraId="5F67BD8E" w14:textId="77777777" w:rsidTr="00342D7F">
        <w:trPr>
          <w:trHeight w:val="433"/>
        </w:trPr>
        <w:tc>
          <w:tcPr>
            <w:tcW w:w="2686" w:type="dxa"/>
            <w:tcBorders>
              <w:top w:val="nil"/>
              <w:left w:val="single" w:sz="4" w:space="0" w:color="auto"/>
              <w:bottom w:val="single" w:sz="4" w:space="0" w:color="auto"/>
              <w:right w:val="single" w:sz="4" w:space="0" w:color="auto"/>
            </w:tcBorders>
            <w:shd w:val="clear" w:color="000000" w:fill="FFFFFF"/>
            <w:noWrap/>
            <w:vAlign w:val="bottom"/>
            <w:hideMark/>
          </w:tcPr>
          <w:p w14:paraId="038D5FB9" w14:textId="77777777" w:rsidR="00342D7F" w:rsidRPr="005D2A6A" w:rsidRDefault="00342D7F" w:rsidP="00E03735">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1176" w:type="dxa"/>
            <w:tcBorders>
              <w:top w:val="nil"/>
              <w:left w:val="nil"/>
              <w:bottom w:val="single" w:sz="4" w:space="0" w:color="auto"/>
              <w:right w:val="single" w:sz="4" w:space="0" w:color="auto"/>
            </w:tcBorders>
            <w:shd w:val="clear" w:color="000000" w:fill="FFFFFF"/>
            <w:noWrap/>
            <w:vAlign w:val="bottom"/>
            <w:hideMark/>
          </w:tcPr>
          <w:p w14:paraId="619DF2FA" w14:textId="27C96E99"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677</w:t>
            </w:r>
          </w:p>
        </w:tc>
        <w:tc>
          <w:tcPr>
            <w:tcW w:w="1176" w:type="dxa"/>
            <w:tcBorders>
              <w:top w:val="nil"/>
              <w:left w:val="nil"/>
              <w:bottom w:val="single" w:sz="4" w:space="0" w:color="auto"/>
              <w:right w:val="single" w:sz="4" w:space="0" w:color="auto"/>
            </w:tcBorders>
            <w:shd w:val="clear" w:color="000000" w:fill="FFFFFF"/>
            <w:noWrap/>
            <w:vAlign w:val="bottom"/>
            <w:hideMark/>
          </w:tcPr>
          <w:p w14:paraId="037F588F" w14:textId="46ED847E"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708</w:t>
            </w:r>
          </w:p>
        </w:tc>
        <w:tc>
          <w:tcPr>
            <w:tcW w:w="1176" w:type="dxa"/>
            <w:tcBorders>
              <w:top w:val="nil"/>
              <w:left w:val="nil"/>
              <w:bottom w:val="single" w:sz="4" w:space="0" w:color="auto"/>
              <w:right w:val="single" w:sz="4" w:space="0" w:color="auto"/>
            </w:tcBorders>
            <w:shd w:val="clear" w:color="000000" w:fill="FFFFFF"/>
            <w:noWrap/>
            <w:vAlign w:val="bottom"/>
            <w:hideMark/>
          </w:tcPr>
          <w:p w14:paraId="47752377" w14:textId="305E42B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735</w:t>
            </w:r>
          </w:p>
        </w:tc>
        <w:tc>
          <w:tcPr>
            <w:tcW w:w="1178" w:type="dxa"/>
            <w:tcBorders>
              <w:top w:val="nil"/>
              <w:left w:val="nil"/>
              <w:bottom w:val="single" w:sz="4" w:space="0" w:color="auto"/>
              <w:right w:val="single" w:sz="4" w:space="0" w:color="auto"/>
            </w:tcBorders>
            <w:shd w:val="clear" w:color="000000" w:fill="FFFFFF"/>
            <w:noWrap/>
            <w:vAlign w:val="bottom"/>
            <w:hideMark/>
          </w:tcPr>
          <w:p w14:paraId="73DE6AF0" w14:textId="53BA8D93"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767</w:t>
            </w:r>
          </w:p>
        </w:tc>
        <w:tc>
          <w:tcPr>
            <w:tcW w:w="1343" w:type="dxa"/>
            <w:tcBorders>
              <w:top w:val="nil"/>
              <w:left w:val="nil"/>
              <w:bottom w:val="single" w:sz="4" w:space="0" w:color="auto"/>
              <w:right w:val="single" w:sz="4" w:space="0" w:color="auto"/>
            </w:tcBorders>
            <w:shd w:val="clear" w:color="000000" w:fill="FFFFFF"/>
            <w:noWrap/>
            <w:vAlign w:val="bottom"/>
            <w:hideMark/>
          </w:tcPr>
          <w:p w14:paraId="36B969CE" w14:textId="4E915001"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796</w:t>
            </w:r>
          </w:p>
        </w:tc>
        <w:tc>
          <w:tcPr>
            <w:tcW w:w="1337" w:type="dxa"/>
            <w:tcBorders>
              <w:top w:val="nil"/>
              <w:left w:val="nil"/>
              <w:bottom w:val="single" w:sz="4" w:space="0" w:color="auto"/>
              <w:right w:val="single" w:sz="4" w:space="0" w:color="auto"/>
            </w:tcBorders>
            <w:shd w:val="clear" w:color="000000" w:fill="FFFFFF"/>
            <w:noWrap/>
            <w:vAlign w:val="bottom"/>
            <w:hideMark/>
          </w:tcPr>
          <w:p w14:paraId="021CDDFB" w14:textId="07C9CBFA" w:rsidR="00342D7F" w:rsidRPr="005D2A6A" w:rsidRDefault="00342D7F" w:rsidP="00E03735">
            <w:pPr>
              <w:spacing w:after="0" w:line="240" w:lineRule="auto"/>
              <w:jc w:val="center"/>
              <w:rPr>
                <w:rFonts w:ascii="Arial" w:eastAsia="Times New Roman" w:hAnsi="Arial" w:cs="Arial"/>
                <w:color w:val="000000" w:themeColor="text1"/>
                <w:sz w:val="20"/>
                <w:szCs w:val="20"/>
                <w:lang w:val="en-US"/>
              </w:rPr>
            </w:pPr>
            <w:r w:rsidRPr="005D2A6A">
              <w:rPr>
                <w:rFonts w:ascii="Arial" w:hAnsi="Arial" w:cs="Arial"/>
                <w:b/>
                <w:bCs/>
                <w:color w:val="000000"/>
                <w:sz w:val="20"/>
                <w:szCs w:val="20"/>
              </w:rPr>
              <w:t>739</w:t>
            </w:r>
          </w:p>
        </w:tc>
      </w:tr>
    </w:tbl>
    <w:bookmarkEnd w:id="44"/>
    <w:p w14:paraId="122CC8D3" w14:textId="0940873A" w:rsidR="00B20C6E" w:rsidRDefault="005D2A6A" w:rsidP="000627CD">
      <w:pPr>
        <w:pStyle w:val="BodyText"/>
        <w:spacing w:before="162" w:line="360" w:lineRule="auto"/>
        <w:ind w:right="-86"/>
        <w:jc w:val="both"/>
        <w:rPr>
          <w:noProof/>
          <w:color w:val="000000" w:themeColor="text1"/>
        </w:rPr>
        <w:sectPr w:rsidR="00B20C6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lang w:val="en-IN"/>
        </w:rPr>
        <mc:AlternateContent>
          <mc:Choice Requires="wps">
            <w:drawing>
              <wp:anchor distT="0" distB="0" distL="114300" distR="114300" simplePos="0" relativeHeight="252471296" behindDoc="0" locked="0" layoutInCell="1" allowOverlap="1" wp14:anchorId="6E11C9A4" wp14:editId="54D6A30B">
                <wp:simplePos x="0" y="0"/>
                <wp:positionH relativeFrom="margin">
                  <wp:posOffset>4536374</wp:posOffset>
                </wp:positionH>
                <wp:positionV relativeFrom="paragraph">
                  <wp:posOffset>17318</wp:posOffset>
                </wp:positionV>
                <wp:extent cx="1889760" cy="266700"/>
                <wp:effectExtent l="0" t="0" r="0" b="0"/>
                <wp:wrapNone/>
                <wp:docPr id="1264"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11C9A4" id="_x0000_s1053" type="#_x0000_t202" style="position:absolute;left:0;text-align:left;margin-left:357.2pt;margin-top:1.35pt;width:148.8pt;height:21pt;z-index:25247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" filled="f" stroked="f">
                <v:textbox>
                  <w:txbxContent>
                    <w:p w14:paraId="07876F97" w14:textId="77777777" w:rsidR="005D2A6A" w:rsidRPr="00687E98" w:rsidRDefault="005D2A6A" w:rsidP="005D2A6A">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BE091CE" w14:textId="77777777" w:rsidR="00410F69" w:rsidRDefault="00410F69" w:rsidP="0061645E">
      <w:pPr>
        <w:rPr>
          <w:rFonts w:ascii="Arial" w:hAnsi="Arial" w:cs="Arial"/>
          <w:b/>
          <w:bCs/>
          <w:sz w:val="24"/>
          <w:szCs w:val="24"/>
        </w:rPr>
      </w:pPr>
    </w:p>
    <w:p w14:paraId="75A2FE14" w14:textId="1B4F4A42" w:rsidR="009E126D" w:rsidRPr="0061645E" w:rsidRDefault="009E126D" w:rsidP="0061645E">
      <w:pPr>
        <w:rPr>
          <w:rFonts w:ascii="Arial" w:hAnsi="Arial" w:cs="Arial"/>
          <w:b/>
          <w:bCs/>
          <w:sz w:val="24"/>
          <w:szCs w:val="24"/>
        </w:rPr>
      </w:pPr>
      <w:r w:rsidRPr="0061645E">
        <w:rPr>
          <w:rFonts w:ascii="Arial" w:hAnsi="Arial" w:cs="Arial"/>
          <w:b/>
          <w:bCs/>
          <w:sz w:val="24"/>
          <w:szCs w:val="24"/>
        </w:rPr>
        <w:t xml:space="preserve">3.1.8. Demand By Region </w:t>
      </w:r>
    </w:p>
    <w:p w14:paraId="542C903E" w14:textId="56B2DFF4" w:rsidR="009E126D" w:rsidRPr="0061645E" w:rsidRDefault="009E126D" w:rsidP="0061645E">
      <w:pPr>
        <w:rPr>
          <w:rFonts w:ascii="Arial" w:hAnsi="Arial" w:cs="Arial"/>
          <w:b/>
          <w:bCs/>
          <w:sz w:val="24"/>
          <w:szCs w:val="24"/>
        </w:rPr>
      </w:pPr>
      <w:r w:rsidRPr="0061645E">
        <w:rPr>
          <w:rFonts w:ascii="Arial" w:hAnsi="Arial" w:cs="Arial"/>
          <w:b/>
          <w:bCs/>
          <w:sz w:val="24"/>
          <w:szCs w:val="24"/>
        </w:rPr>
        <w:t>Global Vinyl Ester Resin Demand, By Region, By Volume</w:t>
      </w:r>
      <w:r w:rsidR="00274F09">
        <w:rPr>
          <w:rFonts w:ascii="Arial" w:hAnsi="Arial" w:cs="Arial"/>
          <w:b/>
          <w:bCs/>
          <w:sz w:val="24"/>
          <w:szCs w:val="24"/>
        </w:rPr>
        <w:t xml:space="preserve"> (000’ Tonnes)</w:t>
      </w:r>
      <w:r w:rsidRPr="0061645E">
        <w:rPr>
          <w:rFonts w:ascii="Arial" w:hAnsi="Arial" w:cs="Arial"/>
          <w:b/>
          <w:bCs/>
          <w:sz w:val="24"/>
          <w:szCs w:val="24"/>
        </w:rPr>
        <w:t xml:space="preserve">, 2021E &amp; 2030F </w:t>
      </w:r>
    </w:p>
    <w:tbl>
      <w:tblPr>
        <w:tblW w:w="10253" w:type="dxa"/>
        <w:tblLook w:val="04A0" w:firstRow="1" w:lastRow="0" w:firstColumn="1" w:lastColumn="0" w:noHBand="0" w:noVBand="1"/>
      </w:tblPr>
      <w:tblGrid>
        <w:gridCol w:w="3253"/>
        <w:gridCol w:w="1000"/>
        <w:gridCol w:w="1000"/>
        <w:gridCol w:w="1000"/>
        <w:gridCol w:w="1000"/>
        <w:gridCol w:w="1000"/>
        <w:gridCol w:w="1000"/>
        <w:gridCol w:w="1000"/>
      </w:tblGrid>
      <w:tr w:rsidR="00E561A5" w:rsidRPr="00C52F8D" w14:paraId="1D58795E" w14:textId="77777777" w:rsidTr="00C52F8D">
        <w:trPr>
          <w:trHeight w:val="314"/>
        </w:trPr>
        <w:tc>
          <w:tcPr>
            <w:tcW w:w="3253"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45A65FEB" w14:textId="77777777" w:rsidR="00E561A5" w:rsidRPr="00C52F8D" w:rsidRDefault="00E561A5" w:rsidP="00E561A5">
            <w:pPr>
              <w:spacing w:after="0" w:line="240" w:lineRule="auto"/>
              <w:rPr>
                <w:rFonts w:ascii="Arial" w:eastAsia="Times New Roman" w:hAnsi="Arial" w:cs="Arial"/>
                <w:b/>
                <w:bCs/>
                <w:color w:val="000000"/>
                <w:sz w:val="20"/>
                <w:szCs w:val="20"/>
                <w:lang w:val="en-US"/>
              </w:rPr>
            </w:pPr>
            <w:r w:rsidRPr="00C52F8D">
              <w:rPr>
                <w:rFonts w:ascii="Arial" w:eastAsia="Times New Roman" w:hAnsi="Arial" w:cs="Arial"/>
                <w:b/>
                <w:bCs/>
                <w:color w:val="000000"/>
                <w:sz w:val="20"/>
                <w:szCs w:val="20"/>
                <w:lang w:val="en-US"/>
              </w:rPr>
              <w:t> Region/Country</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1ABA9137" w14:textId="0439D410"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2015</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0261B277" w14:textId="5DAB20B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79083DA5" w14:textId="5D7B5867"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2021E</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C31C88C" w14:textId="49086459"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2025F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2CE7791A" w14:textId="7F2F3A7A"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2030F</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471DB6E8" w14:textId="18C167B1"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(2015-2020</w:t>
            </w:r>
          </w:p>
        </w:tc>
        <w:tc>
          <w:tcPr>
            <w:tcW w:w="1000" w:type="dxa"/>
            <w:tcBorders>
              <w:top w:val="single" w:sz="8" w:space="0" w:color="auto"/>
              <w:left w:val="nil"/>
              <w:bottom w:val="single" w:sz="8" w:space="0" w:color="auto"/>
              <w:right w:val="single" w:sz="8" w:space="0" w:color="auto"/>
            </w:tcBorders>
            <w:shd w:val="clear" w:color="000000" w:fill="D9D9D9"/>
            <w:noWrap/>
            <w:vAlign w:val="center"/>
            <w:hideMark/>
          </w:tcPr>
          <w:p w14:paraId="59FEC1AA" w14:textId="5BE2222E" w:rsidR="00E561A5" w:rsidRPr="00C52F8D" w:rsidRDefault="00E561A5" w:rsidP="00E561A5">
            <w:pPr>
              <w:spacing w:after="0" w:line="240" w:lineRule="auto"/>
              <w:jc w:val="center"/>
              <w:rPr>
                <w:rFonts w:ascii="Arial" w:eastAsia="Times New Roman" w:hAnsi="Arial" w:cs="Arial"/>
                <w:b/>
                <w:bCs/>
                <w:color w:val="000000"/>
                <w:sz w:val="20"/>
                <w:szCs w:val="20"/>
                <w:lang w:val="en-US"/>
              </w:rPr>
            </w:pPr>
            <w:r>
              <w:rPr>
                <w:rFonts w:ascii="Arial" w:hAnsi="Arial" w:cs="Arial"/>
                <w:b/>
                <w:bCs/>
                <w:color w:val="000000"/>
                <w:sz w:val="20"/>
                <w:szCs w:val="20"/>
                <w:lang w:val="en-US"/>
              </w:rPr>
              <w:t>CAGR (2021E-2030F)</w:t>
            </w:r>
          </w:p>
        </w:tc>
      </w:tr>
      <w:tr w:rsidR="00E561A5" w:rsidRPr="00C52F8D" w14:paraId="1F7C6EC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6634C01F"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Asia Pacific</w:t>
            </w:r>
          </w:p>
        </w:tc>
        <w:tc>
          <w:tcPr>
            <w:tcW w:w="1000" w:type="dxa"/>
            <w:tcBorders>
              <w:top w:val="nil"/>
              <w:left w:val="nil"/>
              <w:bottom w:val="single" w:sz="8" w:space="0" w:color="auto"/>
              <w:right w:val="single" w:sz="8" w:space="0" w:color="auto"/>
            </w:tcBorders>
            <w:shd w:val="clear" w:color="000000" w:fill="C00000"/>
            <w:noWrap/>
            <w:vAlign w:val="center"/>
            <w:hideMark/>
          </w:tcPr>
          <w:p w14:paraId="10BB4F37" w14:textId="57E32B7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283</w:t>
            </w:r>
          </w:p>
        </w:tc>
        <w:tc>
          <w:tcPr>
            <w:tcW w:w="1000" w:type="dxa"/>
            <w:tcBorders>
              <w:top w:val="nil"/>
              <w:left w:val="nil"/>
              <w:bottom w:val="single" w:sz="8" w:space="0" w:color="auto"/>
              <w:right w:val="single" w:sz="8" w:space="0" w:color="auto"/>
            </w:tcBorders>
            <w:shd w:val="clear" w:color="000000" w:fill="C00000"/>
            <w:noWrap/>
            <w:vAlign w:val="center"/>
            <w:hideMark/>
          </w:tcPr>
          <w:p w14:paraId="7CDA9E4F" w14:textId="5560FFA0"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322</w:t>
            </w:r>
          </w:p>
        </w:tc>
        <w:tc>
          <w:tcPr>
            <w:tcW w:w="1000" w:type="dxa"/>
            <w:tcBorders>
              <w:top w:val="nil"/>
              <w:left w:val="nil"/>
              <w:bottom w:val="single" w:sz="8" w:space="0" w:color="auto"/>
              <w:right w:val="single" w:sz="8" w:space="0" w:color="auto"/>
            </w:tcBorders>
            <w:shd w:val="clear" w:color="000000" w:fill="C00000"/>
            <w:noWrap/>
            <w:vAlign w:val="center"/>
            <w:hideMark/>
          </w:tcPr>
          <w:p w14:paraId="69F838C7" w14:textId="572FBDCE"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349</w:t>
            </w:r>
          </w:p>
        </w:tc>
        <w:tc>
          <w:tcPr>
            <w:tcW w:w="1000" w:type="dxa"/>
            <w:tcBorders>
              <w:top w:val="nil"/>
              <w:left w:val="nil"/>
              <w:bottom w:val="single" w:sz="8" w:space="0" w:color="auto"/>
              <w:right w:val="single" w:sz="8" w:space="0" w:color="auto"/>
            </w:tcBorders>
            <w:shd w:val="clear" w:color="000000" w:fill="C00000"/>
            <w:noWrap/>
            <w:vAlign w:val="center"/>
            <w:hideMark/>
          </w:tcPr>
          <w:p w14:paraId="72A722B3" w14:textId="2DA4D84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485</w:t>
            </w:r>
          </w:p>
        </w:tc>
        <w:tc>
          <w:tcPr>
            <w:tcW w:w="1000" w:type="dxa"/>
            <w:tcBorders>
              <w:top w:val="nil"/>
              <w:left w:val="nil"/>
              <w:bottom w:val="single" w:sz="8" w:space="0" w:color="auto"/>
              <w:right w:val="single" w:sz="8" w:space="0" w:color="auto"/>
            </w:tcBorders>
            <w:shd w:val="clear" w:color="000000" w:fill="C00000"/>
            <w:noWrap/>
            <w:vAlign w:val="center"/>
            <w:hideMark/>
          </w:tcPr>
          <w:p w14:paraId="10EB2943" w14:textId="2E5E210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688</w:t>
            </w:r>
          </w:p>
        </w:tc>
        <w:tc>
          <w:tcPr>
            <w:tcW w:w="1000" w:type="dxa"/>
            <w:tcBorders>
              <w:top w:val="nil"/>
              <w:left w:val="nil"/>
              <w:bottom w:val="single" w:sz="8" w:space="0" w:color="auto"/>
              <w:right w:val="single" w:sz="8" w:space="0" w:color="auto"/>
            </w:tcBorders>
            <w:shd w:val="clear" w:color="000000" w:fill="C00000"/>
            <w:noWrap/>
            <w:vAlign w:val="center"/>
            <w:hideMark/>
          </w:tcPr>
          <w:p w14:paraId="289AA91C" w14:textId="2340F6D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2.61%</w:t>
            </w:r>
          </w:p>
        </w:tc>
        <w:tc>
          <w:tcPr>
            <w:tcW w:w="1000" w:type="dxa"/>
            <w:tcBorders>
              <w:top w:val="nil"/>
              <w:left w:val="nil"/>
              <w:bottom w:val="single" w:sz="8" w:space="0" w:color="auto"/>
              <w:right w:val="single" w:sz="8" w:space="0" w:color="auto"/>
            </w:tcBorders>
            <w:shd w:val="clear" w:color="000000" w:fill="C00000"/>
            <w:noWrap/>
            <w:vAlign w:val="center"/>
            <w:hideMark/>
          </w:tcPr>
          <w:p w14:paraId="505672BC" w14:textId="440C568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14.51%</w:t>
            </w:r>
          </w:p>
        </w:tc>
      </w:tr>
      <w:tr w:rsidR="00E561A5" w:rsidRPr="00C52F8D" w14:paraId="1A5E6C3C"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3B302B8"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India </w:t>
            </w:r>
          </w:p>
        </w:tc>
        <w:tc>
          <w:tcPr>
            <w:tcW w:w="1000" w:type="dxa"/>
            <w:tcBorders>
              <w:top w:val="nil"/>
              <w:left w:val="nil"/>
              <w:bottom w:val="single" w:sz="8" w:space="0" w:color="auto"/>
              <w:right w:val="single" w:sz="8" w:space="0" w:color="auto"/>
            </w:tcBorders>
            <w:shd w:val="clear" w:color="000000" w:fill="FFFFFF"/>
            <w:noWrap/>
            <w:vAlign w:val="center"/>
            <w:hideMark/>
          </w:tcPr>
          <w:p w14:paraId="057BFD54" w14:textId="2D0C06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0B220A3" w14:textId="6BF66C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4C9ACBA1" w14:textId="38EC27D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w:t>
            </w:r>
          </w:p>
        </w:tc>
        <w:tc>
          <w:tcPr>
            <w:tcW w:w="1000" w:type="dxa"/>
            <w:tcBorders>
              <w:top w:val="nil"/>
              <w:left w:val="nil"/>
              <w:bottom w:val="single" w:sz="8" w:space="0" w:color="auto"/>
              <w:right w:val="single" w:sz="8" w:space="0" w:color="auto"/>
            </w:tcBorders>
            <w:shd w:val="clear" w:color="000000" w:fill="FFFFFF"/>
            <w:noWrap/>
            <w:vAlign w:val="center"/>
            <w:hideMark/>
          </w:tcPr>
          <w:p w14:paraId="6982C517" w14:textId="344D6CF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58CFF459" w14:textId="3FED36E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30</w:t>
            </w:r>
          </w:p>
        </w:tc>
        <w:tc>
          <w:tcPr>
            <w:tcW w:w="1000" w:type="dxa"/>
            <w:tcBorders>
              <w:top w:val="nil"/>
              <w:left w:val="nil"/>
              <w:bottom w:val="single" w:sz="8" w:space="0" w:color="auto"/>
              <w:right w:val="single" w:sz="8" w:space="0" w:color="auto"/>
            </w:tcBorders>
            <w:shd w:val="clear" w:color="000000" w:fill="FFFFFF"/>
            <w:noWrap/>
            <w:vAlign w:val="center"/>
            <w:hideMark/>
          </w:tcPr>
          <w:p w14:paraId="3CDDD0E0" w14:textId="40C010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3.10%</w:t>
            </w:r>
          </w:p>
        </w:tc>
        <w:tc>
          <w:tcPr>
            <w:tcW w:w="1000" w:type="dxa"/>
            <w:tcBorders>
              <w:top w:val="nil"/>
              <w:left w:val="nil"/>
              <w:bottom w:val="single" w:sz="8" w:space="0" w:color="auto"/>
              <w:right w:val="single" w:sz="8" w:space="0" w:color="auto"/>
            </w:tcBorders>
            <w:shd w:val="clear" w:color="000000" w:fill="FFFFFF"/>
            <w:noWrap/>
            <w:vAlign w:val="center"/>
            <w:hideMark/>
          </w:tcPr>
          <w:p w14:paraId="24A2F359" w14:textId="0DD81E4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11.70%</w:t>
            </w:r>
          </w:p>
        </w:tc>
      </w:tr>
      <w:tr w:rsidR="00E561A5" w:rsidRPr="00C52F8D" w14:paraId="7D8A07D2"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6AF78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China</w:t>
            </w:r>
          </w:p>
        </w:tc>
        <w:tc>
          <w:tcPr>
            <w:tcW w:w="1000" w:type="dxa"/>
            <w:tcBorders>
              <w:top w:val="nil"/>
              <w:left w:val="nil"/>
              <w:bottom w:val="single" w:sz="8" w:space="0" w:color="auto"/>
              <w:right w:val="single" w:sz="8" w:space="0" w:color="auto"/>
            </w:tcBorders>
            <w:shd w:val="clear" w:color="000000" w:fill="FFFFFF"/>
            <w:noWrap/>
            <w:vAlign w:val="center"/>
            <w:hideMark/>
          </w:tcPr>
          <w:p w14:paraId="29A73663" w14:textId="37ECB64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131</w:t>
            </w:r>
          </w:p>
        </w:tc>
        <w:tc>
          <w:tcPr>
            <w:tcW w:w="1000" w:type="dxa"/>
            <w:tcBorders>
              <w:top w:val="nil"/>
              <w:left w:val="nil"/>
              <w:bottom w:val="single" w:sz="8" w:space="0" w:color="auto"/>
              <w:right w:val="single" w:sz="8" w:space="0" w:color="auto"/>
            </w:tcBorders>
            <w:shd w:val="clear" w:color="000000" w:fill="FFFFFF"/>
            <w:noWrap/>
            <w:vAlign w:val="center"/>
            <w:hideMark/>
          </w:tcPr>
          <w:p w14:paraId="0EDE31DC" w14:textId="51C25ED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145</w:t>
            </w:r>
          </w:p>
        </w:tc>
        <w:tc>
          <w:tcPr>
            <w:tcW w:w="1000" w:type="dxa"/>
            <w:tcBorders>
              <w:top w:val="nil"/>
              <w:left w:val="nil"/>
              <w:bottom w:val="single" w:sz="8" w:space="0" w:color="auto"/>
              <w:right w:val="single" w:sz="8" w:space="0" w:color="auto"/>
            </w:tcBorders>
            <w:shd w:val="clear" w:color="000000" w:fill="FFFFFF"/>
            <w:noWrap/>
            <w:vAlign w:val="center"/>
            <w:hideMark/>
          </w:tcPr>
          <w:p w14:paraId="7D2B79BE" w14:textId="0E74342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158</w:t>
            </w:r>
          </w:p>
        </w:tc>
        <w:tc>
          <w:tcPr>
            <w:tcW w:w="1000" w:type="dxa"/>
            <w:tcBorders>
              <w:top w:val="nil"/>
              <w:left w:val="nil"/>
              <w:bottom w:val="single" w:sz="8" w:space="0" w:color="auto"/>
              <w:right w:val="single" w:sz="8" w:space="0" w:color="auto"/>
            </w:tcBorders>
            <w:shd w:val="clear" w:color="000000" w:fill="FFFFFF"/>
            <w:noWrap/>
            <w:vAlign w:val="center"/>
            <w:hideMark/>
          </w:tcPr>
          <w:p w14:paraId="07EA7067" w14:textId="2F5EDA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7E6D4FE" w14:textId="101D4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331</w:t>
            </w:r>
          </w:p>
        </w:tc>
        <w:tc>
          <w:tcPr>
            <w:tcW w:w="1000" w:type="dxa"/>
            <w:tcBorders>
              <w:top w:val="nil"/>
              <w:left w:val="nil"/>
              <w:bottom w:val="single" w:sz="8" w:space="0" w:color="auto"/>
              <w:right w:val="single" w:sz="8" w:space="0" w:color="auto"/>
            </w:tcBorders>
            <w:shd w:val="clear" w:color="000000" w:fill="FFFFFF"/>
            <w:noWrap/>
            <w:vAlign w:val="center"/>
            <w:hideMark/>
          </w:tcPr>
          <w:p w14:paraId="7D85E93D" w14:textId="04F09F3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2.04%</w:t>
            </w:r>
          </w:p>
        </w:tc>
        <w:tc>
          <w:tcPr>
            <w:tcW w:w="1000" w:type="dxa"/>
            <w:tcBorders>
              <w:top w:val="nil"/>
              <w:left w:val="nil"/>
              <w:bottom w:val="single" w:sz="8" w:space="0" w:color="auto"/>
              <w:right w:val="single" w:sz="8" w:space="0" w:color="auto"/>
            </w:tcBorders>
            <w:shd w:val="clear" w:color="000000" w:fill="FFFFFF"/>
            <w:noWrap/>
            <w:vAlign w:val="center"/>
            <w:hideMark/>
          </w:tcPr>
          <w:p w14:paraId="1551C89E" w14:textId="409716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8.55%</w:t>
            </w:r>
          </w:p>
        </w:tc>
      </w:tr>
      <w:tr w:rsidR="00E561A5" w:rsidRPr="00C52F8D" w14:paraId="636A3B3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35B0CD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Japan</w:t>
            </w:r>
          </w:p>
        </w:tc>
        <w:tc>
          <w:tcPr>
            <w:tcW w:w="1000" w:type="dxa"/>
            <w:tcBorders>
              <w:top w:val="nil"/>
              <w:left w:val="nil"/>
              <w:bottom w:val="single" w:sz="8" w:space="0" w:color="auto"/>
              <w:right w:val="single" w:sz="8" w:space="0" w:color="auto"/>
            </w:tcBorders>
            <w:shd w:val="clear" w:color="000000" w:fill="FFFFFF"/>
            <w:noWrap/>
            <w:vAlign w:val="center"/>
            <w:hideMark/>
          </w:tcPr>
          <w:p w14:paraId="47091A48" w14:textId="75C7CE9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43420523" w14:textId="6651FA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w:t>
            </w:r>
          </w:p>
        </w:tc>
        <w:tc>
          <w:tcPr>
            <w:tcW w:w="1000" w:type="dxa"/>
            <w:tcBorders>
              <w:top w:val="nil"/>
              <w:left w:val="nil"/>
              <w:bottom w:val="single" w:sz="8" w:space="0" w:color="auto"/>
              <w:right w:val="single" w:sz="8" w:space="0" w:color="auto"/>
            </w:tcBorders>
            <w:shd w:val="clear" w:color="000000" w:fill="FFFFFF"/>
            <w:noWrap/>
            <w:vAlign w:val="center"/>
            <w:hideMark/>
          </w:tcPr>
          <w:p w14:paraId="56CBE668" w14:textId="6DF5646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w:t>
            </w:r>
          </w:p>
        </w:tc>
        <w:tc>
          <w:tcPr>
            <w:tcW w:w="1000" w:type="dxa"/>
            <w:tcBorders>
              <w:top w:val="nil"/>
              <w:left w:val="nil"/>
              <w:bottom w:val="single" w:sz="8" w:space="0" w:color="auto"/>
              <w:right w:val="single" w:sz="8" w:space="0" w:color="auto"/>
            </w:tcBorders>
            <w:shd w:val="clear" w:color="000000" w:fill="FFFFFF"/>
            <w:noWrap/>
            <w:vAlign w:val="center"/>
            <w:hideMark/>
          </w:tcPr>
          <w:p w14:paraId="675303B0" w14:textId="6FCDC2B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76C163F5" w14:textId="7A26C4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123</w:t>
            </w:r>
          </w:p>
        </w:tc>
        <w:tc>
          <w:tcPr>
            <w:tcW w:w="1000" w:type="dxa"/>
            <w:tcBorders>
              <w:top w:val="nil"/>
              <w:left w:val="nil"/>
              <w:bottom w:val="single" w:sz="8" w:space="0" w:color="auto"/>
              <w:right w:val="single" w:sz="8" w:space="0" w:color="auto"/>
            </w:tcBorders>
            <w:shd w:val="clear" w:color="000000" w:fill="FFFFFF"/>
            <w:noWrap/>
            <w:vAlign w:val="center"/>
            <w:hideMark/>
          </w:tcPr>
          <w:p w14:paraId="742492DB" w14:textId="34B12D3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0.60%</w:t>
            </w:r>
          </w:p>
        </w:tc>
        <w:tc>
          <w:tcPr>
            <w:tcW w:w="1000" w:type="dxa"/>
            <w:tcBorders>
              <w:top w:val="nil"/>
              <w:left w:val="nil"/>
              <w:bottom w:val="single" w:sz="8" w:space="0" w:color="auto"/>
              <w:right w:val="single" w:sz="8" w:space="0" w:color="auto"/>
            </w:tcBorders>
            <w:shd w:val="clear" w:color="000000" w:fill="FFFFFF"/>
            <w:noWrap/>
            <w:vAlign w:val="center"/>
            <w:hideMark/>
          </w:tcPr>
          <w:p w14:paraId="3A22C848" w14:textId="57BF69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9.48%</w:t>
            </w:r>
          </w:p>
        </w:tc>
      </w:tr>
      <w:tr w:rsidR="00E561A5" w:rsidRPr="00C52F8D" w14:paraId="57A881C8"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D6E6446"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South Korea</w:t>
            </w:r>
          </w:p>
        </w:tc>
        <w:tc>
          <w:tcPr>
            <w:tcW w:w="1000" w:type="dxa"/>
            <w:tcBorders>
              <w:top w:val="nil"/>
              <w:left w:val="nil"/>
              <w:bottom w:val="single" w:sz="8" w:space="0" w:color="auto"/>
              <w:right w:val="single" w:sz="8" w:space="0" w:color="auto"/>
            </w:tcBorders>
            <w:shd w:val="clear" w:color="000000" w:fill="FFFFFF"/>
            <w:noWrap/>
            <w:vAlign w:val="center"/>
            <w:hideMark/>
          </w:tcPr>
          <w:p w14:paraId="0F09D395" w14:textId="07A1BA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0706C23D" w14:textId="572D95B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w:t>
            </w:r>
          </w:p>
        </w:tc>
        <w:tc>
          <w:tcPr>
            <w:tcW w:w="1000" w:type="dxa"/>
            <w:tcBorders>
              <w:top w:val="nil"/>
              <w:left w:val="nil"/>
              <w:bottom w:val="single" w:sz="8" w:space="0" w:color="auto"/>
              <w:right w:val="single" w:sz="8" w:space="0" w:color="auto"/>
            </w:tcBorders>
            <w:shd w:val="clear" w:color="000000" w:fill="FFFFFF"/>
            <w:noWrap/>
            <w:vAlign w:val="center"/>
            <w:hideMark/>
          </w:tcPr>
          <w:p w14:paraId="29566019" w14:textId="2E21D71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71B172ED" w14:textId="0D016F9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w:t>
            </w:r>
          </w:p>
        </w:tc>
        <w:tc>
          <w:tcPr>
            <w:tcW w:w="1000" w:type="dxa"/>
            <w:tcBorders>
              <w:top w:val="nil"/>
              <w:left w:val="nil"/>
              <w:bottom w:val="single" w:sz="8" w:space="0" w:color="auto"/>
              <w:right w:val="single" w:sz="8" w:space="0" w:color="auto"/>
            </w:tcBorders>
            <w:shd w:val="clear" w:color="000000" w:fill="FFFFFF"/>
            <w:noWrap/>
            <w:vAlign w:val="center"/>
            <w:hideMark/>
          </w:tcPr>
          <w:p w14:paraId="3F92D1C1" w14:textId="549B306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7E85A310" w14:textId="00FE9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2.96%</w:t>
            </w:r>
          </w:p>
        </w:tc>
        <w:tc>
          <w:tcPr>
            <w:tcW w:w="1000" w:type="dxa"/>
            <w:tcBorders>
              <w:top w:val="nil"/>
              <w:left w:val="nil"/>
              <w:bottom w:val="single" w:sz="8" w:space="0" w:color="auto"/>
              <w:right w:val="single" w:sz="8" w:space="0" w:color="auto"/>
            </w:tcBorders>
            <w:shd w:val="clear" w:color="000000" w:fill="FFFFFF"/>
            <w:noWrap/>
            <w:vAlign w:val="center"/>
            <w:hideMark/>
          </w:tcPr>
          <w:p w14:paraId="67CDA7BA" w14:textId="5CDBC5A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8.85%</w:t>
            </w:r>
          </w:p>
        </w:tc>
      </w:tr>
      <w:tr w:rsidR="00E561A5" w:rsidRPr="00C52F8D" w14:paraId="5ADE8E7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87AF1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4E560D74" w14:textId="1F6B191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000000" w:fill="FFFFFF"/>
            <w:noWrap/>
            <w:vAlign w:val="center"/>
            <w:hideMark/>
          </w:tcPr>
          <w:p w14:paraId="564F0936" w14:textId="28758E7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79</w:t>
            </w:r>
          </w:p>
        </w:tc>
        <w:tc>
          <w:tcPr>
            <w:tcW w:w="1000" w:type="dxa"/>
            <w:tcBorders>
              <w:top w:val="nil"/>
              <w:left w:val="nil"/>
              <w:bottom w:val="single" w:sz="8" w:space="0" w:color="auto"/>
              <w:right w:val="single" w:sz="8" w:space="0" w:color="auto"/>
            </w:tcBorders>
            <w:shd w:val="clear" w:color="000000" w:fill="FFFFFF"/>
            <w:noWrap/>
            <w:vAlign w:val="center"/>
            <w:hideMark/>
          </w:tcPr>
          <w:p w14:paraId="31212FF0" w14:textId="71EA1DA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80</w:t>
            </w:r>
          </w:p>
        </w:tc>
        <w:tc>
          <w:tcPr>
            <w:tcW w:w="1000" w:type="dxa"/>
            <w:tcBorders>
              <w:top w:val="nil"/>
              <w:left w:val="nil"/>
              <w:bottom w:val="single" w:sz="8" w:space="0" w:color="auto"/>
              <w:right w:val="single" w:sz="8" w:space="0" w:color="auto"/>
            </w:tcBorders>
            <w:shd w:val="clear" w:color="000000" w:fill="FFFFFF"/>
            <w:noWrap/>
            <w:vAlign w:val="center"/>
            <w:hideMark/>
          </w:tcPr>
          <w:p w14:paraId="6138E36D" w14:textId="16700AB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98</w:t>
            </w:r>
          </w:p>
        </w:tc>
        <w:tc>
          <w:tcPr>
            <w:tcW w:w="1000" w:type="dxa"/>
            <w:tcBorders>
              <w:top w:val="nil"/>
              <w:left w:val="nil"/>
              <w:bottom w:val="single" w:sz="8" w:space="0" w:color="auto"/>
              <w:right w:val="single" w:sz="8" w:space="0" w:color="auto"/>
            </w:tcBorders>
            <w:shd w:val="clear" w:color="000000" w:fill="FFFFFF"/>
            <w:noWrap/>
            <w:vAlign w:val="center"/>
            <w:hideMark/>
          </w:tcPr>
          <w:p w14:paraId="5E79B33F" w14:textId="61896F9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106</w:t>
            </w:r>
          </w:p>
        </w:tc>
        <w:tc>
          <w:tcPr>
            <w:tcW w:w="1000" w:type="dxa"/>
            <w:tcBorders>
              <w:top w:val="nil"/>
              <w:left w:val="nil"/>
              <w:bottom w:val="single" w:sz="8" w:space="0" w:color="auto"/>
              <w:right w:val="single" w:sz="8" w:space="0" w:color="auto"/>
            </w:tcBorders>
            <w:shd w:val="clear" w:color="000000" w:fill="FFFFFF"/>
            <w:noWrap/>
            <w:vAlign w:val="center"/>
            <w:hideMark/>
          </w:tcPr>
          <w:p w14:paraId="7DDE723E" w14:textId="03F13E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4.85%</w:t>
            </w:r>
          </w:p>
        </w:tc>
        <w:tc>
          <w:tcPr>
            <w:tcW w:w="1000" w:type="dxa"/>
            <w:tcBorders>
              <w:top w:val="nil"/>
              <w:left w:val="nil"/>
              <w:bottom w:val="single" w:sz="8" w:space="0" w:color="auto"/>
              <w:right w:val="single" w:sz="8" w:space="0" w:color="auto"/>
            </w:tcBorders>
            <w:shd w:val="clear" w:color="000000" w:fill="FFFFFF"/>
            <w:noWrap/>
            <w:vAlign w:val="center"/>
            <w:hideMark/>
          </w:tcPr>
          <w:p w14:paraId="59D1A61D" w14:textId="559B559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3.19%</w:t>
            </w:r>
          </w:p>
        </w:tc>
      </w:tr>
      <w:tr w:rsidR="00E561A5" w:rsidRPr="00C52F8D" w14:paraId="311ECD5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70C1C3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lastRenderedPageBreak/>
              <w:t xml:space="preserve">Global APAC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16A3FBB2" w14:textId="1F5E613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41.82%</w:t>
            </w:r>
          </w:p>
        </w:tc>
        <w:tc>
          <w:tcPr>
            <w:tcW w:w="1000" w:type="dxa"/>
            <w:tcBorders>
              <w:top w:val="nil"/>
              <w:left w:val="nil"/>
              <w:bottom w:val="single" w:sz="8" w:space="0" w:color="auto"/>
              <w:right w:val="single" w:sz="8" w:space="0" w:color="auto"/>
            </w:tcBorders>
            <w:shd w:val="clear" w:color="000000" w:fill="FFFFFF"/>
            <w:noWrap/>
            <w:vAlign w:val="center"/>
            <w:hideMark/>
          </w:tcPr>
          <w:p w14:paraId="2BFBA399" w14:textId="17C7285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43.58%</w:t>
            </w:r>
          </w:p>
        </w:tc>
        <w:tc>
          <w:tcPr>
            <w:tcW w:w="1000" w:type="dxa"/>
            <w:tcBorders>
              <w:top w:val="nil"/>
              <w:left w:val="nil"/>
              <w:bottom w:val="single" w:sz="8" w:space="0" w:color="auto"/>
              <w:right w:val="single" w:sz="8" w:space="0" w:color="auto"/>
            </w:tcBorders>
            <w:shd w:val="clear" w:color="000000" w:fill="FFFFFF"/>
            <w:noWrap/>
            <w:vAlign w:val="center"/>
            <w:hideMark/>
          </w:tcPr>
          <w:p w14:paraId="6FBFE671" w14:textId="45EFE2F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44.29%</w:t>
            </w:r>
          </w:p>
        </w:tc>
        <w:tc>
          <w:tcPr>
            <w:tcW w:w="1000" w:type="dxa"/>
            <w:tcBorders>
              <w:top w:val="nil"/>
              <w:left w:val="nil"/>
              <w:bottom w:val="single" w:sz="8" w:space="0" w:color="auto"/>
              <w:right w:val="single" w:sz="8" w:space="0" w:color="auto"/>
            </w:tcBorders>
            <w:shd w:val="clear" w:color="000000" w:fill="FFFFFF"/>
            <w:noWrap/>
            <w:vAlign w:val="center"/>
            <w:hideMark/>
          </w:tcPr>
          <w:p w14:paraId="2FF8704B" w14:textId="795F0B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47.24%</w:t>
            </w:r>
          </w:p>
        </w:tc>
        <w:tc>
          <w:tcPr>
            <w:tcW w:w="1000" w:type="dxa"/>
            <w:tcBorders>
              <w:top w:val="nil"/>
              <w:left w:val="nil"/>
              <w:bottom w:val="single" w:sz="8" w:space="0" w:color="auto"/>
              <w:right w:val="single" w:sz="8" w:space="0" w:color="auto"/>
            </w:tcBorders>
            <w:shd w:val="clear" w:color="000000" w:fill="FFFFFF"/>
            <w:noWrap/>
            <w:vAlign w:val="center"/>
            <w:hideMark/>
          </w:tcPr>
          <w:p w14:paraId="68F8AECE" w14:textId="2B808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50.33%</w:t>
            </w:r>
          </w:p>
        </w:tc>
        <w:tc>
          <w:tcPr>
            <w:tcW w:w="1000" w:type="dxa"/>
            <w:tcBorders>
              <w:top w:val="nil"/>
              <w:left w:val="nil"/>
              <w:bottom w:val="single" w:sz="8" w:space="0" w:color="auto"/>
              <w:right w:val="single" w:sz="8" w:space="0" w:color="auto"/>
            </w:tcBorders>
            <w:shd w:val="clear" w:color="000000" w:fill="FFFFFF"/>
            <w:noWrap/>
            <w:vAlign w:val="center"/>
            <w:hideMark/>
          </w:tcPr>
          <w:p w14:paraId="27571291" w14:textId="5496E83E"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52701692" w14:textId="3C588829"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8B4405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5B81E1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Europe</w:t>
            </w:r>
          </w:p>
        </w:tc>
        <w:tc>
          <w:tcPr>
            <w:tcW w:w="1000" w:type="dxa"/>
            <w:tcBorders>
              <w:top w:val="nil"/>
              <w:left w:val="nil"/>
              <w:bottom w:val="single" w:sz="8" w:space="0" w:color="auto"/>
              <w:right w:val="single" w:sz="8" w:space="0" w:color="auto"/>
            </w:tcBorders>
            <w:shd w:val="clear" w:color="000000" w:fill="C00000"/>
            <w:noWrap/>
            <w:vAlign w:val="center"/>
            <w:hideMark/>
          </w:tcPr>
          <w:p w14:paraId="0367BEB0" w14:textId="0F4FA86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171</w:t>
            </w:r>
          </w:p>
        </w:tc>
        <w:tc>
          <w:tcPr>
            <w:tcW w:w="1000" w:type="dxa"/>
            <w:tcBorders>
              <w:top w:val="nil"/>
              <w:left w:val="nil"/>
              <w:bottom w:val="single" w:sz="8" w:space="0" w:color="auto"/>
              <w:right w:val="single" w:sz="8" w:space="0" w:color="auto"/>
            </w:tcBorders>
            <w:shd w:val="clear" w:color="000000" w:fill="C00000"/>
            <w:noWrap/>
            <w:vAlign w:val="center"/>
            <w:hideMark/>
          </w:tcPr>
          <w:p w14:paraId="3E0B275A" w14:textId="3B0F5F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178</w:t>
            </w:r>
          </w:p>
        </w:tc>
        <w:tc>
          <w:tcPr>
            <w:tcW w:w="1000" w:type="dxa"/>
            <w:tcBorders>
              <w:top w:val="nil"/>
              <w:left w:val="nil"/>
              <w:bottom w:val="single" w:sz="8" w:space="0" w:color="auto"/>
              <w:right w:val="single" w:sz="8" w:space="0" w:color="auto"/>
            </w:tcBorders>
            <w:shd w:val="clear" w:color="000000" w:fill="C00000"/>
            <w:noWrap/>
            <w:vAlign w:val="center"/>
            <w:hideMark/>
          </w:tcPr>
          <w:p w14:paraId="4CF17120" w14:textId="21E1B37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187</w:t>
            </w:r>
          </w:p>
        </w:tc>
        <w:tc>
          <w:tcPr>
            <w:tcW w:w="1000" w:type="dxa"/>
            <w:tcBorders>
              <w:top w:val="nil"/>
              <w:left w:val="nil"/>
              <w:bottom w:val="single" w:sz="8" w:space="0" w:color="auto"/>
              <w:right w:val="single" w:sz="8" w:space="0" w:color="auto"/>
            </w:tcBorders>
            <w:shd w:val="clear" w:color="000000" w:fill="C00000"/>
            <w:noWrap/>
            <w:vAlign w:val="center"/>
            <w:hideMark/>
          </w:tcPr>
          <w:p w14:paraId="658DB2C3" w14:textId="5492BA3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229</w:t>
            </w:r>
          </w:p>
        </w:tc>
        <w:tc>
          <w:tcPr>
            <w:tcW w:w="1000" w:type="dxa"/>
            <w:tcBorders>
              <w:top w:val="nil"/>
              <w:left w:val="nil"/>
              <w:bottom w:val="single" w:sz="8" w:space="0" w:color="auto"/>
              <w:right w:val="single" w:sz="8" w:space="0" w:color="auto"/>
            </w:tcBorders>
            <w:shd w:val="clear" w:color="000000" w:fill="C00000"/>
            <w:noWrap/>
            <w:vAlign w:val="center"/>
            <w:hideMark/>
          </w:tcPr>
          <w:p w14:paraId="080FD064" w14:textId="2E56BCF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282</w:t>
            </w:r>
          </w:p>
        </w:tc>
        <w:tc>
          <w:tcPr>
            <w:tcW w:w="1000" w:type="dxa"/>
            <w:tcBorders>
              <w:top w:val="nil"/>
              <w:left w:val="nil"/>
              <w:bottom w:val="single" w:sz="8" w:space="0" w:color="auto"/>
              <w:right w:val="single" w:sz="8" w:space="0" w:color="auto"/>
            </w:tcBorders>
            <w:shd w:val="clear" w:color="000000" w:fill="C00000"/>
            <w:noWrap/>
            <w:vAlign w:val="center"/>
            <w:hideMark/>
          </w:tcPr>
          <w:p w14:paraId="61BA2EDE" w14:textId="2235DC7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0.75%</w:t>
            </w:r>
          </w:p>
        </w:tc>
        <w:tc>
          <w:tcPr>
            <w:tcW w:w="1000" w:type="dxa"/>
            <w:tcBorders>
              <w:top w:val="nil"/>
              <w:left w:val="nil"/>
              <w:bottom w:val="single" w:sz="8" w:space="0" w:color="auto"/>
              <w:right w:val="single" w:sz="8" w:space="0" w:color="auto"/>
            </w:tcBorders>
            <w:shd w:val="clear" w:color="000000" w:fill="C00000"/>
            <w:noWrap/>
            <w:vAlign w:val="center"/>
            <w:hideMark/>
          </w:tcPr>
          <w:p w14:paraId="3EA4F0BC" w14:textId="2CAFC10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8.55%</w:t>
            </w:r>
          </w:p>
        </w:tc>
      </w:tr>
      <w:tr w:rsidR="00E561A5" w:rsidRPr="00C52F8D" w14:paraId="320D965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6149CC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Germany</w:t>
            </w:r>
          </w:p>
        </w:tc>
        <w:tc>
          <w:tcPr>
            <w:tcW w:w="1000" w:type="dxa"/>
            <w:tcBorders>
              <w:top w:val="nil"/>
              <w:left w:val="nil"/>
              <w:bottom w:val="single" w:sz="8" w:space="0" w:color="auto"/>
              <w:right w:val="single" w:sz="8" w:space="0" w:color="auto"/>
            </w:tcBorders>
            <w:shd w:val="clear" w:color="000000" w:fill="FFFFFF"/>
            <w:noWrap/>
            <w:vAlign w:val="center"/>
            <w:hideMark/>
          </w:tcPr>
          <w:p w14:paraId="2FD0267C" w14:textId="021C19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33</w:t>
            </w:r>
          </w:p>
        </w:tc>
        <w:tc>
          <w:tcPr>
            <w:tcW w:w="1000" w:type="dxa"/>
            <w:tcBorders>
              <w:top w:val="nil"/>
              <w:left w:val="nil"/>
              <w:bottom w:val="single" w:sz="8" w:space="0" w:color="auto"/>
              <w:right w:val="single" w:sz="8" w:space="0" w:color="auto"/>
            </w:tcBorders>
            <w:shd w:val="clear" w:color="000000" w:fill="FFFFFF"/>
            <w:noWrap/>
            <w:vAlign w:val="center"/>
            <w:hideMark/>
          </w:tcPr>
          <w:p w14:paraId="5F613DDC" w14:textId="63437C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35</w:t>
            </w:r>
          </w:p>
        </w:tc>
        <w:tc>
          <w:tcPr>
            <w:tcW w:w="1000" w:type="dxa"/>
            <w:tcBorders>
              <w:top w:val="nil"/>
              <w:left w:val="nil"/>
              <w:bottom w:val="single" w:sz="8" w:space="0" w:color="auto"/>
              <w:right w:val="single" w:sz="8" w:space="0" w:color="auto"/>
            </w:tcBorders>
            <w:shd w:val="clear" w:color="000000" w:fill="FFFFFF"/>
            <w:noWrap/>
            <w:vAlign w:val="center"/>
            <w:hideMark/>
          </w:tcPr>
          <w:p w14:paraId="308F0075" w14:textId="191A9E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w:t>
            </w:r>
          </w:p>
        </w:tc>
        <w:tc>
          <w:tcPr>
            <w:tcW w:w="1000" w:type="dxa"/>
            <w:tcBorders>
              <w:top w:val="nil"/>
              <w:left w:val="nil"/>
              <w:bottom w:val="single" w:sz="8" w:space="0" w:color="auto"/>
              <w:right w:val="single" w:sz="8" w:space="0" w:color="auto"/>
            </w:tcBorders>
            <w:shd w:val="clear" w:color="000000" w:fill="FFFFFF"/>
            <w:noWrap/>
            <w:vAlign w:val="center"/>
            <w:hideMark/>
          </w:tcPr>
          <w:p w14:paraId="791152AE" w14:textId="5ED8412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46</w:t>
            </w:r>
          </w:p>
        </w:tc>
        <w:tc>
          <w:tcPr>
            <w:tcW w:w="1000" w:type="dxa"/>
            <w:tcBorders>
              <w:top w:val="nil"/>
              <w:left w:val="nil"/>
              <w:bottom w:val="single" w:sz="8" w:space="0" w:color="auto"/>
              <w:right w:val="single" w:sz="8" w:space="0" w:color="auto"/>
            </w:tcBorders>
            <w:shd w:val="clear" w:color="000000" w:fill="FFFFFF"/>
            <w:noWrap/>
            <w:vAlign w:val="center"/>
            <w:hideMark/>
          </w:tcPr>
          <w:p w14:paraId="289DD6AC" w14:textId="059F0D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w:t>
            </w:r>
          </w:p>
        </w:tc>
        <w:tc>
          <w:tcPr>
            <w:tcW w:w="1000" w:type="dxa"/>
            <w:tcBorders>
              <w:top w:val="nil"/>
              <w:left w:val="nil"/>
              <w:bottom w:val="single" w:sz="8" w:space="0" w:color="auto"/>
              <w:right w:val="single" w:sz="8" w:space="0" w:color="auto"/>
            </w:tcBorders>
            <w:shd w:val="clear" w:color="000000" w:fill="FFFFFF"/>
            <w:noWrap/>
            <w:vAlign w:val="center"/>
            <w:hideMark/>
          </w:tcPr>
          <w:p w14:paraId="4A4148E5" w14:textId="6F01C1C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45964CD0" w14:textId="292FEC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r>
      <w:tr w:rsidR="00E561A5" w:rsidRPr="00C52F8D" w14:paraId="673615AE"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E4C513B"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France</w:t>
            </w:r>
          </w:p>
        </w:tc>
        <w:tc>
          <w:tcPr>
            <w:tcW w:w="1000" w:type="dxa"/>
            <w:tcBorders>
              <w:top w:val="nil"/>
              <w:left w:val="nil"/>
              <w:bottom w:val="single" w:sz="8" w:space="0" w:color="auto"/>
              <w:right w:val="single" w:sz="8" w:space="0" w:color="auto"/>
            </w:tcBorders>
            <w:shd w:val="clear" w:color="000000" w:fill="FFFFFF"/>
            <w:noWrap/>
            <w:vAlign w:val="center"/>
            <w:hideMark/>
          </w:tcPr>
          <w:p w14:paraId="60D519ED" w14:textId="32B149C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A507C9A" w14:textId="5AC352F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2CC9022E" w14:textId="0A5D61E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36655735" w14:textId="7F21ED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8CF6471" w14:textId="4C0E803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auto" w:fill="auto"/>
            <w:noWrap/>
            <w:vAlign w:val="center"/>
            <w:hideMark/>
          </w:tcPr>
          <w:p w14:paraId="774D3B3C" w14:textId="6E2508A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0.44%</w:t>
            </w:r>
          </w:p>
        </w:tc>
        <w:tc>
          <w:tcPr>
            <w:tcW w:w="1000" w:type="dxa"/>
            <w:tcBorders>
              <w:top w:val="nil"/>
              <w:left w:val="nil"/>
              <w:bottom w:val="single" w:sz="8" w:space="0" w:color="auto"/>
              <w:right w:val="single" w:sz="8" w:space="0" w:color="auto"/>
            </w:tcBorders>
            <w:shd w:val="clear" w:color="auto" w:fill="auto"/>
            <w:noWrap/>
            <w:vAlign w:val="center"/>
            <w:hideMark/>
          </w:tcPr>
          <w:p w14:paraId="68E6541F" w14:textId="41993FE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4.84%</w:t>
            </w:r>
          </w:p>
        </w:tc>
      </w:tr>
      <w:tr w:rsidR="00E561A5" w:rsidRPr="00C52F8D" w14:paraId="1027C82B"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20EAAE0C"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United Kingdom </w:t>
            </w:r>
          </w:p>
        </w:tc>
        <w:tc>
          <w:tcPr>
            <w:tcW w:w="1000" w:type="dxa"/>
            <w:tcBorders>
              <w:top w:val="nil"/>
              <w:left w:val="nil"/>
              <w:bottom w:val="single" w:sz="8" w:space="0" w:color="auto"/>
              <w:right w:val="single" w:sz="8" w:space="0" w:color="auto"/>
            </w:tcBorders>
            <w:shd w:val="clear" w:color="000000" w:fill="FFFFFF"/>
            <w:noWrap/>
            <w:vAlign w:val="center"/>
            <w:hideMark/>
          </w:tcPr>
          <w:p w14:paraId="6623C32C" w14:textId="41264CF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05034D66" w14:textId="117E6EF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6ABCF06F" w14:textId="1A7F8A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18</w:t>
            </w:r>
          </w:p>
        </w:tc>
        <w:tc>
          <w:tcPr>
            <w:tcW w:w="1000" w:type="dxa"/>
            <w:tcBorders>
              <w:top w:val="nil"/>
              <w:left w:val="nil"/>
              <w:bottom w:val="single" w:sz="8" w:space="0" w:color="auto"/>
              <w:right w:val="single" w:sz="8" w:space="0" w:color="auto"/>
            </w:tcBorders>
            <w:shd w:val="clear" w:color="000000" w:fill="FFFFFF"/>
            <w:noWrap/>
            <w:vAlign w:val="center"/>
            <w:hideMark/>
          </w:tcPr>
          <w:p w14:paraId="6D60BCDF" w14:textId="4E05B1E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333A9C17" w14:textId="6854357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w:t>
            </w:r>
          </w:p>
        </w:tc>
        <w:tc>
          <w:tcPr>
            <w:tcW w:w="1000" w:type="dxa"/>
            <w:tcBorders>
              <w:top w:val="nil"/>
              <w:left w:val="nil"/>
              <w:bottom w:val="single" w:sz="8" w:space="0" w:color="auto"/>
              <w:right w:val="single" w:sz="8" w:space="0" w:color="auto"/>
            </w:tcBorders>
            <w:shd w:val="clear" w:color="auto" w:fill="auto"/>
            <w:noWrap/>
            <w:vAlign w:val="center"/>
            <w:hideMark/>
          </w:tcPr>
          <w:p w14:paraId="6A82F98A" w14:textId="30B35B5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-0.89%</w:t>
            </w:r>
          </w:p>
        </w:tc>
        <w:tc>
          <w:tcPr>
            <w:tcW w:w="1000" w:type="dxa"/>
            <w:tcBorders>
              <w:top w:val="nil"/>
              <w:left w:val="nil"/>
              <w:bottom w:val="single" w:sz="8" w:space="0" w:color="auto"/>
              <w:right w:val="single" w:sz="8" w:space="0" w:color="auto"/>
            </w:tcBorders>
            <w:shd w:val="clear" w:color="auto" w:fill="auto"/>
            <w:noWrap/>
            <w:vAlign w:val="center"/>
            <w:hideMark/>
          </w:tcPr>
          <w:p w14:paraId="3DAC2582" w14:textId="62CF571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3.76%</w:t>
            </w:r>
          </w:p>
        </w:tc>
      </w:tr>
      <w:tr w:rsidR="00E561A5" w:rsidRPr="00C52F8D" w14:paraId="7A47E06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36C83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0DAC322A" w14:textId="1D3D47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104</w:t>
            </w:r>
          </w:p>
        </w:tc>
        <w:tc>
          <w:tcPr>
            <w:tcW w:w="1000" w:type="dxa"/>
            <w:tcBorders>
              <w:top w:val="nil"/>
              <w:left w:val="nil"/>
              <w:bottom w:val="single" w:sz="8" w:space="0" w:color="auto"/>
              <w:right w:val="single" w:sz="8" w:space="0" w:color="auto"/>
            </w:tcBorders>
            <w:shd w:val="clear" w:color="000000" w:fill="FFFFFF"/>
            <w:noWrap/>
            <w:vAlign w:val="center"/>
            <w:hideMark/>
          </w:tcPr>
          <w:p w14:paraId="220D279D" w14:textId="5AA0233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110</w:t>
            </w:r>
          </w:p>
        </w:tc>
        <w:tc>
          <w:tcPr>
            <w:tcW w:w="1000" w:type="dxa"/>
            <w:tcBorders>
              <w:top w:val="nil"/>
              <w:left w:val="nil"/>
              <w:bottom w:val="single" w:sz="8" w:space="0" w:color="auto"/>
              <w:right w:val="single" w:sz="8" w:space="0" w:color="auto"/>
            </w:tcBorders>
            <w:shd w:val="clear" w:color="000000" w:fill="FFFFFF"/>
            <w:noWrap/>
            <w:vAlign w:val="center"/>
            <w:hideMark/>
          </w:tcPr>
          <w:p w14:paraId="6DB567E8" w14:textId="2C29B09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116</w:t>
            </w:r>
          </w:p>
        </w:tc>
        <w:tc>
          <w:tcPr>
            <w:tcW w:w="1000" w:type="dxa"/>
            <w:tcBorders>
              <w:top w:val="nil"/>
              <w:left w:val="nil"/>
              <w:bottom w:val="single" w:sz="8" w:space="0" w:color="auto"/>
              <w:right w:val="single" w:sz="8" w:space="0" w:color="auto"/>
            </w:tcBorders>
            <w:shd w:val="clear" w:color="000000" w:fill="FFFFFF"/>
            <w:noWrap/>
            <w:vAlign w:val="center"/>
            <w:hideMark/>
          </w:tcPr>
          <w:p w14:paraId="6360201F" w14:textId="5671516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144</w:t>
            </w:r>
          </w:p>
        </w:tc>
        <w:tc>
          <w:tcPr>
            <w:tcW w:w="1000" w:type="dxa"/>
            <w:tcBorders>
              <w:top w:val="nil"/>
              <w:left w:val="nil"/>
              <w:bottom w:val="single" w:sz="8" w:space="0" w:color="auto"/>
              <w:right w:val="single" w:sz="8" w:space="0" w:color="auto"/>
            </w:tcBorders>
            <w:shd w:val="clear" w:color="000000" w:fill="FFFFFF"/>
            <w:noWrap/>
            <w:vAlign w:val="center"/>
            <w:hideMark/>
          </w:tcPr>
          <w:p w14:paraId="79BD3461" w14:textId="0E51C7E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175</w:t>
            </w:r>
          </w:p>
        </w:tc>
        <w:tc>
          <w:tcPr>
            <w:tcW w:w="1000" w:type="dxa"/>
            <w:tcBorders>
              <w:top w:val="nil"/>
              <w:left w:val="nil"/>
              <w:bottom w:val="single" w:sz="8" w:space="0" w:color="auto"/>
              <w:right w:val="single" w:sz="8" w:space="0" w:color="auto"/>
            </w:tcBorders>
            <w:shd w:val="clear" w:color="000000" w:fill="FFFFFF"/>
            <w:noWrap/>
            <w:vAlign w:val="center"/>
            <w:hideMark/>
          </w:tcPr>
          <w:p w14:paraId="6A8F5563" w14:textId="44E9A03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2.17%</w:t>
            </w:r>
          </w:p>
        </w:tc>
        <w:tc>
          <w:tcPr>
            <w:tcW w:w="1000" w:type="dxa"/>
            <w:tcBorders>
              <w:top w:val="nil"/>
              <w:left w:val="nil"/>
              <w:bottom w:val="single" w:sz="8" w:space="0" w:color="auto"/>
              <w:right w:val="single" w:sz="8" w:space="0" w:color="auto"/>
            </w:tcBorders>
            <w:shd w:val="clear" w:color="000000" w:fill="FFFFFF"/>
            <w:noWrap/>
            <w:vAlign w:val="center"/>
            <w:hideMark/>
          </w:tcPr>
          <w:p w14:paraId="17CBA364" w14:textId="2442944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5.02%</w:t>
            </w:r>
          </w:p>
        </w:tc>
      </w:tr>
      <w:tr w:rsidR="00E561A5" w:rsidRPr="00C52F8D" w14:paraId="5AB31FC6"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279E980"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Europe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09FFB1FD" w14:textId="6EB6806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25.25%</w:t>
            </w:r>
          </w:p>
        </w:tc>
        <w:tc>
          <w:tcPr>
            <w:tcW w:w="1000" w:type="dxa"/>
            <w:tcBorders>
              <w:top w:val="nil"/>
              <w:left w:val="nil"/>
              <w:bottom w:val="single" w:sz="8" w:space="0" w:color="auto"/>
              <w:right w:val="single" w:sz="8" w:space="0" w:color="auto"/>
            </w:tcBorders>
            <w:shd w:val="clear" w:color="000000" w:fill="FFFFFF"/>
            <w:noWrap/>
            <w:vAlign w:val="center"/>
            <w:hideMark/>
          </w:tcPr>
          <w:p w14:paraId="315BEC43" w14:textId="6A0D9A1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24.02%</w:t>
            </w:r>
          </w:p>
        </w:tc>
        <w:tc>
          <w:tcPr>
            <w:tcW w:w="1000" w:type="dxa"/>
            <w:tcBorders>
              <w:top w:val="nil"/>
              <w:left w:val="nil"/>
              <w:bottom w:val="single" w:sz="8" w:space="0" w:color="auto"/>
              <w:right w:val="single" w:sz="8" w:space="0" w:color="auto"/>
            </w:tcBorders>
            <w:shd w:val="clear" w:color="000000" w:fill="FFFFFF"/>
            <w:noWrap/>
            <w:vAlign w:val="center"/>
            <w:hideMark/>
          </w:tcPr>
          <w:p w14:paraId="2E838668" w14:textId="707C685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23.71%</w:t>
            </w:r>
          </w:p>
        </w:tc>
        <w:tc>
          <w:tcPr>
            <w:tcW w:w="1000" w:type="dxa"/>
            <w:tcBorders>
              <w:top w:val="nil"/>
              <w:left w:val="nil"/>
              <w:bottom w:val="single" w:sz="8" w:space="0" w:color="auto"/>
              <w:right w:val="single" w:sz="8" w:space="0" w:color="auto"/>
            </w:tcBorders>
            <w:shd w:val="clear" w:color="000000" w:fill="FFFFFF"/>
            <w:noWrap/>
            <w:vAlign w:val="center"/>
            <w:hideMark/>
          </w:tcPr>
          <w:p w14:paraId="06C802E0" w14:textId="233EEDA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22.27%</w:t>
            </w:r>
          </w:p>
        </w:tc>
        <w:tc>
          <w:tcPr>
            <w:tcW w:w="1000" w:type="dxa"/>
            <w:tcBorders>
              <w:top w:val="nil"/>
              <w:left w:val="nil"/>
              <w:bottom w:val="single" w:sz="8" w:space="0" w:color="auto"/>
              <w:right w:val="single" w:sz="8" w:space="0" w:color="auto"/>
            </w:tcBorders>
            <w:shd w:val="clear" w:color="000000" w:fill="FFFFFF"/>
            <w:noWrap/>
            <w:vAlign w:val="center"/>
            <w:hideMark/>
          </w:tcPr>
          <w:p w14:paraId="4222FC9A" w14:textId="09675A3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20.62%</w:t>
            </w:r>
          </w:p>
        </w:tc>
        <w:tc>
          <w:tcPr>
            <w:tcW w:w="1000" w:type="dxa"/>
            <w:tcBorders>
              <w:top w:val="nil"/>
              <w:left w:val="nil"/>
              <w:bottom w:val="single" w:sz="8" w:space="0" w:color="auto"/>
              <w:right w:val="single" w:sz="8" w:space="0" w:color="auto"/>
            </w:tcBorders>
            <w:shd w:val="clear" w:color="000000" w:fill="FFFFFF"/>
            <w:noWrap/>
            <w:vAlign w:val="center"/>
            <w:hideMark/>
          </w:tcPr>
          <w:p w14:paraId="534186BF" w14:textId="2B6C6D7B"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13DB2F52" w14:textId="79B0C054"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1DBFC4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4D6D79B"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North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611A25A1" w14:textId="5F5BC59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153</w:t>
            </w:r>
          </w:p>
        </w:tc>
        <w:tc>
          <w:tcPr>
            <w:tcW w:w="1000" w:type="dxa"/>
            <w:tcBorders>
              <w:top w:val="nil"/>
              <w:left w:val="nil"/>
              <w:bottom w:val="single" w:sz="8" w:space="0" w:color="auto"/>
              <w:right w:val="single" w:sz="8" w:space="0" w:color="auto"/>
            </w:tcBorders>
            <w:shd w:val="clear" w:color="000000" w:fill="C00000"/>
            <w:noWrap/>
            <w:vAlign w:val="center"/>
            <w:hideMark/>
          </w:tcPr>
          <w:p w14:paraId="432286E7" w14:textId="66A299A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164</w:t>
            </w:r>
          </w:p>
        </w:tc>
        <w:tc>
          <w:tcPr>
            <w:tcW w:w="1000" w:type="dxa"/>
            <w:tcBorders>
              <w:top w:val="nil"/>
              <w:left w:val="nil"/>
              <w:bottom w:val="single" w:sz="8" w:space="0" w:color="auto"/>
              <w:right w:val="single" w:sz="8" w:space="0" w:color="auto"/>
            </w:tcBorders>
            <w:shd w:val="clear" w:color="000000" w:fill="C00000"/>
            <w:noWrap/>
            <w:vAlign w:val="center"/>
            <w:hideMark/>
          </w:tcPr>
          <w:p w14:paraId="1E9E1799" w14:textId="72A488D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173</w:t>
            </w:r>
          </w:p>
        </w:tc>
        <w:tc>
          <w:tcPr>
            <w:tcW w:w="1000" w:type="dxa"/>
            <w:tcBorders>
              <w:top w:val="nil"/>
              <w:left w:val="nil"/>
              <w:bottom w:val="single" w:sz="8" w:space="0" w:color="auto"/>
              <w:right w:val="single" w:sz="8" w:space="0" w:color="auto"/>
            </w:tcBorders>
            <w:shd w:val="clear" w:color="000000" w:fill="C00000"/>
            <w:noWrap/>
            <w:vAlign w:val="center"/>
            <w:hideMark/>
          </w:tcPr>
          <w:p w14:paraId="31FC0D98" w14:textId="3FB2EE3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215</w:t>
            </w:r>
          </w:p>
        </w:tc>
        <w:tc>
          <w:tcPr>
            <w:tcW w:w="1000" w:type="dxa"/>
            <w:tcBorders>
              <w:top w:val="nil"/>
              <w:left w:val="nil"/>
              <w:bottom w:val="single" w:sz="8" w:space="0" w:color="auto"/>
              <w:right w:val="single" w:sz="8" w:space="0" w:color="auto"/>
            </w:tcBorders>
            <w:shd w:val="clear" w:color="000000" w:fill="C00000"/>
            <w:noWrap/>
            <w:vAlign w:val="center"/>
            <w:hideMark/>
          </w:tcPr>
          <w:p w14:paraId="2DA23EDC" w14:textId="654A11A9"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275</w:t>
            </w:r>
          </w:p>
        </w:tc>
        <w:tc>
          <w:tcPr>
            <w:tcW w:w="1000" w:type="dxa"/>
            <w:tcBorders>
              <w:top w:val="nil"/>
              <w:left w:val="nil"/>
              <w:bottom w:val="single" w:sz="8" w:space="0" w:color="auto"/>
              <w:right w:val="single" w:sz="8" w:space="0" w:color="auto"/>
            </w:tcBorders>
            <w:shd w:val="clear" w:color="000000" w:fill="C00000"/>
            <w:noWrap/>
            <w:vAlign w:val="center"/>
            <w:hideMark/>
          </w:tcPr>
          <w:p w14:paraId="44525211" w14:textId="0B1F35E4"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1.40%</w:t>
            </w:r>
          </w:p>
        </w:tc>
        <w:tc>
          <w:tcPr>
            <w:tcW w:w="1000" w:type="dxa"/>
            <w:tcBorders>
              <w:top w:val="nil"/>
              <w:left w:val="nil"/>
              <w:bottom w:val="single" w:sz="8" w:space="0" w:color="auto"/>
              <w:right w:val="single" w:sz="8" w:space="0" w:color="auto"/>
            </w:tcBorders>
            <w:shd w:val="clear" w:color="000000" w:fill="C00000"/>
            <w:noWrap/>
            <w:vAlign w:val="center"/>
            <w:hideMark/>
          </w:tcPr>
          <w:p w14:paraId="25232F58" w14:textId="3F7B731B"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9.74%</w:t>
            </w:r>
          </w:p>
        </w:tc>
      </w:tr>
      <w:tr w:rsidR="00E561A5" w:rsidRPr="00C52F8D" w14:paraId="774C679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F6A7A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USA</w:t>
            </w:r>
          </w:p>
        </w:tc>
        <w:tc>
          <w:tcPr>
            <w:tcW w:w="1000" w:type="dxa"/>
            <w:tcBorders>
              <w:top w:val="nil"/>
              <w:left w:val="nil"/>
              <w:bottom w:val="single" w:sz="8" w:space="0" w:color="auto"/>
              <w:right w:val="single" w:sz="8" w:space="0" w:color="auto"/>
            </w:tcBorders>
            <w:shd w:val="clear" w:color="000000" w:fill="FFFFFF"/>
            <w:noWrap/>
            <w:vAlign w:val="center"/>
            <w:hideMark/>
          </w:tcPr>
          <w:p w14:paraId="32FD79DB" w14:textId="395DA20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140</w:t>
            </w:r>
          </w:p>
        </w:tc>
        <w:tc>
          <w:tcPr>
            <w:tcW w:w="1000" w:type="dxa"/>
            <w:tcBorders>
              <w:top w:val="nil"/>
              <w:left w:val="nil"/>
              <w:bottom w:val="single" w:sz="8" w:space="0" w:color="auto"/>
              <w:right w:val="single" w:sz="8" w:space="0" w:color="auto"/>
            </w:tcBorders>
            <w:shd w:val="clear" w:color="000000" w:fill="FFFFFF"/>
            <w:noWrap/>
            <w:vAlign w:val="center"/>
            <w:hideMark/>
          </w:tcPr>
          <w:p w14:paraId="41388BB8" w14:textId="00999B4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148</w:t>
            </w:r>
          </w:p>
        </w:tc>
        <w:tc>
          <w:tcPr>
            <w:tcW w:w="1000" w:type="dxa"/>
            <w:tcBorders>
              <w:top w:val="nil"/>
              <w:left w:val="nil"/>
              <w:bottom w:val="single" w:sz="8" w:space="0" w:color="auto"/>
              <w:right w:val="single" w:sz="8" w:space="0" w:color="auto"/>
            </w:tcBorders>
            <w:shd w:val="clear" w:color="000000" w:fill="FFFFFF"/>
            <w:noWrap/>
            <w:vAlign w:val="center"/>
            <w:hideMark/>
          </w:tcPr>
          <w:p w14:paraId="3154DE6C" w14:textId="7E5A80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157</w:t>
            </w:r>
          </w:p>
        </w:tc>
        <w:tc>
          <w:tcPr>
            <w:tcW w:w="1000" w:type="dxa"/>
            <w:tcBorders>
              <w:top w:val="nil"/>
              <w:left w:val="nil"/>
              <w:bottom w:val="single" w:sz="8" w:space="0" w:color="auto"/>
              <w:right w:val="single" w:sz="8" w:space="0" w:color="auto"/>
            </w:tcBorders>
            <w:shd w:val="clear" w:color="000000" w:fill="FFFFFF"/>
            <w:noWrap/>
            <w:vAlign w:val="center"/>
            <w:hideMark/>
          </w:tcPr>
          <w:p w14:paraId="1FE5A124" w14:textId="1A7E5D1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198</w:t>
            </w:r>
          </w:p>
        </w:tc>
        <w:tc>
          <w:tcPr>
            <w:tcW w:w="1000" w:type="dxa"/>
            <w:tcBorders>
              <w:top w:val="nil"/>
              <w:left w:val="nil"/>
              <w:bottom w:val="single" w:sz="8" w:space="0" w:color="auto"/>
              <w:right w:val="single" w:sz="8" w:space="0" w:color="auto"/>
            </w:tcBorders>
            <w:shd w:val="clear" w:color="000000" w:fill="FFFFFF"/>
            <w:noWrap/>
            <w:vAlign w:val="center"/>
            <w:hideMark/>
          </w:tcPr>
          <w:p w14:paraId="476395A1" w14:textId="72CFA6C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257</w:t>
            </w:r>
          </w:p>
        </w:tc>
        <w:tc>
          <w:tcPr>
            <w:tcW w:w="1000" w:type="dxa"/>
            <w:tcBorders>
              <w:top w:val="nil"/>
              <w:left w:val="nil"/>
              <w:bottom w:val="single" w:sz="8" w:space="0" w:color="auto"/>
              <w:right w:val="single" w:sz="8" w:space="0" w:color="auto"/>
            </w:tcBorders>
            <w:shd w:val="clear" w:color="000000" w:fill="FFFFFF"/>
            <w:noWrap/>
            <w:vAlign w:val="center"/>
            <w:hideMark/>
          </w:tcPr>
          <w:p w14:paraId="52701A21" w14:textId="3795FA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1.22%</w:t>
            </w:r>
          </w:p>
        </w:tc>
        <w:tc>
          <w:tcPr>
            <w:tcW w:w="1000" w:type="dxa"/>
            <w:tcBorders>
              <w:top w:val="nil"/>
              <w:left w:val="nil"/>
              <w:bottom w:val="single" w:sz="8" w:space="0" w:color="auto"/>
              <w:right w:val="single" w:sz="8" w:space="0" w:color="auto"/>
            </w:tcBorders>
            <w:shd w:val="clear" w:color="000000" w:fill="FFFFFF"/>
            <w:noWrap/>
            <w:vAlign w:val="center"/>
            <w:hideMark/>
          </w:tcPr>
          <w:p w14:paraId="31A73942" w14:textId="22944FD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5.58%</w:t>
            </w:r>
          </w:p>
        </w:tc>
      </w:tr>
      <w:tr w:rsidR="00E561A5" w:rsidRPr="00C52F8D" w14:paraId="648FAD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92E60F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Canada</w:t>
            </w:r>
          </w:p>
        </w:tc>
        <w:tc>
          <w:tcPr>
            <w:tcW w:w="1000" w:type="dxa"/>
            <w:tcBorders>
              <w:top w:val="nil"/>
              <w:left w:val="nil"/>
              <w:bottom w:val="single" w:sz="8" w:space="0" w:color="auto"/>
              <w:right w:val="single" w:sz="8" w:space="0" w:color="auto"/>
            </w:tcBorders>
            <w:shd w:val="clear" w:color="000000" w:fill="FFFFFF"/>
            <w:noWrap/>
            <w:vAlign w:val="center"/>
            <w:hideMark/>
          </w:tcPr>
          <w:p w14:paraId="134BF460" w14:textId="2D6B897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63EAC344" w14:textId="3064D55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4051F0FA" w14:textId="23F499F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22968887" w14:textId="061BC15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0400777E" w14:textId="394A73C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20F4C516" w14:textId="0B0BD8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1.55%</w:t>
            </w:r>
          </w:p>
        </w:tc>
        <w:tc>
          <w:tcPr>
            <w:tcW w:w="1000" w:type="dxa"/>
            <w:tcBorders>
              <w:top w:val="nil"/>
              <w:left w:val="nil"/>
              <w:bottom w:val="single" w:sz="8" w:space="0" w:color="auto"/>
              <w:right w:val="single" w:sz="8" w:space="0" w:color="auto"/>
            </w:tcBorders>
            <w:shd w:val="clear" w:color="000000" w:fill="FFFFFF"/>
            <w:noWrap/>
            <w:vAlign w:val="center"/>
            <w:hideMark/>
          </w:tcPr>
          <w:p w14:paraId="6939AC30" w14:textId="5BF68D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6.48%</w:t>
            </w:r>
          </w:p>
        </w:tc>
      </w:tr>
      <w:tr w:rsidR="00E561A5" w:rsidRPr="00C52F8D" w14:paraId="570198A3"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6FC9EA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Mexico</w:t>
            </w:r>
          </w:p>
        </w:tc>
        <w:tc>
          <w:tcPr>
            <w:tcW w:w="1000" w:type="dxa"/>
            <w:tcBorders>
              <w:top w:val="nil"/>
              <w:left w:val="nil"/>
              <w:bottom w:val="single" w:sz="8" w:space="0" w:color="auto"/>
              <w:right w:val="single" w:sz="8" w:space="0" w:color="auto"/>
            </w:tcBorders>
            <w:shd w:val="clear" w:color="000000" w:fill="FFFFFF"/>
            <w:noWrap/>
            <w:vAlign w:val="center"/>
            <w:hideMark/>
          </w:tcPr>
          <w:p w14:paraId="545EB8F7" w14:textId="5D40B05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50EACF58" w14:textId="04984A6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9</w:t>
            </w:r>
          </w:p>
        </w:tc>
        <w:tc>
          <w:tcPr>
            <w:tcW w:w="1000" w:type="dxa"/>
            <w:tcBorders>
              <w:top w:val="nil"/>
              <w:left w:val="nil"/>
              <w:bottom w:val="single" w:sz="8" w:space="0" w:color="auto"/>
              <w:right w:val="single" w:sz="8" w:space="0" w:color="auto"/>
            </w:tcBorders>
            <w:shd w:val="clear" w:color="000000" w:fill="FFFFFF"/>
            <w:noWrap/>
            <w:vAlign w:val="center"/>
            <w:hideMark/>
          </w:tcPr>
          <w:p w14:paraId="5B214739" w14:textId="4CED459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6B630E6" w14:textId="558BE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367E9D34" w14:textId="0C4733B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w:t>
            </w:r>
          </w:p>
        </w:tc>
        <w:tc>
          <w:tcPr>
            <w:tcW w:w="1000" w:type="dxa"/>
            <w:tcBorders>
              <w:top w:val="nil"/>
              <w:left w:val="nil"/>
              <w:bottom w:val="single" w:sz="8" w:space="0" w:color="auto"/>
              <w:right w:val="single" w:sz="8" w:space="0" w:color="auto"/>
            </w:tcBorders>
            <w:shd w:val="clear" w:color="000000" w:fill="FFFFFF"/>
            <w:noWrap/>
            <w:vAlign w:val="center"/>
            <w:hideMark/>
          </w:tcPr>
          <w:p w14:paraId="3261AFD4" w14:textId="3AB14F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4.59%</w:t>
            </w:r>
          </w:p>
        </w:tc>
        <w:tc>
          <w:tcPr>
            <w:tcW w:w="1000" w:type="dxa"/>
            <w:tcBorders>
              <w:top w:val="nil"/>
              <w:left w:val="nil"/>
              <w:bottom w:val="single" w:sz="8" w:space="0" w:color="auto"/>
              <w:right w:val="single" w:sz="8" w:space="0" w:color="auto"/>
            </w:tcBorders>
            <w:shd w:val="clear" w:color="000000" w:fill="FFFFFF"/>
            <w:noWrap/>
            <w:vAlign w:val="center"/>
            <w:hideMark/>
          </w:tcPr>
          <w:p w14:paraId="68A32CFB" w14:textId="15EA3AE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-3.70%</w:t>
            </w:r>
          </w:p>
        </w:tc>
      </w:tr>
      <w:tr w:rsidR="00E561A5" w:rsidRPr="00C52F8D" w14:paraId="5DF8C56A"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3497DE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North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6570EFB2" w14:textId="548557C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22.52%</w:t>
            </w:r>
          </w:p>
        </w:tc>
        <w:tc>
          <w:tcPr>
            <w:tcW w:w="1000" w:type="dxa"/>
            <w:tcBorders>
              <w:top w:val="nil"/>
              <w:left w:val="nil"/>
              <w:bottom w:val="single" w:sz="8" w:space="0" w:color="auto"/>
              <w:right w:val="single" w:sz="8" w:space="0" w:color="auto"/>
            </w:tcBorders>
            <w:shd w:val="clear" w:color="000000" w:fill="FFFFFF"/>
            <w:noWrap/>
            <w:vAlign w:val="center"/>
            <w:hideMark/>
          </w:tcPr>
          <w:p w14:paraId="38A87095" w14:textId="7C9261E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22.11%</w:t>
            </w:r>
          </w:p>
        </w:tc>
        <w:tc>
          <w:tcPr>
            <w:tcW w:w="1000" w:type="dxa"/>
            <w:tcBorders>
              <w:top w:val="nil"/>
              <w:left w:val="nil"/>
              <w:bottom w:val="single" w:sz="8" w:space="0" w:color="auto"/>
              <w:right w:val="single" w:sz="8" w:space="0" w:color="auto"/>
            </w:tcBorders>
            <w:shd w:val="clear" w:color="000000" w:fill="FFFFFF"/>
            <w:noWrap/>
            <w:vAlign w:val="center"/>
            <w:hideMark/>
          </w:tcPr>
          <w:p w14:paraId="30F3D3B4" w14:textId="5A60649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21.89%</w:t>
            </w:r>
          </w:p>
        </w:tc>
        <w:tc>
          <w:tcPr>
            <w:tcW w:w="1000" w:type="dxa"/>
            <w:tcBorders>
              <w:top w:val="nil"/>
              <w:left w:val="nil"/>
              <w:bottom w:val="single" w:sz="8" w:space="0" w:color="auto"/>
              <w:right w:val="single" w:sz="8" w:space="0" w:color="auto"/>
            </w:tcBorders>
            <w:shd w:val="clear" w:color="000000" w:fill="FFFFFF"/>
            <w:noWrap/>
            <w:vAlign w:val="center"/>
            <w:hideMark/>
          </w:tcPr>
          <w:p w14:paraId="150D767C" w14:textId="14062227"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20.93%</w:t>
            </w:r>
          </w:p>
        </w:tc>
        <w:tc>
          <w:tcPr>
            <w:tcW w:w="1000" w:type="dxa"/>
            <w:tcBorders>
              <w:top w:val="nil"/>
              <w:left w:val="nil"/>
              <w:bottom w:val="single" w:sz="8" w:space="0" w:color="auto"/>
              <w:right w:val="single" w:sz="8" w:space="0" w:color="auto"/>
            </w:tcBorders>
            <w:shd w:val="clear" w:color="000000" w:fill="FFFFFF"/>
            <w:noWrap/>
            <w:vAlign w:val="center"/>
            <w:hideMark/>
          </w:tcPr>
          <w:p w14:paraId="40874192" w14:textId="4FE4974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20.10%</w:t>
            </w:r>
          </w:p>
        </w:tc>
        <w:tc>
          <w:tcPr>
            <w:tcW w:w="1000" w:type="dxa"/>
            <w:tcBorders>
              <w:top w:val="nil"/>
              <w:left w:val="nil"/>
              <w:bottom w:val="single" w:sz="8" w:space="0" w:color="auto"/>
              <w:right w:val="single" w:sz="8" w:space="0" w:color="auto"/>
            </w:tcBorders>
            <w:shd w:val="clear" w:color="000000" w:fill="FFFFFF"/>
            <w:noWrap/>
            <w:vAlign w:val="center"/>
            <w:hideMark/>
          </w:tcPr>
          <w:p w14:paraId="1FEB65AB" w14:textId="0CCF3CA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24A80C9E" w14:textId="05564F9A"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E389C3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2BBA604E"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South America</w:t>
            </w:r>
          </w:p>
        </w:tc>
        <w:tc>
          <w:tcPr>
            <w:tcW w:w="1000" w:type="dxa"/>
            <w:tcBorders>
              <w:top w:val="nil"/>
              <w:left w:val="nil"/>
              <w:bottom w:val="single" w:sz="8" w:space="0" w:color="auto"/>
              <w:right w:val="single" w:sz="8" w:space="0" w:color="auto"/>
            </w:tcBorders>
            <w:shd w:val="clear" w:color="000000" w:fill="C00000"/>
            <w:noWrap/>
            <w:vAlign w:val="center"/>
            <w:hideMark/>
          </w:tcPr>
          <w:p w14:paraId="280D6049" w14:textId="271BA0C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2433A318" w14:textId="58EB2DB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20</w:t>
            </w:r>
          </w:p>
        </w:tc>
        <w:tc>
          <w:tcPr>
            <w:tcW w:w="1000" w:type="dxa"/>
            <w:tcBorders>
              <w:top w:val="nil"/>
              <w:left w:val="nil"/>
              <w:bottom w:val="single" w:sz="8" w:space="0" w:color="auto"/>
              <w:right w:val="single" w:sz="8" w:space="0" w:color="auto"/>
            </w:tcBorders>
            <w:shd w:val="clear" w:color="000000" w:fill="C00000"/>
            <w:noWrap/>
            <w:vAlign w:val="center"/>
            <w:hideMark/>
          </w:tcPr>
          <w:p w14:paraId="6C0489A3" w14:textId="133B3936"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21</w:t>
            </w:r>
          </w:p>
        </w:tc>
        <w:tc>
          <w:tcPr>
            <w:tcW w:w="1000" w:type="dxa"/>
            <w:tcBorders>
              <w:top w:val="nil"/>
              <w:left w:val="nil"/>
              <w:bottom w:val="single" w:sz="8" w:space="0" w:color="auto"/>
              <w:right w:val="single" w:sz="8" w:space="0" w:color="auto"/>
            </w:tcBorders>
            <w:shd w:val="clear" w:color="000000" w:fill="C00000"/>
            <w:noWrap/>
            <w:vAlign w:val="center"/>
            <w:hideMark/>
          </w:tcPr>
          <w:p w14:paraId="05211BB8" w14:textId="604F5628"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25</w:t>
            </w:r>
          </w:p>
        </w:tc>
        <w:tc>
          <w:tcPr>
            <w:tcW w:w="1000" w:type="dxa"/>
            <w:tcBorders>
              <w:top w:val="nil"/>
              <w:left w:val="nil"/>
              <w:bottom w:val="single" w:sz="8" w:space="0" w:color="auto"/>
              <w:right w:val="single" w:sz="8" w:space="0" w:color="auto"/>
            </w:tcBorders>
            <w:shd w:val="clear" w:color="000000" w:fill="C00000"/>
            <w:noWrap/>
            <w:vAlign w:val="center"/>
            <w:hideMark/>
          </w:tcPr>
          <w:p w14:paraId="62310BBA" w14:textId="1C2FF99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31</w:t>
            </w:r>
          </w:p>
        </w:tc>
        <w:tc>
          <w:tcPr>
            <w:tcW w:w="1000" w:type="dxa"/>
            <w:tcBorders>
              <w:top w:val="nil"/>
              <w:left w:val="nil"/>
              <w:bottom w:val="single" w:sz="8" w:space="0" w:color="auto"/>
              <w:right w:val="single" w:sz="8" w:space="0" w:color="auto"/>
            </w:tcBorders>
            <w:shd w:val="clear" w:color="000000" w:fill="C00000"/>
            <w:noWrap/>
            <w:vAlign w:val="center"/>
            <w:hideMark/>
          </w:tcPr>
          <w:p w14:paraId="0E9BCD05" w14:textId="36D062BD"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0.67%</w:t>
            </w:r>
          </w:p>
        </w:tc>
        <w:tc>
          <w:tcPr>
            <w:tcW w:w="1000" w:type="dxa"/>
            <w:tcBorders>
              <w:top w:val="nil"/>
              <w:left w:val="nil"/>
              <w:bottom w:val="single" w:sz="8" w:space="0" w:color="auto"/>
              <w:right w:val="single" w:sz="8" w:space="0" w:color="auto"/>
            </w:tcBorders>
            <w:shd w:val="clear" w:color="000000" w:fill="C00000"/>
            <w:noWrap/>
            <w:vAlign w:val="center"/>
            <w:hideMark/>
          </w:tcPr>
          <w:p w14:paraId="0A14E241" w14:textId="14187F3F"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7.90%</w:t>
            </w:r>
          </w:p>
        </w:tc>
      </w:tr>
      <w:tr w:rsidR="00E561A5" w:rsidRPr="00C52F8D" w14:paraId="0896D26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3CCF056A"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Brazil</w:t>
            </w:r>
          </w:p>
        </w:tc>
        <w:tc>
          <w:tcPr>
            <w:tcW w:w="1000" w:type="dxa"/>
            <w:tcBorders>
              <w:top w:val="nil"/>
              <w:left w:val="nil"/>
              <w:bottom w:val="single" w:sz="8" w:space="0" w:color="auto"/>
              <w:right w:val="single" w:sz="8" w:space="0" w:color="auto"/>
            </w:tcBorders>
            <w:shd w:val="clear" w:color="000000" w:fill="FFFFFF"/>
            <w:noWrap/>
            <w:vAlign w:val="center"/>
            <w:hideMark/>
          </w:tcPr>
          <w:p w14:paraId="6D0F75E4" w14:textId="5A79811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052AA97D" w14:textId="43FFDA4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12</w:t>
            </w:r>
          </w:p>
        </w:tc>
        <w:tc>
          <w:tcPr>
            <w:tcW w:w="1000" w:type="dxa"/>
            <w:tcBorders>
              <w:top w:val="nil"/>
              <w:left w:val="nil"/>
              <w:bottom w:val="single" w:sz="8" w:space="0" w:color="auto"/>
              <w:right w:val="single" w:sz="8" w:space="0" w:color="auto"/>
            </w:tcBorders>
            <w:shd w:val="clear" w:color="000000" w:fill="FFFFFF"/>
            <w:noWrap/>
            <w:vAlign w:val="center"/>
            <w:hideMark/>
          </w:tcPr>
          <w:p w14:paraId="50B4C50D" w14:textId="438168D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13</w:t>
            </w:r>
          </w:p>
        </w:tc>
        <w:tc>
          <w:tcPr>
            <w:tcW w:w="1000" w:type="dxa"/>
            <w:tcBorders>
              <w:top w:val="nil"/>
              <w:left w:val="nil"/>
              <w:bottom w:val="single" w:sz="8" w:space="0" w:color="auto"/>
              <w:right w:val="single" w:sz="8" w:space="0" w:color="auto"/>
            </w:tcBorders>
            <w:shd w:val="clear" w:color="000000" w:fill="FFFFFF"/>
            <w:noWrap/>
            <w:vAlign w:val="center"/>
            <w:hideMark/>
          </w:tcPr>
          <w:p w14:paraId="41F856BE" w14:textId="7CDE28B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16</w:t>
            </w:r>
          </w:p>
        </w:tc>
        <w:tc>
          <w:tcPr>
            <w:tcW w:w="1000" w:type="dxa"/>
            <w:tcBorders>
              <w:top w:val="nil"/>
              <w:left w:val="nil"/>
              <w:bottom w:val="single" w:sz="8" w:space="0" w:color="auto"/>
              <w:right w:val="single" w:sz="8" w:space="0" w:color="auto"/>
            </w:tcBorders>
            <w:shd w:val="clear" w:color="000000" w:fill="FFFFFF"/>
            <w:noWrap/>
            <w:vAlign w:val="center"/>
            <w:hideMark/>
          </w:tcPr>
          <w:p w14:paraId="6F249AC0" w14:textId="454DF55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6A51AEE2" w14:textId="228F51C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0.84%</w:t>
            </w:r>
          </w:p>
        </w:tc>
        <w:tc>
          <w:tcPr>
            <w:tcW w:w="1000" w:type="dxa"/>
            <w:tcBorders>
              <w:top w:val="nil"/>
              <w:left w:val="nil"/>
              <w:bottom w:val="single" w:sz="8" w:space="0" w:color="auto"/>
              <w:right w:val="single" w:sz="8" w:space="0" w:color="auto"/>
            </w:tcBorders>
            <w:shd w:val="clear" w:color="000000" w:fill="FFFFFF"/>
            <w:noWrap/>
            <w:vAlign w:val="center"/>
            <w:hideMark/>
          </w:tcPr>
          <w:p w14:paraId="5AAF0D1C" w14:textId="3652EF9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4.72%</w:t>
            </w:r>
          </w:p>
        </w:tc>
      </w:tr>
      <w:tr w:rsidR="00E561A5" w:rsidRPr="00C52F8D" w14:paraId="5BC7483D"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1D135E9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Argentina</w:t>
            </w:r>
          </w:p>
        </w:tc>
        <w:tc>
          <w:tcPr>
            <w:tcW w:w="1000" w:type="dxa"/>
            <w:tcBorders>
              <w:top w:val="nil"/>
              <w:left w:val="nil"/>
              <w:bottom w:val="single" w:sz="8" w:space="0" w:color="auto"/>
              <w:right w:val="single" w:sz="8" w:space="0" w:color="auto"/>
            </w:tcBorders>
            <w:shd w:val="clear" w:color="000000" w:fill="FFFFFF"/>
            <w:noWrap/>
            <w:vAlign w:val="center"/>
            <w:hideMark/>
          </w:tcPr>
          <w:p w14:paraId="0B217DA9" w14:textId="1623A5C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1EDE80F5" w14:textId="0775AA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905F232" w14:textId="1BA179F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4295509" w14:textId="28F6362E"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50B01130" w14:textId="183D641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w:t>
            </w:r>
          </w:p>
        </w:tc>
        <w:tc>
          <w:tcPr>
            <w:tcW w:w="1000" w:type="dxa"/>
            <w:tcBorders>
              <w:top w:val="nil"/>
              <w:left w:val="nil"/>
              <w:bottom w:val="single" w:sz="8" w:space="0" w:color="auto"/>
              <w:right w:val="single" w:sz="8" w:space="0" w:color="auto"/>
            </w:tcBorders>
            <w:shd w:val="clear" w:color="000000" w:fill="FFFFFF"/>
            <w:noWrap/>
            <w:vAlign w:val="center"/>
            <w:hideMark/>
          </w:tcPr>
          <w:p w14:paraId="0D902CE4" w14:textId="3174AA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5.21%</w:t>
            </w:r>
          </w:p>
        </w:tc>
        <w:tc>
          <w:tcPr>
            <w:tcW w:w="1000" w:type="dxa"/>
            <w:tcBorders>
              <w:top w:val="nil"/>
              <w:left w:val="nil"/>
              <w:bottom w:val="single" w:sz="8" w:space="0" w:color="auto"/>
              <w:right w:val="single" w:sz="8" w:space="0" w:color="auto"/>
            </w:tcBorders>
            <w:shd w:val="clear" w:color="000000" w:fill="FFFFFF"/>
            <w:noWrap/>
            <w:vAlign w:val="center"/>
            <w:hideMark/>
          </w:tcPr>
          <w:p w14:paraId="6F16E11F" w14:textId="0959BB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r>
      <w:tr w:rsidR="00E561A5" w:rsidRPr="00C52F8D" w14:paraId="77BB2247"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072B2E3F"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1E99D173" w14:textId="11D1430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0E04E2DA" w14:textId="169B4A8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C7F6FE7" w14:textId="5CD6260A"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w:t>
            </w:r>
          </w:p>
        </w:tc>
        <w:tc>
          <w:tcPr>
            <w:tcW w:w="1000" w:type="dxa"/>
            <w:tcBorders>
              <w:top w:val="nil"/>
              <w:left w:val="nil"/>
              <w:bottom w:val="single" w:sz="8" w:space="0" w:color="auto"/>
              <w:right w:val="single" w:sz="8" w:space="0" w:color="auto"/>
            </w:tcBorders>
            <w:shd w:val="clear" w:color="000000" w:fill="FFFFFF"/>
            <w:noWrap/>
            <w:vAlign w:val="center"/>
            <w:hideMark/>
          </w:tcPr>
          <w:p w14:paraId="6FF4DF49" w14:textId="686CA23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8</w:t>
            </w:r>
          </w:p>
        </w:tc>
        <w:tc>
          <w:tcPr>
            <w:tcW w:w="1000" w:type="dxa"/>
            <w:tcBorders>
              <w:top w:val="nil"/>
              <w:left w:val="nil"/>
              <w:bottom w:val="single" w:sz="8" w:space="0" w:color="auto"/>
              <w:right w:val="single" w:sz="8" w:space="0" w:color="auto"/>
            </w:tcBorders>
            <w:shd w:val="clear" w:color="000000" w:fill="FFFFFF"/>
            <w:noWrap/>
            <w:vAlign w:val="center"/>
            <w:hideMark/>
          </w:tcPr>
          <w:p w14:paraId="2026E2CA" w14:textId="55DCC349"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10</w:t>
            </w:r>
          </w:p>
        </w:tc>
        <w:tc>
          <w:tcPr>
            <w:tcW w:w="1000" w:type="dxa"/>
            <w:tcBorders>
              <w:top w:val="nil"/>
              <w:left w:val="nil"/>
              <w:bottom w:val="single" w:sz="8" w:space="0" w:color="auto"/>
              <w:right w:val="single" w:sz="8" w:space="0" w:color="auto"/>
            </w:tcBorders>
            <w:shd w:val="clear" w:color="000000" w:fill="FFFFFF"/>
            <w:noWrap/>
            <w:vAlign w:val="center"/>
            <w:hideMark/>
          </w:tcPr>
          <w:p w14:paraId="0ED72F2F" w14:textId="5F320AA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-0.22%</w:t>
            </w:r>
          </w:p>
        </w:tc>
        <w:tc>
          <w:tcPr>
            <w:tcW w:w="1000" w:type="dxa"/>
            <w:tcBorders>
              <w:top w:val="nil"/>
              <w:left w:val="nil"/>
              <w:bottom w:val="single" w:sz="8" w:space="0" w:color="auto"/>
              <w:right w:val="single" w:sz="8" w:space="0" w:color="auto"/>
            </w:tcBorders>
            <w:shd w:val="clear" w:color="000000" w:fill="FFFFFF"/>
            <w:noWrap/>
            <w:vAlign w:val="center"/>
            <w:hideMark/>
          </w:tcPr>
          <w:p w14:paraId="7039E2B5" w14:textId="3040D77C"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3.75%</w:t>
            </w:r>
          </w:p>
        </w:tc>
      </w:tr>
      <w:tr w:rsidR="00E561A5" w:rsidRPr="00C52F8D" w14:paraId="7069357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11EE69E"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South America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98219BB" w14:textId="4B101572"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2.90%</w:t>
            </w:r>
          </w:p>
        </w:tc>
        <w:tc>
          <w:tcPr>
            <w:tcW w:w="1000" w:type="dxa"/>
            <w:tcBorders>
              <w:top w:val="nil"/>
              <w:left w:val="nil"/>
              <w:bottom w:val="single" w:sz="8" w:space="0" w:color="auto"/>
              <w:right w:val="single" w:sz="8" w:space="0" w:color="auto"/>
            </w:tcBorders>
            <w:shd w:val="clear" w:color="000000" w:fill="FFFFFF"/>
            <w:noWrap/>
            <w:vAlign w:val="center"/>
            <w:hideMark/>
          </w:tcPr>
          <w:p w14:paraId="0F220F13" w14:textId="62130DF4"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2.74%</w:t>
            </w:r>
          </w:p>
        </w:tc>
        <w:tc>
          <w:tcPr>
            <w:tcW w:w="1000" w:type="dxa"/>
            <w:tcBorders>
              <w:top w:val="nil"/>
              <w:left w:val="nil"/>
              <w:bottom w:val="single" w:sz="8" w:space="0" w:color="auto"/>
              <w:right w:val="single" w:sz="8" w:space="0" w:color="auto"/>
            </w:tcBorders>
            <w:shd w:val="clear" w:color="000000" w:fill="FFFFFF"/>
            <w:noWrap/>
            <w:vAlign w:val="center"/>
            <w:hideMark/>
          </w:tcPr>
          <w:p w14:paraId="28A9145C" w14:textId="19C6D00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2.65%</w:t>
            </w:r>
          </w:p>
        </w:tc>
        <w:tc>
          <w:tcPr>
            <w:tcW w:w="1000" w:type="dxa"/>
            <w:tcBorders>
              <w:top w:val="nil"/>
              <w:left w:val="nil"/>
              <w:bottom w:val="single" w:sz="8" w:space="0" w:color="auto"/>
              <w:right w:val="single" w:sz="8" w:space="0" w:color="auto"/>
            </w:tcBorders>
            <w:shd w:val="clear" w:color="000000" w:fill="FFFFFF"/>
            <w:noWrap/>
            <w:vAlign w:val="center"/>
            <w:hideMark/>
          </w:tcPr>
          <w:p w14:paraId="797ED9B2" w14:textId="471D42A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2.43%</w:t>
            </w:r>
          </w:p>
        </w:tc>
        <w:tc>
          <w:tcPr>
            <w:tcW w:w="1000" w:type="dxa"/>
            <w:tcBorders>
              <w:top w:val="nil"/>
              <w:left w:val="nil"/>
              <w:bottom w:val="single" w:sz="8" w:space="0" w:color="auto"/>
              <w:right w:val="single" w:sz="8" w:space="0" w:color="auto"/>
            </w:tcBorders>
            <w:shd w:val="clear" w:color="000000" w:fill="FFFFFF"/>
            <w:noWrap/>
            <w:vAlign w:val="center"/>
            <w:hideMark/>
          </w:tcPr>
          <w:p w14:paraId="12727E6C" w14:textId="37C3956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2.24%</w:t>
            </w:r>
          </w:p>
        </w:tc>
        <w:tc>
          <w:tcPr>
            <w:tcW w:w="1000" w:type="dxa"/>
            <w:tcBorders>
              <w:top w:val="nil"/>
              <w:left w:val="nil"/>
              <w:bottom w:val="single" w:sz="8" w:space="0" w:color="auto"/>
              <w:right w:val="single" w:sz="8" w:space="0" w:color="auto"/>
            </w:tcBorders>
            <w:shd w:val="clear" w:color="000000" w:fill="FFFFFF"/>
            <w:noWrap/>
            <w:vAlign w:val="center"/>
            <w:hideMark/>
          </w:tcPr>
          <w:p w14:paraId="4D68B958" w14:textId="5B386943"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459B4314" w14:textId="1E2B1086"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r w:rsidR="00E561A5" w:rsidRPr="00C52F8D" w14:paraId="5A64B5EF"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C00000"/>
            <w:noWrap/>
            <w:vAlign w:val="center"/>
            <w:hideMark/>
          </w:tcPr>
          <w:p w14:paraId="0F36442C" w14:textId="77777777" w:rsidR="00E561A5" w:rsidRPr="00C52F8D" w:rsidRDefault="00E561A5" w:rsidP="00E561A5">
            <w:pPr>
              <w:spacing w:after="0" w:line="240" w:lineRule="auto"/>
              <w:rPr>
                <w:rFonts w:ascii="Arial" w:eastAsia="Times New Roman" w:hAnsi="Arial" w:cs="Arial"/>
                <w:color w:val="FFFFFF"/>
                <w:sz w:val="20"/>
                <w:szCs w:val="20"/>
                <w:lang w:val="en-US"/>
              </w:rPr>
            </w:pPr>
            <w:r w:rsidRPr="00C52F8D">
              <w:rPr>
                <w:rFonts w:ascii="Arial" w:eastAsia="Times New Roman" w:hAnsi="Arial" w:cs="Arial"/>
                <w:color w:val="FFFFFF"/>
                <w:sz w:val="20"/>
                <w:szCs w:val="20"/>
                <w:lang w:val="en-US"/>
              </w:rPr>
              <w:t>Middle East and Africa</w:t>
            </w:r>
          </w:p>
        </w:tc>
        <w:tc>
          <w:tcPr>
            <w:tcW w:w="1000" w:type="dxa"/>
            <w:tcBorders>
              <w:top w:val="nil"/>
              <w:left w:val="nil"/>
              <w:bottom w:val="single" w:sz="8" w:space="0" w:color="auto"/>
              <w:right w:val="single" w:sz="8" w:space="0" w:color="auto"/>
            </w:tcBorders>
            <w:shd w:val="clear" w:color="000000" w:fill="C00000"/>
            <w:noWrap/>
            <w:vAlign w:val="center"/>
            <w:hideMark/>
          </w:tcPr>
          <w:p w14:paraId="2FE2095A" w14:textId="6723F59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51</w:t>
            </w:r>
          </w:p>
        </w:tc>
        <w:tc>
          <w:tcPr>
            <w:tcW w:w="1000" w:type="dxa"/>
            <w:tcBorders>
              <w:top w:val="nil"/>
              <w:left w:val="nil"/>
              <w:bottom w:val="single" w:sz="8" w:space="0" w:color="auto"/>
              <w:right w:val="single" w:sz="8" w:space="0" w:color="auto"/>
            </w:tcBorders>
            <w:shd w:val="clear" w:color="000000" w:fill="C00000"/>
            <w:noWrap/>
            <w:vAlign w:val="center"/>
            <w:hideMark/>
          </w:tcPr>
          <w:p w14:paraId="0D8D9279" w14:textId="7B407CC5"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56</w:t>
            </w:r>
          </w:p>
        </w:tc>
        <w:tc>
          <w:tcPr>
            <w:tcW w:w="1000" w:type="dxa"/>
            <w:tcBorders>
              <w:top w:val="nil"/>
              <w:left w:val="nil"/>
              <w:bottom w:val="single" w:sz="8" w:space="0" w:color="auto"/>
              <w:right w:val="single" w:sz="8" w:space="0" w:color="auto"/>
            </w:tcBorders>
            <w:shd w:val="clear" w:color="000000" w:fill="C00000"/>
            <w:noWrap/>
            <w:vAlign w:val="center"/>
            <w:hideMark/>
          </w:tcPr>
          <w:p w14:paraId="0B38D818" w14:textId="303730EA"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59</w:t>
            </w:r>
          </w:p>
        </w:tc>
        <w:tc>
          <w:tcPr>
            <w:tcW w:w="1000" w:type="dxa"/>
            <w:tcBorders>
              <w:top w:val="nil"/>
              <w:left w:val="nil"/>
              <w:bottom w:val="single" w:sz="8" w:space="0" w:color="auto"/>
              <w:right w:val="single" w:sz="8" w:space="0" w:color="auto"/>
            </w:tcBorders>
            <w:shd w:val="clear" w:color="000000" w:fill="C00000"/>
            <w:noWrap/>
            <w:vAlign w:val="center"/>
            <w:hideMark/>
          </w:tcPr>
          <w:p w14:paraId="1EC6C3AC" w14:textId="026C44A1"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73</w:t>
            </w:r>
          </w:p>
        </w:tc>
        <w:tc>
          <w:tcPr>
            <w:tcW w:w="1000" w:type="dxa"/>
            <w:tcBorders>
              <w:top w:val="nil"/>
              <w:left w:val="nil"/>
              <w:bottom w:val="single" w:sz="8" w:space="0" w:color="auto"/>
              <w:right w:val="single" w:sz="8" w:space="0" w:color="auto"/>
            </w:tcBorders>
            <w:shd w:val="clear" w:color="000000" w:fill="C00000"/>
            <w:noWrap/>
            <w:vAlign w:val="center"/>
            <w:hideMark/>
          </w:tcPr>
          <w:p w14:paraId="4A4D64BE" w14:textId="7EC0EFE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w:t>
            </w:r>
          </w:p>
        </w:tc>
        <w:tc>
          <w:tcPr>
            <w:tcW w:w="1000" w:type="dxa"/>
            <w:tcBorders>
              <w:top w:val="nil"/>
              <w:left w:val="nil"/>
              <w:bottom w:val="nil"/>
              <w:right w:val="nil"/>
            </w:tcBorders>
            <w:shd w:val="clear" w:color="000000" w:fill="C00000"/>
            <w:noWrap/>
            <w:vAlign w:val="center"/>
            <w:hideMark/>
          </w:tcPr>
          <w:p w14:paraId="161E9CE6" w14:textId="6D7FBB63"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1.86%</w:t>
            </w:r>
          </w:p>
        </w:tc>
        <w:tc>
          <w:tcPr>
            <w:tcW w:w="1000" w:type="dxa"/>
            <w:tcBorders>
              <w:top w:val="nil"/>
              <w:left w:val="nil"/>
              <w:bottom w:val="nil"/>
              <w:right w:val="nil"/>
            </w:tcBorders>
            <w:shd w:val="clear" w:color="000000" w:fill="C00000"/>
            <w:noWrap/>
            <w:vAlign w:val="center"/>
            <w:hideMark/>
          </w:tcPr>
          <w:p w14:paraId="2F75EF29" w14:textId="5F670A4C" w:rsidR="00E561A5" w:rsidRPr="00C52F8D" w:rsidRDefault="00E561A5" w:rsidP="00E561A5">
            <w:pPr>
              <w:spacing w:after="0" w:line="240" w:lineRule="auto"/>
              <w:jc w:val="center"/>
              <w:rPr>
                <w:rFonts w:ascii="Arial" w:eastAsia="Times New Roman" w:hAnsi="Arial" w:cs="Arial"/>
                <w:color w:val="FFFFFF"/>
                <w:sz w:val="20"/>
                <w:szCs w:val="20"/>
                <w:lang w:val="en-US"/>
              </w:rPr>
            </w:pPr>
            <w:r>
              <w:rPr>
                <w:rFonts w:ascii="Arial" w:hAnsi="Arial" w:cs="Arial"/>
                <w:color w:val="FFFFFF"/>
                <w:sz w:val="20"/>
                <w:szCs w:val="20"/>
                <w:lang w:val="en-US"/>
              </w:rPr>
              <w:t>9.28%</w:t>
            </w:r>
          </w:p>
        </w:tc>
      </w:tr>
      <w:tr w:rsidR="00E561A5" w:rsidRPr="00C52F8D" w14:paraId="3EF7DCE1"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64A47AF2"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Saudi Arabia</w:t>
            </w:r>
          </w:p>
        </w:tc>
        <w:tc>
          <w:tcPr>
            <w:tcW w:w="1000" w:type="dxa"/>
            <w:tcBorders>
              <w:top w:val="nil"/>
              <w:left w:val="nil"/>
              <w:bottom w:val="single" w:sz="8" w:space="0" w:color="auto"/>
              <w:right w:val="single" w:sz="8" w:space="0" w:color="auto"/>
            </w:tcBorders>
            <w:shd w:val="clear" w:color="000000" w:fill="FFFFFF"/>
            <w:noWrap/>
            <w:vAlign w:val="center"/>
            <w:hideMark/>
          </w:tcPr>
          <w:p w14:paraId="150D900D" w14:textId="7F2B8EF3"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17</w:t>
            </w:r>
          </w:p>
        </w:tc>
        <w:tc>
          <w:tcPr>
            <w:tcW w:w="1000" w:type="dxa"/>
            <w:tcBorders>
              <w:top w:val="nil"/>
              <w:left w:val="nil"/>
              <w:bottom w:val="single" w:sz="8" w:space="0" w:color="auto"/>
              <w:right w:val="single" w:sz="8" w:space="0" w:color="auto"/>
            </w:tcBorders>
            <w:shd w:val="clear" w:color="000000" w:fill="FFFFFF"/>
            <w:noWrap/>
            <w:vAlign w:val="center"/>
            <w:hideMark/>
          </w:tcPr>
          <w:p w14:paraId="445BF90C" w14:textId="45CB955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20</w:t>
            </w:r>
          </w:p>
        </w:tc>
        <w:tc>
          <w:tcPr>
            <w:tcW w:w="1000" w:type="dxa"/>
            <w:tcBorders>
              <w:top w:val="nil"/>
              <w:left w:val="nil"/>
              <w:bottom w:val="single" w:sz="8" w:space="0" w:color="auto"/>
              <w:right w:val="single" w:sz="8" w:space="0" w:color="auto"/>
            </w:tcBorders>
            <w:shd w:val="clear" w:color="000000" w:fill="FFFFFF"/>
            <w:noWrap/>
            <w:vAlign w:val="center"/>
            <w:hideMark/>
          </w:tcPr>
          <w:p w14:paraId="176E0F4A" w14:textId="31BCF73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21</w:t>
            </w:r>
          </w:p>
        </w:tc>
        <w:tc>
          <w:tcPr>
            <w:tcW w:w="1000" w:type="dxa"/>
            <w:tcBorders>
              <w:top w:val="nil"/>
              <w:left w:val="nil"/>
              <w:bottom w:val="single" w:sz="8" w:space="0" w:color="auto"/>
              <w:right w:val="single" w:sz="8" w:space="0" w:color="auto"/>
            </w:tcBorders>
            <w:shd w:val="clear" w:color="000000" w:fill="FFFFFF"/>
            <w:noWrap/>
            <w:vAlign w:val="center"/>
            <w:hideMark/>
          </w:tcPr>
          <w:p w14:paraId="744D39C2" w14:textId="0D7CF1E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23</w:t>
            </w:r>
          </w:p>
        </w:tc>
        <w:tc>
          <w:tcPr>
            <w:tcW w:w="1000" w:type="dxa"/>
            <w:tcBorders>
              <w:top w:val="nil"/>
              <w:left w:val="nil"/>
              <w:bottom w:val="single" w:sz="8" w:space="0" w:color="auto"/>
              <w:right w:val="single" w:sz="8" w:space="0" w:color="auto"/>
            </w:tcBorders>
            <w:shd w:val="clear" w:color="000000" w:fill="FFFFFF"/>
            <w:noWrap/>
            <w:vAlign w:val="center"/>
            <w:hideMark/>
          </w:tcPr>
          <w:p w14:paraId="51ADCA4D" w14:textId="49C296F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29</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1336CB82" w14:textId="57A37D25"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2.55%</w:t>
            </w:r>
          </w:p>
        </w:tc>
        <w:tc>
          <w:tcPr>
            <w:tcW w:w="1000" w:type="dxa"/>
            <w:tcBorders>
              <w:top w:val="single" w:sz="8" w:space="0" w:color="auto"/>
              <w:left w:val="nil"/>
              <w:bottom w:val="single" w:sz="8" w:space="0" w:color="auto"/>
              <w:right w:val="single" w:sz="8" w:space="0" w:color="auto"/>
            </w:tcBorders>
            <w:shd w:val="clear" w:color="auto" w:fill="auto"/>
            <w:noWrap/>
            <w:vAlign w:val="center"/>
            <w:hideMark/>
          </w:tcPr>
          <w:p w14:paraId="382A0468" w14:textId="710B961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3.60%</w:t>
            </w:r>
          </w:p>
        </w:tc>
      </w:tr>
      <w:tr w:rsidR="00E561A5" w:rsidRPr="00C52F8D" w14:paraId="77EA8469"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45E16813"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Others</w:t>
            </w:r>
          </w:p>
        </w:tc>
        <w:tc>
          <w:tcPr>
            <w:tcW w:w="1000" w:type="dxa"/>
            <w:tcBorders>
              <w:top w:val="nil"/>
              <w:left w:val="nil"/>
              <w:bottom w:val="single" w:sz="8" w:space="0" w:color="auto"/>
              <w:right w:val="single" w:sz="8" w:space="0" w:color="auto"/>
            </w:tcBorders>
            <w:shd w:val="clear" w:color="000000" w:fill="FFFFFF"/>
            <w:noWrap/>
            <w:vAlign w:val="center"/>
            <w:hideMark/>
          </w:tcPr>
          <w:p w14:paraId="73626D8D" w14:textId="1DEF2C5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34</w:t>
            </w:r>
          </w:p>
        </w:tc>
        <w:tc>
          <w:tcPr>
            <w:tcW w:w="1000" w:type="dxa"/>
            <w:tcBorders>
              <w:top w:val="nil"/>
              <w:left w:val="nil"/>
              <w:bottom w:val="single" w:sz="8" w:space="0" w:color="auto"/>
              <w:right w:val="single" w:sz="8" w:space="0" w:color="auto"/>
            </w:tcBorders>
            <w:shd w:val="clear" w:color="000000" w:fill="FFFFFF"/>
            <w:noWrap/>
            <w:vAlign w:val="center"/>
            <w:hideMark/>
          </w:tcPr>
          <w:p w14:paraId="2211B375" w14:textId="0F0D2DC0"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36</w:t>
            </w:r>
          </w:p>
        </w:tc>
        <w:tc>
          <w:tcPr>
            <w:tcW w:w="1000" w:type="dxa"/>
            <w:tcBorders>
              <w:top w:val="nil"/>
              <w:left w:val="nil"/>
              <w:bottom w:val="single" w:sz="8" w:space="0" w:color="auto"/>
              <w:right w:val="single" w:sz="8" w:space="0" w:color="auto"/>
            </w:tcBorders>
            <w:shd w:val="clear" w:color="000000" w:fill="FFFFFF"/>
            <w:noWrap/>
            <w:vAlign w:val="center"/>
            <w:hideMark/>
          </w:tcPr>
          <w:p w14:paraId="1C1E6573" w14:textId="42FAE6B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38</w:t>
            </w:r>
          </w:p>
        </w:tc>
        <w:tc>
          <w:tcPr>
            <w:tcW w:w="1000" w:type="dxa"/>
            <w:tcBorders>
              <w:top w:val="nil"/>
              <w:left w:val="nil"/>
              <w:bottom w:val="single" w:sz="8" w:space="0" w:color="auto"/>
              <w:right w:val="single" w:sz="8" w:space="0" w:color="auto"/>
            </w:tcBorders>
            <w:shd w:val="clear" w:color="000000" w:fill="FFFFFF"/>
            <w:noWrap/>
            <w:vAlign w:val="center"/>
            <w:hideMark/>
          </w:tcPr>
          <w:p w14:paraId="5526AD5D" w14:textId="6800C25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50</w:t>
            </w:r>
          </w:p>
        </w:tc>
        <w:tc>
          <w:tcPr>
            <w:tcW w:w="1000" w:type="dxa"/>
            <w:tcBorders>
              <w:top w:val="nil"/>
              <w:left w:val="nil"/>
              <w:bottom w:val="single" w:sz="8" w:space="0" w:color="auto"/>
              <w:right w:val="single" w:sz="8" w:space="0" w:color="auto"/>
            </w:tcBorders>
            <w:shd w:val="clear" w:color="000000" w:fill="FFFFFF"/>
            <w:noWrap/>
            <w:vAlign w:val="center"/>
            <w:hideMark/>
          </w:tcPr>
          <w:p w14:paraId="47D5B8A7" w14:textId="4A7E033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63</w:t>
            </w:r>
          </w:p>
        </w:tc>
        <w:tc>
          <w:tcPr>
            <w:tcW w:w="1000" w:type="dxa"/>
            <w:tcBorders>
              <w:top w:val="nil"/>
              <w:left w:val="nil"/>
              <w:bottom w:val="single" w:sz="8" w:space="0" w:color="auto"/>
              <w:right w:val="single" w:sz="8" w:space="0" w:color="auto"/>
            </w:tcBorders>
            <w:shd w:val="clear" w:color="auto" w:fill="auto"/>
            <w:noWrap/>
            <w:vAlign w:val="center"/>
            <w:hideMark/>
          </w:tcPr>
          <w:p w14:paraId="6D19BFC6" w14:textId="3601F7F1"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1.49%</w:t>
            </w:r>
          </w:p>
        </w:tc>
        <w:tc>
          <w:tcPr>
            <w:tcW w:w="1000" w:type="dxa"/>
            <w:tcBorders>
              <w:top w:val="nil"/>
              <w:left w:val="nil"/>
              <w:bottom w:val="single" w:sz="8" w:space="0" w:color="auto"/>
              <w:right w:val="single" w:sz="8" w:space="0" w:color="auto"/>
            </w:tcBorders>
            <w:shd w:val="clear" w:color="auto" w:fill="auto"/>
            <w:noWrap/>
            <w:vAlign w:val="center"/>
            <w:hideMark/>
          </w:tcPr>
          <w:p w14:paraId="0FDEF85B" w14:textId="65B1A9C6"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5.80%</w:t>
            </w:r>
          </w:p>
        </w:tc>
      </w:tr>
      <w:tr w:rsidR="00E561A5" w:rsidRPr="00C52F8D" w14:paraId="4370A730" w14:textId="77777777" w:rsidTr="00C52F8D">
        <w:trPr>
          <w:trHeight w:val="314"/>
        </w:trPr>
        <w:tc>
          <w:tcPr>
            <w:tcW w:w="3253" w:type="dxa"/>
            <w:tcBorders>
              <w:top w:val="nil"/>
              <w:left w:val="single" w:sz="8" w:space="0" w:color="auto"/>
              <w:bottom w:val="single" w:sz="8" w:space="0" w:color="auto"/>
              <w:right w:val="single" w:sz="8" w:space="0" w:color="auto"/>
            </w:tcBorders>
            <w:shd w:val="clear" w:color="000000" w:fill="FFFFFF"/>
            <w:noWrap/>
            <w:vAlign w:val="center"/>
            <w:hideMark/>
          </w:tcPr>
          <w:p w14:paraId="7AE6A9AD" w14:textId="77777777" w:rsidR="00E561A5" w:rsidRPr="00C52F8D" w:rsidRDefault="00E561A5" w:rsidP="00E561A5">
            <w:pPr>
              <w:spacing w:after="0" w:line="240" w:lineRule="auto"/>
              <w:rPr>
                <w:rFonts w:ascii="Arial" w:eastAsia="Times New Roman" w:hAnsi="Arial" w:cs="Arial"/>
                <w:color w:val="000000"/>
                <w:sz w:val="20"/>
                <w:szCs w:val="20"/>
                <w:lang w:val="en-US"/>
              </w:rPr>
            </w:pPr>
            <w:r w:rsidRPr="00C52F8D">
              <w:rPr>
                <w:rFonts w:ascii="Arial" w:eastAsia="Times New Roman" w:hAnsi="Arial" w:cs="Arial"/>
                <w:color w:val="000000"/>
                <w:sz w:val="20"/>
                <w:szCs w:val="20"/>
                <w:lang w:val="en-US"/>
              </w:rPr>
              <w:t xml:space="preserve">Global MEA (Percentage Share) </w:t>
            </w:r>
          </w:p>
        </w:tc>
        <w:tc>
          <w:tcPr>
            <w:tcW w:w="1000" w:type="dxa"/>
            <w:tcBorders>
              <w:top w:val="nil"/>
              <w:left w:val="nil"/>
              <w:bottom w:val="single" w:sz="8" w:space="0" w:color="auto"/>
              <w:right w:val="single" w:sz="8" w:space="0" w:color="auto"/>
            </w:tcBorders>
            <w:shd w:val="clear" w:color="000000" w:fill="FFFFFF"/>
            <w:noWrap/>
            <w:vAlign w:val="center"/>
            <w:hideMark/>
          </w:tcPr>
          <w:p w14:paraId="7E0843A9" w14:textId="639A4DDB"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7.51%</w:t>
            </w:r>
          </w:p>
        </w:tc>
        <w:tc>
          <w:tcPr>
            <w:tcW w:w="1000" w:type="dxa"/>
            <w:tcBorders>
              <w:top w:val="nil"/>
              <w:left w:val="nil"/>
              <w:bottom w:val="single" w:sz="8" w:space="0" w:color="auto"/>
              <w:right w:val="single" w:sz="8" w:space="0" w:color="auto"/>
            </w:tcBorders>
            <w:shd w:val="clear" w:color="000000" w:fill="FFFFFF"/>
            <w:noWrap/>
            <w:vAlign w:val="center"/>
            <w:hideMark/>
          </w:tcPr>
          <w:p w14:paraId="1E18A74D" w14:textId="572E0B08"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7.54%</w:t>
            </w:r>
          </w:p>
        </w:tc>
        <w:tc>
          <w:tcPr>
            <w:tcW w:w="1000" w:type="dxa"/>
            <w:tcBorders>
              <w:top w:val="nil"/>
              <w:left w:val="nil"/>
              <w:bottom w:val="single" w:sz="8" w:space="0" w:color="auto"/>
              <w:right w:val="single" w:sz="8" w:space="0" w:color="auto"/>
            </w:tcBorders>
            <w:shd w:val="clear" w:color="000000" w:fill="FFFFFF"/>
            <w:noWrap/>
            <w:vAlign w:val="center"/>
            <w:hideMark/>
          </w:tcPr>
          <w:p w14:paraId="32D70705" w14:textId="2D45998F"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7.46%</w:t>
            </w:r>
          </w:p>
        </w:tc>
        <w:tc>
          <w:tcPr>
            <w:tcW w:w="1000" w:type="dxa"/>
            <w:tcBorders>
              <w:top w:val="nil"/>
              <w:left w:val="nil"/>
              <w:bottom w:val="single" w:sz="8" w:space="0" w:color="auto"/>
              <w:right w:val="single" w:sz="8" w:space="0" w:color="auto"/>
            </w:tcBorders>
            <w:shd w:val="clear" w:color="000000" w:fill="FFFFFF"/>
            <w:noWrap/>
            <w:vAlign w:val="center"/>
            <w:hideMark/>
          </w:tcPr>
          <w:p w14:paraId="7E3520AE" w14:textId="1DB8319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7.13%</w:t>
            </w:r>
          </w:p>
        </w:tc>
        <w:tc>
          <w:tcPr>
            <w:tcW w:w="1000" w:type="dxa"/>
            <w:tcBorders>
              <w:top w:val="nil"/>
              <w:left w:val="nil"/>
              <w:bottom w:val="single" w:sz="8" w:space="0" w:color="auto"/>
              <w:right w:val="single" w:sz="8" w:space="0" w:color="auto"/>
            </w:tcBorders>
            <w:shd w:val="clear" w:color="000000" w:fill="FFFFFF"/>
            <w:noWrap/>
            <w:vAlign w:val="center"/>
            <w:hideMark/>
          </w:tcPr>
          <w:p w14:paraId="5733B98E" w14:textId="3C7C928D" w:rsidR="00E561A5" w:rsidRPr="00C52F8D" w:rsidRDefault="00E561A5" w:rsidP="00E561A5">
            <w:pPr>
              <w:spacing w:after="0" w:line="240" w:lineRule="auto"/>
              <w:jc w:val="center"/>
              <w:rPr>
                <w:rFonts w:ascii="Arial" w:eastAsia="Times New Roman" w:hAnsi="Arial" w:cs="Arial"/>
                <w:color w:val="000000"/>
                <w:sz w:val="20"/>
                <w:szCs w:val="20"/>
                <w:lang w:val="en-US"/>
              </w:rPr>
            </w:pPr>
            <w:r>
              <w:rPr>
                <w:rFonts w:ascii="Arial" w:hAnsi="Arial" w:cs="Arial"/>
                <w:color w:val="000000"/>
                <w:sz w:val="20"/>
                <w:szCs w:val="20"/>
                <w:lang w:val="en-US"/>
              </w:rPr>
              <w:t>6.71%</w:t>
            </w:r>
          </w:p>
        </w:tc>
        <w:tc>
          <w:tcPr>
            <w:tcW w:w="1000" w:type="dxa"/>
            <w:tcBorders>
              <w:top w:val="nil"/>
              <w:left w:val="nil"/>
              <w:bottom w:val="single" w:sz="8" w:space="0" w:color="auto"/>
              <w:right w:val="single" w:sz="8" w:space="0" w:color="auto"/>
            </w:tcBorders>
            <w:shd w:val="clear" w:color="000000" w:fill="FFFFFF"/>
            <w:noWrap/>
            <w:vAlign w:val="center"/>
            <w:hideMark/>
          </w:tcPr>
          <w:p w14:paraId="766270A6" w14:textId="7525AEB5" w:rsidR="00E561A5" w:rsidRPr="00C52F8D" w:rsidRDefault="00E561A5" w:rsidP="00E561A5">
            <w:pPr>
              <w:spacing w:after="0" w:line="240" w:lineRule="auto"/>
              <w:jc w:val="center"/>
              <w:rPr>
                <w:rFonts w:ascii="Arial" w:eastAsia="Times New Roman" w:hAnsi="Arial" w:cs="Arial"/>
                <w:color w:val="000000"/>
                <w:sz w:val="20"/>
                <w:szCs w:val="20"/>
                <w:lang w:val="en-US"/>
              </w:rPr>
            </w:pPr>
          </w:p>
        </w:tc>
        <w:tc>
          <w:tcPr>
            <w:tcW w:w="1000" w:type="dxa"/>
            <w:tcBorders>
              <w:top w:val="nil"/>
              <w:left w:val="nil"/>
              <w:bottom w:val="single" w:sz="8" w:space="0" w:color="auto"/>
              <w:right w:val="single" w:sz="8" w:space="0" w:color="auto"/>
            </w:tcBorders>
            <w:shd w:val="clear" w:color="000000" w:fill="FFFFFF"/>
            <w:noWrap/>
            <w:vAlign w:val="center"/>
            <w:hideMark/>
          </w:tcPr>
          <w:p w14:paraId="39887802" w14:textId="41AC4147" w:rsidR="00E561A5" w:rsidRPr="00C52F8D" w:rsidRDefault="00E561A5" w:rsidP="00E561A5">
            <w:pPr>
              <w:spacing w:after="0" w:line="240" w:lineRule="auto"/>
              <w:jc w:val="center"/>
              <w:rPr>
                <w:rFonts w:ascii="Arial" w:eastAsia="Times New Roman" w:hAnsi="Arial" w:cs="Arial"/>
                <w:color w:val="000000"/>
                <w:sz w:val="20"/>
                <w:szCs w:val="20"/>
                <w:lang w:val="en-US"/>
              </w:rPr>
            </w:pPr>
          </w:p>
        </w:tc>
      </w:tr>
    </w:tbl>
    <w:p w14:paraId="78C49D53" w14:textId="7BDDEF80" w:rsidR="0068477D" w:rsidRPr="002B5730" w:rsidRDefault="00C52F8D" w:rsidP="0068477D">
      <w:pPr>
        <w:rPr>
          <w:color w:val="000000" w:themeColor="text1"/>
        </w:rPr>
      </w:pPr>
      <w:r w:rsidRPr="00C52F8D">
        <w:rPr>
          <w:rFonts w:ascii="Arial" w:eastAsia="Arial" w:hAnsi="Arial" w:cs="Arial"/>
          <w:noProof/>
          <w:color w:val="000000" w:themeColor="text1"/>
          <w:sz w:val="24"/>
          <w:szCs w:val="24"/>
          <w:lang w:val="en-US"/>
        </w:rPr>
        <mc:AlternateContent>
          <mc:Choice Requires="wps">
            <w:drawing>
              <wp:anchor distT="45720" distB="45720" distL="114300" distR="114300" simplePos="0" relativeHeight="252547072" behindDoc="0" locked="0" layoutInCell="1" allowOverlap="1" wp14:anchorId="75EE7A25" wp14:editId="4A970F02">
                <wp:simplePos x="0" y="0"/>
                <wp:positionH relativeFrom="column">
                  <wp:posOffset>-83185</wp:posOffset>
                </wp:positionH>
                <wp:positionV relativeFrom="paragraph">
                  <wp:posOffset>454025</wp:posOffset>
                </wp:positionV>
                <wp:extent cx="6604635" cy="1324610"/>
                <wp:effectExtent l="76200" t="57150" r="100965" b="123190"/>
                <wp:wrapSquare wrapText="bothSides"/>
                <wp:docPr id="2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132461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A25" id="_x0000_s1054" type="#_x0000_t202" style="position:absolute;margin-left:-6.55pt;margin-top:35.75pt;width:520.05pt;height:104.3pt;z-index:25254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" fillcolor="#91bce3 [2168]" stroked="f" strokeweight=".5pt">
                <v:fill color2="#7aaddd [2616]" rotate="t" colors="0 #b1cbe9;.5 #a3c1e5;1 #92b9e4" focus="100%" type="gradient">
                  <o:fill v:ext="view" type="gradientUnscaled"/>
                </v:fill>
                <v:shadow on="t" color="black" opacity="20971f" offset="0,2.2pt"/>
                <v:textbox>
                  <w:txbxContent>
                    <w:p w14:paraId="3A67D24E" w14:textId="77777777" w:rsidR="004357B7" w:rsidRDefault="004357B7" w:rsidP="00993907">
                      <w:pPr>
                        <w:spacing w:line="360" w:lineRule="auto"/>
                        <w:ind w:left="720" w:hanging="360"/>
                        <w:jc w:val="both"/>
                      </w:pPr>
                    </w:p>
                    <w:p w14:paraId="40D28C52" w14:textId="495E1C13" w:rsidR="00C52F8D" w:rsidRPr="004357B7" w:rsidRDefault="00C52F8D" w:rsidP="00F14E20">
                      <w:pPr>
                        <w:pStyle w:val="ListParagraph"/>
                        <w:numPr>
                          <w:ilvl w:val="0"/>
                          <w:numId w:val="13"/>
                        </w:numPr>
                        <w:spacing w:line="360" w:lineRule="auto"/>
                        <w:jc w:val="both"/>
                        <w:rPr>
                          <w:color w:val="FFFFFF" w:themeColor="background1"/>
                        </w:rPr>
                      </w:pPr>
                      <w:r w:rsidRPr="004357B7">
                        <w:rPr>
                          <w:noProof/>
                          <w:color w:val="000000" w:themeColor="text1"/>
                          <w:sz w:val="24"/>
                          <w:szCs w:val="24"/>
                        </w:rPr>
                        <w:t>With the countries moving towards more and more sustainable energy solutions, the demand for wind energy is expected to grow exponentially in the Asia Pacific during the forecast period, hence the region will keep the</w:t>
                      </w:r>
                      <w:r w:rsidR="004357B7">
                        <w:rPr>
                          <w:noProof/>
                          <w:color w:val="000000" w:themeColor="text1"/>
                          <w:sz w:val="24"/>
                          <w:szCs w:val="24"/>
                        </w:rPr>
                        <w:t xml:space="preserve"> dominating share in the global market.</w:t>
                      </w:r>
                    </w:p>
                  </w:txbxContent>
                </v:textbox>
                <w10:wrap type="square"/>
              </v:shape>
            </w:pict>
          </mc:Fallback>
        </mc:AlternateContent>
      </w:r>
    </w:p>
    <w:p w14:paraId="0676A6FD" w14:textId="77777777" w:rsidR="006E66C6" w:rsidRDefault="006E66C6" w:rsidP="00CB55FA">
      <w:pPr>
        <w:spacing w:line="360" w:lineRule="auto"/>
        <w:jc w:val="both"/>
        <w:rPr>
          <w:rFonts w:ascii="Arial" w:eastAsia="Arial" w:hAnsi="Arial" w:cs="Arial"/>
          <w:noProof/>
          <w:color w:val="000000" w:themeColor="text1"/>
          <w:sz w:val="24"/>
          <w:szCs w:val="24"/>
          <w:lang w:val="en-US"/>
        </w:rPr>
      </w:pPr>
    </w:p>
    <w:p w14:paraId="3193CABA" w14:textId="2027917A" w:rsidR="006E66C6" w:rsidRDefault="006E66C6" w:rsidP="0068477D">
      <w:pPr>
        <w:rPr>
          <w:color w:val="000000" w:themeColor="text1"/>
        </w:rPr>
      </w:pPr>
    </w:p>
    <w:p w14:paraId="2904AF51" w14:textId="33C68088" w:rsidR="00650D00" w:rsidRDefault="00650D00" w:rsidP="0068477D">
      <w:pPr>
        <w:rPr>
          <w:color w:val="000000" w:themeColor="text1"/>
        </w:rPr>
      </w:pPr>
    </w:p>
    <w:p w14:paraId="613DAD88" w14:textId="1637293A" w:rsidR="00650D00" w:rsidRDefault="00650D00" w:rsidP="0068477D">
      <w:pPr>
        <w:rPr>
          <w:color w:val="000000" w:themeColor="text1"/>
        </w:rPr>
      </w:pPr>
    </w:p>
    <w:p w14:paraId="5D356259" w14:textId="640AC6B9" w:rsidR="00650D00" w:rsidRDefault="00650D00" w:rsidP="0068477D">
      <w:pPr>
        <w:rPr>
          <w:color w:val="000000" w:themeColor="text1"/>
        </w:rPr>
      </w:pPr>
    </w:p>
    <w:p w14:paraId="0C76919C" w14:textId="3BBCBE73" w:rsidR="00650D00" w:rsidRDefault="00650D00" w:rsidP="0068477D">
      <w:pPr>
        <w:rPr>
          <w:color w:val="000000" w:themeColor="text1"/>
        </w:rPr>
      </w:pPr>
    </w:p>
    <w:p w14:paraId="52E32522" w14:textId="01465EC9" w:rsidR="00650D00" w:rsidRDefault="00650D00" w:rsidP="0068477D">
      <w:pPr>
        <w:rPr>
          <w:color w:val="000000" w:themeColor="text1"/>
        </w:rPr>
      </w:pPr>
    </w:p>
    <w:p w14:paraId="03AEFB6C" w14:textId="77777777" w:rsidR="00410F69" w:rsidRDefault="00410F69" w:rsidP="0068477D">
      <w:pPr>
        <w:rPr>
          <w:color w:val="000000" w:themeColor="text1"/>
        </w:rPr>
      </w:pPr>
    </w:p>
    <w:p w14:paraId="7B596A0A" w14:textId="77777777" w:rsidR="00650D00" w:rsidRDefault="00650D00" w:rsidP="0068477D">
      <w:pPr>
        <w:rPr>
          <w:color w:val="000000" w:themeColor="text1"/>
        </w:rPr>
      </w:pPr>
    </w:p>
    <w:p w14:paraId="6D47CAED" w14:textId="77777777" w:rsidR="000B6683" w:rsidRDefault="000B6683" w:rsidP="009E126D">
      <w:pPr>
        <w:spacing w:line="360" w:lineRule="auto"/>
        <w:textAlignment w:val="baseline"/>
        <w:rPr>
          <w:rFonts w:ascii="Arial" w:hAnsi="Arial" w:cs="Arial"/>
          <w:b/>
          <w:bCs/>
          <w:sz w:val="24"/>
          <w:szCs w:val="24"/>
        </w:rPr>
      </w:pPr>
    </w:p>
    <w:p w14:paraId="74A3AB77" w14:textId="1D0894F9" w:rsidR="009E126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3.1.9. Sales By Company</w:t>
      </w:r>
    </w:p>
    <w:p w14:paraId="7E42E419" w14:textId="3045FF70" w:rsidR="0068477D" w:rsidRPr="0061645E" w:rsidRDefault="009E126D" w:rsidP="009E126D">
      <w:pPr>
        <w:spacing w:line="360" w:lineRule="auto"/>
        <w:textAlignment w:val="baseline"/>
        <w:rPr>
          <w:rFonts w:ascii="Arial" w:hAnsi="Arial" w:cs="Arial"/>
          <w:b/>
          <w:bCs/>
          <w:sz w:val="24"/>
          <w:szCs w:val="24"/>
        </w:rPr>
      </w:pPr>
      <w:r w:rsidRPr="0061645E">
        <w:rPr>
          <w:rFonts w:ascii="Arial" w:hAnsi="Arial" w:cs="Arial"/>
          <w:b/>
          <w:bCs/>
          <w:sz w:val="24"/>
          <w:szCs w:val="24"/>
        </w:rPr>
        <w:t>Global Vinyl Ester Resin Sales, By Company, By Volume</w:t>
      </w:r>
      <w:r w:rsidR="00274F09">
        <w:rPr>
          <w:rFonts w:ascii="Arial" w:hAnsi="Arial" w:cs="Arial"/>
          <w:b/>
          <w:bCs/>
          <w:sz w:val="24"/>
          <w:szCs w:val="24"/>
        </w:rPr>
        <w:t xml:space="preserve"> (000’ Tonnes)</w:t>
      </w:r>
      <w:r w:rsidR="00650D00">
        <w:rPr>
          <w:rFonts w:ascii="Arial" w:hAnsi="Arial" w:cs="Arial"/>
          <w:b/>
          <w:bCs/>
          <w:sz w:val="24"/>
          <w:szCs w:val="24"/>
        </w:rPr>
        <w:t xml:space="preserve"> </w:t>
      </w:r>
      <w:r w:rsidR="00CA3653">
        <w:rPr>
          <w:rFonts w:ascii="Arial" w:hAnsi="Arial" w:cs="Arial"/>
          <w:b/>
          <w:bCs/>
          <w:sz w:val="24"/>
          <w:szCs w:val="24"/>
        </w:rPr>
        <w:t>(%)</w:t>
      </w:r>
      <w:r w:rsidRPr="0061645E">
        <w:rPr>
          <w:rFonts w:ascii="Arial" w:hAnsi="Arial" w:cs="Arial"/>
          <w:b/>
          <w:bCs/>
          <w:sz w:val="24"/>
          <w:szCs w:val="24"/>
        </w:rPr>
        <w:t>, 2020</w:t>
      </w:r>
    </w:p>
    <w:p w14:paraId="67359049" w14:textId="5F84C541" w:rsidR="0068477D" w:rsidRPr="002B5730" w:rsidRDefault="00064CBC" w:rsidP="0068477D">
      <w:pPr>
        <w:rPr>
          <w:color w:val="000000" w:themeColor="text1"/>
          <w14:textOutline w14:w="9525" w14:cap="rnd" w14:cmpd="sng" w14:algn="ctr">
            <w14:noFill/>
            <w14:prstDash w14:val="solid"/>
            <w14:bevel/>
          </w14:textOutline>
        </w:rPr>
      </w:pPr>
      <w:r w:rsidRPr="002B5730">
        <w:rPr>
          <w:noProof/>
          <w:color w:val="000000" w:themeColor="text1"/>
        </w:rPr>
        <mc:AlternateContent>
          <mc:Choice Requires="wps">
            <w:drawing>
              <wp:anchor distT="0" distB="0" distL="114300" distR="114300" simplePos="0" relativeHeight="251753472" behindDoc="0" locked="0" layoutInCell="1" allowOverlap="1" wp14:anchorId="18636CA4" wp14:editId="1E8472BE">
                <wp:simplePos x="0" y="0"/>
                <wp:positionH relativeFrom="margin">
                  <wp:posOffset>2393950</wp:posOffset>
                </wp:positionH>
                <wp:positionV relativeFrom="paragraph">
                  <wp:posOffset>3814445</wp:posOffset>
                </wp:positionV>
                <wp:extent cx="4074795" cy="415290"/>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4795" cy="415290"/>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55" type="#_x0000_t202" style="position:absolute;margin-left:188.5pt;margin-top:300.35pt;width:320.85pt;height:32.7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r w:rsidR="0068477D" w:rsidRPr="002B5730">
        <w:rPr>
          <w:noProof/>
          <w:color w:val="000000" w:themeColor="text1"/>
        </w:rPr>
        <w:drawing>
          <wp:inline distT="0" distB="0" distL="0" distR="0" wp14:anchorId="047FA9F1" wp14:editId="5E9C17F5">
            <wp:extent cx="6467475" cy="3519259"/>
            <wp:effectExtent l="0" t="0" r="0" b="508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ED2E71" w14:textId="3C31D9FE" w:rsidR="0068477D" w:rsidRPr="002B5730" w:rsidRDefault="0068477D" w:rsidP="0068477D">
      <w:pPr>
        <w:rPr>
          <w:color w:val="000000" w:themeColor="text1"/>
        </w:rPr>
      </w:pPr>
    </w:p>
    <w:p w14:paraId="021B6A70" w14:textId="03C5E080" w:rsidR="0068477D" w:rsidRPr="002B5730" w:rsidRDefault="00064CBC" w:rsidP="0068477D">
      <w:pPr>
        <w:tabs>
          <w:tab w:val="left" w:pos="1350"/>
        </w:tabs>
        <w:rPr>
          <w:color w:val="000000" w:themeColor="text1"/>
        </w:rPr>
      </w:pPr>
      <w:r w:rsidRPr="00C14303">
        <w:rPr>
          <w:rFonts w:ascii="Arial" w:eastAsia="Arial" w:hAnsi="Arial" w:cs="Arial"/>
          <w:bCs/>
          <w:noProof/>
          <w:color w:val="000000" w:themeColor="text1"/>
          <w:sz w:val="24"/>
          <w:szCs w:val="24"/>
        </w:rPr>
        <w:lastRenderedPageBreak/>
        <mc:AlternateContent>
          <mc:Choice Requires="wps">
            <w:drawing>
              <wp:anchor distT="45720" distB="45720" distL="114300" distR="114300" simplePos="0" relativeHeight="252656640" behindDoc="0" locked="0" layoutInCell="1" allowOverlap="1" wp14:anchorId="159BDF18" wp14:editId="5B158615">
                <wp:simplePos x="0" y="0"/>
                <wp:positionH relativeFrom="column">
                  <wp:posOffset>-6202</wp:posOffset>
                </wp:positionH>
                <wp:positionV relativeFrom="paragraph">
                  <wp:posOffset>524450</wp:posOffset>
                </wp:positionV>
                <wp:extent cx="6540500" cy="3238943"/>
                <wp:effectExtent l="76200" t="57150" r="69850" b="952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3238943"/>
                        </a:xfrm>
                        <a:prstGeom prst="rect">
                          <a:avLst/>
                        </a:prstGeom>
                        <a:solidFill>
                          <a:schemeClr val="accent3">
                            <a:alpha val="5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BDF18" id="_x0000_s1056" type="#_x0000_t202" style="position:absolute;margin-left:-.5pt;margin-top:41.3pt;width:515pt;height:255.05pt;z-index:2526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" fillcolor="#a5a5a5 [3206]" stroked="f">
                <v:fill opacity="32896f"/>
                <v:shadow on="t" color="black" opacity="20971f" offset="0,2.2pt"/>
                <v:textbox>
                  <w:txbxContent>
                    <w:p w14:paraId="4D2C99C7"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AOC is leading the market, followed by INEOS Composites and </w:t>
                      </w:r>
                      <w:proofErr w:type="spellStart"/>
                      <w:r w:rsidRPr="00C14303">
                        <w:rPr>
                          <w:bCs/>
                          <w:color w:val="000000" w:themeColor="text1"/>
                          <w:sz w:val="24"/>
                          <w:szCs w:val="24"/>
                        </w:rPr>
                        <w:t>Swancor</w:t>
                      </w:r>
                      <w:proofErr w:type="spellEnd"/>
                      <w:r w:rsidRPr="00C14303">
                        <w:rPr>
                          <w:bCs/>
                          <w:color w:val="000000" w:themeColor="text1"/>
                          <w:sz w:val="24"/>
                          <w:szCs w:val="24"/>
                        </w:rPr>
                        <w:t xml:space="preserve"> Holding Co., Ltd. </w:t>
                      </w:r>
                    </w:p>
                    <w:p w14:paraId="4314470D"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AOC, the leader in composites market, has been able to bring novel styrene free resins to commercial sales in the last twenty years and has also partnered with various companies to develop out of the box solutions which may bring both sustainability and performance.</w:t>
                      </w:r>
                    </w:p>
                    <w:p w14:paraId="7BF69CCE"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INEOS Composites provides high quality vinyl ester products such as AME™, </w:t>
                      </w:r>
                      <w:proofErr w:type="spellStart"/>
                      <w:r w:rsidRPr="00C14303">
                        <w:rPr>
                          <w:bCs/>
                          <w:color w:val="000000" w:themeColor="text1"/>
                          <w:sz w:val="24"/>
                          <w:szCs w:val="24"/>
                        </w:rPr>
                        <w:t>Arotran</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Derakane</w:t>
                      </w:r>
                      <w:proofErr w:type="spellEnd"/>
                      <w:r w:rsidRPr="00C14303">
                        <w:rPr>
                          <w:bCs/>
                          <w:color w:val="000000" w:themeColor="text1"/>
                          <w:sz w:val="24"/>
                          <w:szCs w:val="24"/>
                        </w:rPr>
                        <w:t xml:space="preserve">™ </w:t>
                      </w:r>
                      <w:proofErr w:type="spellStart"/>
                      <w:r w:rsidRPr="00C14303">
                        <w:rPr>
                          <w:bCs/>
                          <w:color w:val="000000" w:themeColor="text1"/>
                          <w:sz w:val="24"/>
                          <w:szCs w:val="24"/>
                        </w:rPr>
                        <w:t>Signia</w:t>
                      </w:r>
                      <w:proofErr w:type="spellEnd"/>
                      <w:r w:rsidRPr="00C14303">
                        <w:rPr>
                          <w:bCs/>
                          <w:color w:val="000000" w:themeColor="text1"/>
                          <w:sz w:val="24"/>
                          <w:szCs w:val="24"/>
                        </w:rPr>
                        <w:t xml:space="preserve">™, </w:t>
                      </w:r>
                      <w:proofErr w:type="spellStart"/>
                      <w:r w:rsidRPr="00C14303">
                        <w:rPr>
                          <w:bCs/>
                          <w:color w:val="000000" w:themeColor="text1"/>
                          <w:sz w:val="24"/>
                          <w:szCs w:val="24"/>
                        </w:rPr>
                        <w:t>Hetron</w:t>
                      </w:r>
                      <w:proofErr w:type="spellEnd"/>
                      <w:r w:rsidRPr="00C14303">
                        <w:rPr>
                          <w:bCs/>
                          <w:color w:val="000000" w:themeColor="text1"/>
                          <w:sz w:val="24"/>
                          <w:szCs w:val="24"/>
                        </w:rPr>
                        <w:t>™.</w:t>
                      </w:r>
                    </w:p>
                    <w:p w14:paraId="3EEA77EF" w14:textId="77777777" w:rsidR="00064CBC" w:rsidRPr="00C14303" w:rsidRDefault="00064CBC" w:rsidP="00F14E20">
                      <w:pPr>
                        <w:pStyle w:val="ListParagraph"/>
                        <w:numPr>
                          <w:ilvl w:val="0"/>
                          <w:numId w:val="14"/>
                        </w:numPr>
                        <w:tabs>
                          <w:tab w:val="left" w:pos="1530"/>
                        </w:tabs>
                        <w:spacing w:line="360" w:lineRule="auto"/>
                        <w:jc w:val="both"/>
                        <w:rPr>
                          <w:bCs/>
                          <w:color w:val="000000" w:themeColor="text1"/>
                          <w:sz w:val="24"/>
                          <w:szCs w:val="24"/>
                        </w:rPr>
                      </w:pPr>
                      <w:r w:rsidRPr="00C14303">
                        <w:rPr>
                          <w:bCs/>
                          <w:color w:val="000000" w:themeColor="text1"/>
                          <w:sz w:val="24"/>
                          <w:szCs w:val="24"/>
                        </w:rPr>
                        <w:t xml:space="preserve">Most of the Indian companies such as </w:t>
                      </w:r>
                      <w:proofErr w:type="spellStart"/>
                      <w:r w:rsidRPr="00C14303">
                        <w:rPr>
                          <w:bCs/>
                          <w:color w:val="000000" w:themeColor="text1"/>
                          <w:sz w:val="24"/>
                          <w:szCs w:val="24"/>
                        </w:rPr>
                        <w:t>Mechemco</w:t>
                      </w:r>
                      <w:proofErr w:type="spellEnd"/>
                      <w:r w:rsidRPr="00C14303">
                        <w:rPr>
                          <w:bCs/>
                          <w:color w:val="000000" w:themeColor="text1"/>
                          <w:sz w:val="24"/>
                          <w:szCs w:val="24"/>
                        </w:rPr>
                        <w:t xml:space="preserve"> resins Pvt Ltd., Innovative Resins Pvt. Ltd. etc. manufacture vinyl ester of INEOS’s vinyl ester quality. The major drivers identified for their growth are robust supply chain management clubbed with proposed expansion plans for upcoming Vinyl Ester Resin manufacturing facilities.</w:t>
                      </w:r>
                    </w:p>
                    <w:p w14:paraId="4407D148" w14:textId="77777777" w:rsidR="00064CBC" w:rsidRDefault="00064CBC" w:rsidP="00064CBC"/>
                  </w:txbxContent>
                </v:textbox>
                <w10:wrap type="square"/>
              </v:shape>
            </w:pict>
          </mc:Fallback>
        </mc:AlternateContent>
      </w:r>
    </w:p>
    <w:p w14:paraId="424D00C6" w14:textId="5B569E29" w:rsidR="00925089" w:rsidRDefault="00925089"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239872" behindDoc="1" locked="0" layoutInCell="1" allowOverlap="1" wp14:anchorId="53564A5F" wp14:editId="1EBA0EF6">
            <wp:simplePos x="0" y="0"/>
            <wp:positionH relativeFrom="margin">
              <wp:posOffset>-596265</wp:posOffset>
            </wp:positionH>
            <wp:positionV relativeFrom="paragraph">
              <wp:posOffset>-1134745</wp:posOffset>
            </wp:positionV>
            <wp:extent cx="7562850" cy="10868660"/>
            <wp:effectExtent l="0" t="0" r="0" b="8890"/>
            <wp:wrapNone/>
            <wp:docPr id="142" name="Picture 1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C11D60" w14:textId="5890C45D" w:rsidR="00925089" w:rsidRDefault="00925089" w:rsidP="002B5730">
      <w:pPr>
        <w:tabs>
          <w:tab w:val="left" w:pos="1530"/>
        </w:tabs>
        <w:spacing w:line="480" w:lineRule="auto"/>
        <w:rPr>
          <w:rFonts w:ascii="Arial" w:eastAsia="Arial" w:hAnsi="Arial" w:cs="Arial"/>
          <w:b/>
          <w:color w:val="000000" w:themeColor="text1"/>
          <w:sz w:val="24"/>
          <w:szCs w:val="24"/>
        </w:rPr>
      </w:pPr>
    </w:p>
    <w:p w14:paraId="44CA117B" w14:textId="4BD8E85A" w:rsidR="00925089" w:rsidRDefault="00925089" w:rsidP="002B5730">
      <w:pPr>
        <w:tabs>
          <w:tab w:val="left" w:pos="1530"/>
        </w:tabs>
        <w:spacing w:line="480" w:lineRule="auto"/>
        <w:rPr>
          <w:rFonts w:ascii="Arial" w:eastAsia="Arial" w:hAnsi="Arial" w:cs="Arial"/>
          <w:b/>
          <w:color w:val="000000" w:themeColor="text1"/>
          <w:sz w:val="24"/>
          <w:szCs w:val="24"/>
        </w:rPr>
      </w:pPr>
    </w:p>
    <w:p w14:paraId="4B785E81" w14:textId="1CF10EE2"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mc:AlternateContent>
          <mc:Choice Requires="wps">
            <w:drawing>
              <wp:anchor distT="0" distB="0" distL="114300" distR="114300" simplePos="0" relativeHeight="252128256" behindDoc="0" locked="0" layoutInCell="1" allowOverlap="1" wp14:anchorId="68996F3C" wp14:editId="24CBD7D6">
                <wp:simplePos x="0" y="0"/>
                <wp:positionH relativeFrom="page">
                  <wp:posOffset>1631861</wp:posOffset>
                </wp:positionH>
                <wp:positionV relativeFrom="paragraph">
                  <wp:posOffset>112100</wp:posOffset>
                </wp:positionV>
                <wp:extent cx="4200525" cy="254317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0525" cy="2543175"/>
                        </a:xfrm>
                        <a:prstGeom prst="rect">
                          <a:avLst/>
                        </a:prstGeom>
                      </wps:spPr>
                      <wps:txbx>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57" type="#_x0000_t202" style="position:absolute;margin-left:128.5pt;margin-top:8.85pt;width:330.75pt;height:200.2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" filled="f" stroked="f">
                <v:textbox inset="2.30908mm,1.1546mm,2.30908mm,1.1546mm">
                  <w:txbxContent>
                    <w:p w14:paraId="244B90F4" w14:textId="125EBDE2"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ASIA PACIFIC VINYL ESTER RESIN </w:t>
                      </w:r>
                      <w:r w:rsidR="00D5446C">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B7227A2" w14:textId="3376E021" w:rsidR="002F031F" w:rsidRDefault="002F031F" w:rsidP="002B5730">
      <w:pPr>
        <w:tabs>
          <w:tab w:val="left" w:pos="1530"/>
        </w:tabs>
        <w:spacing w:line="480" w:lineRule="auto"/>
        <w:rPr>
          <w:rFonts w:ascii="Arial" w:eastAsia="Arial" w:hAnsi="Arial" w:cs="Arial"/>
          <w:b/>
          <w:color w:val="000000" w:themeColor="text1"/>
          <w:sz w:val="24"/>
          <w:szCs w:val="24"/>
        </w:rPr>
      </w:pPr>
    </w:p>
    <w:p w14:paraId="4919FCAA" w14:textId="4587264D" w:rsidR="002F031F" w:rsidRDefault="002F031F" w:rsidP="002B5730">
      <w:pPr>
        <w:tabs>
          <w:tab w:val="left" w:pos="1530"/>
        </w:tabs>
        <w:spacing w:line="480" w:lineRule="auto"/>
        <w:rPr>
          <w:rFonts w:ascii="Arial" w:eastAsia="Arial" w:hAnsi="Arial" w:cs="Arial"/>
          <w:b/>
          <w:color w:val="000000" w:themeColor="text1"/>
          <w:sz w:val="24"/>
          <w:szCs w:val="24"/>
        </w:rPr>
      </w:pPr>
    </w:p>
    <w:p w14:paraId="424D5150" w14:textId="6C6AB7D9" w:rsidR="002F031F" w:rsidRDefault="002F031F" w:rsidP="002B5730">
      <w:pPr>
        <w:tabs>
          <w:tab w:val="left" w:pos="1530"/>
        </w:tabs>
        <w:spacing w:line="480" w:lineRule="auto"/>
        <w:rPr>
          <w:rFonts w:ascii="Arial" w:eastAsia="Arial" w:hAnsi="Arial" w:cs="Arial"/>
          <w:b/>
          <w:color w:val="000000" w:themeColor="text1"/>
          <w:sz w:val="24"/>
          <w:szCs w:val="24"/>
        </w:rPr>
      </w:pPr>
    </w:p>
    <w:p w14:paraId="34FF2C27" w14:textId="618ACEC8" w:rsidR="002F031F" w:rsidRDefault="002F031F" w:rsidP="002B5730">
      <w:pPr>
        <w:tabs>
          <w:tab w:val="left" w:pos="1530"/>
        </w:tabs>
        <w:spacing w:line="480" w:lineRule="auto"/>
        <w:rPr>
          <w:rFonts w:ascii="Arial" w:eastAsia="Arial" w:hAnsi="Arial" w:cs="Arial"/>
          <w:b/>
          <w:color w:val="000000" w:themeColor="text1"/>
          <w:sz w:val="24"/>
          <w:szCs w:val="24"/>
        </w:rPr>
      </w:pPr>
    </w:p>
    <w:p w14:paraId="08D78E66" w14:textId="485BB38B" w:rsidR="002F031F" w:rsidRDefault="002F031F" w:rsidP="002B5730">
      <w:pPr>
        <w:tabs>
          <w:tab w:val="left" w:pos="1530"/>
        </w:tabs>
        <w:spacing w:line="480" w:lineRule="auto"/>
        <w:rPr>
          <w:rFonts w:ascii="Arial" w:eastAsia="Arial" w:hAnsi="Arial" w:cs="Arial"/>
          <w:b/>
          <w:color w:val="000000" w:themeColor="text1"/>
          <w:sz w:val="24"/>
          <w:szCs w:val="24"/>
        </w:rPr>
      </w:pPr>
    </w:p>
    <w:p w14:paraId="205E38E3" w14:textId="3B5486C5" w:rsidR="002F031F" w:rsidRDefault="002F031F" w:rsidP="002B5730">
      <w:pPr>
        <w:tabs>
          <w:tab w:val="left" w:pos="1530"/>
        </w:tabs>
        <w:spacing w:line="480" w:lineRule="auto"/>
        <w:rPr>
          <w:rFonts w:ascii="Arial" w:eastAsia="Arial" w:hAnsi="Arial" w:cs="Arial"/>
          <w:b/>
          <w:color w:val="000000" w:themeColor="text1"/>
          <w:sz w:val="24"/>
          <w:szCs w:val="24"/>
        </w:rPr>
      </w:pPr>
    </w:p>
    <w:p w14:paraId="2C20FCAA" w14:textId="15282254" w:rsidR="002F031F" w:rsidRDefault="002F031F" w:rsidP="002B5730">
      <w:pPr>
        <w:tabs>
          <w:tab w:val="left" w:pos="1530"/>
        </w:tabs>
        <w:spacing w:line="480" w:lineRule="auto"/>
        <w:rPr>
          <w:rFonts w:ascii="Arial" w:eastAsia="Arial" w:hAnsi="Arial" w:cs="Arial"/>
          <w:b/>
          <w:color w:val="000000" w:themeColor="text1"/>
          <w:sz w:val="24"/>
          <w:szCs w:val="24"/>
        </w:rPr>
      </w:pPr>
      <w:r w:rsidRPr="002B5730">
        <w:rPr>
          <w:noProof/>
          <w:color w:val="000000" w:themeColor="text1"/>
        </w:rPr>
        <w:drawing>
          <wp:anchor distT="0" distB="0" distL="114300" distR="114300" simplePos="0" relativeHeight="252132352" behindDoc="0" locked="0" layoutInCell="1" allowOverlap="1" wp14:anchorId="5266A895" wp14:editId="353EBD56">
            <wp:simplePos x="0" y="0"/>
            <wp:positionH relativeFrom="page">
              <wp:posOffset>2418346</wp:posOffset>
            </wp:positionH>
            <wp:positionV relativeFrom="paragraph">
              <wp:posOffset>364490</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8B34C07" w14:textId="01787653" w:rsidR="002F031F" w:rsidRDefault="002F031F" w:rsidP="002B5730">
      <w:pPr>
        <w:tabs>
          <w:tab w:val="left" w:pos="1530"/>
        </w:tabs>
        <w:spacing w:line="480" w:lineRule="auto"/>
        <w:rPr>
          <w:rFonts w:ascii="Arial" w:eastAsia="Arial" w:hAnsi="Arial" w:cs="Arial"/>
          <w:b/>
          <w:color w:val="000000" w:themeColor="text1"/>
          <w:sz w:val="24"/>
          <w:szCs w:val="24"/>
        </w:rPr>
      </w:pPr>
    </w:p>
    <w:p w14:paraId="055FF019" w14:textId="4C8AAD6C" w:rsidR="002F031F" w:rsidRDefault="002F031F" w:rsidP="002B5730">
      <w:pPr>
        <w:tabs>
          <w:tab w:val="left" w:pos="1530"/>
        </w:tabs>
        <w:spacing w:line="480" w:lineRule="auto"/>
        <w:rPr>
          <w:rFonts w:ascii="Arial" w:eastAsia="Arial" w:hAnsi="Arial" w:cs="Arial"/>
          <w:b/>
          <w:color w:val="000000" w:themeColor="text1"/>
          <w:sz w:val="24"/>
          <w:szCs w:val="24"/>
        </w:rPr>
      </w:pPr>
    </w:p>
    <w:p w14:paraId="7F2BF25D" w14:textId="53FDCA7A" w:rsidR="002F031F" w:rsidRDefault="002F031F" w:rsidP="002B5730">
      <w:pPr>
        <w:tabs>
          <w:tab w:val="left" w:pos="1530"/>
        </w:tabs>
        <w:spacing w:line="480" w:lineRule="auto"/>
        <w:rPr>
          <w:rFonts w:ascii="Arial" w:eastAsia="Arial" w:hAnsi="Arial" w:cs="Arial"/>
          <w:b/>
          <w:color w:val="000000" w:themeColor="text1"/>
          <w:sz w:val="24"/>
          <w:szCs w:val="24"/>
        </w:rPr>
      </w:pPr>
    </w:p>
    <w:p w14:paraId="4A4D8B5A" w14:textId="1BE7DE27" w:rsidR="002F031F" w:rsidRDefault="002F031F" w:rsidP="002B5730">
      <w:pPr>
        <w:tabs>
          <w:tab w:val="left" w:pos="1530"/>
        </w:tabs>
        <w:spacing w:line="480" w:lineRule="auto"/>
        <w:rPr>
          <w:rFonts w:ascii="Arial" w:eastAsia="Arial" w:hAnsi="Arial" w:cs="Arial"/>
          <w:b/>
          <w:color w:val="000000" w:themeColor="text1"/>
          <w:sz w:val="24"/>
          <w:szCs w:val="24"/>
        </w:rPr>
      </w:pPr>
    </w:p>
    <w:p w14:paraId="29424B92" w14:textId="6F59EBDD" w:rsidR="002F031F" w:rsidRDefault="002F031F" w:rsidP="002B5730">
      <w:pPr>
        <w:tabs>
          <w:tab w:val="left" w:pos="1530"/>
        </w:tabs>
        <w:spacing w:line="480" w:lineRule="auto"/>
        <w:rPr>
          <w:rFonts w:ascii="Arial" w:eastAsia="Arial" w:hAnsi="Arial" w:cs="Arial"/>
          <w:b/>
          <w:color w:val="000000" w:themeColor="text1"/>
          <w:sz w:val="24"/>
          <w:szCs w:val="24"/>
        </w:rPr>
      </w:pPr>
    </w:p>
    <w:p w14:paraId="67BA7698" w14:textId="7764820D" w:rsidR="002F031F" w:rsidRDefault="002F031F" w:rsidP="002B5730">
      <w:pPr>
        <w:tabs>
          <w:tab w:val="left" w:pos="1530"/>
        </w:tabs>
        <w:spacing w:line="480" w:lineRule="auto"/>
        <w:rPr>
          <w:rFonts w:ascii="Arial" w:eastAsia="Arial" w:hAnsi="Arial" w:cs="Arial"/>
          <w:b/>
          <w:color w:val="000000" w:themeColor="text1"/>
          <w:sz w:val="24"/>
          <w:szCs w:val="24"/>
        </w:rPr>
      </w:pPr>
    </w:p>
    <w:p w14:paraId="65DE2EF2" w14:textId="17BBEE6E" w:rsidR="002F031F" w:rsidRDefault="002F031F" w:rsidP="002B5730">
      <w:pPr>
        <w:tabs>
          <w:tab w:val="left" w:pos="1530"/>
        </w:tabs>
        <w:spacing w:line="480" w:lineRule="auto"/>
        <w:rPr>
          <w:rFonts w:ascii="Arial" w:eastAsia="Arial" w:hAnsi="Arial" w:cs="Arial"/>
          <w:b/>
          <w:color w:val="000000" w:themeColor="text1"/>
          <w:sz w:val="24"/>
          <w:szCs w:val="24"/>
        </w:rPr>
      </w:pPr>
    </w:p>
    <w:p w14:paraId="1FB6B6BF" w14:textId="3F8D8D7C" w:rsidR="002F031F" w:rsidRDefault="002F031F" w:rsidP="002B5730">
      <w:pPr>
        <w:tabs>
          <w:tab w:val="left" w:pos="1530"/>
        </w:tabs>
        <w:spacing w:line="480" w:lineRule="auto"/>
        <w:rPr>
          <w:rFonts w:ascii="Arial" w:eastAsia="Arial" w:hAnsi="Arial" w:cs="Arial"/>
          <w:b/>
          <w:color w:val="000000" w:themeColor="text1"/>
          <w:sz w:val="24"/>
          <w:szCs w:val="24"/>
        </w:rPr>
      </w:pPr>
    </w:p>
    <w:p w14:paraId="3479AE8E" w14:textId="3B2A55A1" w:rsidR="002F031F" w:rsidRDefault="002F031F" w:rsidP="002B5730">
      <w:pPr>
        <w:tabs>
          <w:tab w:val="left" w:pos="1530"/>
        </w:tabs>
        <w:spacing w:line="480" w:lineRule="auto"/>
        <w:rPr>
          <w:rFonts w:ascii="Arial" w:eastAsia="Arial" w:hAnsi="Arial" w:cs="Arial"/>
          <w:b/>
          <w:color w:val="000000" w:themeColor="text1"/>
          <w:sz w:val="24"/>
          <w:szCs w:val="24"/>
        </w:rPr>
      </w:pPr>
    </w:p>
    <w:p w14:paraId="14D502D6" w14:textId="77777777" w:rsidR="00925089" w:rsidRDefault="00925089" w:rsidP="002B5730">
      <w:pPr>
        <w:tabs>
          <w:tab w:val="left" w:pos="1530"/>
        </w:tabs>
        <w:spacing w:line="480" w:lineRule="auto"/>
        <w:rPr>
          <w:rFonts w:ascii="Arial" w:eastAsia="Arial" w:hAnsi="Arial" w:cs="Arial"/>
          <w:b/>
          <w:color w:val="000000" w:themeColor="text1"/>
          <w:sz w:val="24"/>
          <w:szCs w:val="24"/>
        </w:rPr>
      </w:pPr>
    </w:p>
    <w:p w14:paraId="161585A2" w14:textId="41031A45" w:rsidR="00E913AE"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Capacity &amp; Production (</w:t>
      </w:r>
      <w:r w:rsidR="007E26B0">
        <w:rPr>
          <w:rFonts w:ascii="Arial" w:hAnsi="Arial" w:cs="Arial"/>
          <w:b/>
          <w:bCs/>
          <w:sz w:val="24"/>
          <w:szCs w:val="24"/>
        </w:rPr>
        <w:t>000’</w:t>
      </w:r>
      <w:r w:rsidRPr="0061645E">
        <w:rPr>
          <w:rFonts w:ascii="Arial" w:hAnsi="Arial" w:cs="Arial"/>
          <w:b/>
          <w:bCs/>
          <w:sz w:val="24"/>
          <w:szCs w:val="24"/>
        </w:rPr>
        <w:t xml:space="preserve"> Tonnes), 2015-2030F</w:t>
      </w:r>
    </w:p>
    <w:p w14:paraId="52B45D16" w14:textId="77777777" w:rsidR="00E913AE" w:rsidRPr="002B5730" w:rsidRDefault="00E913AE" w:rsidP="00E913AE">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48152876" wp14:editId="4146DE08">
            <wp:extent cx="6381750" cy="1981200"/>
            <wp:effectExtent l="0" t="0" r="0" b="0"/>
            <wp:docPr id="157" name="Chart 157">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C63E889" w14:textId="77777777" w:rsidR="00E913AE" w:rsidRDefault="00E913AE" w:rsidP="00E913AE">
      <w:pPr>
        <w:tabs>
          <w:tab w:val="left" w:pos="1905"/>
        </w:tabs>
        <w:spacing w:line="360" w:lineRule="auto"/>
        <w:jc w:val="both"/>
        <w:rPr>
          <w:rFonts w:ascii="Arial" w:eastAsia="Arial" w:hAnsi="Arial" w:cs="Arial"/>
          <w:color w:val="000000" w:themeColor="text1"/>
          <w:sz w:val="24"/>
          <w:szCs w:val="24"/>
        </w:rPr>
        <w:sectPr w:rsidR="00E913A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F50B309" w14:textId="3E3C2EB9" w:rsidR="00E913AE" w:rsidRDefault="00E913AE" w:rsidP="00E913AE">
      <w:pPr>
        <w:spacing w:line="360" w:lineRule="auto"/>
        <w:jc w:val="both"/>
        <w:rPr>
          <w:rFonts w:ascii="Arial" w:hAnsi="Arial" w:cs="Arial"/>
          <w:sz w:val="24"/>
          <w:szCs w:val="24"/>
        </w:rPr>
      </w:pPr>
    </w:p>
    <w:tbl>
      <w:tblPr>
        <w:tblW w:w="10032" w:type="dxa"/>
        <w:tblLook w:val="04A0" w:firstRow="1" w:lastRow="0" w:firstColumn="1" w:lastColumn="0" w:noHBand="0" w:noVBand="1"/>
      </w:tblPr>
      <w:tblGrid>
        <w:gridCol w:w="3246"/>
        <w:gridCol w:w="3246"/>
        <w:gridCol w:w="1180"/>
        <w:gridCol w:w="1180"/>
        <w:gridCol w:w="1180"/>
      </w:tblGrid>
      <w:tr w:rsidR="002E63D5" w:rsidRPr="002E63D5" w14:paraId="282D6FA0" w14:textId="77777777" w:rsidTr="002E63D5">
        <w:trPr>
          <w:trHeight w:val="298"/>
        </w:trPr>
        <w:tc>
          <w:tcPr>
            <w:tcW w:w="324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9A9151D"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Company</w:t>
            </w:r>
          </w:p>
        </w:tc>
        <w:tc>
          <w:tcPr>
            <w:tcW w:w="3246" w:type="dxa"/>
            <w:tcBorders>
              <w:top w:val="single" w:sz="8" w:space="0" w:color="auto"/>
              <w:left w:val="nil"/>
              <w:bottom w:val="single" w:sz="8" w:space="0" w:color="auto"/>
              <w:right w:val="single" w:sz="8" w:space="0" w:color="auto"/>
            </w:tcBorders>
            <w:shd w:val="clear" w:color="000000" w:fill="C00000"/>
            <w:noWrap/>
            <w:vAlign w:val="center"/>
            <w:hideMark/>
          </w:tcPr>
          <w:p w14:paraId="269BCFA1"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Location</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42792203"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2015</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3C1AB4B7" w14:textId="77777777" w:rsidR="002E63D5" w:rsidRPr="002E63D5" w:rsidRDefault="002E63D5" w:rsidP="002E63D5">
            <w:pPr>
              <w:spacing w:after="0" w:line="240" w:lineRule="auto"/>
              <w:jc w:val="right"/>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2020</w:t>
            </w:r>
          </w:p>
        </w:tc>
        <w:tc>
          <w:tcPr>
            <w:tcW w:w="1180" w:type="dxa"/>
            <w:tcBorders>
              <w:top w:val="single" w:sz="8" w:space="0" w:color="auto"/>
              <w:left w:val="nil"/>
              <w:bottom w:val="single" w:sz="8" w:space="0" w:color="auto"/>
              <w:right w:val="single" w:sz="8" w:space="0" w:color="auto"/>
            </w:tcBorders>
            <w:shd w:val="clear" w:color="000000" w:fill="C00000"/>
            <w:noWrap/>
            <w:vAlign w:val="center"/>
            <w:hideMark/>
          </w:tcPr>
          <w:p w14:paraId="6793B256"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t>2030F</w:t>
            </w:r>
          </w:p>
        </w:tc>
      </w:tr>
      <w:tr w:rsidR="002E63D5" w:rsidRPr="002E63D5" w14:paraId="1876221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7220138E"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Jinling</w:t>
            </w:r>
            <w:proofErr w:type="spellEnd"/>
            <w:r w:rsidRPr="002E63D5">
              <w:rPr>
                <w:rFonts w:ascii="Arial" w:eastAsia="Times New Roman" w:hAnsi="Arial" w:cs="Arial"/>
                <w:color w:val="000000"/>
                <w:sz w:val="20"/>
                <w:szCs w:val="20"/>
                <w:lang w:eastAsia="en-IN"/>
              </w:rPr>
              <w:t xml:space="preserve"> AOC Resins Co., Ltd.</w:t>
            </w:r>
          </w:p>
        </w:tc>
        <w:tc>
          <w:tcPr>
            <w:tcW w:w="3246" w:type="dxa"/>
            <w:tcBorders>
              <w:top w:val="nil"/>
              <w:left w:val="nil"/>
              <w:bottom w:val="single" w:sz="8" w:space="0" w:color="auto"/>
              <w:right w:val="single" w:sz="8" w:space="0" w:color="auto"/>
            </w:tcBorders>
            <w:shd w:val="clear" w:color="auto" w:fill="auto"/>
            <w:noWrap/>
            <w:vAlign w:val="center"/>
            <w:hideMark/>
          </w:tcPr>
          <w:p w14:paraId="539B24E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01E35E3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0AA1B1C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782E04AC"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27C4E29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7071218" w14:textId="77777777" w:rsidR="002E63D5" w:rsidRPr="002E63D5" w:rsidRDefault="002E63D5" w:rsidP="002E63D5">
            <w:pPr>
              <w:spacing w:after="0" w:line="240" w:lineRule="auto"/>
              <w:rPr>
                <w:rFonts w:ascii="Arial" w:eastAsia="Times New Roman" w:hAnsi="Arial" w:cs="Arial"/>
                <w:color w:val="000000"/>
                <w:sz w:val="20"/>
                <w:szCs w:val="20"/>
                <w:lang w:eastAsia="en-IN"/>
              </w:rPr>
            </w:pPr>
            <w:proofErr w:type="spellStart"/>
            <w:r w:rsidRPr="002E63D5">
              <w:rPr>
                <w:rFonts w:ascii="Arial" w:eastAsia="Times New Roman" w:hAnsi="Arial" w:cs="Arial"/>
                <w:color w:val="000000"/>
                <w:sz w:val="20"/>
                <w:szCs w:val="20"/>
                <w:lang w:eastAsia="en-IN"/>
              </w:rPr>
              <w:t>Swancor</w:t>
            </w:r>
            <w:proofErr w:type="spellEnd"/>
            <w:r w:rsidRPr="002E63D5">
              <w:rPr>
                <w:rFonts w:ascii="Arial" w:eastAsia="Times New Roman" w:hAnsi="Arial" w:cs="Arial"/>
                <w:color w:val="000000"/>
                <w:sz w:val="20"/>
                <w:szCs w:val="20"/>
                <w:lang w:eastAsia="en-IN"/>
              </w:rPr>
              <w:t xml:space="preserve"> Holding Co., LTD.</w:t>
            </w:r>
          </w:p>
        </w:tc>
        <w:tc>
          <w:tcPr>
            <w:tcW w:w="3246" w:type="dxa"/>
            <w:tcBorders>
              <w:top w:val="nil"/>
              <w:left w:val="nil"/>
              <w:bottom w:val="single" w:sz="8" w:space="0" w:color="auto"/>
              <w:right w:val="single" w:sz="8" w:space="0" w:color="auto"/>
            </w:tcBorders>
            <w:shd w:val="clear" w:color="auto" w:fill="auto"/>
            <w:noWrap/>
            <w:vAlign w:val="center"/>
            <w:hideMark/>
          </w:tcPr>
          <w:p w14:paraId="354DE39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Taiwan</w:t>
            </w:r>
          </w:p>
        </w:tc>
        <w:tc>
          <w:tcPr>
            <w:tcW w:w="1180" w:type="dxa"/>
            <w:tcBorders>
              <w:top w:val="nil"/>
              <w:left w:val="nil"/>
              <w:bottom w:val="single" w:sz="8" w:space="0" w:color="auto"/>
              <w:right w:val="single" w:sz="8" w:space="0" w:color="auto"/>
            </w:tcBorders>
            <w:shd w:val="clear" w:color="auto" w:fill="auto"/>
            <w:noWrap/>
            <w:vAlign w:val="center"/>
            <w:hideMark/>
          </w:tcPr>
          <w:p w14:paraId="082196B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60</w:t>
            </w:r>
          </w:p>
        </w:tc>
        <w:tc>
          <w:tcPr>
            <w:tcW w:w="1180" w:type="dxa"/>
            <w:tcBorders>
              <w:top w:val="nil"/>
              <w:left w:val="nil"/>
              <w:bottom w:val="single" w:sz="8" w:space="0" w:color="auto"/>
              <w:right w:val="single" w:sz="8" w:space="0" w:color="auto"/>
            </w:tcBorders>
            <w:shd w:val="clear" w:color="auto" w:fill="auto"/>
            <w:noWrap/>
            <w:vAlign w:val="center"/>
            <w:hideMark/>
          </w:tcPr>
          <w:p w14:paraId="0B9EAE9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c>
          <w:tcPr>
            <w:tcW w:w="1180" w:type="dxa"/>
            <w:tcBorders>
              <w:top w:val="nil"/>
              <w:left w:val="nil"/>
              <w:bottom w:val="single" w:sz="8" w:space="0" w:color="auto"/>
              <w:right w:val="single" w:sz="8" w:space="0" w:color="auto"/>
            </w:tcBorders>
            <w:shd w:val="clear" w:color="auto" w:fill="auto"/>
            <w:noWrap/>
            <w:vAlign w:val="center"/>
            <w:hideMark/>
          </w:tcPr>
          <w:p w14:paraId="619B8ED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70</w:t>
            </w:r>
          </w:p>
        </w:tc>
      </w:tr>
      <w:tr w:rsidR="002E63D5" w:rsidRPr="002E63D5" w14:paraId="7078D771"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4734C18C"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INEOS Composites</w:t>
            </w:r>
          </w:p>
        </w:tc>
        <w:tc>
          <w:tcPr>
            <w:tcW w:w="3246" w:type="dxa"/>
            <w:tcBorders>
              <w:top w:val="nil"/>
              <w:left w:val="nil"/>
              <w:bottom w:val="single" w:sz="8" w:space="0" w:color="auto"/>
              <w:right w:val="single" w:sz="8" w:space="0" w:color="auto"/>
            </w:tcBorders>
            <w:shd w:val="clear" w:color="auto" w:fill="auto"/>
            <w:noWrap/>
            <w:vAlign w:val="center"/>
            <w:hideMark/>
          </w:tcPr>
          <w:p w14:paraId="4DF1EEC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556216BE"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2F0F57A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c>
          <w:tcPr>
            <w:tcW w:w="1180" w:type="dxa"/>
            <w:tcBorders>
              <w:top w:val="nil"/>
              <w:left w:val="nil"/>
              <w:bottom w:val="single" w:sz="8" w:space="0" w:color="auto"/>
              <w:right w:val="single" w:sz="8" w:space="0" w:color="auto"/>
            </w:tcBorders>
            <w:shd w:val="clear" w:color="auto" w:fill="auto"/>
            <w:noWrap/>
            <w:vAlign w:val="center"/>
            <w:hideMark/>
          </w:tcPr>
          <w:p w14:paraId="7AA3942F"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40</w:t>
            </w:r>
          </w:p>
        </w:tc>
      </w:tr>
      <w:tr w:rsidR="002E63D5" w:rsidRPr="002E63D5" w14:paraId="02657E42"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66EDFA5E"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DIC Corporation</w:t>
            </w:r>
          </w:p>
        </w:tc>
        <w:tc>
          <w:tcPr>
            <w:tcW w:w="3246" w:type="dxa"/>
            <w:tcBorders>
              <w:top w:val="nil"/>
              <w:left w:val="nil"/>
              <w:bottom w:val="single" w:sz="8" w:space="0" w:color="auto"/>
              <w:right w:val="single" w:sz="8" w:space="0" w:color="auto"/>
            </w:tcBorders>
            <w:shd w:val="clear" w:color="auto" w:fill="auto"/>
            <w:noWrap/>
            <w:vAlign w:val="center"/>
            <w:hideMark/>
          </w:tcPr>
          <w:p w14:paraId="52AACCC7"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Japan</w:t>
            </w:r>
          </w:p>
        </w:tc>
        <w:tc>
          <w:tcPr>
            <w:tcW w:w="1180" w:type="dxa"/>
            <w:tcBorders>
              <w:top w:val="nil"/>
              <w:left w:val="nil"/>
              <w:bottom w:val="single" w:sz="8" w:space="0" w:color="auto"/>
              <w:right w:val="single" w:sz="8" w:space="0" w:color="auto"/>
            </w:tcBorders>
            <w:shd w:val="clear" w:color="auto" w:fill="auto"/>
            <w:noWrap/>
            <w:vAlign w:val="center"/>
            <w:hideMark/>
          </w:tcPr>
          <w:p w14:paraId="7D7EC5F5"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037D35C7"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c>
          <w:tcPr>
            <w:tcW w:w="1180" w:type="dxa"/>
            <w:tcBorders>
              <w:top w:val="nil"/>
              <w:left w:val="nil"/>
              <w:bottom w:val="single" w:sz="8" w:space="0" w:color="auto"/>
              <w:right w:val="single" w:sz="8" w:space="0" w:color="auto"/>
            </w:tcBorders>
            <w:shd w:val="clear" w:color="auto" w:fill="auto"/>
            <w:noWrap/>
            <w:vAlign w:val="center"/>
            <w:hideMark/>
          </w:tcPr>
          <w:p w14:paraId="7584CAD0"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30</w:t>
            </w:r>
          </w:p>
        </w:tc>
      </w:tr>
      <w:tr w:rsidR="002E63D5" w:rsidRPr="002E63D5" w14:paraId="6DDD31DF"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0AA964A6"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Sino Polymer</w:t>
            </w:r>
          </w:p>
        </w:tc>
        <w:tc>
          <w:tcPr>
            <w:tcW w:w="3246" w:type="dxa"/>
            <w:tcBorders>
              <w:top w:val="nil"/>
              <w:left w:val="nil"/>
              <w:bottom w:val="single" w:sz="8" w:space="0" w:color="auto"/>
              <w:right w:val="single" w:sz="8" w:space="0" w:color="auto"/>
            </w:tcBorders>
            <w:shd w:val="clear" w:color="auto" w:fill="auto"/>
            <w:noWrap/>
            <w:vAlign w:val="center"/>
            <w:hideMark/>
          </w:tcPr>
          <w:p w14:paraId="1F86F067" w14:textId="77777777" w:rsidR="002E63D5" w:rsidRPr="002E63D5" w:rsidRDefault="002E63D5" w:rsidP="002E63D5">
            <w:pPr>
              <w:spacing w:after="0" w:line="240" w:lineRule="auto"/>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China</w:t>
            </w:r>
          </w:p>
        </w:tc>
        <w:tc>
          <w:tcPr>
            <w:tcW w:w="1180" w:type="dxa"/>
            <w:tcBorders>
              <w:top w:val="nil"/>
              <w:left w:val="nil"/>
              <w:bottom w:val="single" w:sz="8" w:space="0" w:color="auto"/>
              <w:right w:val="single" w:sz="8" w:space="0" w:color="auto"/>
            </w:tcBorders>
            <w:shd w:val="clear" w:color="auto" w:fill="auto"/>
            <w:noWrap/>
            <w:vAlign w:val="center"/>
            <w:hideMark/>
          </w:tcPr>
          <w:p w14:paraId="16C15D74"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132ADEA8"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c>
          <w:tcPr>
            <w:tcW w:w="1180" w:type="dxa"/>
            <w:tcBorders>
              <w:top w:val="nil"/>
              <w:left w:val="nil"/>
              <w:bottom w:val="single" w:sz="8" w:space="0" w:color="auto"/>
              <w:right w:val="single" w:sz="8" w:space="0" w:color="auto"/>
            </w:tcBorders>
            <w:shd w:val="clear" w:color="auto" w:fill="auto"/>
            <w:noWrap/>
            <w:vAlign w:val="center"/>
            <w:hideMark/>
          </w:tcPr>
          <w:p w14:paraId="6EAC9501" w14:textId="77777777" w:rsidR="002E63D5" w:rsidRPr="002E63D5" w:rsidRDefault="002E63D5" w:rsidP="002E63D5">
            <w:pPr>
              <w:spacing w:after="0" w:line="240" w:lineRule="auto"/>
              <w:jc w:val="right"/>
              <w:rPr>
                <w:rFonts w:ascii="Arial" w:eastAsia="Times New Roman" w:hAnsi="Arial" w:cs="Arial"/>
                <w:color w:val="000000"/>
                <w:sz w:val="20"/>
                <w:szCs w:val="20"/>
                <w:lang w:eastAsia="en-IN"/>
              </w:rPr>
            </w:pPr>
            <w:r w:rsidRPr="002E63D5">
              <w:rPr>
                <w:rFonts w:ascii="Arial" w:eastAsia="Times New Roman" w:hAnsi="Arial" w:cs="Arial"/>
                <w:color w:val="000000"/>
                <w:sz w:val="20"/>
                <w:szCs w:val="20"/>
                <w:lang w:eastAsia="en-IN"/>
              </w:rPr>
              <w:t>20</w:t>
            </w:r>
          </w:p>
        </w:tc>
      </w:tr>
      <w:tr w:rsidR="002E63D5" w:rsidRPr="002E63D5" w14:paraId="4253554B" w14:textId="77777777" w:rsidTr="002E63D5">
        <w:trPr>
          <w:trHeight w:val="298"/>
        </w:trPr>
        <w:tc>
          <w:tcPr>
            <w:tcW w:w="3246" w:type="dxa"/>
            <w:tcBorders>
              <w:top w:val="nil"/>
              <w:left w:val="single" w:sz="8" w:space="0" w:color="auto"/>
              <w:bottom w:val="single" w:sz="8" w:space="0" w:color="auto"/>
              <w:right w:val="single" w:sz="8" w:space="0" w:color="auto"/>
            </w:tcBorders>
            <w:shd w:val="clear" w:color="auto" w:fill="auto"/>
            <w:noWrap/>
            <w:vAlign w:val="center"/>
            <w:hideMark/>
          </w:tcPr>
          <w:p w14:paraId="59CF2CD3" w14:textId="77777777"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Others</w:t>
            </w:r>
          </w:p>
        </w:tc>
        <w:tc>
          <w:tcPr>
            <w:tcW w:w="3246" w:type="dxa"/>
            <w:tcBorders>
              <w:top w:val="nil"/>
              <w:left w:val="nil"/>
              <w:bottom w:val="single" w:sz="8" w:space="0" w:color="auto"/>
              <w:right w:val="single" w:sz="8" w:space="0" w:color="auto"/>
            </w:tcBorders>
            <w:shd w:val="clear" w:color="auto" w:fill="auto"/>
            <w:noWrap/>
            <w:vAlign w:val="center"/>
            <w:hideMark/>
          </w:tcPr>
          <w:p w14:paraId="7BF77B62" w14:textId="0E6EA792" w:rsidR="002E63D5" w:rsidRPr="002E63D5" w:rsidRDefault="002E63D5" w:rsidP="002E63D5">
            <w:pPr>
              <w:spacing w:after="0" w:line="240" w:lineRule="auto"/>
              <w:rPr>
                <w:rFonts w:ascii="Calibri" w:eastAsia="Times New Roman" w:hAnsi="Calibri" w:cs="Calibri"/>
                <w:color w:val="000000"/>
                <w:lang w:eastAsia="en-IN"/>
              </w:rPr>
            </w:pPr>
            <w:r w:rsidRPr="002E63D5">
              <w:rPr>
                <w:rFonts w:ascii="Calibri" w:eastAsia="Times New Roman" w:hAnsi="Calibri" w:cs="Calibri"/>
                <w:color w:val="000000"/>
                <w:lang w:eastAsia="en-IN"/>
              </w:rPr>
              <w:t> </w:t>
            </w:r>
            <w:r w:rsidR="007B2784">
              <w:rPr>
                <w:rFonts w:ascii="Calibri" w:eastAsia="Times New Roman" w:hAnsi="Calibri" w:cs="Calibri"/>
                <w:color w:val="000000"/>
                <w:lang w:eastAsia="en-IN"/>
              </w:rPr>
              <w:t>Rest of APAC</w:t>
            </w:r>
          </w:p>
        </w:tc>
        <w:tc>
          <w:tcPr>
            <w:tcW w:w="1180" w:type="dxa"/>
            <w:tcBorders>
              <w:top w:val="nil"/>
              <w:left w:val="nil"/>
              <w:bottom w:val="single" w:sz="8" w:space="0" w:color="auto"/>
              <w:right w:val="single" w:sz="8" w:space="0" w:color="auto"/>
            </w:tcBorders>
            <w:shd w:val="clear" w:color="auto" w:fill="auto"/>
            <w:noWrap/>
            <w:vAlign w:val="center"/>
            <w:hideMark/>
          </w:tcPr>
          <w:p w14:paraId="60454B8C"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207</w:t>
            </w:r>
          </w:p>
        </w:tc>
        <w:tc>
          <w:tcPr>
            <w:tcW w:w="1180" w:type="dxa"/>
            <w:tcBorders>
              <w:top w:val="nil"/>
              <w:left w:val="nil"/>
              <w:bottom w:val="single" w:sz="8" w:space="0" w:color="auto"/>
              <w:right w:val="single" w:sz="8" w:space="0" w:color="auto"/>
            </w:tcBorders>
            <w:shd w:val="clear" w:color="auto" w:fill="auto"/>
            <w:noWrap/>
            <w:vAlign w:val="center"/>
            <w:hideMark/>
          </w:tcPr>
          <w:p w14:paraId="5D7017E5" w14:textId="77777777"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212</w:t>
            </w:r>
          </w:p>
        </w:tc>
        <w:tc>
          <w:tcPr>
            <w:tcW w:w="1180" w:type="dxa"/>
            <w:tcBorders>
              <w:top w:val="nil"/>
              <w:left w:val="nil"/>
              <w:bottom w:val="single" w:sz="8" w:space="0" w:color="auto"/>
              <w:right w:val="single" w:sz="8" w:space="0" w:color="auto"/>
            </w:tcBorders>
            <w:shd w:val="clear" w:color="auto" w:fill="auto"/>
            <w:noWrap/>
            <w:vAlign w:val="center"/>
            <w:hideMark/>
          </w:tcPr>
          <w:p w14:paraId="30518475" w14:textId="542EE225" w:rsidR="002E63D5" w:rsidRPr="002E63D5" w:rsidRDefault="002E63D5" w:rsidP="002E63D5">
            <w:pPr>
              <w:spacing w:after="0" w:line="240" w:lineRule="auto"/>
              <w:jc w:val="right"/>
              <w:rPr>
                <w:rFonts w:ascii="Calibri" w:eastAsia="Times New Roman" w:hAnsi="Calibri" w:cs="Calibri"/>
                <w:color w:val="000000"/>
                <w:lang w:eastAsia="en-IN"/>
              </w:rPr>
            </w:pPr>
            <w:r w:rsidRPr="002E63D5">
              <w:rPr>
                <w:rFonts w:ascii="Calibri" w:eastAsia="Times New Roman" w:hAnsi="Calibri" w:cs="Calibri"/>
                <w:color w:val="000000"/>
                <w:lang w:eastAsia="en-IN"/>
              </w:rPr>
              <w:t>257</w:t>
            </w:r>
          </w:p>
        </w:tc>
      </w:tr>
      <w:tr w:rsidR="002E63D5" w:rsidRPr="002E63D5" w14:paraId="1CB374AE" w14:textId="77777777" w:rsidTr="002E63D5">
        <w:trPr>
          <w:trHeight w:val="298"/>
        </w:trPr>
        <w:tc>
          <w:tcPr>
            <w:tcW w:w="3246" w:type="dxa"/>
            <w:tcBorders>
              <w:top w:val="nil"/>
              <w:left w:val="single" w:sz="8" w:space="0" w:color="auto"/>
              <w:bottom w:val="single" w:sz="8" w:space="0" w:color="auto"/>
              <w:right w:val="single" w:sz="8" w:space="0" w:color="auto"/>
            </w:tcBorders>
            <w:shd w:val="clear" w:color="000000" w:fill="C00000"/>
            <w:noWrap/>
            <w:vAlign w:val="center"/>
            <w:hideMark/>
          </w:tcPr>
          <w:p w14:paraId="11FC0174"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val="en-US" w:eastAsia="en-IN"/>
              </w:rPr>
              <w:lastRenderedPageBreak/>
              <w:t>Total</w:t>
            </w:r>
          </w:p>
        </w:tc>
        <w:tc>
          <w:tcPr>
            <w:tcW w:w="3246" w:type="dxa"/>
            <w:tcBorders>
              <w:top w:val="nil"/>
              <w:left w:val="nil"/>
              <w:bottom w:val="single" w:sz="8" w:space="0" w:color="auto"/>
              <w:right w:val="single" w:sz="8" w:space="0" w:color="auto"/>
            </w:tcBorders>
            <w:shd w:val="clear" w:color="000000" w:fill="C00000"/>
            <w:noWrap/>
            <w:vAlign w:val="center"/>
            <w:hideMark/>
          </w:tcPr>
          <w:p w14:paraId="0BD08580" w14:textId="77777777" w:rsidR="002E63D5" w:rsidRPr="002E63D5" w:rsidRDefault="002E63D5" w:rsidP="002E63D5">
            <w:pPr>
              <w:spacing w:after="0" w:line="240" w:lineRule="auto"/>
              <w:rPr>
                <w:rFonts w:ascii="Verdana" w:eastAsia="Times New Roman" w:hAnsi="Verdana" w:cs="Calibri"/>
                <w:color w:val="FFFFFF"/>
                <w:sz w:val="20"/>
                <w:szCs w:val="20"/>
                <w:lang w:eastAsia="en-IN"/>
              </w:rPr>
            </w:pPr>
            <w:r w:rsidRPr="002E63D5">
              <w:rPr>
                <w:rFonts w:ascii="Verdana" w:eastAsia="Times New Roman" w:hAnsi="Verdana" w:cs="Calibri"/>
                <w:color w:val="FFFFFF"/>
                <w:sz w:val="20"/>
                <w:szCs w:val="20"/>
                <w:lang w:eastAsia="en-IN"/>
              </w:rPr>
              <w:t> </w:t>
            </w:r>
          </w:p>
        </w:tc>
        <w:tc>
          <w:tcPr>
            <w:tcW w:w="1180" w:type="dxa"/>
            <w:tcBorders>
              <w:top w:val="nil"/>
              <w:left w:val="nil"/>
              <w:bottom w:val="single" w:sz="8" w:space="0" w:color="auto"/>
              <w:right w:val="single" w:sz="8" w:space="0" w:color="auto"/>
            </w:tcBorders>
            <w:shd w:val="clear" w:color="000000" w:fill="C00000"/>
            <w:noWrap/>
            <w:vAlign w:val="center"/>
            <w:hideMark/>
          </w:tcPr>
          <w:p w14:paraId="599E487B"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427</w:t>
            </w:r>
          </w:p>
        </w:tc>
        <w:tc>
          <w:tcPr>
            <w:tcW w:w="1180" w:type="dxa"/>
            <w:tcBorders>
              <w:top w:val="nil"/>
              <w:left w:val="nil"/>
              <w:bottom w:val="single" w:sz="8" w:space="0" w:color="auto"/>
              <w:right w:val="single" w:sz="8" w:space="0" w:color="auto"/>
            </w:tcBorders>
            <w:shd w:val="clear" w:color="000000" w:fill="C00000"/>
            <w:noWrap/>
            <w:vAlign w:val="center"/>
            <w:hideMark/>
          </w:tcPr>
          <w:p w14:paraId="284F6D61" w14:textId="77777777"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442</w:t>
            </w:r>
          </w:p>
        </w:tc>
        <w:tc>
          <w:tcPr>
            <w:tcW w:w="1180" w:type="dxa"/>
            <w:tcBorders>
              <w:top w:val="nil"/>
              <w:left w:val="nil"/>
              <w:bottom w:val="single" w:sz="8" w:space="0" w:color="auto"/>
              <w:right w:val="single" w:sz="8" w:space="0" w:color="auto"/>
            </w:tcBorders>
            <w:shd w:val="clear" w:color="000000" w:fill="C00000"/>
            <w:noWrap/>
            <w:vAlign w:val="center"/>
            <w:hideMark/>
          </w:tcPr>
          <w:p w14:paraId="0A23DBC9" w14:textId="11F50826" w:rsidR="002E63D5" w:rsidRPr="002E63D5" w:rsidRDefault="002E63D5" w:rsidP="002E63D5">
            <w:pPr>
              <w:spacing w:after="0" w:line="240" w:lineRule="auto"/>
              <w:jc w:val="right"/>
              <w:rPr>
                <w:rFonts w:ascii="Arial" w:eastAsia="Times New Roman" w:hAnsi="Arial" w:cs="Arial"/>
                <w:color w:val="FFFFFF"/>
                <w:sz w:val="20"/>
                <w:szCs w:val="20"/>
                <w:lang w:eastAsia="en-IN"/>
              </w:rPr>
            </w:pPr>
            <w:r w:rsidRPr="002E63D5">
              <w:rPr>
                <w:rFonts w:ascii="Arial" w:eastAsia="Times New Roman" w:hAnsi="Arial" w:cs="Arial"/>
                <w:sz w:val="20"/>
                <w:szCs w:val="20"/>
                <w:lang w:eastAsia="en-IN"/>
              </w:rPr>
              <w:t>487</w:t>
            </w:r>
          </w:p>
        </w:tc>
      </w:tr>
    </w:tbl>
    <w:p w14:paraId="47C4F49E" w14:textId="25A696E3" w:rsidR="00400E6B" w:rsidRDefault="002E63D5" w:rsidP="00912B14">
      <w:pPr>
        <w:spacing w:line="360" w:lineRule="auto"/>
        <w:textAlignment w:val="baseline"/>
        <w:rPr>
          <w:rFonts w:ascii="Arial" w:eastAsia="Arial" w:hAnsi="Arial" w:cs="Arial"/>
          <w:b/>
          <w:color w:val="000000" w:themeColor="text1"/>
          <w:sz w:val="24"/>
          <w:szCs w:val="24"/>
        </w:rPr>
      </w:pPr>
      <w:r>
        <w:rPr>
          <w:noProof/>
        </w:rPr>
        <mc:AlternateContent>
          <mc:Choice Requires="wps">
            <w:drawing>
              <wp:anchor distT="0" distB="0" distL="114300" distR="114300" simplePos="0" relativeHeight="252825600" behindDoc="0" locked="0" layoutInCell="1" allowOverlap="1" wp14:anchorId="21DA4344" wp14:editId="72DCDBDF">
                <wp:simplePos x="0" y="0"/>
                <wp:positionH relativeFrom="column">
                  <wp:posOffset>4535170</wp:posOffset>
                </wp:positionH>
                <wp:positionV relativeFrom="paragraph">
                  <wp:posOffset>43180</wp:posOffset>
                </wp:positionV>
                <wp:extent cx="1889764" cy="209116"/>
                <wp:effectExtent l="0" t="0" r="0" b="0"/>
                <wp:wrapNone/>
                <wp:docPr id="13" name="TextBox 4"/>
                <wp:cNvGraphicFramePr/>
                <a:graphic xmlns:a="http://schemas.openxmlformats.org/drawingml/2006/main">
                  <a:graphicData uri="http://schemas.microsoft.com/office/word/2010/wordprocessingShape">
                    <wps:wsp>
                      <wps:cNvSpPr txBox="1"/>
                      <wps:spPr>
                        <a:xfrm>
                          <a:off x="0" y="0"/>
                          <a:ext cx="1889764" cy="209116"/>
                        </a:xfrm>
                        <a:prstGeom prst="rect">
                          <a:avLst/>
                        </a:prstGeom>
                        <a:noFill/>
                      </wps:spPr>
                      <wps:txb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DA4344" id="_x0000_s1058" type="#_x0000_t202" style="position:absolute;margin-left:357.1pt;margin-top:3.4pt;width:148.8pt;height:16.45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" filled="f" stroked="f">
                <v:textbox>
                  <w:txbxContent>
                    <w:p w14:paraId="5A71FCB7" w14:textId="77777777" w:rsidR="002E63D5" w:rsidRDefault="002E63D5" w:rsidP="002E63D5">
                      <w:pPr>
                        <w:spacing w:line="256" w:lineRule="auto"/>
                        <w:jc w:val="right"/>
                        <w:textAlignment w:val="baseline"/>
                        <w:rPr>
                          <w:rFonts w:ascii="Verdana" w:eastAsia="Verdana" w:hAnsi="Verdana" w:cs="Verdana"/>
                          <w:i/>
                          <w:iCs/>
                          <w:color w:val="3F3F3F"/>
                          <w:kern w:val="24"/>
                          <w:sz w:val="12"/>
                          <w:szCs w:val="12"/>
                        </w:rPr>
                      </w:pPr>
                      <w:r>
                        <w:rPr>
                          <w:rFonts w:ascii="Verdana" w:eastAsia="Verdana" w:hAnsi="Verdana" w:cs="Verdana"/>
                          <w:i/>
                          <w:iCs/>
                          <w:color w:val="3F3F3F"/>
                          <w:kern w:val="24"/>
                          <w:sz w:val="12"/>
                          <w:szCs w:val="12"/>
                        </w:rPr>
                        <w:t>Source: TechSci Research</w:t>
                      </w:r>
                    </w:p>
                  </w:txbxContent>
                </v:textbox>
              </v:shape>
            </w:pict>
          </mc:Fallback>
        </mc:AlternateContent>
      </w:r>
    </w:p>
    <w:p w14:paraId="0882487E" w14:textId="7282E33E"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 Asia Pacific Demand Supply Outlook</w:t>
      </w:r>
    </w:p>
    <w:p w14:paraId="55AA169C" w14:textId="1B88BB19"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Demand, By Volume (</w:t>
      </w:r>
      <w:r w:rsidR="007E26B0">
        <w:rPr>
          <w:rFonts w:ascii="Arial" w:hAnsi="Arial" w:cs="Arial"/>
          <w:b/>
          <w:bCs/>
          <w:sz w:val="24"/>
          <w:szCs w:val="24"/>
        </w:rPr>
        <w:t>000’</w:t>
      </w:r>
      <w:r w:rsidRPr="0061645E">
        <w:rPr>
          <w:rFonts w:ascii="Arial" w:hAnsi="Arial" w:cs="Arial"/>
          <w:b/>
          <w:bCs/>
          <w:sz w:val="24"/>
          <w:szCs w:val="24"/>
        </w:rPr>
        <w:t xml:space="preserve"> Tonnes), 2015–2030F</w:t>
      </w:r>
    </w:p>
    <w:p w14:paraId="6625A7C0" w14:textId="34BF8DB7" w:rsidR="0068477D" w:rsidRDefault="00243E52"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179456" behindDoc="0" locked="0" layoutInCell="1" allowOverlap="1" wp14:anchorId="3584089D" wp14:editId="2D58F74B">
                <wp:simplePos x="0" y="0"/>
                <wp:positionH relativeFrom="margin">
                  <wp:posOffset>4570293</wp:posOffset>
                </wp:positionH>
                <wp:positionV relativeFrom="paragraph">
                  <wp:posOffset>1527628</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59" type="#_x0000_t202" style="position:absolute;margin-left:359.85pt;margin-top:120.3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56544" behindDoc="0" locked="0" layoutInCell="1" allowOverlap="1" wp14:anchorId="48DCEC5E" wp14:editId="4EB785C5">
                <wp:simplePos x="0" y="0"/>
                <wp:positionH relativeFrom="column">
                  <wp:posOffset>4395973</wp:posOffset>
                </wp:positionH>
                <wp:positionV relativeFrom="paragraph">
                  <wp:posOffset>1581521</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60" style="position:absolute;margin-left:346.15pt;margin-top:124.5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" filled="f" stroked="f" strokeweight="1pt">
                <v:textbox>
                  <w:txbxContent>
                    <w:p w14:paraId="60DC95B1"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2021E-2030F</w:t>
                      </w:r>
                    </w:p>
                    <w:p w14:paraId="096782B8"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30E7108" w14:textId="38E7E393" w:rsidR="0068477D" w:rsidRDefault="00E946DB" w:rsidP="00924CE7">
                      <w:pPr>
                        <w:spacing w:line="240" w:lineRule="auto"/>
                        <w:jc w:val="center"/>
                        <w:textAlignment w:val="baseline"/>
                        <w:rPr>
                          <w:rFonts w:ascii="Verdana" w:eastAsia="Verdana" w:hAnsi="Verdana" w:cs="Verdana"/>
                          <w:b/>
                          <w:bCs/>
                          <w:color w:val="000000"/>
                          <w:kern w:val="24"/>
                          <w:sz w:val="18"/>
                          <w:szCs w:val="18"/>
                        </w:rPr>
                      </w:pPr>
                      <w:r w:rsidRPr="00924CE7">
                        <w:rPr>
                          <w:rFonts w:ascii="Arial" w:eastAsia="Verdana" w:hAnsi="Arial" w:cs="Arial"/>
                          <w:b/>
                          <w:bCs/>
                          <w:color w:val="000000"/>
                          <w:kern w:val="24"/>
                          <w:sz w:val="20"/>
                          <w:szCs w:val="20"/>
                        </w:rPr>
                        <w:t>7.82</w:t>
                      </w:r>
                      <w:r w:rsidR="0068477D" w:rsidRPr="00924CE7">
                        <w:rPr>
                          <w:rFonts w:ascii="Arial" w:eastAsia="Verdana" w:hAnsi="Arial" w:cs="Arial"/>
                          <w:b/>
                          <w:bCs/>
                          <w:color w:val="000000"/>
                          <w:kern w:val="24"/>
                          <w:sz w:val="20"/>
                          <w:szCs w:val="20"/>
                        </w:rPr>
                        <w:t>% By Volume</w:t>
                      </w:r>
                    </w:p>
                  </w:txbxContent>
                </v:textbox>
              </v:rect>
            </w:pict>
          </mc:Fallback>
        </mc:AlternateContent>
      </w:r>
      <w:r w:rsidR="00CE35EB" w:rsidRPr="002B5730">
        <w:rPr>
          <w:rFonts w:ascii="Arial" w:eastAsia="Arial" w:hAnsi="Arial" w:cs="Arial"/>
          <w:noProof/>
          <w:color w:val="000000" w:themeColor="text1"/>
          <w:sz w:val="24"/>
          <w:szCs w:val="24"/>
        </w:rPr>
        <mc:AlternateContent>
          <mc:Choice Requires="wps">
            <w:drawing>
              <wp:anchor distT="0" distB="0" distL="114300" distR="114300" simplePos="0" relativeHeight="251755520" behindDoc="0" locked="0" layoutInCell="1" allowOverlap="1" wp14:anchorId="570CFBBF" wp14:editId="61481F60">
                <wp:simplePos x="0" y="0"/>
                <wp:positionH relativeFrom="column">
                  <wp:posOffset>654628</wp:posOffset>
                </wp:positionH>
                <wp:positionV relativeFrom="paragraph">
                  <wp:posOffset>1617890</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61" style="position:absolute;margin-left:51.55pt;margin-top:127.4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" filled="f" stroked="f" strokeweight="1pt">
                <v:textbox>
                  <w:txbxContent>
                    <w:p w14:paraId="48057590"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2015-2020</w:t>
                      </w:r>
                    </w:p>
                    <w:p w14:paraId="147BE3D7" w14:textId="77777777"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 xml:space="preserve">CAGR </w:t>
                      </w:r>
                    </w:p>
                    <w:p w14:paraId="6FE0705E" w14:textId="7A4B8290" w:rsidR="0068477D" w:rsidRPr="00924CE7" w:rsidRDefault="0068477D" w:rsidP="0068477D">
                      <w:pPr>
                        <w:spacing w:line="240" w:lineRule="auto"/>
                        <w:jc w:val="center"/>
                        <w:textAlignment w:val="baseline"/>
                        <w:rPr>
                          <w:rFonts w:ascii="Arial" w:eastAsia="Verdana" w:hAnsi="Arial" w:cs="Arial"/>
                          <w:b/>
                          <w:bCs/>
                          <w:color w:val="000000"/>
                          <w:kern w:val="24"/>
                          <w:sz w:val="20"/>
                          <w:szCs w:val="20"/>
                        </w:rPr>
                      </w:pPr>
                      <w:r w:rsidRPr="00924CE7">
                        <w:rPr>
                          <w:rFonts w:ascii="Arial" w:eastAsia="Verdana" w:hAnsi="Arial" w:cs="Arial"/>
                          <w:b/>
                          <w:bCs/>
                          <w:color w:val="000000"/>
                          <w:kern w:val="24"/>
                          <w:sz w:val="20"/>
                          <w:szCs w:val="20"/>
                        </w:rPr>
                        <w:t>2.</w:t>
                      </w:r>
                      <w:r w:rsidR="00A118A8" w:rsidRPr="00924CE7">
                        <w:rPr>
                          <w:rFonts w:ascii="Arial" w:eastAsia="Verdana" w:hAnsi="Arial" w:cs="Arial"/>
                          <w:b/>
                          <w:bCs/>
                          <w:color w:val="000000"/>
                          <w:kern w:val="24"/>
                          <w:sz w:val="20"/>
                          <w:szCs w:val="20"/>
                        </w:rPr>
                        <w:t>61</w:t>
                      </w:r>
                      <w:r w:rsidRPr="00924CE7">
                        <w:rPr>
                          <w:rFonts w:ascii="Arial" w:eastAsia="Verdana" w:hAnsi="Arial" w:cs="Arial"/>
                          <w:b/>
                          <w:bCs/>
                          <w:color w:val="000000"/>
                          <w:kern w:val="24"/>
                          <w:sz w:val="20"/>
                          <w:szCs w:val="20"/>
                        </w:rPr>
                        <w:t>% By Volume</w:t>
                      </w:r>
                    </w:p>
                  </w:txbxContent>
                </v:textbox>
              </v:rect>
            </w:pict>
          </mc:Fallback>
        </mc:AlternateContent>
      </w:r>
      <w:r w:rsidR="0068477D" w:rsidRPr="002B5730">
        <w:rPr>
          <w:rFonts w:ascii="Arial" w:eastAsia="Arial" w:hAnsi="Arial" w:cs="Arial"/>
          <w:noProof/>
          <w:color w:val="000000" w:themeColor="text1"/>
          <w:sz w:val="24"/>
          <w:szCs w:val="24"/>
        </w:rPr>
        <w:drawing>
          <wp:inline distT="0" distB="0" distL="0" distR="0" wp14:anchorId="545A6DB7" wp14:editId="1DB43A0C">
            <wp:extent cx="6429375" cy="1900052"/>
            <wp:effectExtent l="0" t="0" r="0" b="508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3AC6240" w14:textId="77777777" w:rsidR="00243E52" w:rsidRPr="002B5730" w:rsidRDefault="00243E52" w:rsidP="0068477D">
      <w:pPr>
        <w:rPr>
          <w:rFonts w:ascii="Arial" w:eastAsia="Arial" w:hAnsi="Arial" w:cs="Arial"/>
          <w:color w:val="000000" w:themeColor="text1"/>
          <w:sz w:val="24"/>
          <w:szCs w:val="24"/>
        </w:rPr>
      </w:pPr>
    </w:p>
    <w:p w14:paraId="4DA16231" w14:textId="0FF9F274" w:rsidR="0068477D" w:rsidRPr="002B5730" w:rsidRDefault="0068477D" w:rsidP="0068477D">
      <w:pPr>
        <w:tabs>
          <w:tab w:val="left" w:pos="1425"/>
        </w:tabs>
        <w:rPr>
          <w:rFonts w:ascii="Arial" w:eastAsia="Arial" w:hAnsi="Arial" w:cs="Arial"/>
          <w:color w:val="000000" w:themeColor="text1"/>
          <w:sz w:val="24"/>
          <w:szCs w:val="24"/>
        </w:rPr>
      </w:pPr>
    </w:p>
    <w:p w14:paraId="6CF745CD" w14:textId="207CC181" w:rsidR="002741D6" w:rsidRDefault="00243E52" w:rsidP="009B5E8F">
      <w:pPr>
        <w:spacing w:line="360" w:lineRule="auto"/>
        <w:jc w:val="both"/>
        <w:rPr>
          <w:rFonts w:ascii="Arial" w:eastAsia="Arial" w:hAnsi="Arial" w:cs="Arial"/>
          <w:color w:val="000000" w:themeColor="text1"/>
          <w:sz w:val="24"/>
          <w:szCs w:val="24"/>
        </w:rPr>
      </w:pPr>
      <w:r w:rsidRPr="00EB2CC0">
        <w:rPr>
          <w:rFonts w:ascii="Arial" w:eastAsia="Arial" w:hAnsi="Arial" w:cs="Arial"/>
          <w:noProof/>
          <w:color w:val="000000" w:themeColor="text1"/>
          <w:sz w:val="24"/>
          <w:szCs w:val="24"/>
        </w:rPr>
        <mc:AlternateContent>
          <mc:Choice Requires="wps">
            <w:drawing>
              <wp:anchor distT="45720" distB="45720" distL="114300" distR="114300" simplePos="0" relativeHeight="252555264" behindDoc="0" locked="0" layoutInCell="1" allowOverlap="1" wp14:anchorId="6D1847A7" wp14:editId="5781D10C">
                <wp:simplePos x="0" y="0"/>
                <wp:positionH relativeFrom="column">
                  <wp:posOffset>0</wp:posOffset>
                </wp:positionH>
                <wp:positionV relativeFrom="paragraph">
                  <wp:posOffset>470535</wp:posOffset>
                </wp:positionV>
                <wp:extent cx="6590030" cy="1983105"/>
                <wp:effectExtent l="76200" t="57150" r="96520" b="112395"/>
                <wp:wrapSquare wrapText="bothSides"/>
                <wp:docPr id="2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198310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5"/>
                        </a:lnRef>
                        <a:fillRef idx="2">
                          <a:schemeClr val="accent5"/>
                        </a:fillRef>
                        <a:effectRef idx="1">
                          <a:schemeClr val="accent5"/>
                        </a:effectRef>
                        <a:fontRef idx="minor">
                          <a:schemeClr val="dk1"/>
                        </a:fontRef>
                      </wps:style>
                      <wps:txb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847A7" id="_x0000_s1062" type="#_x0000_t202" style="position:absolute;left:0;text-align:left;margin-left:0;margin-top:37.05pt;width:518.9pt;height:156.15pt;z-index:25255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" fillcolor="#91bce3 [2168]" stroked="f" strokeweight=".5pt">
                <v:fill color2="#7aaddd [2616]" rotate="t" colors="0 #b1cbe9;.5 #a3c1e5;1 #92b9e4" focus="100%" type="gradient">
                  <o:fill v:ext="view" type="gradientUnscaled"/>
                </v:fill>
                <v:shadow on="t" color="black" opacity="20971f" offset="0,2.2pt"/>
                <v:textbox>
                  <w:txbxContent>
                    <w:p w14:paraId="70930E1C"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Exports are higher than imports due to the presence of major vinyl ester resin producers in the region. </w:t>
                      </w:r>
                    </w:p>
                    <w:p w14:paraId="54912B9A" w14:textId="43886589"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 xml:space="preserve">Total export in 2020 stood at around 23 </w:t>
                      </w:r>
                      <w:r w:rsidR="007D14B0">
                        <w:rPr>
                          <w:color w:val="000000" w:themeColor="text1"/>
                          <w:sz w:val="24"/>
                          <w:szCs w:val="24"/>
                        </w:rPr>
                        <w:t xml:space="preserve">thousand </w:t>
                      </w:r>
                      <w:proofErr w:type="spellStart"/>
                      <w:r w:rsidR="007D14B0">
                        <w:rPr>
                          <w:color w:val="000000" w:themeColor="text1"/>
                          <w:sz w:val="24"/>
                          <w:szCs w:val="24"/>
                        </w:rPr>
                        <w:t>tonnes</w:t>
                      </w:r>
                      <w:proofErr w:type="spellEnd"/>
                      <w:r w:rsidR="007D14B0">
                        <w:rPr>
                          <w:color w:val="000000" w:themeColor="text1"/>
                          <w:sz w:val="24"/>
                          <w:szCs w:val="24"/>
                        </w:rPr>
                        <w:t xml:space="preserve"> </w:t>
                      </w:r>
                      <w:r w:rsidRPr="00EB2CC0">
                        <w:rPr>
                          <w:color w:val="000000" w:themeColor="text1"/>
                          <w:sz w:val="24"/>
                          <w:szCs w:val="24"/>
                        </w:rPr>
                        <w:t xml:space="preserve">while imports stood at around 24 thousand </w:t>
                      </w:r>
                      <w:proofErr w:type="spellStart"/>
                      <w:r w:rsidRPr="00EB2CC0">
                        <w:rPr>
                          <w:color w:val="000000" w:themeColor="text1"/>
                          <w:sz w:val="24"/>
                          <w:szCs w:val="24"/>
                        </w:rPr>
                        <w:t>tonnes</w:t>
                      </w:r>
                      <w:proofErr w:type="spellEnd"/>
                      <w:r w:rsidRPr="00EB2CC0">
                        <w:rPr>
                          <w:color w:val="000000" w:themeColor="text1"/>
                          <w:sz w:val="24"/>
                          <w:szCs w:val="24"/>
                        </w:rPr>
                        <w:t xml:space="preserve">. Increasing export is attributed to the increasing demand for vinyl ester resin from </w:t>
                      </w:r>
                      <w:r w:rsidR="00CD321F" w:rsidRPr="00EB2CC0">
                        <w:rPr>
                          <w:color w:val="000000" w:themeColor="text1"/>
                          <w:sz w:val="24"/>
                          <w:szCs w:val="24"/>
                        </w:rPr>
                        <w:t>fiber</w:t>
                      </w:r>
                      <w:r w:rsidRPr="00EB2CC0">
                        <w:rPr>
                          <w:color w:val="000000" w:themeColor="text1"/>
                          <w:sz w:val="24"/>
                          <w:szCs w:val="24"/>
                        </w:rPr>
                        <w:t xml:space="preserve"> reinforced plastic (FRP) application in the pipe and tank industry. </w:t>
                      </w:r>
                    </w:p>
                    <w:p w14:paraId="60428E48" w14:textId="77777777" w:rsidR="00243E52" w:rsidRPr="00EB2CC0" w:rsidRDefault="00243E52" w:rsidP="00F14E20">
                      <w:pPr>
                        <w:pStyle w:val="ListParagraph"/>
                        <w:numPr>
                          <w:ilvl w:val="0"/>
                          <w:numId w:val="8"/>
                        </w:numPr>
                        <w:spacing w:line="360" w:lineRule="auto"/>
                        <w:jc w:val="both"/>
                        <w:rPr>
                          <w:color w:val="000000" w:themeColor="text1"/>
                          <w:sz w:val="24"/>
                          <w:szCs w:val="24"/>
                        </w:rPr>
                      </w:pPr>
                      <w:r w:rsidRPr="00EB2CC0">
                        <w:rPr>
                          <w:color w:val="000000" w:themeColor="text1"/>
                          <w:sz w:val="24"/>
                          <w:szCs w:val="24"/>
                        </w:rPr>
                        <w:t>Several manufacturers are investing heavily in capacity expansion to meet the growing demand for vinyl ester resin in the region.</w:t>
                      </w:r>
                    </w:p>
                    <w:p w14:paraId="74594A1A" w14:textId="77777777" w:rsidR="00243E52" w:rsidRDefault="00243E52" w:rsidP="00243E52"/>
                  </w:txbxContent>
                </v:textbox>
                <w10:wrap type="square"/>
              </v:shape>
            </w:pict>
          </mc:Fallback>
        </mc:AlternateContent>
      </w:r>
    </w:p>
    <w:p w14:paraId="23F4837A" w14:textId="77777777" w:rsidR="002741D6" w:rsidRDefault="002741D6" w:rsidP="009B5E8F">
      <w:pPr>
        <w:spacing w:line="360" w:lineRule="auto"/>
        <w:jc w:val="both"/>
        <w:rPr>
          <w:rFonts w:ascii="Arial" w:eastAsia="Arial" w:hAnsi="Arial" w:cs="Arial"/>
          <w:color w:val="000000" w:themeColor="text1"/>
          <w:sz w:val="24"/>
          <w:szCs w:val="24"/>
        </w:rPr>
      </w:pPr>
    </w:p>
    <w:p w14:paraId="39A6EDE2" w14:textId="77777777" w:rsidR="00243E52" w:rsidRDefault="00243E52" w:rsidP="00243E52">
      <w:pPr>
        <w:spacing w:line="360" w:lineRule="auto"/>
        <w:textAlignment w:val="baseline"/>
        <w:rPr>
          <w:rFonts w:ascii="Arial" w:eastAsia="Arial" w:hAnsi="Arial" w:cs="Arial"/>
          <w:b/>
          <w:color w:val="000000" w:themeColor="text1"/>
          <w:sz w:val="24"/>
          <w:szCs w:val="24"/>
        </w:rPr>
      </w:pPr>
      <w:r>
        <w:rPr>
          <w:rFonts w:ascii="Arial" w:eastAsia="Arial" w:hAnsi="Arial" w:cs="Arial"/>
          <w:b/>
          <w:color w:val="000000" w:themeColor="text1"/>
          <w:sz w:val="24"/>
          <w:szCs w:val="24"/>
        </w:rPr>
        <w:t>Electronic, Telecommunication and Renewables sector have high latent demand in APAC region:</w:t>
      </w:r>
    </w:p>
    <w:p w14:paraId="5400D42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Increasing market of electronic parts due to development in telecommunication technologies as well as 5G revolution in mobile application has led to increase in consumption of LCD and touch panels leading to increasing demand of V</w:t>
      </w:r>
      <w:r>
        <w:rPr>
          <w:bCs/>
          <w:color w:val="000000" w:themeColor="text1"/>
          <w:sz w:val="24"/>
          <w:szCs w:val="24"/>
        </w:rPr>
        <w:t>inyl ester resin</w:t>
      </w:r>
      <w:r w:rsidRPr="00243E52">
        <w:rPr>
          <w:bCs/>
          <w:color w:val="000000" w:themeColor="text1"/>
          <w:sz w:val="24"/>
          <w:szCs w:val="24"/>
        </w:rPr>
        <w:t xml:space="preserve">. </w:t>
      </w:r>
    </w:p>
    <w:p w14:paraId="3ED819A9"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V</w:t>
      </w:r>
      <w:r>
        <w:rPr>
          <w:bCs/>
          <w:color w:val="000000" w:themeColor="text1"/>
          <w:sz w:val="24"/>
          <w:szCs w:val="24"/>
        </w:rPr>
        <w:t>inyl ester resin</w:t>
      </w:r>
      <w:r w:rsidRPr="00243E52">
        <w:rPr>
          <w:bCs/>
          <w:color w:val="000000" w:themeColor="text1"/>
          <w:sz w:val="24"/>
          <w:szCs w:val="24"/>
        </w:rPr>
        <w:t xml:space="preserve"> is used as inner lining material in electronic items due to its excellent corrosion and chemical resistance properties.</w:t>
      </w:r>
    </w:p>
    <w:p w14:paraId="035D5066"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lastRenderedPageBreak/>
        <w:t>V</w:t>
      </w:r>
      <w:r>
        <w:rPr>
          <w:bCs/>
          <w:color w:val="000000" w:themeColor="text1"/>
          <w:sz w:val="24"/>
          <w:szCs w:val="24"/>
        </w:rPr>
        <w:t>inyl ester resin</w:t>
      </w:r>
      <w:r w:rsidRPr="00243E52">
        <w:rPr>
          <w:bCs/>
          <w:color w:val="000000" w:themeColor="text1"/>
          <w:sz w:val="24"/>
          <w:szCs w:val="24"/>
        </w:rPr>
        <w:t xml:space="preserve"> has also application in semiconductor and chip encapsulation due to its heat resistance properties. Growth of display panel market has augmented the demand of display driver chips. </w:t>
      </w:r>
    </w:p>
    <w:p w14:paraId="2DE21107" w14:textId="77777777" w:rsidR="00243E52" w:rsidRPr="00243E52" w:rsidRDefault="00243E52" w:rsidP="00F14E20">
      <w:pPr>
        <w:pStyle w:val="ListParagraph"/>
        <w:numPr>
          <w:ilvl w:val="0"/>
          <w:numId w:val="15"/>
        </w:numPr>
        <w:spacing w:line="360" w:lineRule="auto"/>
        <w:jc w:val="both"/>
        <w:textAlignment w:val="baseline"/>
        <w:rPr>
          <w:bCs/>
          <w:color w:val="000000" w:themeColor="text1"/>
          <w:sz w:val="24"/>
          <w:szCs w:val="24"/>
        </w:rPr>
      </w:pPr>
      <w:r w:rsidRPr="00243E52">
        <w:rPr>
          <w:bCs/>
          <w:color w:val="000000" w:themeColor="text1"/>
          <w:sz w:val="24"/>
          <w:szCs w:val="24"/>
        </w:rPr>
        <w:t xml:space="preserve">As per CINNO survey, </w:t>
      </w:r>
      <w:r>
        <w:rPr>
          <w:bCs/>
          <w:color w:val="000000" w:themeColor="text1"/>
          <w:sz w:val="24"/>
          <w:szCs w:val="24"/>
        </w:rPr>
        <w:t>APAC</w:t>
      </w:r>
      <w:r w:rsidRPr="00243E52">
        <w:rPr>
          <w:bCs/>
          <w:color w:val="000000" w:themeColor="text1"/>
          <w:sz w:val="24"/>
          <w:szCs w:val="24"/>
        </w:rPr>
        <w:t xml:space="preserve"> demand of display driver chips in 2020 is valued around </w:t>
      </w:r>
      <w:r>
        <w:rPr>
          <w:bCs/>
          <w:color w:val="000000" w:themeColor="text1"/>
          <w:sz w:val="24"/>
          <w:szCs w:val="24"/>
        </w:rPr>
        <w:t>6</w:t>
      </w:r>
      <w:r w:rsidRPr="00243E52">
        <w:rPr>
          <w:bCs/>
          <w:color w:val="000000" w:themeColor="text1"/>
          <w:sz w:val="24"/>
          <w:szCs w:val="24"/>
        </w:rPr>
        <w:t xml:space="preserve"> billion which is 8.7% rise from 2019 value. Moreover, demand for smartphone driver chips valued around 1.</w:t>
      </w:r>
      <w:r>
        <w:rPr>
          <w:bCs/>
          <w:color w:val="000000" w:themeColor="text1"/>
          <w:sz w:val="24"/>
          <w:szCs w:val="24"/>
        </w:rPr>
        <w:t>2</w:t>
      </w:r>
      <w:r w:rsidRPr="00243E52">
        <w:rPr>
          <w:bCs/>
          <w:color w:val="000000" w:themeColor="text1"/>
          <w:sz w:val="24"/>
          <w:szCs w:val="24"/>
        </w:rPr>
        <w:t xml:space="preserve"> billion in 2020.</w:t>
      </w:r>
    </w:p>
    <w:p w14:paraId="54B40751"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0A1623">
        <w:rPr>
          <w:rFonts w:ascii="Arial" w:eastAsia="Arial" w:hAnsi="Arial" w:cs="Arial"/>
          <w:b/>
          <w:bCs/>
          <w:color w:val="000000" w:themeColor="text1"/>
          <w:sz w:val="24"/>
          <w:szCs w:val="24"/>
          <w:lang w:val="en-US"/>
        </w:rPr>
        <w:t>LCD Smartphone display driver chips vendor shipment share, 2020</w:t>
      </w:r>
    </w:p>
    <w:p w14:paraId="19899D19" w14:textId="191A45F0" w:rsidR="00243E52" w:rsidRDefault="00243E52" w:rsidP="00243E52">
      <w:pPr>
        <w:spacing w:line="360" w:lineRule="auto"/>
        <w:jc w:val="both"/>
        <w:textAlignment w:val="baseline"/>
        <w:rPr>
          <w:rFonts w:ascii="Arial" w:eastAsia="Arial" w:hAnsi="Arial" w:cs="Arial"/>
          <w:bCs/>
          <w:color w:val="000000" w:themeColor="text1"/>
          <w:sz w:val="24"/>
          <w:szCs w:val="24"/>
          <w:lang w:val="en-US"/>
        </w:rPr>
      </w:pPr>
      <w:r w:rsidRPr="002B5730">
        <w:rPr>
          <w:bCs/>
          <w:noProof/>
          <w:color w:val="000000" w:themeColor="text1"/>
        </w:rPr>
        <mc:AlternateContent>
          <mc:Choice Requires="wps">
            <w:drawing>
              <wp:anchor distT="0" distB="0" distL="114300" distR="114300" simplePos="0" relativeHeight="252557312" behindDoc="0" locked="0" layoutInCell="1" allowOverlap="1" wp14:anchorId="34B9BC69" wp14:editId="39BC1055">
                <wp:simplePos x="0" y="0"/>
                <wp:positionH relativeFrom="margin">
                  <wp:posOffset>4500748</wp:posOffset>
                </wp:positionH>
                <wp:positionV relativeFrom="paragraph">
                  <wp:posOffset>1880969</wp:posOffset>
                </wp:positionV>
                <wp:extent cx="1889760" cy="266700"/>
                <wp:effectExtent l="0" t="0" r="0" b="0"/>
                <wp:wrapNone/>
                <wp:docPr id="2208"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B9BC69" id="_x0000_s1063" type="#_x0000_t202" style="position:absolute;left:0;text-align:left;margin-left:354.4pt;margin-top:148.1pt;width:148.8pt;height:21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" filled="f" stroked="f">
                <v:textbox>
                  <w:txbxContent>
                    <w:p w14:paraId="6C1E05F8" w14:textId="731F0CF8"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 xml:space="preserve">Source: </w:t>
                      </w:r>
                      <w:r>
                        <w:rPr>
                          <w:rFonts w:ascii="Verdana" w:eastAsia="Verdana" w:hAnsi="Verdana" w:cs="Verdana"/>
                          <w:i/>
                          <w:iCs/>
                          <w:color w:val="7F7F7F"/>
                          <w:kern w:val="24"/>
                          <w:sz w:val="12"/>
                          <w:szCs w:val="12"/>
                          <w14:textFill>
                            <w14:solidFill>
                              <w14:srgbClr w14:val="7F7F7F">
                                <w14:lumMod w14:val="50000"/>
                              </w14:srgbClr>
                            </w14:solidFill>
                          </w14:textFill>
                        </w:rPr>
                        <w:t>CINNO</w:t>
                      </w:r>
                    </w:p>
                  </w:txbxContent>
                </v:textbox>
                <w10:wrap anchorx="margin"/>
              </v:shape>
            </w:pict>
          </mc:Fallback>
        </mc:AlternateContent>
      </w:r>
      <w:r w:rsidRPr="000A1623">
        <w:rPr>
          <w:rFonts w:ascii="Arial" w:eastAsia="Arial" w:hAnsi="Arial" w:cs="Arial"/>
          <w:bCs/>
          <w:noProof/>
          <w:color w:val="000000" w:themeColor="text1"/>
          <w:sz w:val="24"/>
          <w:szCs w:val="24"/>
        </w:rPr>
        <w:drawing>
          <wp:inline distT="0" distB="0" distL="0" distR="0" wp14:anchorId="753C667A" wp14:editId="635BA513">
            <wp:extent cx="6457950" cy="1828800"/>
            <wp:effectExtent l="0" t="0" r="0" b="0"/>
            <wp:docPr id="2205" name="Chart 2205">
              <a:extLst xmlns:a="http://schemas.openxmlformats.org/drawingml/2006/main">
                <a:ext uri="{FF2B5EF4-FFF2-40B4-BE49-F238E27FC236}">
                  <a16:creationId xmlns:a16="http://schemas.microsoft.com/office/drawing/2014/main" id="{F3FC28F2-8CF9-4855-B040-C344F65F75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5C866C" w14:textId="74270C92" w:rsidR="00243E52" w:rsidRDefault="00243E52" w:rsidP="00243E52">
      <w:pPr>
        <w:spacing w:line="360" w:lineRule="auto"/>
        <w:jc w:val="both"/>
        <w:textAlignment w:val="baseline"/>
        <w:rPr>
          <w:rFonts w:ascii="Arial" w:eastAsia="Arial" w:hAnsi="Arial" w:cs="Arial"/>
          <w:b/>
          <w:bCs/>
          <w:color w:val="000000" w:themeColor="text1"/>
          <w:sz w:val="24"/>
          <w:szCs w:val="24"/>
          <w:lang w:val="en-US"/>
        </w:rPr>
      </w:pPr>
    </w:p>
    <w:p w14:paraId="2B9DBBDF" w14:textId="77777777" w:rsidR="00243E52" w:rsidRPr="0015661D"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
          <w:bCs/>
          <w:color w:val="000000" w:themeColor="text1"/>
          <w:sz w:val="24"/>
          <w:szCs w:val="24"/>
          <w:lang w:val="en-US"/>
        </w:rPr>
        <w:t>Renewable energy Consumption in Asia-Pacific region in 2020,</w:t>
      </w:r>
      <w:r>
        <w:rPr>
          <w:rFonts w:ascii="Arial" w:eastAsia="Arial" w:hAnsi="Arial" w:cs="Arial"/>
          <w:b/>
          <w:bCs/>
          <w:color w:val="000000" w:themeColor="text1"/>
          <w:sz w:val="24"/>
          <w:szCs w:val="24"/>
          <w:lang w:val="en-US"/>
        </w:rPr>
        <w:t xml:space="preserve"> </w:t>
      </w:r>
      <w:r w:rsidRPr="0015661D">
        <w:rPr>
          <w:rFonts w:ascii="Arial" w:eastAsia="Arial" w:hAnsi="Arial" w:cs="Arial"/>
          <w:b/>
          <w:bCs/>
          <w:color w:val="000000" w:themeColor="text1"/>
          <w:sz w:val="24"/>
          <w:szCs w:val="24"/>
          <w:lang w:val="en-US"/>
        </w:rPr>
        <w:t>By Country (In exajoules)</w:t>
      </w:r>
    </w:p>
    <w:p w14:paraId="5D3D1D4C" w14:textId="77777777" w:rsidR="00243E52" w:rsidRPr="000A1623" w:rsidRDefault="00243E52" w:rsidP="00243E52">
      <w:pPr>
        <w:spacing w:line="360" w:lineRule="auto"/>
        <w:jc w:val="both"/>
        <w:textAlignment w:val="baseline"/>
        <w:rPr>
          <w:rFonts w:ascii="Arial" w:eastAsia="Arial" w:hAnsi="Arial" w:cs="Arial"/>
          <w:bCs/>
          <w:color w:val="000000" w:themeColor="text1"/>
          <w:sz w:val="24"/>
          <w:szCs w:val="24"/>
          <w:lang w:val="en-US"/>
        </w:rPr>
      </w:pPr>
      <w:r w:rsidRPr="0015661D">
        <w:rPr>
          <w:rFonts w:ascii="Arial" w:eastAsia="Arial" w:hAnsi="Arial" w:cs="Arial"/>
          <w:bCs/>
          <w:noProof/>
          <w:color w:val="000000" w:themeColor="text1"/>
          <w:sz w:val="24"/>
          <w:szCs w:val="24"/>
        </w:rPr>
        <mc:AlternateContent>
          <mc:Choice Requires="wps">
            <w:drawing>
              <wp:anchor distT="0" distB="0" distL="114300" distR="114300" simplePos="0" relativeHeight="252553216" behindDoc="0" locked="0" layoutInCell="1" allowOverlap="1" wp14:anchorId="54252FAD" wp14:editId="31A2D8B7">
                <wp:simplePos x="0" y="0"/>
                <wp:positionH relativeFrom="column">
                  <wp:posOffset>-60325</wp:posOffset>
                </wp:positionH>
                <wp:positionV relativeFrom="paragraph">
                  <wp:posOffset>152326</wp:posOffset>
                </wp:positionV>
                <wp:extent cx="6650182" cy="1460665"/>
                <wp:effectExtent l="76200" t="57150" r="93980" b="120650"/>
                <wp:wrapNone/>
                <wp:docPr id="4" name="TextBox 3">
                  <a:extLst xmlns:a="http://schemas.openxmlformats.org/drawingml/2006/main">
                    <a:ext uri="{FF2B5EF4-FFF2-40B4-BE49-F238E27FC236}">
                      <a16:creationId xmlns:a16="http://schemas.microsoft.com/office/drawing/2014/main" id="{5570026E-A6A1-4EFB-AE64-B142025B2FEA}"/>
                    </a:ext>
                  </a:extLst>
                </wp:docPr>
                <wp:cNvGraphicFramePr/>
                <a:graphic xmlns:a="http://schemas.openxmlformats.org/drawingml/2006/main">
                  <a:graphicData uri="http://schemas.microsoft.com/office/word/2010/wordprocessingShape">
                    <wps:wsp>
                      <wps:cNvSpPr txBox="1"/>
                      <wps:spPr>
                        <a:xfrm>
                          <a:off x="0" y="0"/>
                          <a:ext cx="6650182" cy="1460665"/>
                        </a:xfrm>
                        <a:prstGeom prst="rect">
                          <a:avLst/>
                        </a:prstGeom>
                        <a:solidFill>
                          <a:schemeClr val="accent5"/>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0">
                          <a:scrgbClr r="0" g="0" b="0"/>
                        </a:fillRef>
                        <a:effectRef idx="0">
                          <a:scrgbClr r="0" g="0" b="0"/>
                        </a:effectRef>
                        <a:fontRef idx="minor">
                          <a:schemeClr val="lt1"/>
                        </a:fontRef>
                      </wps:style>
                      <wps:txb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252FAD" id="TextBox 3" o:spid="_x0000_s1064" type="#_x0000_t202" style="position:absolute;left:0;text-align:left;margin-left:-4.75pt;margin-top:12pt;width:523.65pt;height:11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" fillcolor="#5b9bd5 [3208]" stroked="f">
                <v:shadow on="t" color="black" opacity="20971f" offset="0,2.2pt"/>
                <v:textbox>
                  <w:txbxContent>
                    <w:p w14:paraId="5C54BB6B" w14:textId="77777777" w:rsidR="00243E52" w:rsidRPr="0015661D" w:rsidRDefault="00243E52" w:rsidP="00243E52">
                      <w:pPr>
                        <w:spacing w:line="480" w:lineRule="auto"/>
                        <w:jc w:val="both"/>
                        <w:rPr>
                          <w:rFonts w:ascii="Arial" w:eastAsia="Verdana" w:hAnsi="Arial" w:cs="Arial"/>
                          <w:color w:val="000000" w:themeColor="text1"/>
                          <w:kern w:val="24"/>
                          <w:sz w:val="24"/>
                          <w:szCs w:val="24"/>
                        </w:rPr>
                      </w:pPr>
                      <w:r w:rsidRPr="0015661D">
                        <w:rPr>
                          <w:rFonts w:ascii="Arial" w:eastAsia="Verdana" w:hAnsi="Arial" w:cs="Arial"/>
                          <w:color w:val="000000" w:themeColor="text1"/>
                          <w:kern w:val="24"/>
                          <w:sz w:val="24"/>
                          <w:szCs w:val="24"/>
                        </w:rPr>
                        <w:t>China holds largest share of renewable energy consumption in Asia Pacific region led by increasing investments into development of renewable energy. China’s consumption of renewable energy is approximately 8 exajoules in 2020. India and Japan are also significantly increasing investments into building energy infrastructure such as solar energy and wind energy.</w:t>
                      </w:r>
                    </w:p>
                  </w:txbxContent>
                </v:textbox>
              </v:shape>
            </w:pict>
          </mc:Fallback>
        </mc:AlternateContent>
      </w:r>
    </w:p>
    <w:p w14:paraId="0C99CACC" w14:textId="77777777" w:rsidR="00243E52" w:rsidRDefault="00243E52" w:rsidP="00243E52">
      <w:pPr>
        <w:spacing w:line="360" w:lineRule="auto"/>
        <w:textAlignment w:val="baseline"/>
        <w:rPr>
          <w:rFonts w:ascii="Arial" w:eastAsia="Arial" w:hAnsi="Arial" w:cs="Arial"/>
          <w:b/>
          <w:color w:val="000000" w:themeColor="text1"/>
          <w:sz w:val="24"/>
          <w:szCs w:val="24"/>
        </w:rPr>
      </w:pPr>
    </w:p>
    <w:p w14:paraId="0305B3F4" w14:textId="77777777" w:rsidR="00243E52" w:rsidRDefault="00243E52" w:rsidP="00243E52">
      <w:pPr>
        <w:spacing w:line="360" w:lineRule="auto"/>
        <w:textAlignment w:val="baseline"/>
        <w:rPr>
          <w:rFonts w:ascii="Arial" w:hAnsi="Arial" w:cs="Arial"/>
          <w:b/>
          <w:bCs/>
          <w:sz w:val="24"/>
          <w:szCs w:val="24"/>
        </w:rPr>
      </w:pPr>
    </w:p>
    <w:p w14:paraId="0CD541D4" w14:textId="77777777" w:rsidR="00243E52" w:rsidRDefault="00243E52" w:rsidP="00243E52">
      <w:pPr>
        <w:spacing w:line="360" w:lineRule="auto"/>
        <w:textAlignment w:val="baseline"/>
        <w:rPr>
          <w:rFonts w:ascii="Arial" w:hAnsi="Arial" w:cs="Arial"/>
          <w:b/>
          <w:bCs/>
          <w:sz w:val="24"/>
          <w:szCs w:val="24"/>
        </w:rPr>
      </w:pPr>
    </w:p>
    <w:p w14:paraId="6C4B1F9B" w14:textId="77777777" w:rsidR="00243E52" w:rsidRDefault="00243E52" w:rsidP="00243E52">
      <w:pPr>
        <w:spacing w:line="360" w:lineRule="auto"/>
        <w:textAlignment w:val="baseline"/>
        <w:rPr>
          <w:rFonts w:ascii="Arial" w:hAnsi="Arial" w:cs="Arial"/>
          <w:b/>
          <w:bCs/>
          <w:sz w:val="24"/>
          <w:szCs w:val="24"/>
        </w:rPr>
      </w:pPr>
    </w:p>
    <w:p w14:paraId="190879FC" w14:textId="1610E5DB" w:rsidR="00243E52" w:rsidRPr="00243E52" w:rsidRDefault="00243E52" w:rsidP="00243E52">
      <w:pPr>
        <w:spacing w:line="360" w:lineRule="auto"/>
        <w:textAlignment w:val="baseline"/>
        <w:rPr>
          <w:rFonts w:ascii="Arial" w:hAnsi="Arial" w:cs="Arial"/>
          <w:sz w:val="24"/>
          <w:szCs w:val="24"/>
        </w:rPr>
      </w:pPr>
      <w:r w:rsidRPr="002B5730">
        <w:rPr>
          <w:bCs/>
          <w:noProof/>
          <w:color w:val="000000" w:themeColor="text1"/>
        </w:rPr>
        <mc:AlternateContent>
          <mc:Choice Requires="wps">
            <w:drawing>
              <wp:anchor distT="0" distB="0" distL="114300" distR="114300" simplePos="0" relativeHeight="252559360" behindDoc="0" locked="0" layoutInCell="1" allowOverlap="1" wp14:anchorId="214ECB17" wp14:editId="10EA7CFF">
                <wp:simplePos x="0" y="0"/>
                <wp:positionH relativeFrom="margin">
                  <wp:posOffset>4500748</wp:posOffset>
                </wp:positionH>
                <wp:positionV relativeFrom="paragraph">
                  <wp:posOffset>1709420</wp:posOffset>
                </wp:positionV>
                <wp:extent cx="1889760" cy="266700"/>
                <wp:effectExtent l="0" t="0" r="0" b="0"/>
                <wp:wrapNone/>
                <wp:docPr id="2209"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4ECB17" id="_x0000_s1065" type="#_x0000_t202" style="position:absolute;margin-left:354.4pt;margin-top:134.6pt;width:148.8pt;height:21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" filled="f" stroked="f">
                <v:textbox>
                  <w:txbxContent>
                    <w:p w14:paraId="52C621F0" w14:textId="6869EF7F" w:rsidR="00243E52" w:rsidRPr="00687E98" w:rsidRDefault="00243E52" w:rsidP="00243E5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w:t>
                      </w:r>
                      <w:r>
                        <w:rPr>
                          <w:rFonts w:ascii="Verdana" w:eastAsia="Verdana" w:hAnsi="Verdana" w:cs="Verdana"/>
                          <w:i/>
                          <w:iCs/>
                          <w:color w:val="7F7F7F"/>
                          <w:kern w:val="24"/>
                          <w:sz w:val="12"/>
                          <w:szCs w:val="12"/>
                          <w14:textFill>
                            <w14:solidFill>
                              <w14:srgbClr w14:val="7F7F7F">
                                <w14:lumMod w14:val="50000"/>
                              </w14:srgbClr>
                            </w14:solidFill>
                          </w14:textFill>
                        </w:rPr>
                        <w:t xml:space="preserve"> IRENA</w:t>
                      </w:r>
                    </w:p>
                  </w:txbxContent>
                </v:textbox>
                <w10:wrap anchorx="margin"/>
              </v:shape>
            </w:pict>
          </mc:Fallback>
        </mc:AlternateContent>
      </w:r>
      <w:r w:rsidRPr="00243E52">
        <w:rPr>
          <w:rFonts w:ascii="Arial" w:hAnsi="Arial" w:cs="Arial"/>
          <w:noProof/>
          <w:sz w:val="24"/>
          <w:szCs w:val="24"/>
        </w:rPr>
        <w:drawing>
          <wp:inline distT="0" distB="0" distL="0" distR="0" wp14:anchorId="4F60A84A" wp14:editId="28787456">
            <wp:extent cx="6457950" cy="1710047"/>
            <wp:effectExtent l="0" t="0" r="0" b="5080"/>
            <wp:docPr id="2207" name="Chart 2207">
              <a:extLst xmlns:a="http://schemas.openxmlformats.org/drawingml/2006/main">
                <a:ext uri="{FF2B5EF4-FFF2-40B4-BE49-F238E27FC236}">
                  <a16:creationId xmlns:a16="http://schemas.microsoft.com/office/drawing/2014/main" id="{E7143DEF-176F-410B-B811-499D72964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F264F81" w14:textId="76DF09D9" w:rsidR="0068383C" w:rsidRDefault="0068383C" w:rsidP="009B5E8F">
      <w:pPr>
        <w:spacing w:line="360" w:lineRule="auto"/>
        <w:jc w:val="both"/>
        <w:rPr>
          <w:rFonts w:ascii="Arial" w:eastAsia="Arial" w:hAnsi="Arial" w:cs="Arial"/>
          <w:color w:val="000000" w:themeColor="text1"/>
          <w:sz w:val="24"/>
          <w:szCs w:val="24"/>
        </w:rPr>
      </w:pPr>
    </w:p>
    <w:p w14:paraId="52101A63"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3.2.1.2. Operating Efficiency</w:t>
      </w:r>
    </w:p>
    <w:p w14:paraId="75B409E0" w14:textId="08101DCD" w:rsidR="00E913AE" w:rsidRPr="0061645E" w:rsidRDefault="00912B14" w:rsidP="00912B14">
      <w:pPr>
        <w:spacing w:line="360" w:lineRule="auto"/>
        <w:textAlignment w:val="baseline"/>
        <w:rPr>
          <w:rFonts w:ascii="Arial" w:hAnsi="Arial" w:cs="Arial"/>
          <w:b/>
          <w:bCs/>
          <w:sz w:val="24"/>
          <w:szCs w:val="24"/>
        </w:rPr>
        <w:sectPr w:rsidR="00E913AE"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Asia Pacific Vinyl Ester Resin Operating Efficiency (Percentage), 2015-2030F</w:t>
      </w:r>
    </w:p>
    <w:p w14:paraId="1F241D9E" w14:textId="114C419E" w:rsidR="0068477D" w:rsidRPr="002B5730" w:rsidRDefault="0068477D" w:rsidP="00CB55FA">
      <w:pPr>
        <w:tabs>
          <w:tab w:val="left" w:pos="1905"/>
        </w:tabs>
        <w:spacing w:line="480" w:lineRule="auto"/>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drawing>
          <wp:inline distT="0" distB="0" distL="0" distR="0" wp14:anchorId="722B8A0F" wp14:editId="00BCBBC4">
            <wp:extent cx="6457950" cy="2247900"/>
            <wp:effectExtent l="0" t="0" r="0" b="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3A4C310" w14:textId="77777777" w:rsidR="00243E52" w:rsidRDefault="00243E52" w:rsidP="0061645E">
      <w:pPr>
        <w:spacing w:line="360" w:lineRule="auto"/>
        <w:textAlignment w:val="baseline"/>
        <w:rPr>
          <w:rFonts w:ascii="Arial" w:hAnsi="Arial" w:cs="Arial"/>
          <w:b/>
          <w:bCs/>
          <w:sz w:val="24"/>
          <w:szCs w:val="24"/>
        </w:rPr>
      </w:pPr>
    </w:p>
    <w:p w14:paraId="6EC3855C" w14:textId="77777777" w:rsidR="00243E52" w:rsidRDefault="00243E52" w:rsidP="0061645E">
      <w:pPr>
        <w:spacing w:line="360" w:lineRule="auto"/>
        <w:textAlignment w:val="baseline"/>
        <w:rPr>
          <w:rFonts w:ascii="Arial" w:hAnsi="Arial" w:cs="Arial"/>
          <w:b/>
          <w:bCs/>
          <w:sz w:val="24"/>
          <w:szCs w:val="24"/>
        </w:rPr>
      </w:pPr>
    </w:p>
    <w:p w14:paraId="35E657D9" w14:textId="77777777" w:rsidR="00243E52" w:rsidRDefault="00243E52" w:rsidP="0061645E">
      <w:pPr>
        <w:spacing w:line="360" w:lineRule="auto"/>
        <w:textAlignment w:val="baseline"/>
        <w:rPr>
          <w:rFonts w:ascii="Arial" w:hAnsi="Arial" w:cs="Arial"/>
          <w:b/>
          <w:bCs/>
          <w:sz w:val="24"/>
          <w:szCs w:val="24"/>
        </w:rPr>
      </w:pPr>
    </w:p>
    <w:p w14:paraId="73E7E8D7" w14:textId="0B2E39BE" w:rsidR="00477C5A" w:rsidRDefault="00477C5A" w:rsidP="00477C5A">
      <w:pPr>
        <w:rPr>
          <w:rFonts w:ascii="Arial" w:eastAsia="Arial" w:hAnsi="Arial" w:cs="Arial"/>
          <w:b/>
          <w:bCs/>
          <w:color w:val="000000" w:themeColor="text1"/>
          <w:sz w:val="24"/>
          <w:szCs w:val="24"/>
        </w:rPr>
      </w:pPr>
      <w:r w:rsidRPr="00477C5A">
        <w:rPr>
          <w:rFonts w:ascii="Arial" w:eastAsia="Arial" w:hAnsi="Arial" w:cs="Arial"/>
          <w:b/>
          <w:bCs/>
          <w:color w:val="000000" w:themeColor="text1"/>
          <w:sz w:val="24"/>
          <w:szCs w:val="24"/>
        </w:rPr>
        <w:t>Real GDP Growth Forecast for Major Economies in APAC Region</w:t>
      </w:r>
    </w:p>
    <w:p w14:paraId="0769D9A3" w14:textId="77777777" w:rsidR="00477C5A" w:rsidRPr="00477C5A" w:rsidRDefault="00477C5A" w:rsidP="00477C5A">
      <w:pPr>
        <w:rPr>
          <w:rFonts w:ascii="Arial" w:eastAsia="Arial" w:hAnsi="Arial" w:cs="Arial"/>
          <w:color w:val="000000" w:themeColor="text1"/>
          <w:sz w:val="24"/>
          <w:szCs w:val="24"/>
          <w:lang w:val="en-US"/>
        </w:rPr>
      </w:pPr>
    </w:p>
    <w:tbl>
      <w:tblPr>
        <w:tblW w:w="10244" w:type="dxa"/>
        <w:tblLook w:val="0420" w:firstRow="1" w:lastRow="0" w:firstColumn="0" w:lastColumn="0" w:noHBand="0" w:noVBand="1"/>
      </w:tblPr>
      <w:tblGrid>
        <w:gridCol w:w="3899"/>
        <w:gridCol w:w="3569"/>
        <w:gridCol w:w="2776"/>
      </w:tblGrid>
      <w:tr w:rsidR="00477C5A" w:rsidRPr="00477C5A" w14:paraId="2A5B7C65" w14:textId="77777777" w:rsidTr="00477C5A">
        <w:trPr>
          <w:trHeight w:val="595"/>
        </w:trPr>
        <w:tc>
          <w:tcPr>
            <w:tcW w:w="3899"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48A87659"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Country</w:t>
            </w:r>
          </w:p>
        </w:tc>
        <w:tc>
          <w:tcPr>
            <w:tcW w:w="3569" w:type="dxa"/>
            <w:tcBorders>
              <w:top w:val="single" w:sz="8" w:space="0" w:color="FFC000"/>
              <w:left w:val="nil"/>
              <w:bottom w:val="single" w:sz="12" w:space="0" w:color="FFC000"/>
              <w:right w:val="single" w:sz="8" w:space="0" w:color="FFC000"/>
            </w:tcBorders>
            <w:shd w:val="clear" w:color="auto" w:fill="auto"/>
            <w:vAlign w:val="center"/>
            <w:hideMark/>
          </w:tcPr>
          <w:p w14:paraId="01D11D97"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2023</w:t>
            </w:r>
          </w:p>
        </w:tc>
        <w:tc>
          <w:tcPr>
            <w:tcW w:w="2776" w:type="dxa"/>
            <w:tcBorders>
              <w:top w:val="single" w:sz="8" w:space="0" w:color="FFC000"/>
              <w:left w:val="nil"/>
              <w:bottom w:val="single" w:sz="12" w:space="0" w:color="FFC000"/>
              <w:right w:val="single" w:sz="8" w:space="0" w:color="FFC000"/>
            </w:tcBorders>
            <w:shd w:val="clear" w:color="auto" w:fill="auto"/>
            <w:vAlign w:val="center"/>
            <w:hideMark/>
          </w:tcPr>
          <w:p w14:paraId="4E68ED11" w14:textId="77777777" w:rsidR="00477C5A" w:rsidRPr="00477C5A" w:rsidRDefault="00477C5A" w:rsidP="00477C5A">
            <w:pPr>
              <w:spacing w:after="0" w:line="240" w:lineRule="auto"/>
              <w:jc w:val="center"/>
              <w:rPr>
                <w:rFonts w:ascii="Verdana" w:eastAsia="Times New Roman" w:hAnsi="Verdana" w:cs="Times New Roman"/>
                <w:b/>
                <w:bCs/>
                <w:color w:val="000000"/>
                <w:sz w:val="20"/>
                <w:szCs w:val="20"/>
                <w:lang w:val="en-US"/>
              </w:rPr>
            </w:pPr>
            <w:r w:rsidRPr="00477C5A">
              <w:rPr>
                <w:rFonts w:ascii="Verdana" w:eastAsia="Times New Roman" w:hAnsi="Verdana" w:cs="Times New Roman"/>
                <w:b/>
                <w:bCs/>
                <w:color w:val="000000"/>
                <w:sz w:val="20"/>
                <w:szCs w:val="20"/>
                <w:lang w:val="en-US"/>
              </w:rPr>
              <w:t>2025</w:t>
            </w:r>
          </w:p>
        </w:tc>
      </w:tr>
      <w:tr w:rsidR="00477C5A" w:rsidRPr="00477C5A" w14:paraId="5428594C" w14:textId="77777777" w:rsidTr="00477C5A">
        <w:trPr>
          <w:trHeight w:val="623"/>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2C009A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India</w:t>
            </w:r>
          </w:p>
        </w:tc>
        <w:tc>
          <w:tcPr>
            <w:tcW w:w="3569" w:type="dxa"/>
            <w:tcBorders>
              <w:top w:val="nil"/>
              <w:left w:val="nil"/>
              <w:bottom w:val="single" w:sz="8" w:space="0" w:color="FFC000"/>
              <w:right w:val="single" w:sz="8" w:space="0" w:color="FFC000"/>
            </w:tcBorders>
            <w:shd w:val="clear" w:color="000000" w:fill="FFF4E7"/>
            <w:vAlign w:val="center"/>
            <w:hideMark/>
          </w:tcPr>
          <w:p w14:paraId="6C3F3923"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7.67%</w:t>
            </w:r>
          </w:p>
        </w:tc>
        <w:tc>
          <w:tcPr>
            <w:tcW w:w="2776" w:type="dxa"/>
            <w:tcBorders>
              <w:top w:val="nil"/>
              <w:left w:val="nil"/>
              <w:bottom w:val="single" w:sz="8" w:space="0" w:color="FFC000"/>
              <w:right w:val="single" w:sz="8" w:space="0" w:color="FFC000"/>
            </w:tcBorders>
            <w:shd w:val="clear" w:color="000000" w:fill="FFF4E7"/>
            <w:vAlign w:val="center"/>
            <w:hideMark/>
          </w:tcPr>
          <w:p w14:paraId="507FDC0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7.42%</w:t>
            </w:r>
          </w:p>
        </w:tc>
      </w:tr>
      <w:tr w:rsidR="00477C5A" w:rsidRPr="00477C5A" w14:paraId="183DFA69"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2AF69C44"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China</w:t>
            </w:r>
          </w:p>
        </w:tc>
        <w:tc>
          <w:tcPr>
            <w:tcW w:w="3569" w:type="dxa"/>
            <w:tcBorders>
              <w:top w:val="nil"/>
              <w:left w:val="nil"/>
              <w:bottom w:val="single" w:sz="8" w:space="0" w:color="FFC000"/>
              <w:right w:val="single" w:sz="8" w:space="0" w:color="FFC000"/>
            </w:tcBorders>
            <w:shd w:val="clear" w:color="auto" w:fill="auto"/>
            <w:vAlign w:val="center"/>
            <w:hideMark/>
          </w:tcPr>
          <w:p w14:paraId="51D5A68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5.75%</w:t>
            </w:r>
          </w:p>
        </w:tc>
        <w:tc>
          <w:tcPr>
            <w:tcW w:w="2776" w:type="dxa"/>
            <w:tcBorders>
              <w:top w:val="nil"/>
              <w:left w:val="nil"/>
              <w:bottom w:val="single" w:sz="8" w:space="0" w:color="FFC000"/>
              <w:right w:val="single" w:sz="8" w:space="0" w:color="FFC000"/>
            </w:tcBorders>
            <w:shd w:val="clear" w:color="auto" w:fill="auto"/>
            <w:vAlign w:val="center"/>
            <w:hideMark/>
          </w:tcPr>
          <w:p w14:paraId="0C619FD9"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5.60%</w:t>
            </w:r>
          </w:p>
        </w:tc>
      </w:tr>
      <w:tr w:rsidR="00477C5A" w:rsidRPr="00477C5A" w14:paraId="04E12AC5"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1CBC58ED"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Japan</w:t>
            </w:r>
          </w:p>
        </w:tc>
        <w:tc>
          <w:tcPr>
            <w:tcW w:w="3569" w:type="dxa"/>
            <w:tcBorders>
              <w:top w:val="nil"/>
              <w:left w:val="nil"/>
              <w:bottom w:val="single" w:sz="8" w:space="0" w:color="FFC000"/>
              <w:right w:val="single" w:sz="8" w:space="0" w:color="FFC000"/>
            </w:tcBorders>
            <w:shd w:val="clear" w:color="000000" w:fill="FFF4E7"/>
            <w:vAlign w:val="center"/>
            <w:hideMark/>
          </w:tcPr>
          <w:p w14:paraId="00AC3A38"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1.26%</w:t>
            </w:r>
          </w:p>
        </w:tc>
        <w:tc>
          <w:tcPr>
            <w:tcW w:w="2776" w:type="dxa"/>
            <w:tcBorders>
              <w:top w:val="nil"/>
              <w:left w:val="nil"/>
              <w:bottom w:val="single" w:sz="8" w:space="0" w:color="FFC000"/>
              <w:right w:val="single" w:sz="8" w:space="0" w:color="FFC000"/>
            </w:tcBorders>
            <w:shd w:val="clear" w:color="000000" w:fill="FFF4E7"/>
            <w:vAlign w:val="center"/>
            <w:hideMark/>
          </w:tcPr>
          <w:p w14:paraId="6A4219B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0.72%</w:t>
            </w:r>
          </w:p>
        </w:tc>
      </w:tr>
      <w:tr w:rsidR="00477C5A" w:rsidRPr="00477C5A" w14:paraId="3CC8A28F"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auto" w:fill="auto"/>
            <w:vAlign w:val="center"/>
            <w:hideMark/>
          </w:tcPr>
          <w:p w14:paraId="4D3289B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South Korea</w:t>
            </w:r>
          </w:p>
        </w:tc>
        <w:tc>
          <w:tcPr>
            <w:tcW w:w="3569" w:type="dxa"/>
            <w:tcBorders>
              <w:top w:val="nil"/>
              <w:left w:val="nil"/>
              <w:bottom w:val="single" w:sz="8" w:space="0" w:color="FFC000"/>
              <w:right w:val="single" w:sz="8" w:space="0" w:color="FFC000"/>
            </w:tcBorders>
            <w:shd w:val="clear" w:color="auto" w:fill="auto"/>
            <w:vAlign w:val="center"/>
            <w:hideMark/>
          </w:tcPr>
          <w:p w14:paraId="26DA8D52"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2.45%</w:t>
            </w:r>
          </w:p>
        </w:tc>
        <w:tc>
          <w:tcPr>
            <w:tcW w:w="2776" w:type="dxa"/>
            <w:tcBorders>
              <w:top w:val="nil"/>
              <w:left w:val="nil"/>
              <w:bottom w:val="single" w:sz="8" w:space="0" w:color="FFC000"/>
              <w:right w:val="single" w:sz="8" w:space="0" w:color="FFC000"/>
            </w:tcBorders>
            <w:shd w:val="clear" w:color="auto" w:fill="auto"/>
            <w:vAlign w:val="center"/>
            <w:hideMark/>
          </w:tcPr>
          <w:p w14:paraId="296C5A15"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3.44%</w:t>
            </w:r>
          </w:p>
        </w:tc>
      </w:tr>
      <w:tr w:rsidR="00477C5A" w:rsidRPr="00477C5A" w14:paraId="0392CEFB" w14:textId="77777777" w:rsidTr="00477C5A">
        <w:trPr>
          <w:trHeight w:val="595"/>
        </w:trPr>
        <w:tc>
          <w:tcPr>
            <w:tcW w:w="3899" w:type="dxa"/>
            <w:tcBorders>
              <w:top w:val="nil"/>
              <w:left w:val="single" w:sz="8" w:space="0" w:color="FFC000"/>
              <w:bottom w:val="single" w:sz="8" w:space="0" w:color="FFC000"/>
              <w:right w:val="single" w:sz="8" w:space="0" w:color="FFC000"/>
            </w:tcBorders>
            <w:shd w:val="clear" w:color="000000" w:fill="FFF4E7"/>
            <w:vAlign w:val="center"/>
            <w:hideMark/>
          </w:tcPr>
          <w:p w14:paraId="78111400"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World</w:t>
            </w:r>
          </w:p>
        </w:tc>
        <w:tc>
          <w:tcPr>
            <w:tcW w:w="3569" w:type="dxa"/>
            <w:tcBorders>
              <w:top w:val="nil"/>
              <w:left w:val="nil"/>
              <w:bottom w:val="single" w:sz="8" w:space="0" w:color="FFC000"/>
              <w:right w:val="single" w:sz="8" w:space="0" w:color="FFC000"/>
            </w:tcBorders>
            <w:shd w:val="clear" w:color="000000" w:fill="FFF4E7"/>
            <w:vAlign w:val="center"/>
            <w:hideMark/>
          </w:tcPr>
          <w:p w14:paraId="42392BDA"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3.84%</w:t>
            </w:r>
          </w:p>
        </w:tc>
        <w:tc>
          <w:tcPr>
            <w:tcW w:w="2776" w:type="dxa"/>
            <w:tcBorders>
              <w:top w:val="nil"/>
              <w:left w:val="nil"/>
              <w:bottom w:val="single" w:sz="8" w:space="0" w:color="FFC000"/>
              <w:right w:val="single" w:sz="8" w:space="0" w:color="FFC000"/>
            </w:tcBorders>
            <w:shd w:val="clear" w:color="000000" w:fill="FFF4E7"/>
            <w:vAlign w:val="center"/>
            <w:hideMark/>
          </w:tcPr>
          <w:p w14:paraId="26541ABF" w14:textId="77777777" w:rsidR="00477C5A" w:rsidRPr="00477C5A" w:rsidRDefault="00477C5A" w:rsidP="00477C5A">
            <w:pPr>
              <w:spacing w:after="0" w:line="240" w:lineRule="auto"/>
              <w:jc w:val="center"/>
              <w:rPr>
                <w:rFonts w:ascii="Verdana" w:eastAsia="Times New Roman" w:hAnsi="Verdana" w:cs="Times New Roman"/>
                <w:color w:val="000000"/>
                <w:sz w:val="20"/>
                <w:szCs w:val="20"/>
                <w:lang w:val="en-US"/>
              </w:rPr>
            </w:pPr>
            <w:r w:rsidRPr="00477C5A">
              <w:rPr>
                <w:rFonts w:ascii="Verdana" w:eastAsia="Times New Roman" w:hAnsi="Verdana" w:cs="Times New Roman"/>
                <w:color w:val="000000"/>
                <w:sz w:val="20"/>
                <w:szCs w:val="20"/>
                <w:lang w:val="en-US"/>
              </w:rPr>
              <w:t>3.56%</w:t>
            </w:r>
          </w:p>
        </w:tc>
      </w:tr>
    </w:tbl>
    <w:p w14:paraId="6D360A73" w14:textId="7F6FB2A5" w:rsidR="0068477D" w:rsidRDefault="00477C5A" w:rsidP="0068477D">
      <w:pPr>
        <w:rPr>
          <w:rFonts w:ascii="Arial" w:eastAsia="Arial" w:hAnsi="Arial" w:cs="Arial"/>
          <w:color w:val="000000" w:themeColor="text1"/>
          <w:sz w:val="24"/>
          <w:szCs w:val="24"/>
        </w:rPr>
      </w:pPr>
      <w:r w:rsidRPr="00477C5A">
        <w:rPr>
          <w:rFonts w:ascii="Arial" w:eastAsia="Arial" w:hAnsi="Arial" w:cs="Arial"/>
          <w:noProof/>
          <w:color w:val="000000" w:themeColor="text1"/>
          <w:sz w:val="24"/>
          <w:szCs w:val="24"/>
        </w:rPr>
        <mc:AlternateContent>
          <mc:Choice Requires="wps">
            <w:drawing>
              <wp:anchor distT="0" distB="0" distL="114300" distR="114300" simplePos="0" relativeHeight="252563456" behindDoc="0" locked="0" layoutInCell="1" allowOverlap="1" wp14:anchorId="13E3BC78" wp14:editId="5A8779DB">
                <wp:simplePos x="0" y="0"/>
                <wp:positionH relativeFrom="column">
                  <wp:posOffset>3145790</wp:posOffset>
                </wp:positionH>
                <wp:positionV relativeFrom="paragraph">
                  <wp:posOffset>95002</wp:posOffset>
                </wp:positionV>
                <wp:extent cx="3340841" cy="200055"/>
                <wp:effectExtent l="0" t="0" r="0" b="0"/>
                <wp:wrapNone/>
                <wp:docPr id="2212" name="TextBox 3"/>
                <wp:cNvGraphicFramePr/>
                <a:graphic xmlns:a="http://schemas.openxmlformats.org/drawingml/2006/main">
                  <a:graphicData uri="http://schemas.microsoft.com/office/word/2010/wordprocessingShape">
                    <wps:wsp>
                      <wps:cNvSpPr txBox="1"/>
                      <wps:spPr>
                        <a:xfrm>
                          <a:off x="0" y="0"/>
                          <a:ext cx="3340841" cy="200055"/>
                        </a:xfrm>
                        <a:prstGeom prst="rect">
                          <a:avLst/>
                        </a:prstGeom>
                        <a:noFill/>
                      </wps:spPr>
                      <wps:txbx>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wps:txbx>
                      <wps:bodyPr wrap="square" rtlCol="0">
                        <a:spAutoFit/>
                      </wps:bodyPr>
                    </wps:wsp>
                  </a:graphicData>
                </a:graphic>
              </wp:anchor>
            </w:drawing>
          </mc:Choice>
          <mc:Fallback>
            <w:pict>
              <v:shape w14:anchorId="13E3BC78" id="_x0000_s1066" type="#_x0000_t202" style="position:absolute;margin-left:247.7pt;margin-top:7.5pt;width:263.05pt;height:15.75pt;z-index:25256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" filled="f" stroked="f">
                <v:textbox style="mso-fit-shape-to-text:t">
                  <w:txbxContent>
                    <w:p w14:paraId="0355354B" w14:textId="77777777" w:rsidR="00477C5A" w:rsidRDefault="00477C5A" w:rsidP="00477C5A">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IMF, World Bank</w:t>
                      </w:r>
                    </w:p>
                  </w:txbxContent>
                </v:textbox>
              </v:shape>
            </w:pict>
          </mc:Fallback>
        </mc:AlternateContent>
      </w:r>
    </w:p>
    <w:p w14:paraId="286A37F1" w14:textId="77777777" w:rsidR="00243E52" w:rsidRDefault="00243E52" w:rsidP="0061645E">
      <w:pPr>
        <w:spacing w:line="360" w:lineRule="auto"/>
        <w:rPr>
          <w:rFonts w:ascii="Arial" w:hAnsi="Arial" w:cs="Arial"/>
          <w:b/>
          <w:bCs/>
          <w:sz w:val="24"/>
          <w:szCs w:val="24"/>
        </w:rPr>
      </w:pPr>
    </w:p>
    <w:p w14:paraId="470F83F2" w14:textId="6B6C1C6C"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3.2.1.3. Demand By Application</w:t>
      </w:r>
    </w:p>
    <w:p w14:paraId="0ECB13D1" w14:textId="67F7D11E" w:rsidR="0068477D"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Application,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00BE396A">
        <w:rPr>
          <w:rFonts w:ascii="Arial" w:hAnsi="Arial" w:cs="Arial"/>
          <w:b/>
          <w:bCs/>
          <w:sz w:val="24"/>
          <w:szCs w:val="24"/>
        </w:rPr>
        <w:t>(%)</w:t>
      </w:r>
      <w:r w:rsidRPr="0061645E">
        <w:rPr>
          <w:rFonts w:ascii="Arial" w:hAnsi="Arial" w:cs="Arial"/>
          <w:b/>
          <w:bCs/>
          <w:sz w:val="24"/>
          <w:szCs w:val="24"/>
        </w:rPr>
        <w:t>, 2015–2030F</w:t>
      </w:r>
    </w:p>
    <w:p w14:paraId="3C452696" w14:textId="1C17735E" w:rsidR="0068477D" w:rsidRDefault="002F3659" w:rsidP="0068477D">
      <w:pPr>
        <w:rPr>
          <w:rFonts w:ascii="Arial" w:eastAsia="Arial" w:hAnsi="Arial" w:cs="Arial"/>
          <w:color w:val="000000" w:themeColor="text1"/>
          <w:sz w:val="24"/>
          <w:szCs w:val="24"/>
        </w:rPr>
      </w:pPr>
      <w:r w:rsidRPr="002B5730">
        <w:rPr>
          <w:b/>
          <w:noProof/>
          <w:color w:val="000000" w:themeColor="text1"/>
        </w:rPr>
        <w:lastRenderedPageBreak/>
        <mc:AlternateContent>
          <mc:Choice Requires="wps">
            <w:drawing>
              <wp:anchor distT="0" distB="0" distL="114300" distR="114300" simplePos="0" relativeHeight="252014592" behindDoc="0" locked="0" layoutInCell="1" allowOverlap="1" wp14:anchorId="75A6B26A" wp14:editId="290BD8D5">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067"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2B5730">
        <w:rPr>
          <w:rFonts w:ascii="Arial" w:eastAsia="Arial" w:hAnsi="Arial" w:cs="Arial"/>
          <w:noProof/>
          <w:color w:val="000000" w:themeColor="text1"/>
          <w:sz w:val="24"/>
          <w:szCs w:val="24"/>
        </w:rPr>
        <w:drawing>
          <wp:inline distT="0" distB="0" distL="0" distR="0" wp14:anchorId="1423F6CF" wp14:editId="78BAA26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AB1A42E" w14:textId="77777777" w:rsidR="007B2784" w:rsidRPr="002B5730" w:rsidRDefault="007B2784" w:rsidP="0068477D">
      <w:pPr>
        <w:rPr>
          <w:rFonts w:ascii="Arial" w:eastAsia="Arial" w:hAnsi="Arial" w:cs="Arial"/>
          <w:color w:val="000000" w:themeColor="text1"/>
          <w:sz w:val="24"/>
          <w:szCs w:val="24"/>
        </w:rPr>
      </w:pPr>
    </w:p>
    <w:tbl>
      <w:tblPr>
        <w:tblW w:w="10032" w:type="dxa"/>
        <w:tblLook w:val="04A0" w:firstRow="1" w:lastRow="0" w:firstColumn="1" w:lastColumn="0" w:noHBand="0" w:noVBand="1"/>
      </w:tblPr>
      <w:tblGrid>
        <w:gridCol w:w="2040"/>
        <w:gridCol w:w="2040"/>
        <w:gridCol w:w="742"/>
        <w:gridCol w:w="742"/>
        <w:gridCol w:w="742"/>
        <w:gridCol w:w="742"/>
        <w:gridCol w:w="742"/>
        <w:gridCol w:w="794"/>
        <w:gridCol w:w="783"/>
        <w:gridCol w:w="783"/>
      </w:tblGrid>
      <w:tr w:rsidR="007B2784" w:rsidRPr="007B2784" w14:paraId="7F74E8E7" w14:textId="77777777" w:rsidTr="007B2784">
        <w:trPr>
          <w:trHeight w:val="284"/>
        </w:trPr>
        <w:tc>
          <w:tcPr>
            <w:tcW w:w="204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7F39172" w14:textId="327754A2"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Demand by Application</w:t>
            </w:r>
          </w:p>
        </w:tc>
        <w:tc>
          <w:tcPr>
            <w:tcW w:w="2044" w:type="dxa"/>
            <w:tcBorders>
              <w:top w:val="single" w:sz="8" w:space="0" w:color="auto"/>
              <w:left w:val="nil"/>
              <w:bottom w:val="single" w:sz="8" w:space="0" w:color="auto"/>
              <w:right w:val="single" w:sz="8" w:space="0" w:color="auto"/>
            </w:tcBorders>
            <w:shd w:val="clear" w:color="000000" w:fill="C00000"/>
            <w:noWrap/>
            <w:vAlign w:val="center"/>
            <w:hideMark/>
          </w:tcPr>
          <w:p w14:paraId="461F7F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164AD3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E558F1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4360229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5A1C4A55"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0A5C774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18595EF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379D516C"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743" w:type="dxa"/>
            <w:tcBorders>
              <w:top w:val="single" w:sz="8" w:space="0" w:color="auto"/>
              <w:left w:val="nil"/>
              <w:bottom w:val="single" w:sz="8" w:space="0" w:color="auto"/>
              <w:right w:val="single" w:sz="8" w:space="0" w:color="auto"/>
            </w:tcBorders>
            <w:shd w:val="clear" w:color="000000" w:fill="C00000"/>
            <w:noWrap/>
            <w:vAlign w:val="center"/>
            <w:hideMark/>
          </w:tcPr>
          <w:p w14:paraId="29496358"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3B2CD6B1"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317E02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Pipes &amp; Tanks</w:t>
            </w:r>
          </w:p>
        </w:tc>
        <w:tc>
          <w:tcPr>
            <w:tcW w:w="2044" w:type="dxa"/>
            <w:tcBorders>
              <w:top w:val="nil"/>
              <w:left w:val="nil"/>
              <w:bottom w:val="single" w:sz="8" w:space="0" w:color="auto"/>
              <w:right w:val="single" w:sz="8" w:space="0" w:color="auto"/>
            </w:tcBorders>
            <w:shd w:val="clear" w:color="000000" w:fill="FFFFFF"/>
            <w:noWrap/>
            <w:vAlign w:val="center"/>
            <w:hideMark/>
          </w:tcPr>
          <w:p w14:paraId="05FE0F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743" w:type="dxa"/>
            <w:tcBorders>
              <w:top w:val="nil"/>
              <w:left w:val="nil"/>
              <w:bottom w:val="single" w:sz="8" w:space="0" w:color="auto"/>
              <w:right w:val="single" w:sz="8" w:space="0" w:color="auto"/>
            </w:tcBorders>
            <w:shd w:val="clear" w:color="000000" w:fill="FFFFFF"/>
            <w:noWrap/>
            <w:vAlign w:val="center"/>
            <w:hideMark/>
          </w:tcPr>
          <w:p w14:paraId="7E9FE6D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178</w:t>
            </w:r>
          </w:p>
        </w:tc>
        <w:tc>
          <w:tcPr>
            <w:tcW w:w="743" w:type="dxa"/>
            <w:tcBorders>
              <w:top w:val="nil"/>
              <w:left w:val="nil"/>
              <w:bottom w:val="single" w:sz="8" w:space="0" w:color="auto"/>
              <w:right w:val="single" w:sz="8" w:space="0" w:color="auto"/>
            </w:tcBorders>
            <w:shd w:val="clear" w:color="000000" w:fill="FFFFFF"/>
            <w:noWrap/>
            <w:vAlign w:val="center"/>
            <w:hideMark/>
          </w:tcPr>
          <w:p w14:paraId="57674BE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187</w:t>
            </w:r>
          </w:p>
        </w:tc>
        <w:tc>
          <w:tcPr>
            <w:tcW w:w="743" w:type="dxa"/>
            <w:tcBorders>
              <w:top w:val="nil"/>
              <w:left w:val="nil"/>
              <w:bottom w:val="single" w:sz="8" w:space="0" w:color="auto"/>
              <w:right w:val="single" w:sz="8" w:space="0" w:color="auto"/>
            </w:tcBorders>
            <w:shd w:val="clear" w:color="000000" w:fill="FFFFFF"/>
            <w:noWrap/>
            <w:vAlign w:val="center"/>
            <w:hideMark/>
          </w:tcPr>
          <w:p w14:paraId="30D6A9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196</w:t>
            </w:r>
          </w:p>
        </w:tc>
        <w:tc>
          <w:tcPr>
            <w:tcW w:w="743" w:type="dxa"/>
            <w:tcBorders>
              <w:top w:val="nil"/>
              <w:left w:val="nil"/>
              <w:bottom w:val="single" w:sz="8" w:space="0" w:color="auto"/>
              <w:right w:val="single" w:sz="8" w:space="0" w:color="auto"/>
            </w:tcBorders>
            <w:shd w:val="clear" w:color="000000" w:fill="FFFFFF"/>
            <w:noWrap/>
            <w:vAlign w:val="center"/>
            <w:hideMark/>
          </w:tcPr>
          <w:p w14:paraId="363B926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206</w:t>
            </w:r>
          </w:p>
        </w:tc>
        <w:tc>
          <w:tcPr>
            <w:tcW w:w="743" w:type="dxa"/>
            <w:tcBorders>
              <w:top w:val="nil"/>
              <w:left w:val="nil"/>
              <w:bottom w:val="single" w:sz="8" w:space="0" w:color="auto"/>
              <w:right w:val="single" w:sz="8" w:space="0" w:color="auto"/>
            </w:tcBorders>
            <w:shd w:val="clear" w:color="000000" w:fill="FFFFFF"/>
            <w:noWrap/>
            <w:vAlign w:val="center"/>
            <w:hideMark/>
          </w:tcPr>
          <w:p w14:paraId="266D51B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192</w:t>
            </w:r>
          </w:p>
        </w:tc>
        <w:tc>
          <w:tcPr>
            <w:tcW w:w="743" w:type="dxa"/>
            <w:tcBorders>
              <w:top w:val="nil"/>
              <w:left w:val="nil"/>
              <w:bottom w:val="single" w:sz="8" w:space="0" w:color="auto"/>
              <w:right w:val="single" w:sz="8" w:space="0" w:color="auto"/>
            </w:tcBorders>
            <w:shd w:val="clear" w:color="000000" w:fill="FFFFFF"/>
            <w:noWrap/>
            <w:vAlign w:val="center"/>
            <w:hideMark/>
          </w:tcPr>
          <w:p w14:paraId="4AE4A57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207</w:t>
            </w:r>
          </w:p>
        </w:tc>
        <w:tc>
          <w:tcPr>
            <w:tcW w:w="743" w:type="dxa"/>
            <w:tcBorders>
              <w:top w:val="nil"/>
              <w:left w:val="nil"/>
              <w:bottom w:val="single" w:sz="8" w:space="0" w:color="auto"/>
              <w:right w:val="single" w:sz="8" w:space="0" w:color="auto"/>
            </w:tcBorders>
            <w:shd w:val="clear" w:color="000000" w:fill="FFFFFF"/>
            <w:noWrap/>
            <w:vAlign w:val="center"/>
            <w:hideMark/>
          </w:tcPr>
          <w:p w14:paraId="40AC5A63"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289</w:t>
            </w:r>
          </w:p>
        </w:tc>
        <w:tc>
          <w:tcPr>
            <w:tcW w:w="743" w:type="dxa"/>
            <w:tcBorders>
              <w:top w:val="nil"/>
              <w:left w:val="nil"/>
              <w:bottom w:val="single" w:sz="8" w:space="0" w:color="auto"/>
              <w:right w:val="single" w:sz="8" w:space="0" w:color="auto"/>
            </w:tcBorders>
            <w:shd w:val="clear" w:color="000000" w:fill="FFFFFF"/>
            <w:noWrap/>
            <w:vAlign w:val="center"/>
            <w:hideMark/>
          </w:tcPr>
          <w:p w14:paraId="2F145C7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414</w:t>
            </w:r>
          </w:p>
        </w:tc>
      </w:tr>
      <w:tr w:rsidR="007B2784" w:rsidRPr="007B2784" w14:paraId="552BBF6F"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42350F61"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Marine Components</w:t>
            </w:r>
          </w:p>
        </w:tc>
        <w:tc>
          <w:tcPr>
            <w:tcW w:w="2044" w:type="dxa"/>
            <w:tcBorders>
              <w:top w:val="nil"/>
              <w:left w:val="nil"/>
              <w:bottom w:val="single" w:sz="8" w:space="0" w:color="auto"/>
              <w:right w:val="single" w:sz="8" w:space="0" w:color="auto"/>
            </w:tcBorders>
            <w:shd w:val="clear" w:color="000000" w:fill="FFFFFF"/>
            <w:noWrap/>
            <w:vAlign w:val="center"/>
            <w:hideMark/>
          </w:tcPr>
          <w:p w14:paraId="089BD63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743" w:type="dxa"/>
            <w:tcBorders>
              <w:top w:val="nil"/>
              <w:left w:val="nil"/>
              <w:bottom w:val="single" w:sz="8" w:space="0" w:color="auto"/>
              <w:right w:val="single" w:sz="8" w:space="0" w:color="auto"/>
            </w:tcBorders>
            <w:shd w:val="clear" w:color="000000" w:fill="FFFFFF"/>
            <w:noWrap/>
            <w:vAlign w:val="center"/>
            <w:hideMark/>
          </w:tcPr>
          <w:p w14:paraId="5D764EA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61</w:t>
            </w:r>
          </w:p>
        </w:tc>
        <w:tc>
          <w:tcPr>
            <w:tcW w:w="743" w:type="dxa"/>
            <w:tcBorders>
              <w:top w:val="nil"/>
              <w:left w:val="nil"/>
              <w:bottom w:val="single" w:sz="8" w:space="0" w:color="auto"/>
              <w:right w:val="single" w:sz="8" w:space="0" w:color="auto"/>
            </w:tcBorders>
            <w:shd w:val="clear" w:color="000000" w:fill="FFFFFF"/>
            <w:noWrap/>
            <w:vAlign w:val="center"/>
            <w:hideMark/>
          </w:tcPr>
          <w:p w14:paraId="1EB53A5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64</w:t>
            </w:r>
          </w:p>
        </w:tc>
        <w:tc>
          <w:tcPr>
            <w:tcW w:w="743" w:type="dxa"/>
            <w:tcBorders>
              <w:top w:val="nil"/>
              <w:left w:val="nil"/>
              <w:bottom w:val="single" w:sz="8" w:space="0" w:color="auto"/>
              <w:right w:val="single" w:sz="8" w:space="0" w:color="auto"/>
            </w:tcBorders>
            <w:shd w:val="clear" w:color="000000" w:fill="FFFFFF"/>
            <w:noWrap/>
            <w:vAlign w:val="center"/>
            <w:hideMark/>
          </w:tcPr>
          <w:p w14:paraId="298CAA6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68</w:t>
            </w:r>
          </w:p>
        </w:tc>
        <w:tc>
          <w:tcPr>
            <w:tcW w:w="743" w:type="dxa"/>
            <w:tcBorders>
              <w:top w:val="nil"/>
              <w:left w:val="nil"/>
              <w:bottom w:val="single" w:sz="8" w:space="0" w:color="auto"/>
              <w:right w:val="single" w:sz="8" w:space="0" w:color="auto"/>
            </w:tcBorders>
            <w:shd w:val="clear" w:color="000000" w:fill="FFFFFF"/>
            <w:noWrap/>
            <w:vAlign w:val="center"/>
            <w:hideMark/>
          </w:tcPr>
          <w:p w14:paraId="1471CFC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72</w:t>
            </w:r>
          </w:p>
        </w:tc>
        <w:tc>
          <w:tcPr>
            <w:tcW w:w="743" w:type="dxa"/>
            <w:tcBorders>
              <w:top w:val="nil"/>
              <w:left w:val="nil"/>
              <w:bottom w:val="single" w:sz="8" w:space="0" w:color="auto"/>
              <w:right w:val="single" w:sz="8" w:space="0" w:color="auto"/>
            </w:tcBorders>
            <w:shd w:val="clear" w:color="000000" w:fill="FFFFFF"/>
            <w:noWrap/>
            <w:vAlign w:val="center"/>
            <w:hideMark/>
          </w:tcPr>
          <w:p w14:paraId="6D3C5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3F88B0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74</w:t>
            </w:r>
          </w:p>
        </w:tc>
        <w:tc>
          <w:tcPr>
            <w:tcW w:w="743" w:type="dxa"/>
            <w:tcBorders>
              <w:top w:val="nil"/>
              <w:left w:val="nil"/>
              <w:bottom w:val="single" w:sz="8" w:space="0" w:color="auto"/>
              <w:right w:val="single" w:sz="8" w:space="0" w:color="auto"/>
            </w:tcBorders>
            <w:shd w:val="clear" w:color="000000" w:fill="FFFFFF"/>
            <w:noWrap/>
            <w:vAlign w:val="center"/>
            <w:hideMark/>
          </w:tcPr>
          <w:p w14:paraId="79E842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97</w:t>
            </w:r>
          </w:p>
        </w:tc>
        <w:tc>
          <w:tcPr>
            <w:tcW w:w="743" w:type="dxa"/>
            <w:tcBorders>
              <w:top w:val="nil"/>
              <w:left w:val="nil"/>
              <w:bottom w:val="single" w:sz="8" w:space="0" w:color="auto"/>
              <w:right w:val="single" w:sz="8" w:space="0" w:color="auto"/>
            </w:tcBorders>
            <w:shd w:val="clear" w:color="000000" w:fill="FFFFFF"/>
            <w:noWrap/>
            <w:vAlign w:val="center"/>
            <w:hideMark/>
          </w:tcPr>
          <w:p w14:paraId="5E5DF27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145</w:t>
            </w:r>
          </w:p>
        </w:tc>
      </w:tr>
      <w:tr w:rsidR="007B2784" w:rsidRPr="007B2784" w14:paraId="76C9E90C"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0A5BD700"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Renewables</w:t>
            </w:r>
          </w:p>
        </w:tc>
        <w:tc>
          <w:tcPr>
            <w:tcW w:w="2044" w:type="dxa"/>
            <w:tcBorders>
              <w:top w:val="nil"/>
              <w:left w:val="nil"/>
              <w:bottom w:val="single" w:sz="8" w:space="0" w:color="auto"/>
              <w:right w:val="single" w:sz="8" w:space="0" w:color="auto"/>
            </w:tcBorders>
            <w:shd w:val="clear" w:color="000000" w:fill="FFFFFF"/>
            <w:noWrap/>
            <w:vAlign w:val="center"/>
            <w:hideMark/>
          </w:tcPr>
          <w:p w14:paraId="0053CE0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w:t>
            </w:r>
          </w:p>
        </w:tc>
        <w:tc>
          <w:tcPr>
            <w:tcW w:w="743" w:type="dxa"/>
            <w:tcBorders>
              <w:top w:val="nil"/>
              <w:left w:val="nil"/>
              <w:bottom w:val="single" w:sz="8" w:space="0" w:color="auto"/>
              <w:right w:val="single" w:sz="8" w:space="0" w:color="auto"/>
            </w:tcBorders>
            <w:shd w:val="clear" w:color="000000" w:fill="FFFFFF"/>
            <w:noWrap/>
            <w:vAlign w:val="center"/>
            <w:hideMark/>
          </w:tcPr>
          <w:p w14:paraId="2A13B0C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20</w:t>
            </w:r>
          </w:p>
        </w:tc>
        <w:tc>
          <w:tcPr>
            <w:tcW w:w="743" w:type="dxa"/>
            <w:tcBorders>
              <w:top w:val="nil"/>
              <w:left w:val="nil"/>
              <w:bottom w:val="single" w:sz="8" w:space="0" w:color="auto"/>
              <w:right w:val="single" w:sz="8" w:space="0" w:color="auto"/>
            </w:tcBorders>
            <w:shd w:val="clear" w:color="000000" w:fill="FFFFFF"/>
            <w:noWrap/>
            <w:vAlign w:val="center"/>
            <w:hideMark/>
          </w:tcPr>
          <w:p w14:paraId="5071415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21</w:t>
            </w:r>
          </w:p>
        </w:tc>
        <w:tc>
          <w:tcPr>
            <w:tcW w:w="743" w:type="dxa"/>
            <w:tcBorders>
              <w:top w:val="nil"/>
              <w:left w:val="nil"/>
              <w:bottom w:val="single" w:sz="8" w:space="0" w:color="auto"/>
              <w:right w:val="single" w:sz="8" w:space="0" w:color="auto"/>
            </w:tcBorders>
            <w:shd w:val="clear" w:color="000000" w:fill="FFFFFF"/>
            <w:noWrap/>
            <w:vAlign w:val="center"/>
            <w:hideMark/>
          </w:tcPr>
          <w:p w14:paraId="23E3C12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7375D14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743" w:type="dxa"/>
            <w:tcBorders>
              <w:top w:val="nil"/>
              <w:left w:val="nil"/>
              <w:bottom w:val="single" w:sz="8" w:space="0" w:color="auto"/>
              <w:right w:val="single" w:sz="8" w:space="0" w:color="auto"/>
            </w:tcBorders>
            <w:shd w:val="clear" w:color="000000" w:fill="FFFFFF"/>
            <w:noWrap/>
            <w:vAlign w:val="center"/>
            <w:hideMark/>
          </w:tcPr>
          <w:p w14:paraId="09E98D8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22</w:t>
            </w:r>
          </w:p>
        </w:tc>
        <w:tc>
          <w:tcPr>
            <w:tcW w:w="743" w:type="dxa"/>
            <w:tcBorders>
              <w:top w:val="nil"/>
              <w:left w:val="nil"/>
              <w:bottom w:val="single" w:sz="8" w:space="0" w:color="auto"/>
              <w:right w:val="single" w:sz="8" w:space="0" w:color="auto"/>
            </w:tcBorders>
            <w:shd w:val="clear" w:color="000000" w:fill="FFFFFF"/>
            <w:noWrap/>
            <w:vAlign w:val="center"/>
            <w:hideMark/>
          </w:tcPr>
          <w:p w14:paraId="5FE6F82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43" w:type="dxa"/>
            <w:tcBorders>
              <w:top w:val="nil"/>
              <w:left w:val="nil"/>
              <w:bottom w:val="single" w:sz="8" w:space="0" w:color="auto"/>
              <w:right w:val="single" w:sz="8" w:space="0" w:color="auto"/>
            </w:tcBorders>
            <w:shd w:val="clear" w:color="000000" w:fill="FFFFFF"/>
            <w:noWrap/>
            <w:vAlign w:val="center"/>
            <w:hideMark/>
          </w:tcPr>
          <w:p w14:paraId="3ACB3CB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33</w:t>
            </w:r>
          </w:p>
        </w:tc>
        <w:tc>
          <w:tcPr>
            <w:tcW w:w="743" w:type="dxa"/>
            <w:tcBorders>
              <w:top w:val="nil"/>
              <w:left w:val="nil"/>
              <w:bottom w:val="single" w:sz="8" w:space="0" w:color="auto"/>
              <w:right w:val="single" w:sz="8" w:space="0" w:color="auto"/>
            </w:tcBorders>
            <w:shd w:val="clear" w:color="000000" w:fill="FFFFFF"/>
            <w:noWrap/>
            <w:vAlign w:val="center"/>
            <w:hideMark/>
          </w:tcPr>
          <w:p w14:paraId="21E55A6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47</w:t>
            </w:r>
          </w:p>
        </w:tc>
      </w:tr>
      <w:tr w:rsidR="007B2784" w:rsidRPr="007B2784" w14:paraId="65F0BFAB"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3AFE6413"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Others</w:t>
            </w:r>
          </w:p>
        </w:tc>
        <w:tc>
          <w:tcPr>
            <w:tcW w:w="2044" w:type="dxa"/>
            <w:tcBorders>
              <w:top w:val="nil"/>
              <w:left w:val="nil"/>
              <w:bottom w:val="single" w:sz="8" w:space="0" w:color="auto"/>
              <w:right w:val="single" w:sz="8" w:space="0" w:color="auto"/>
            </w:tcBorders>
            <w:shd w:val="clear" w:color="000000" w:fill="FFFFFF"/>
            <w:noWrap/>
            <w:vAlign w:val="center"/>
            <w:hideMark/>
          </w:tcPr>
          <w:p w14:paraId="4C520A5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43" w:type="dxa"/>
            <w:tcBorders>
              <w:top w:val="nil"/>
              <w:left w:val="nil"/>
              <w:bottom w:val="single" w:sz="8" w:space="0" w:color="auto"/>
              <w:right w:val="single" w:sz="8" w:space="0" w:color="auto"/>
            </w:tcBorders>
            <w:shd w:val="clear" w:color="000000" w:fill="FFFFFF"/>
            <w:noWrap/>
            <w:vAlign w:val="center"/>
            <w:hideMark/>
          </w:tcPr>
          <w:p w14:paraId="0263727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3C2BF8C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45</w:t>
            </w:r>
          </w:p>
        </w:tc>
        <w:tc>
          <w:tcPr>
            <w:tcW w:w="743" w:type="dxa"/>
            <w:tcBorders>
              <w:top w:val="nil"/>
              <w:left w:val="nil"/>
              <w:bottom w:val="single" w:sz="8" w:space="0" w:color="auto"/>
              <w:right w:val="single" w:sz="8" w:space="0" w:color="auto"/>
            </w:tcBorders>
            <w:shd w:val="clear" w:color="000000" w:fill="FFFFFF"/>
            <w:noWrap/>
            <w:vAlign w:val="center"/>
            <w:hideMark/>
          </w:tcPr>
          <w:p w14:paraId="7DF4D70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46</w:t>
            </w:r>
          </w:p>
        </w:tc>
        <w:tc>
          <w:tcPr>
            <w:tcW w:w="743" w:type="dxa"/>
            <w:tcBorders>
              <w:top w:val="nil"/>
              <w:left w:val="nil"/>
              <w:bottom w:val="single" w:sz="8" w:space="0" w:color="auto"/>
              <w:right w:val="single" w:sz="8" w:space="0" w:color="auto"/>
            </w:tcBorders>
            <w:shd w:val="clear" w:color="000000" w:fill="FFFFFF"/>
            <w:noWrap/>
            <w:vAlign w:val="center"/>
            <w:hideMark/>
          </w:tcPr>
          <w:p w14:paraId="34EABA8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48</w:t>
            </w:r>
          </w:p>
        </w:tc>
        <w:tc>
          <w:tcPr>
            <w:tcW w:w="743" w:type="dxa"/>
            <w:tcBorders>
              <w:top w:val="nil"/>
              <w:left w:val="nil"/>
              <w:bottom w:val="single" w:sz="8" w:space="0" w:color="auto"/>
              <w:right w:val="single" w:sz="8" w:space="0" w:color="auto"/>
            </w:tcBorders>
            <w:shd w:val="clear" w:color="000000" w:fill="FFFFFF"/>
            <w:noWrap/>
            <w:vAlign w:val="center"/>
            <w:hideMark/>
          </w:tcPr>
          <w:p w14:paraId="2C02BED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743" w:type="dxa"/>
            <w:tcBorders>
              <w:top w:val="nil"/>
              <w:left w:val="nil"/>
              <w:bottom w:val="single" w:sz="8" w:space="0" w:color="auto"/>
              <w:right w:val="single" w:sz="8" w:space="0" w:color="auto"/>
            </w:tcBorders>
            <w:shd w:val="clear" w:color="000000" w:fill="FFFFFF"/>
            <w:noWrap/>
            <w:vAlign w:val="center"/>
            <w:hideMark/>
          </w:tcPr>
          <w:p w14:paraId="0060D46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44</w:t>
            </w:r>
          </w:p>
        </w:tc>
        <w:tc>
          <w:tcPr>
            <w:tcW w:w="743" w:type="dxa"/>
            <w:tcBorders>
              <w:top w:val="nil"/>
              <w:left w:val="nil"/>
              <w:bottom w:val="single" w:sz="8" w:space="0" w:color="auto"/>
              <w:right w:val="single" w:sz="8" w:space="0" w:color="auto"/>
            </w:tcBorders>
            <w:shd w:val="clear" w:color="000000" w:fill="FFFFFF"/>
            <w:noWrap/>
            <w:vAlign w:val="center"/>
            <w:hideMark/>
          </w:tcPr>
          <w:p w14:paraId="1DC0CB5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66</w:t>
            </w:r>
          </w:p>
        </w:tc>
        <w:tc>
          <w:tcPr>
            <w:tcW w:w="743" w:type="dxa"/>
            <w:tcBorders>
              <w:top w:val="nil"/>
              <w:left w:val="nil"/>
              <w:bottom w:val="single" w:sz="8" w:space="0" w:color="auto"/>
              <w:right w:val="single" w:sz="8" w:space="0" w:color="auto"/>
            </w:tcBorders>
            <w:shd w:val="clear" w:color="000000" w:fill="FFFFFF"/>
            <w:noWrap/>
            <w:vAlign w:val="center"/>
            <w:hideMark/>
          </w:tcPr>
          <w:p w14:paraId="08454EE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82</w:t>
            </w:r>
          </w:p>
        </w:tc>
      </w:tr>
      <w:tr w:rsidR="007B2784" w:rsidRPr="007B2784" w14:paraId="37DF1ED2" w14:textId="77777777" w:rsidTr="007B2784">
        <w:trPr>
          <w:trHeight w:val="284"/>
        </w:trPr>
        <w:tc>
          <w:tcPr>
            <w:tcW w:w="2044" w:type="dxa"/>
            <w:tcBorders>
              <w:top w:val="nil"/>
              <w:left w:val="single" w:sz="8" w:space="0" w:color="auto"/>
              <w:bottom w:val="single" w:sz="8" w:space="0" w:color="auto"/>
              <w:right w:val="single" w:sz="8" w:space="0" w:color="auto"/>
            </w:tcBorders>
            <w:shd w:val="clear" w:color="000000" w:fill="FFFFFF"/>
            <w:noWrap/>
            <w:vAlign w:val="center"/>
            <w:hideMark/>
          </w:tcPr>
          <w:p w14:paraId="5FF5F576" w14:textId="77777777" w:rsidR="007B2784" w:rsidRPr="007B2784" w:rsidRDefault="007B2784" w:rsidP="007B2784">
            <w:pPr>
              <w:spacing w:after="0" w:line="240" w:lineRule="auto"/>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Total</w:t>
            </w:r>
          </w:p>
        </w:tc>
        <w:tc>
          <w:tcPr>
            <w:tcW w:w="2044" w:type="dxa"/>
            <w:tcBorders>
              <w:top w:val="nil"/>
              <w:left w:val="nil"/>
              <w:bottom w:val="single" w:sz="8" w:space="0" w:color="auto"/>
              <w:right w:val="single" w:sz="8" w:space="0" w:color="auto"/>
            </w:tcBorders>
            <w:shd w:val="clear" w:color="000000" w:fill="FFFFFF"/>
            <w:noWrap/>
            <w:vAlign w:val="center"/>
            <w:hideMark/>
          </w:tcPr>
          <w:p w14:paraId="79D690BF"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283</w:t>
            </w:r>
          </w:p>
        </w:tc>
        <w:tc>
          <w:tcPr>
            <w:tcW w:w="743" w:type="dxa"/>
            <w:tcBorders>
              <w:top w:val="nil"/>
              <w:left w:val="nil"/>
              <w:bottom w:val="single" w:sz="8" w:space="0" w:color="auto"/>
              <w:right w:val="single" w:sz="8" w:space="0" w:color="auto"/>
            </w:tcBorders>
            <w:shd w:val="clear" w:color="000000" w:fill="FFFFFF"/>
            <w:noWrap/>
            <w:vAlign w:val="center"/>
            <w:hideMark/>
          </w:tcPr>
          <w:p w14:paraId="377BEA45"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301</w:t>
            </w:r>
          </w:p>
        </w:tc>
        <w:tc>
          <w:tcPr>
            <w:tcW w:w="743" w:type="dxa"/>
            <w:tcBorders>
              <w:top w:val="nil"/>
              <w:left w:val="nil"/>
              <w:bottom w:val="single" w:sz="8" w:space="0" w:color="auto"/>
              <w:right w:val="single" w:sz="8" w:space="0" w:color="auto"/>
            </w:tcBorders>
            <w:shd w:val="clear" w:color="000000" w:fill="FFFFFF"/>
            <w:noWrap/>
            <w:vAlign w:val="center"/>
            <w:hideMark/>
          </w:tcPr>
          <w:p w14:paraId="27D72EB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317</w:t>
            </w:r>
          </w:p>
        </w:tc>
        <w:tc>
          <w:tcPr>
            <w:tcW w:w="743" w:type="dxa"/>
            <w:tcBorders>
              <w:top w:val="nil"/>
              <w:left w:val="nil"/>
              <w:bottom w:val="single" w:sz="8" w:space="0" w:color="auto"/>
              <w:right w:val="single" w:sz="8" w:space="0" w:color="auto"/>
            </w:tcBorders>
            <w:shd w:val="clear" w:color="000000" w:fill="FFFFFF"/>
            <w:noWrap/>
            <w:vAlign w:val="center"/>
            <w:hideMark/>
          </w:tcPr>
          <w:p w14:paraId="0527C733"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333</w:t>
            </w:r>
          </w:p>
        </w:tc>
        <w:tc>
          <w:tcPr>
            <w:tcW w:w="743" w:type="dxa"/>
            <w:tcBorders>
              <w:top w:val="nil"/>
              <w:left w:val="nil"/>
              <w:bottom w:val="single" w:sz="8" w:space="0" w:color="auto"/>
              <w:right w:val="single" w:sz="8" w:space="0" w:color="auto"/>
            </w:tcBorders>
            <w:shd w:val="clear" w:color="000000" w:fill="FFFFFF"/>
            <w:noWrap/>
            <w:vAlign w:val="center"/>
            <w:hideMark/>
          </w:tcPr>
          <w:p w14:paraId="6211A327"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59ACEEC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322</w:t>
            </w:r>
          </w:p>
        </w:tc>
        <w:tc>
          <w:tcPr>
            <w:tcW w:w="743" w:type="dxa"/>
            <w:tcBorders>
              <w:top w:val="nil"/>
              <w:left w:val="nil"/>
              <w:bottom w:val="single" w:sz="8" w:space="0" w:color="auto"/>
              <w:right w:val="single" w:sz="8" w:space="0" w:color="auto"/>
            </w:tcBorders>
            <w:shd w:val="clear" w:color="000000" w:fill="FFFFFF"/>
            <w:noWrap/>
            <w:vAlign w:val="center"/>
            <w:hideMark/>
          </w:tcPr>
          <w:p w14:paraId="5A51197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349</w:t>
            </w:r>
          </w:p>
        </w:tc>
        <w:tc>
          <w:tcPr>
            <w:tcW w:w="743" w:type="dxa"/>
            <w:tcBorders>
              <w:top w:val="nil"/>
              <w:left w:val="nil"/>
              <w:bottom w:val="single" w:sz="8" w:space="0" w:color="auto"/>
              <w:right w:val="single" w:sz="8" w:space="0" w:color="auto"/>
            </w:tcBorders>
            <w:shd w:val="clear" w:color="000000" w:fill="FFFFFF"/>
            <w:noWrap/>
            <w:vAlign w:val="center"/>
            <w:hideMark/>
          </w:tcPr>
          <w:p w14:paraId="7449D306"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485</w:t>
            </w:r>
          </w:p>
        </w:tc>
        <w:tc>
          <w:tcPr>
            <w:tcW w:w="743" w:type="dxa"/>
            <w:tcBorders>
              <w:top w:val="nil"/>
              <w:left w:val="nil"/>
              <w:bottom w:val="single" w:sz="8" w:space="0" w:color="auto"/>
              <w:right w:val="single" w:sz="8" w:space="0" w:color="auto"/>
            </w:tcBorders>
            <w:shd w:val="clear" w:color="000000" w:fill="FFFFFF"/>
            <w:noWrap/>
            <w:vAlign w:val="center"/>
            <w:hideMark/>
          </w:tcPr>
          <w:p w14:paraId="4F317840" w14:textId="77777777" w:rsidR="007B2784" w:rsidRPr="007B2784" w:rsidRDefault="007B2784" w:rsidP="007B2784">
            <w:pPr>
              <w:spacing w:after="0" w:line="240" w:lineRule="auto"/>
              <w:jc w:val="center"/>
              <w:rPr>
                <w:rFonts w:ascii="Arial" w:eastAsia="Times New Roman" w:hAnsi="Arial" w:cs="Arial"/>
                <w:b/>
                <w:bCs/>
                <w:color w:val="000000"/>
                <w:sz w:val="20"/>
                <w:szCs w:val="20"/>
                <w:lang w:eastAsia="en-IN"/>
              </w:rPr>
            </w:pPr>
            <w:r w:rsidRPr="007B2784">
              <w:rPr>
                <w:rFonts w:ascii="Arial" w:eastAsia="Times New Roman" w:hAnsi="Arial" w:cs="Arial"/>
                <w:b/>
                <w:bCs/>
                <w:color w:val="000000"/>
                <w:sz w:val="20"/>
                <w:szCs w:val="20"/>
                <w:lang w:eastAsia="en-IN"/>
              </w:rPr>
              <w:t>688</w:t>
            </w:r>
          </w:p>
        </w:tc>
      </w:tr>
    </w:tbl>
    <w:p w14:paraId="5916F311" w14:textId="77B91889" w:rsidR="0068383C" w:rsidRDefault="007B2784" w:rsidP="00D47A79">
      <w:pPr>
        <w:spacing w:line="360" w:lineRule="auto"/>
        <w:jc w:val="both"/>
        <w:rPr>
          <w:rFonts w:ascii="Arial" w:eastAsia="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73344" behindDoc="0" locked="0" layoutInCell="1" allowOverlap="1" wp14:anchorId="508151D1" wp14:editId="25F4649B">
                <wp:simplePos x="0" y="0"/>
                <wp:positionH relativeFrom="margin">
                  <wp:posOffset>3667125</wp:posOffset>
                </wp:positionH>
                <wp:positionV relativeFrom="paragraph">
                  <wp:posOffset>167005</wp:posOffset>
                </wp:positionV>
                <wp:extent cx="2830195" cy="307340"/>
                <wp:effectExtent l="0" t="0" r="0" b="0"/>
                <wp:wrapNone/>
                <wp:docPr id="1265" name="TextBox 4"/>
                <wp:cNvGraphicFramePr/>
                <a:graphic xmlns:a="http://schemas.openxmlformats.org/drawingml/2006/main">
                  <a:graphicData uri="http://schemas.microsoft.com/office/word/2010/wordprocessingShape">
                    <wps:wsp>
                      <wps:cNvSpPr txBox="1"/>
                      <wps:spPr>
                        <a:xfrm>
                          <a:off x="0" y="0"/>
                          <a:ext cx="2830195" cy="307340"/>
                        </a:xfrm>
                        <a:prstGeom prst="rect">
                          <a:avLst/>
                        </a:prstGeom>
                        <a:noFill/>
                      </wps:spPr>
                      <wps:txbx>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8151D1" id="_x0000_s1068" type="#_x0000_t202" style="position:absolute;left:0;text-align:left;margin-left:288.75pt;margin-top:13.15pt;width:222.85pt;height:24.2pt;z-index:25247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" filled="f" stroked="f">
                <v:textbox style="mso-fit-shape-to-text:t">
                  <w:txbxContent>
                    <w:p w14:paraId="4915F2E4"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6A140212" w14:textId="77777777" w:rsidR="00051677" w:rsidRPr="002F3659" w:rsidRDefault="00051677" w:rsidP="00051677">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8BF8CF5" w14:textId="2635C451" w:rsidR="00E03735" w:rsidRDefault="00E03735" w:rsidP="00D47A79">
      <w:pPr>
        <w:spacing w:line="360" w:lineRule="auto"/>
        <w:jc w:val="both"/>
        <w:rPr>
          <w:rFonts w:ascii="Arial" w:eastAsia="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F2DC73F" w14:textId="661782CD" w:rsidR="0068383C" w:rsidRDefault="00CB6C8F" w:rsidP="00D47A79">
      <w:pPr>
        <w:spacing w:line="360" w:lineRule="auto"/>
        <w:jc w:val="both"/>
        <w:rPr>
          <w:rFonts w:ascii="Arial" w:eastAsia="Arial" w:hAnsi="Arial" w:cs="Arial"/>
          <w:color w:val="000000" w:themeColor="text1"/>
          <w:sz w:val="24"/>
          <w:szCs w:val="24"/>
        </w:rPr>
        <w:sectPr w:rsidR="0068383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077181">
        <w:rPr>
          <w:rFonts w:ascii="Arial" w:eastAsia="Arial" w:hAnsi="Arial" w:cs="Arial"/>
          <w:noProof/>
          <w:color w:val="000000" w:themeColor="text1"/>
          <w:sz w:val="24"/>
          <w:szCs w:val="24"/>
        </w:rPr>
        <w:lastRenderedPageBreak/>
        <mc:AlternateContent>
          <mc:Choice Requires="wps">
            <w:drawing>
              <wp:anchor distT="45720" distB="45720" distL="114300" distR="114300" simplePos="0" relativeHeight="252565504" behindDoc="0" locked="0" layoutInCell="1" allowOverlap="1" wp14:anchorId="3322FD5C" wp14:editId="69328615">
                <wp:simplePos x="0" y="0"/>
                <wp:positionH relativeFrom="column">
                  <wp:posOffset>-113030</wp:posOffset>
                </wp:positionH>
                <wp:positionV relativeFrom="paragraph">
                  <wp:posOffset>427355</wp:posOffset>
                </wp:positionV>
                <wp:extent cx="6613525" cy="3919220"/>
                <wp:effectExtent l="76200" t="57150" r="92075" b="119380"/>
                <wp:wrapSquare wrapText="bothSides"/>
                <wp:docPr id="2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3525" cy="39192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2FD5C" id="_x0000_s1069" type="#_x0000_t202" style="position:absolute;left:0;text-align:left;margin-left:-8.9pt;margin-top:33.65pt;width:520.75pt;height:308.6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" fillcolor="#9ecb81 [2169]" stroked="f" strokeweight=".5pt">
                <v:fill color2="#8ac066 [2617]" rotate="t" colors="0 #b5d5a7;.5 #aace99;1 #9cca86" focus="100%" type="gradient">
                  <o:fill v:ext="view" type="gradientUnscaled"/>
                </v:fill>
                <v:shadow on="t" color="black" opacity="20971f" offset="0,2.2pt"/>
                <v:textbox>
                  <w:txbxContent>
                    <w:p w14:paraId="78FB4BB0"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Vinyl Ester Resin market in the APAC region has been dominated by construction sector as demand for pipes and tanks remained robust in the region catering to increase in consumption from infrastructure development and residential buildings. This trend is likely to be continued during the forecasted period as construction sector is expected to lead the demand growth. </w:t>
                      </w:r>
                    </w:p>
                    <w:p w14:paraId="49051D22" w14:textId="77777777"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In the APAC region, rising demand for portable water and expansion of piped water will continue to pressure demand for pipes and tanks, however degrading water quality and arrival of water treatment plants have mandated the use of vinyl ester resins in pipes and tanks manufacturing because of its good corrosion resistant and abrasion resistant qualities. </w:t>
                      </w:r>
                    </w:p>
                    <w:p w14:paraId="59287604" w14:textId="6E5B0601" w:rsidR="00CB6C8F" w:rsidRDefault="00CB6C8F" w:rsidP="00F14E20">
                      <w:pPr>
                        <w:pStyle w:val="ListParagraph"/>
                        <w:numPr>
                          <w:ilvl w:val="0"/>
                          <w:numId w:val="27"/>
                        </w:numPr>
                        <w:spacing w:line="360" w:lineRule="auto"/>
                        <w:jc w:val="both"/>
                        <w:rPr>
                          <w:sz w:val="23"/>
                          <w:szCs w:val="23"/>
                        </w:rPr>
                      </w:pPr>
                      <w:r w:rsidRPr="00CB6C8F">
                        <w:rPr>
                          <w:sz w:val="23"/>
                          <w:szCs w:val="23"/>
                        </w:rPr>
                        <w:t xml:space="preserve">Furthermore, Indian government’s flagship </w:t>
                      </w:r>
                      <w:r w:rsidR="0008641D" w:rsidRPr="00CB6C8F">
                        <w:rPr>
                          <w:sz w:val="23"/>
                          <w:szCs w:val="23"/>
                        </w:rPr>
                        <w:t>program</w:t>
                      </w:r>
                      <w:r w:rsidRPr="00CB6C8F">
                        <w:rPr>
                          <w:sz w:val="23"/>
                          <w:szCs w:val="23"/>
                        </w:rPr>
                        <w:t xml:space="preserve"> “Har </w:t>
                      </w:r>
                      <w:proofErr w:type="spellStart"/>
                      <w:r w:rsidRPr="00CB6C8F">
                        <w:rPr>
                          <w:sz w:val="23"/>
                          <w:szCs w:val="23"/>
                        </w:rPr>
                        <w:t>Nal</w:t>
                      </w:r>
                      <w:proofErr w:type="spellEnd"/>
                      <w:r w:rsidRPr="00CB6C8F">
                        <w:rPr>
                          <w:sz w:val="23"/>
                          <w:szCs w:val="23"/>
                        </w:rPr>
                        <w:t xml:space="preserve"> se Jal” under which government has envisioned to provide drinking water connections to every rural household by 2024 will augment for demand prospects in the region. </w:t>
                      </w:r>
                    </w:p>
                    <w:p w14:paraId="7A33AD39" w14:textId="0498DAA8" w:rsidR="00CB6C8F" w:rsidRPr="00CB6C8F" w:rsidRDefault="00CB6C8F" w:rsidP="00F14E20">
                      <w:pPr>
                        <w:pStyle w:val="ListParagraph"/>
                        <w:numPr>
                          <w:ilvl w:val="0"/>
                          <w:numId w:val="27"/>
                        </w:numPr>
                        <w:spacing w:line="360" w:lineRule="auto"/>
                        <w:jc w:val="both"/>
                        <w:rPr>
                          <w:sz w:val="23"/>
                          <w:szCs w:val="23"/>
                        </w:rPr>
                      </w:pPr>
                      <w:r w:rsidRPr="00CB6C8F">
                        <w:rPr>
                          <w:sz w:val="23"/>
                          <w:szCs w:val="23"/>
                        </w:rPr>
                        <w:t>APAC region is in line with its renewable energy targets as per Paris Agreement an</w:t>
                      </w:r>
                      <w:r w:rsidR="007D14B0">
                        <w:rPr>
                          <w:sz w:val="23"/>
                          <w:szCs w:val="23"/>
                        </w:rPr>
                        <w:t>d is</w:t>
                      </w:r>
                      <w:r w:rsidRPr="00CB6C8F">
                        <w:rPr>
                          <w:sz w:val="23"/>
                          <w:szCs w:val="23"/>
                        </w:rPr>
                        <w:t xml:space="preserve"> likely to build upon the available renewables, however uncertainties regarding current circumstances have forced countries to take more calculative and realistic approach which may impact the market prospects of renewables.</w:t>
                      </w:r>
                    </w:p>
                    <w:p w14:paraId="7E861DD7" w14:textId="77777777" w:rsidR="00CB6C8F" w:rsidRPr="00CB6C8F" w:rsidRDefault="00CB6C8F" w:rsidP="00CB6C8F">
                      <w:pPr>
                        <w:spacing w:line="360" w:lineRule="auto"/>
                        <w:jc w:val="both"/>
                        <w:rPr>
                          <w:rFonts w:ascii="Arial" w:hAnsi="Arial" w:cs="Arial"/>
                          <w:sz w:val="23"/>
                          <w:szCs w:val="23"/>
                        </w:rPr>
                      </w:pPr>
                    </w:p>
                  </w:txbxContent>
                </v:textbox>
                <w10:wrap type="square"/>
              </v:shape>
            </w:pict>
          </mc:Fallback>
        </mc:AlternateContent>
      </w:r>
    </w:p>
    <w:p w14:paraId="5EEC825A" w14:textId="77777777" w:rsidR="003A525D" w:rsidRDefault="003A525D" w:rsidP="0061645E">
      <w:pPr>
        <w:spacing w:line="360" w:lineRule="auto"/>
        <w:rPr>
          <w:rFonts w:ascii="Arial" w:hAnsi="Arial" w:cs="Arial"/>
          <w:b/>
          <w:bCs/>
          <w:sz w:val="24"/>
          <w:szCs w:val="24"/>
        </w:rPr>
      </w:pPr>
    </w:p>
    <w:p w14:paraId="02E292BE" w14:textId="77777777" w:rsidR="003A525D" w:rsidRDefault="003A525D" w:rsidP="0061645E">
      <w:pPr>
        <w:spacing w:line="360" w:lineRule="auto"/>
        <w:rPr>
          <w:rFonts w:ascii="Arial" w:hAnsi="Arial" w:cs="Arial"/>
          <w:b/>
          <w:bCs/>
          <w:sz w:val="24"/>
          <w:szCs w:val="24"/>
        </w:rPr>
      </w:pPr>
    </w:p>
    <w:p w14:paraId="0AB39C0D" w14:textId="77777777" w:rsidR="003A525D" w:rsidRDefault="003A525D" w:rsidP="0061645E">
      <w:pPr>
        <w:spacing w:line="360" w:lineRule="auto"/>
        <w:rPr>
          <w:rFonts w:ascii="Arial" w:hAnsi="Arial" w:cs="Arial"/>
          <w:b/>
          <w:bCs/>
          <w:sz w:val="24"/>
          <w:szCs w:val="24"/>
        </w:rPr>
      </w:pPr>
    </w:p>
    <w:p w14:paraId="038C6590" w14:textId="77777777" w:rsidR="003A525D" w:rsidRDefault="003A525D" w:rsidP="0061645E">
      <w:pPr>
        <w:spacing w:line="360" w:lineRule="auto"/>
        <w:rPr>
          <w:rFonts w:ascii="Arial" w:hAnsi="Arial" w:cs="Arial"/>
          <w:b/>
          <w:bCs/>
          <w:sz w:val="24"/>
          <w:szCs w:val="24"/>
        </w:rPr>
      </w:pPr>
    </w:p>
    <w:p w14:paraId="5726385D" w14:textId="77777777" w:rsidR="003A525D" w:rsidRDefault="003A525D" w:rsidP="0061645E">
      <w:pPr>
        <w:spacing w:line="360" w:lineRule="auto"/>
        <w:rPr>
          <w:rFonts w:ascii="Arial" w:hAnsi="Arial" w:cs="Arial"/>
          <w:b/>
          <w:bCs/>
          <w:sz w:val="24"/>
          <w:szCs w:val="24"/>
        </w:rPr>
      </w:pPr>
    </w:p>
    <w:p w14:paraId="5E3758F2" w14:textId="77777777" w:rsidR="003A525D" w:rsidRDefault="003A525D" w:rsidP="0061645E">
      <w:pPr>
        <w:spacing w:line="360" w:lineRule="auto"/>
        <w:rPr>
          <w:rFonts w:ascii="Arial" w:hAnsi="Arial" w:cs="Arial"/>
          <w:b/>
          <w:bCs/>
          <w:sz w:val="24"/>
          <w:szCs w:val="24"/>
        </w:rPr>
      </w:pPr>
    </w:p>
    <w:p w14:paraId="36C0890B" w14:textId="77777777" w:rsidR="007B2784" w:rsidRDefault="007B2784" w:rsidP="0061645E">
      <w:pPr>
        <w:spacing w:line="360" w:lineRule="auto"/>
        <w:rPr>
          <w:rFonts w:ascii="Arial" w:hAnsi="Arial" w:cs="Arial"/>
          <w:b/>
          <w:bCs/>
          <w:sz w:val="24"/>
          <w:szCs w:val="24"/>
        </w:rPr>
      </w:pPr>
    </w:p>
    <w:p w14:paraId="5488FB1E" w14:textId="461F3852" w:rsidR="00912B14" w:rsidRDefault="00912B14" w:rsidP="0061645E">
      <w:pPr>
        <w:spacing w:line="360" w:lineRule="auto"/>
        <w:rPr>
          <w:rFonts w:ascii="Arial" w:hAnsi="Arial" w:cs="Arial"/>
          <w:b/>
          <w:bCs/>
          <w:sz w:val="24"/>
          <w:szCs w:val="24"/>
        </w:rPr>
      </w:pPr>
      <w:r w:rsidRPr="0061645E">
        <w:rPr>
          <w:rFonts w:ascii="Arial" w:hAnsi="Arial" w:cs="Arial"/>
          <w:b/>
          <w:bCs/>
          <w:sz w:val="24"/>
          <w:szCs w:val="24"/>
        </w:rPr>
        <w:t>3.2.1.4. Demand By Type</w:t>
      </w:r>
    </w:p>
    <w:p w14:paraId="23EFB55C" w14:textId="0055E4D9" w:rsidR="009531BD" w:rsidRDefault="009531BD"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Type, By Volume</w:t>
      </w:r>
      <w:r>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2015–2030F</w:t>
      </w:r>
    </w:p>
    <w:p w14:paraId="5D8B1E17" w14:textId="09048021" w:rsidR="00064CBC" w:rsidRPr="0061645E" w:rsidRDefault="00064CBC" w:rsidP="0061645E">
      <w:pPr>
        <w:spacing w:line="360" w:lineRule="auto"/>
        <w:rPr>
          <w:rFonts w:ascii="Arial" w:hAnsi="Arial" w:cs="Arial"/>
          <w:b/>
          <w:bCs/>
          <w:sz w:val="24"/>
          <w:szCs w:val="24"/>
        </w:rPr>
      </w:pPr>
    </w:p>
    <w:p w14:paraId="3E084E10" w14:textId="00C58A13" w:rsidR="00674114" w:rsidRDefault="009531BD" w:rsidP="00064CBC">
      <w:pPr>
        <w:spacing w:line="360" w:lineRule="auto"/>
        <w:rPr>
          <w:noProof/>
        </w:rPr>
      </w:pPr>
      <w:r>
        <w:rPr>
          <w:noProof/>
        </w:rPr>
        <w:lastRenderedPageBreak/>
        <mc:AlternateContent>
          <mc:Choice Requires="wps">
            <w:drawing>
              <wp:anchor distT="0" distB="0" distL="114300" distR="114300" simplePos="0" relativeHeight="252658688" behindDoc="0" locked="0" layoutInCell="1" allowOverlap="1" wp14:anchorId="67DDE9B8" wp14:editId="7BE9E5D1">
                <wp:simplePos x="0" y="0"/>
                <wp:positionH relativeFrom="column">
                  <wp:posOffset>2522574</wp:posOffset>
                </wp:positionH>
                <wp:positionV relativeFrom="paragraph">
                  <wp:posOffset>2711154</wp:posOffset>
                </wp:positionV>
                <wp:extent cx="3883237" cy="404037"/>
                <wp:effectExtent l="0" t="0" r="0" b="0"/>
                <wp:wrapNone/>
                <wp:docPr id="38" name="TextBox 22"/>
                <wp:cNvGraphicFramePr/>
                <a:graphic xmlns:a="http://schemas.openxmlformats.org/drawingml/2006/main">
                  <a:graphicData uri="http://schemas.microsoft.com/office/word/2010/wordprocessingShape">
                    <wps:wsp>
                      <wps:cNvSpPr txBox="1"/>
                      <wps:spPr>
                        <a:xfrm>
                          <a:off x="0" y="0"/>
                          <a:ext cx="3883237" cy="404037"/>
                        </a:xfrm>
                        <a:prstGeom prst="rect">
                          <a:avLst/>
                        </a:prstGeom>
                        <a:noFill/>
                      </wps:spPr>
                      <wps:txb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67DDE9B8" id="_x0000_s1070" type="#_x0000_t202" style="position:absolute;margin-left:198.65pt;margin-top:213.5pt;width:305.75pt;height:31.8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" filled="f" stroked="f">
                <v:textbox>
                  <w:txbxContent>
                    <w:p w14:paraId="61D88DDF"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Others include Urethane Modified vinyl ester resin, Elastomer Modified vinyl ester resin, etc.</w:t>
                      </w:r>
                    </w:p>
                    <w:p w14:paraId="4BC7960D" w14:textId="77777777" w:rsidR="009531BD" w:rsidRDefault="009531BD" w:rsidP="009531BD">
                      <w:pPr>
                        <w:spacing w:line="256" w:lineRule="auto"/>
                        <w:jc w:val="right"/>
                        <w:textAlignment w:val="baseline"/>
                        <w:rPr>
                          <w:rFonts w:ascii="Verdana" w:eastAsia="Verdana" w:hAnsi="Verdana" w:cs="Verdana"/>
                          <w:i/>
                          <w:iCs/>
                          <w:color w:val="000000"/>
                          <w:kern w:val="24"/>
                          <w:sz w:val="12"/>
                          <w:szCs w:val="12"/>
                        </w:rPr>
                      </w:pPr>
                      <w:r>
                        <w:rPr>
                          <w:rFonts w:ascii="Verdana" w:eastAsia="Verdana" w:hAnsi="Verdana" w:cs="Verdana"/>
                          <w:i/>
                          <w:iCs/>
                          <w:color w:val="000000"/>
                          <w:kern w:val="24"/>
                          <w:sz w:val="12"/>
                          <w:szCs w:val="12"/>
                        </w:rPr>
                        <w:t>Source: TechSci Research</w:t>
                      </w:r>
                    </w:p>
                  </w:txbxContent>
                </v:textbox>
              </v:shape>
            </w:pict>
          </mc:Fallback>
        </mc:AlternateContent>
      </w:r>
      <w:r w:rsidR="00D47A79" w:rsidRPr="002B5730">
        <w:rPr>
          <w:rFonts w:ascii="Arial" w:eastAsia="Arial" w:hAnsi="Arial" w:cs="Arial"/>
          <w:noProof/>
          <w:color w:val="000000" w:themeColor="text1"/>
          <w:sz w:val="24"/>
          <w:szCs w:val="24"/>
        </w:rPr>
        <w:drawing>
          <wp:inline distT="0" distB="0" distL="0" distR="0" wp14:anchorId="3119E3C6" wp14:editId="34EFDCEC">
            <wp:extent cx="6400800" cy="2870791"/>
            <wp:effectExtent l="0" t="0" r="0" b="635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9531BD">
        <w:rPr>
          <w:noProof/>
        </w:rPr>
        <w:t xml:space="preserve"> </w:t>
      </w:r>
    </w:p>
    <w:p w14:paraId="354E9BB9" w14:textId="77777777" w:rsidR="003757E0" w:rsidRDefault="003757E0" w:rsidP="00064CBC">
      <w:pPr>
        <w:spacing w:line="360" w:lineRule="auto"/>
        <w:rPr>
          <w:rFonts w:ascii="Arial" w:eastAsia="Arial" w:hAnsi="Arial" w:cs="Arial"/>
          <w:color w:val="000000" w:themeColor="text1"/>
          <w:sz w:val="24"/>
          <w:szCs w:val="24"/>
        </w:rPr>
      </w:pPr>
    </w:p>
    <w:tbl>
      <w:tblPr>
        <w:tblW w:w="9962" w:type="dxa"/>
        <w:tblLook w:val="04A0" w:firstRow="1" w:lastRow="0" w:firstColumn="1" w:lastColumn="0" w:noHBand="0" w:noVBand="1"/>
      </w:tblPr>
      <w:tblGrid>
        <w:gridCol w:w="2354"/>
        <w:gridCol w:w="1209"/>
        <w:gridCol w:w="894"/>
        <w:gridCol w:w="756"/>
        <w:gridCol w:w="756"/>
        <w:gridCol w:w="756"/>
        <w:gridCol w:w="756"/>
        <w:gridCol w:w="835"/>
        <w:gridCol w:w="823"/>
        <w:gridCol w:w="823"/>
      </w:tblGrid>
      <w:tr w:rsidR="007B2784" w:rsidRPr="007B2784" w14:paraId="17144158" w14:textId="77777777" w:rsidTr="007B2784">
        <w:trPr>
          <w:trHeight w:val="259"/>
        </w:trPr>
        <w:tc>
          <w:tcPr>
            <w:tcW w:w="2354"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6AD4ABF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 xml:space="preserve">Demand by Type </w:t>
            </w:r>
          </w:p>
        </w:tc>
        <w:tc>
          <w:tcPr>
            <w:tcW w:w="1209" w:type="dxa"/>
            <w:tcBorders>
              <w:top w:val="single" w:sz="8" w:space="0" w:color="auto"/>
              <w:left w:val="nil"/>
              <w:bottom w:val="single" w:sz="8" w:space="0" w:color="auto"/>
              <w:right w:val="single" w:sz="8" w:space="0" w:color="auto"/>
            </w:tcBorders>
            <w:shd w:val="clear" w:color="000000" w:fill="C00000"/>
            <w:noWrap/>
            <w:vAlign w:val="center"/>
            <w:hideMark/>
          </w:tcPr>
          <w:p w14:paraId="7BD6F88D"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2015</w:t>
            </w:r>
          </w:p>
        </w:tc>
        <w:tc>
          <w:tcPr>
            <w:tcW w:w="894" w:type="dxa"/>
            <w:tcBorders>
              <w:top w:val="single" w:sz="8" w:space="0" w:color="auto"/>
              <w:left w:val="nil"/>
              <w:bottom w:val="single" w:sz="8" w:space="0" w:color="auto"/>
              <w:right w:val="single" w:sz="8" w:space="0" w:color="auto"/>
            </w:tcBorders>
            <w:shd w:val="clear" w:color="000000" w:fill="C00000"/>
            <w:noWrap/>
            <w:vAlign w:val="center"/>
            <w:hideMark/>
          </w:tcPr>
          <w:p w14:paraId="010A2BF1"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2016</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7E44739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2017</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23148803"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2018</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65B293A9"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2019</w:t>
            </w:r>
          </w:p>
        </w:tc>
        <w:tc>
          <w:tcPr>
            <w:tcW w:w="756" w:type="dxa"/>
            <w:tcBorders>
              <w:top w:val="single" w:sz="8" w:space="0" w:color="auto"/>
              <w:left w:val="nil"/>
              <w:bottom w:val="single" w:sz="8" w:space="0" w:color="auto"/>
              <w:right w:val="single" w:sz="8" w:space="0" w:color="auto"/>
            </w:tcBorders>
            <w:shd w:val="clear" w:color="000000" w:fill="C00000"/>
            <w:noWrap/>
            <w:vAlign w:val="center"/>
            <w:hideMark/>
          </w:tcPr>
          <w:p w14:paraId="0ED7998F"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2020</w:t>
            </w:r>
          </w:p>
        </w:tc>
        <w:tc>
          <w:tcPr>
            <w:tcW w:w="835" w:type="dxa"/>
            <w:tcBorders>
              <w:top w:val="single" w:sz="8" w:space="0" w:color="auto"/>
              <w:left w:val="nil"/>
              <w:bottom w:val="single" w:sz="8" w:space="0" w:color="auto"/>
              <w:right w:val="single" w:sz="8" w:space="0" w:color="auto"/>
            </w:tcBorders>
            <w:shd w:val="clear" w:color="000000" w:fill="C00000"/>
            <w:noWrap/>
            <w:vAlign w:val="center"/>
            <w:hideMark/>
          </w:tcPr>
          <w:p w14:paraId="002AAA4A"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2021E</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FD39A37"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2025F</w:t>
            </w:r>
          </w:p>
        </w:tc>
        <w:tc>
          <w:tcPr>
            <w:tcW w:w="823" w:type="dxa"/>
            <w:tcBorders>
              <w:top w:val="single" w:sz="8" w:space="0" w:color="auto"/>
              <w:left w:val="nil"/>
              <w:bottom w:val="single" w:sz="8" w:space="0" w:color="auto"/>
              <w:right w:val="single" w:sz="8" w:space="0" w:color="auto"/>
            </w:tcBorders>
            <w:shd w:val="clear" w:color="000000" w:fill="C00000"/>
            <w:noWrap/>
            <w:vAlign w:val="center"/>
            <w:hideMark/>
          </w:tcPr>
          <w:p w14:paraId="73D03F2B" w14:textId="77777777" w:rsidR="007B2784" w:rsidRPr="007B2784" w:rsidRDefault="007B2784" w:rsidP="007B2784">
            <w:pPr>
              <w:spacing w:after="0" w:line="240" w:lineRule="auto"/>
              <w:jc w:val="center"/>
              <w:rPr>
                <w:rFonts w:ascii="Arial" w:eastAsia="Times New Roman" w:hAnsi="Arial" w:cs="Arial"/>
                <w:b/>
                <w:bCs/>
                <w:color w:val="FFFFFF"/>
                <w:sz w:val="20"/>
                <w:szCs w:val="20"/>
                <w:lang w:eastAsia="en-IN"/>
              </w:rPr>
            </w:pPr>
            <w:r w:rsidRPr="007B2784">
              <w:rPr>
                <w:rFonts w:ascii="Arial" w:eastAsia="Times New Roman" w:hAnsi="Arial" w:cs="Arial"/>
                <w:b/>
                <w:bCs/>
                <w:color w:val="FFFFFF"/>
                <w:sz w:val="20"/>
                <w:szCs w:val="20"/>
                <w:lang w:val="en-US" w:eastAsia="en-IN"/>
              </w:rPr>
              <w:t>2030F</w:t>
            </w:r>
          </w:p>
        </w:tc>
      </w:tr>
      <w:tr w:rsidR="007B2784" w:rsidRPr="007B2784" w14:paraId="29516D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7F1B9605"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Bisphenol-</w:t>
            </w:r>
            <w:proofErr w:type="gramStart"/>
            <w:r w:rsidRPr="007B2784">
              <w:rPr>
                <w:rFonts w:ascii="Arial" w:eastAsia="Times New Roman" w:hAnsi="Arial" w:cs="Arial"/>
                <w:color w:val="000000"/>
                <w:sz w:val="20"/>
                <w:szCs w:val="20"/>
                <w:lang w:eastAsia="en-IN"/>
              </w:rPr>
              <w:t>A,F</w:t>
            </w:r>
            <w:proofErr w:type="gramEnd"/>
            <w:r w:rsidRPr="007B2784">
              <w:rPr>
                <w:rFonts w:ascii="Arial" w:eastAsia="Times New Roman" w:hAnsi="Arial" w:cs="Arial"/>
                <w:color w:val="000000"/>
                <w:sz w:val="20"/>
                <w:szCs w:val="20"/>
                <w:lang w:eastAsia="en-IN"/>
              </w:rPr>
              <w:t>,S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605741D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146</w:t>
            </w:r>
          </w:p>
        </w:tc>
        <w:tc>
          <w:tcPr>
            <w:tcW w:w="894" w:type="dxa"/>
            <w:tcBorders>
              <w:top w:val="nil"/>
              <w:left w:val="nil"/>
              <w:bottom w:val="single" w:sz="8" w:space="0" w:color="auto"/>
              <w:right w:val="single" w:sz="8" w:space="0" w:color="auto"/>
            </w:tcBorders>
            <w:shd w:val="clear" w:color="000000" w:fill="FFFFFF"/>
            <w:noWrap/>
            <w:vAlign w:val="center"/>
            <w:hideMark/>
          </w:tcPr>
          <w:p w14:paraId="0E85B10C"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156</w:t>
            </w:r>
          </w:p>
        </w:tc>
        <w:tc>
          <w:tcPr>
            <w:tcW w:w="756" w:type="dxa"/>
            <w:tcBorders>
              <w:top w:val="nil"/>
              <w:left w:val="nil"/>
              <w:bottom w:val="single" w:sz="8" w:space="0" w:color="auto"/>
              <w:right w:val="single" w:sz="8" w:space="0" w:color="auto"/>
            </w:tcBorders>
            <w:shd w:val="clear" w:color="000000" w:fill="FFFFFF"/>
            <w:noWrap/>
            <w:vAlign w:val="center"/>
            <w:hideMark/>
          </w:tcPr>
          <w:p w14:paraId="39E5C7F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164</w:t>
            </w:r>
          </w:p>
        </w:tc>
        <w:tc>
          <w:tcPr>
            <w:tcW w:w="756" w:type="dxa"/>
            <w:tcBorders>
              <w:top w:val="nil"/>
              <w:left w:val="nil"/>
              <w:bottom w:val="single" w:sz="8" w:space="0" w:color="auto"/>
              <w:right w:val="single" w:sz="8" w:space="0" w:color="auto"/>
            </w:tcBorders>
            <w:shd w:val="clear" w:color="000000" w:fill="FFFFFF"/>
            <w:noWrap/>
            <w:vAlign w:val="center"/>
            <w:hideMark/>
          </w:tcPr>
          <w:p w14:paraId="3F3527D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173</w:t>
            </w:r>
          </w:p>
        </w:tc>
        <w:tc>
          <w:tcPr>
            <w:tcW w:w="756" w:type="dxa"/>
            <w:tcBorders>
              <w:top w:val="nil"/>
              <w:left w:val="nil"/>
              <w:bottom w:val="single" w:sz="8" w:space="0" w:color="auto"/>
              <w:right w:val="single" w:sz="8" w:space="0" w:color="auto"/>
            </w:tcBorders>
            <w:shd w:val="clear" w:color="000000" w:fill="FFFFFF"/>
            <w:noWrap/>
            <w:vAlign w:val="center"/>
            <w:hideMark/>
          </w:tcPr>
          <w:p w14:paraId="75457C0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180</w:t>
            </w:r>
          </w:p>
        </w:tc>
        <w:tc>
          <w:tcPr>
            <w:tcW w:w="756" w:type="dxa"/>
            <w:tcBorders>
              <w:top w:val="nil"/>
              <w:left w:val="nil"/>
              <w:bottom w:val="single" w:sz="8" w:space="0" w:color="auto"/>
              <w:right w:val="single" w:sz="8" w:space="0" w:color="auto"/>
            </w:tcBorders>
            <w:shd w:val="clear" w:color="000000" w:fill="FFFFFF"/>
            <w:noWrap/>
            <w:vAlign w:val="center"/>
            <w:hideMark/>
          </w:tcPr>
          <w:p w14:paraId="05B30E9B"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167</w:t>
            </w:r>
          </w:p>
        </w:tc>
        <w:tc>
          <w:tcPr>
            <w:tcW w:w="835" w:type="dxa"/>
            <w:tcBorders>
              <w:top w:val="nil"/>
              <w:left w:val="nil"/>
              <w:bottom w:val="single" w:sz="8" w:space="0" w:color="auto"/>
              <w:right w:val="single" w:sz="8" w:space="0" w:color="auto"/>
            </w:tcBorders>
            <w:shd w:val="clear" w:color="000000" w:fill="FFFFFF"/>
            <w:noWrap/>
            <w:vAlign w:val="center"/>
            <w:hideMark/>
          </w:tcPr>
          <w:p w14:paraId="4143F4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181</w:t>
            </w:r>
          </w:p>
        </w:tc>
        <w:tc>
          <w:tcPr>
            <w:tcW w:w="823" w:type="dxa"/>
            <w:tcBorders>
              <w:top w:val="nil"/>
              <w:left w:val="nil"/>
              <w:bottom w:val="single" w:sz="8" w:space="0" w:color="auto"/>
              <w:right w:val="single" w:sz="8" w:space="0" w:color="auto"/>
            </w:tcBorders>
            <w:shd w:val="clear" w:color="000000" w:fill="FFFFFF"/>
            <w:noWrap/>
            <w:vAlign w:val="center"/>
            <w:hideMark/>
          </w:tcPr>
          <w:p w14:paraId="6707A21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252</w:t>
            </w:r>
          </w:p>
        </w:tc>
        <w:tc>
          <w:tcPr>
            <w:tcW w:w="823" w:type="dxa"/>
            <w:tcBorders>
              <w:top w:val="nil"/>
              <w:left w:val="nil"/>
              <w:bottom w:val="single" w:sz="8" w:space="0" w:color="auto"/>
              <w:right w:val="single" w:sz="8" w:space="0" w:color="auto"/>
            </w:tcBorders>
            <w:shd w:val="clear" w:color="000000" w:fill="FFFFFF"/>
            <w:noWrap/>
            <w:vAlign w:val="center"/>
            <w:hideMark/>
          </w:tcPr>
          <w:p w14:paraId="2AE188F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360</w:t>
            </w:r>
          </w:p>
        </w:tc>
      </w:tr>
      <w:tr w:rsidR="007B2784" w:rsidRPr="007B2784" w14:paraId="4F3436F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33D5A585" w14:textId="77777777" w:rsidR="007B2784" w:rsidRPr="007B2784" w:rsidRDefault="007B2784" w:rsidP="007B2784">
            <w:pPr>
              <w:spacing w:after="0" w:line="240" w:lineRule="auto"/>
              <w:rPr>
                <w:rFonts w:ascii="Arial" w:eastAsia="Times New Roman" w:hAnsi="Arial" w:cs="Arial"/>
                <w:color w:val="000000"/>
                <w:sz w:val="20"/>
                <w:szCs w:val="20"/>
                <w:lang w:eastAsia="en-IN"/>
              </w:rPr>
            </w:pPr>
            <w:proofErr w:type="spellStart"/>
            <w:r w:rsidRPr="007B2784">
              <w:rPr>
                <w:rFonts w:ascii="Arial" w:eastAsia="Times New Roman" w:hAnsi="Arial" w:cs="Arial"/>
                <w:color w:val="000000"/>
                <w:sz w:val="20"/>
                <w:szCs w:val="20"/>
                <w:lang w:eastAsia="en-IN"/>
              </w:rPr>
              <w:t>Novolac</w:t>
            </w:r>
            <w:proofErr w:type="spellEnd"/>
            <w:r w:rsidRPr="007B2784">
              <w:rPr>
                <w:rFonts w:ascii="Arial" w:eastAsia="Times New Roman" w:hAnsi="Arial" w:cs="Arial"/>
                <w:color w:val="000000"/>
                <w:sz w:val="20"/>
                <w:szCs w:val="20"/>
                <w:lang w:eastAsia="en-IN"/>
              </w:rPr>
              <w:t xml:space="preserve">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263BC12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c>
          <w:tcPr>
            <w:tcW w:w="894" w:type="dxa"/>
            <w:tcBorders>
              <w:top w:val="nil"/>
              <w:left w:val="nil"/>
              <w:bottom w:val="single" w:sz="8" w:space="0" w:color="auto"/>
              <w:right w:val="single" w:sz="8" w:space="0" w:color="auto"/>
            </w:tcBorders>
            <w:shd w:val="clear" w:color="000000" w:fill="FFFFFF"/>
            <w:noWrap/>
            <w:vAlign w:val="center"/>
            <w:hideMark/>
          </w:tcPr>
          <w:p w14:paraId="5D6E975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85</w:t>
            </w:r>
          </w:p>
        </w:tc>
        <w:tc>
          <w:tcPr>
            <w:tcW w:w="756" w:type="dxa"/>
            <w:tcBorders>
              <w:top w:val="nil"/>
              <w:left w:val="nil"/>
              <w:bottom w:val="single" w:sz="8" w:space="0" w:color="auto"/>
              <w:right w:val="single" w:sz="8" w:space="0" w:color="auto"/>
            </w:tcBorders>
            <w:shd w:val="clear" w:color="000000" w:fill="FFFFFF"/>
            <w:noWrap/>
            <w:vAlign w:val="center"/>
            <w:hideMark/>
          </w:tcPr>
          <w:p w14:paraId="76B1B79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89</w:t>
            </w:r>
          </w:p>
        </w:tc>
        <w:tc>
          <w:tcPr>
            <w:tcW w:w="756" w:type="dxa"/>
            <w:tcBorders>
              <w:top w:val="nil"/>
              <w:left w:val="nil"/>
              <w:bottom w:val="single" w:sz="8" w:space="0" w:color="auto"/>
              <w:right w:val="single" w:sz="8" w:space="0" w:color="auto"/>
            </w:tcBorders>
            <w:shd w:val="clear" w:color="000000" w:fill="FFFFFF"/>
            <w:noWrap/>
            <w:vAlign w:val="center"/>
            <w:hideMark/>
          </w:tcPr>
          <w:p w14:paraId="1ADC9F1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94</w:t>
            </w:r>
          </w:p>
        </w:tc>
        <w:tc>
          <w:tcPr>
            <w:tcW w:w="756" w:type="dxa"/>
            <w:tcBorders>
              <w:top w:val="nil"/>
              <w:left w:val="nil"/>
              <w:bottom w:val="single" w:sz="8" w:space="0" w:color="auto"/>
              <w:right w:val="single" w:sz="8" w:space="0" w:color="auto"/>
            </w:tcBorders>
            <w:shd w:val="clear" w:color="000000" w:fill="FFFFFF"/>
            <w:noWrap/>
            <w:vAlign w:val="center"/>
            <w:hideMark/>
          </w:tcPr>
          <w:p w14:paraId="1CCF94E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756" w:type="dxa"/>
            <w:tcBorders>
              <w:top w:val="nil"/>
              <w:left w:val="nil"/>
              <w:bottom w:val="single" w:sz="8" w:space="0" w:color="auto"/>
              <w:right w:val="single" w:sz="8" w:space="0" w:color="auto"/>
            </w:tcBorders>
            <w:shd w:val="clear" w:color="000000" w:fill="FFFFFF"/>
            <w:noWrap/>
            <w:vAlign w:val="center"/>
            <w:hideMark/>
          </w:tcPr>
          <w:p w14:paraId="629095E5"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91</w:t>
            </w:r>
          </w:p>
        </w:tc>
        <w:tc>
          <w:tcPr>
            <w:tcW w:w="835" w:type="dxa"/>
            <w:tcBorders>
              <w:top w:val="nil"/>
              <w:left w:val="nil"/>
              <w:bottom w:val="single" w:sz="8" w:space="0" w:color="auto"/>
              <w:right w:val="single" w:sz="8" w:space="0" w:color="auto"/>
            </w:tcBorders>
            <w:shd w:val="clear" w:color="000000" w:fill="FFFFFF"/>
            <w:noWrap/>
            <w:vAlign w:val="center"/>
            <w:hideMark/>
          </w:tcPr>
          <w:p w14:paraId="5FD3579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98</w:t>
            </w:r>
          </w:p>
        </w:tc>
        <w:tc>
          <w:tcPr>
            <w:tcW w:w="823" w:type="dxa"/>
            <w:tcBorders>
              <w:top w:val="nil"/>
              <w:left w:val="nil"/>
              <w:bottom w:val="single" w:sz="8" w:space="0" w:color="auto"/>
              <w:right w:val="single" w:sz="8" w:space="0" w:color="auto"/>
            </w:tcBorders>
            <w:shd w:val="clear" w:color="000000" w:fill="FFFFFF"/>
            <w:noWrap/>
            <w:vAlign w:val="center"/>
            <w:hideMark/>
          </w:tcPr>
          <w:p w14:paraId="49D34CA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137</w:t>
            </w:r>
          </w:p>
        </w:tc>
        <w:tc>
          <w:tcPr>
            <w:tcW w:w="823" w:type="dxa"/>
            <w:tcBorders>
              <w:top w:val="nil"/>
              <w:left w:val="nil"/>
              <w:bottom w:val="single" w:sz="8" w:space="0" w:color="auto"/>
              <w:right w:val="single" w:sz="8" w:space="0" w:color="auto"/>
            </w:tcBorders>
            <w:shd w:val="clear" w:color="000000" w:fill="FFFFFF"/>
            <w:noWrap/>
            <w:vAlign w:val="center"/>
            <w:hideMark/>
          </w:tcPr>
          <w:p w14:paraId="4A30DA5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194</w:t>
            </w:r>
          </w:p>
        </w:tc>
      </w:tr>
      <w:tr w:rsidR="007B2784" w:rsidRPr="007B2784" w14:paraId="6929C52A"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212E280E"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Brominated vinyl ester resin</w:t>
            </w:r>
          </w:p>
        </w:tc>
        <w:tc>
          <w:tcPr>
            <w:tcW w:w="1209" w:type="dxa"/>
            <w:tcBorders>
              <w:top w:val="nil"/>
              <w:left w:val="nil"/>
              <w:bottom w:val="single" w:sz="8" w:space="0" w:color="auto"/>
              <w:right w:val="single" w:sz="8" w:space="0" w:color="auto"/>
            </w:tcBorders>
            <w:shd w:val="clear" w:color="000000" w:fill="FFFFFF"/>
            <w:noWrap/>
            <w:vAlign w:val="center"/>
            <w:hideMark/>
          </w:tcPr>
          <w:p w14:paraId="02C3780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23</w:t>
            </w:r>
          </w:p>
        </w:tc>
        <w:tc>
          <w:tcPr>
            <w:tcW w:w="894" w:type="dxa"/>
            <w:tcBorders>
              <w:top w:val="nil"/>
              <w:left w:val="nil"/>
              <w:bottom w:val="single" w:sz="8" w:space="0" w:color="auto"/>
              <w:right w:val="single" w:sz="8" w:space="0" w:color="auto"/>
            </w:tcBorders>
            <w:shd w:val="clear" w:color="000000" w:fill="FFFFFF"/>
            <w:noWrap/>
            <w:vAlign w:val="center"/>
            <w:hideMark/>
          </w:tcPr>
          <w:p w14:paraId="1FDF8CD1"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24</w:t>
            </w:r>
          </w:p>
        </w:tc>
        <w:tc>
          <w:tcPr>
            <w:tcW w:w="756" w:type="dxa"/>
            <w:tcBorders>
              <w:top w:val="nil"/>
              <w:left w:val="nil"/>
              <w:bottom w:val="single" w:sz="8" w:space="0" w:color="auto"/>
              <w:right w:val="single" w:sz="8" w:space="0" w:color="auto"/>
            </w:tcBorders>
            <w:shd w:val="clear" w:color="000000" w:fill="FFFFFF"/>
            <w:noWrap/>
            <w:vAlign w:val="center"/>
            <w:hideMark/>
          </w:tcPr>
          <w:p w14:paraId="5E29E83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25</w:t>
            </w:r>
          </w:p>
        </w:tc>
        <w:tc>
          <w:tcPr>
            <w:tcW w:w="756" w:type="dxa"/>
            <w:tcBorders>
              <w:top w:val="nil"/>
              <w:left w:val="nil"/>
              <w:bottom w:val="single" w:sz="8" w:space="0" w:color="auto"/>
              <w:right w:val="single" w:sz="8" w:space="0" w:color="auto"/>
            </w:tcBorders>
            <w:shd w:val="clear" w:color="000000" w:fill="FFFFFF"/>
            <w:noWrap/>
            <w:vAlign w:val="center"/>
            <w:hideMark/>
          </w:tcPr>
          <w:p w14:paraId="08BEA95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756" w:type="dxa"/>
            <w:tcBorders>
              <w:top w:val="nil"/>
              <w:left w:val="nil"/>
              <w:bottom w:val="single" w:sz="8" w:space="0" w:color="auto"/>
              <w:right w:val="single" w:sz="8" w:space="0" w:color="auto"/>
            </w:tcBorders>
            <w:shd w:val="clear" w:color="000000" w:fill="FFFFFF"/>
            <w:noWrap/>
            <w:vAlign w:val="center"/>
            <w:hideMark/>
          </w:tcPr>
          <w:p w14:paraId="1572AE1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756" w:type="dxa"/>
            <w:tcBorders>
              <w:top w:val="nil"/>
              <w:left w:val="nil"/>
              <w:bottom w:val="single" w:sz="8" w:space="0" w:color="auto"/>
              <w:right w:val="single" w:sz="8" w:space="0" w:color="auto"/>
            </w:tcBorders>
            <w:shd w:val="clear" w:color="000000" w:fill="FFFFFF"/>
            <w:noWrap/>
            <w:vAlign w:val="center"/>
            <w:hideMark/>
          </w:tcPr>
          <w:p w14:paraId="6B8D997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26</w:t>
            </w:r>
          </w:p>
        </w:tc>
        <w:tc>
          <w:tcPr>
            <w:tcW w:w="835" w:type="dxa"/>
            <w:tcBorders>
              <w:top w:val="nil"/>
              <w:left w:val="nil"/>
              <w:bottom w:val="single" w:sz="8" w:space="0" w:color="auto"/>
              <w:right w:val="single" w:sz="8" w:space="0" w:color="auto"/>
            </w:tcBorders>
            <w:shd w:val="clear" w:color="000000" w:fill="FFFFFF"/>
            <w:noWrap/>
            <w:vAlign w:val="center"/>
            <w:hideMark/>
          </w:tcPr>
          <w:p w14:paraId="3246819E"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28</w:t>
            </w:r>
          </w:p>
        </w:tc>
        <w:tc>
          <w:tcPr>
            <w:tcW w:w="823" w:type="dxa"/>
            <w:tcBorders>
              <w:top w:val="nil"/>
              <w:left w:val="nil"/>
              <w:bottom w:val="single" w:sz="8" w:space="0" w:color="auto"/>
              <w:right w:val="single" w:sz="8" w:space="0" w:color="auto"/>
            </w:tcBorders>
            <w:shd w:val="clear" w:color="000000" w:fill="FFFFFF"/>
            <w:noWrap/>
            <w:vAlign w:val="center"/>
            <w:hideMark/>
          </w:tcPr>
          <w:p w14:paraId="55E75434"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823" w:type="dxa"/>
            <w:tcBorders>
              <w:top w:val="nil"/>
              <w:left w:val="nil"/>
              <w:bottom w:val="single" w:sz="8" w:space="0" w:color="auto"/>
              <w:right w:val="single" w:sz="8" w:space="0" w:color="auto"/>
            </w:tcBorders>
            <w:shd w:val="clear" w:color="000000" w:fill="FFFFFF"/>
            <w:noWrap/>
            <w:vAlign w:val="center"/>
            <w:hideMark/>
          </w:tcPr>
          <w:p w14:paraId="26962582"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55</w:t>
            </w:r>
          </w:p>
        </w:tc>
      </w:tr>
      <w:tr w:rsidR="007B2784" w:rsidRPr="007B2784" w14:paraId="370A3939"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027DCD67" w14:textId="77777777" w:rsidR="007B2784" w:rsidRPr="007B2784" w:rsidRDefault="007B2784" w:rsidP="007B2784">
            <w:pPr>
              <w:spacing w:after="0" w:line="240" w:lineRule="auto"/>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Other chemistry</w:t>
            </w:r>
          </w:p>
        </w:tc>
        <w:tc>
          <w:tcPr>
            <w:tcW w:w="1209" w:type="dxa"/>
            <w:tcBorders>
              <w:top w:val="nil"/>
              <w:left w:val="nil"/>
              <w:bottom w:val="single" w:sz="8" w:space="0" w:color="auto"/>
              <w:right w:val="single" w:sz="8" w:space="0" w:color="auto"/>
            </w:tcBorders>
            <w:shd w:val="clear" w:color="000000" w:fill="FFFFFF"/>
            <w:noWrap/>
            <w:vAlign w:val="center"/>
            <w:hideMark/>
          </w:tcPr>
          <w:p w14:paraId="2F3DA68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35</w:t>
            </w:r>
          </w:p>
        </w:tc>
        <w:tc>
          <w:tcPr>
            <w:tcW w:w="894" w:type="dxa"/>
            <w:tcBorders>
              <w:top w:val="nil"/>
              <w:left w:val="nil"/>
              <w:bottom w:val="single" w:sz="8" w:space="0" w:color="auto"/>
              <w:right w:val="single" w:sz="8" w:space="0" w:color="auto"/>
            </w:tcBorders>
            <w:shd w:val="clear" w:color="000000" w:fill="FFFFFF"/>
            <w:noWrap/>
            <w:vAlign w:val="center"/>
            <w:hideMark/>
          </w:tcPr>
          <w:p w14:paraId="6B2A9F80"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36</w:t>
            </w:r>
          </w:p>
        </w:tc>
        <w:tc>
          <w:tcPr>
            <w:tcW w:w="756" w:type="dxa"/>
            <w:tcBorders>
              <w:top w:val="nil"/>
              <w:left w:val="nil"/>
              <w:bottom w:val="single" w:sz="8" w:space="0" w:color="auto"/>
              <w:right w:val="single" w:sz="8" w:space="0" w:color="auto"/>
            </w:tcBorders>
            <w:shd w:val="clear" w:color="000000" w:fill="FFFFFF"/>
            <w:noWrap/>
            <w:vAlign w:val="center"/>
            <w:hideMark/>
          </w:tcPr>
          <w:p w14:paraId="5D35D826"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39</w:t>
            </w:r>
          </w:p>
        </w:tc>
        <w:tc>
          <w:tcPr>
            <w:tcW w:w="756" w:type="dxa"/>
            <w:tcBorders>
              <w:top w:val="nil"/>
              <w:left w:val="nil"/>
              <w:bottom w:val="single" w:sz="8" w:space="0" w:color="auto"/>
              <w:right w:val="single" w:sz="8" w:space="0" w:color="auto"/>
            </w:tcBorders>
            <w:shd w:val="clear" w:color="000000" w:fill="FFFFFF"/>
            <w:noWrap/>
            <w:vAlign w:val="center"/>
            <w:hideMark/>
          </w:tcPr>
          <w:p w14:paraId="75B2244F"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40</w:t>
            </w:r>
          </w:p>
        </w:tc>
        <w:tc>
          <w:tcPr>
            <w:tcW w:w="756" w:type="dxa"/>
            <w:tcBorders>
              <w:top w:val="nil"/>
              <w:left w:val="nil"/>
              <w:bottom w:val="single" w:sz="8" w:space="0" w:color="auto"/>
              <w:right w:val="single" w:sz="8" w:space="0" w:color="auto"/>
            </w:tcBorders>
            <w:shd w:val="clear" w:color="000000" w:fill="FFFFFF"/>
            <w:noWrap/>
            <w:vAlign w:val="center"/>
            <w:hideMark/>
          </w:tcPr>
          <w:p w14:paraId="4E27EA3A"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43</w:t>
            </w:r>
          </w:p>
        </w:tc>
        <w:tc>
          <w:tcPr>
            <w:tcW w:w="756" w:type="dxa"/>
            <w:tcBorders>
              <w:top w:val="nil"/>
              <w:left w:val="nil"/>
              <w:bottom w:val="single" w:sz="8" w:space="0" w:color="auto"/>
              <w:right w:val="single" w:sz="8" w:space="0" w:color="auto"/>
            </w:tcBorders>
            <w:shd w:val="clear" w:color="000000" w:fill="FFFFFF"/>
            <w:noWrap/>
            <w:vAlign w:val="center"/>
            <w:hideMark/>
          </w:tcPr>
          <w:p w14:paraId="6C5192E7"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38</w:t>
            </w:r>
          </w:p>
        </w:tc>
        <w:tc>
          <w:tcPr>
            <w:tcW w:w="835" w:type="dxa"/>
            <w:tcBorders>
              <w:top w:val="nil"/>
              <w:left w:val="nil"/>
              <w:bottom w:val="single" w:sz="8" w:space="0" w:color="auto"/>
              <w:right w:val="single" w:sz="8" w:space="0" w:color="auto"/>
            </w:tcBorders>
            <w:shd w:val="clear" w:color="000000" w:fill="FFFFFF"/>
            <w:noWrap/>
            <w:vAlign w:val="center"/>
            <w:hideMark/>
          </w:tcPr>
          <w:p w14:paraId="107D8DF9"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42</w:t>
            </w:r>
          </w:p>
        </w:tc>
        <w:tc>
          <w:tcPr>
            <w:tcW w:w="823" w:type="dxa"/>
            <w:tcBorders>
              <w:top w:val="nil"/>
              <w:left w:val="nil"/>
              <w:bottom w:val="single" w:sz="8" w:space="0" w:color="auto"/>
              <w:right w:val="single" w:sz="8" w:space="0" w:color="auto"/>
            </w:tcBorders>
            <w:shd w:val="clear" w:color="000000" w:fill="FFFFFF"/>
            <w:noWrap/>
            <w:vAlign w:val="center"/>
            <w:hideMark/>
          </w:tcPr>
          <w:p w14:paraId="3BBC4C38"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57</w:t>
            </w:r>
          </w:p>
        </w:tc>
        <w:tc>
          <w:tcPr>
            <w:tcW w:w="823" w:type="dxa"/>
            <w:tcBorders>
              <w:top w:val="nil"/>
              <w:left w:val="nil"/>
              <w:bottom w:val="single" w:sz="8" w:space="0" w:color="auto"/>
              <w:right w:val="single" w:sz="8" w:space="0" w:color="auto"/>
            </w:tcBorders>
            <w:shd w:val="clear" w:color="000000" w:fill="FFFFFF"/>
            <w:noWrap/>
            <w:vAlign w:val="center"/>
            <w:hideMark/>
          </w:tcPr>
          <w:p w14:paraId="41C4D41D" w14:textId="77777777" w:rsidR="007B2784" w:rsidRPr="007B2784" w:rsidRDefault="007B2784" w:rsidP="007B2784">
            <w:pPr>
              <w:spacing w:after="0" w:line="240" w:lineRule="auto"/>
              <w:jc w:val="center"/>
              <w:rPr>
                <w:rFonts w:ascii="Arial" w:eastAsia="Times New Roman" w:hAnsi="Arial" w:cs="Arial"/>
                <w:color w:val="000000"/>
                <w:sz w:val="20"/>
                <w:szCs w:val="20"/>
                <w:lang w:eastAsia="en-IN"/>
              </w:rPr>
            </w:pPr>
            <w:r w:rsidRPr="007B2784">
              <w:rPr>
                <w:rFonts w:ascii="Arial" w:eastAsia="Times New Roman" w:hAnsi="Arial" w:cs="Arial"/>
                <w:color w:val="000000"/>
                <w:sz w:val="20"/>
                <w:szCs w:val="20"/>
                <w:lang w:eastAsia="en-IN"/>
              </w:rPr>
              <w:t>79</w:t>
            </w:r>
          </w:p>
        </w:tc>
      </w:tr>
      <w:tr w:rsidR="007B2784" w:rsidRPr="0008641D" w14:paraId="6A3B615B" w14:textId="77777777" w:rsidTr="007B2784">
        <w:trPr>
          <w:trHeight w:val="259"/>
        </w:trPr>
        <w:tc>
          <w:tcPr>
            <w:tcW w:w="2354" w:type="dxa"/>
            <w:tcBorders>
              <w:top w:val="nil"/>
              <w:left w:val="single" w:sz="8" w:space="0" w:color="auto"/>
              <w:bottom w:val="single" w:sz="8" w:space="0" w:color="auto"/>
              <w:right w:val="single" w:sz="8" w:space="0" w:color="auto"/>
            </w:tcBorders>
            <w:shd w:val="clear" w:color="000000" w:fill="FFFFFF"/>
            <w:noWrap/>
            <w:vAlign w:val="center"/>
            <w:hideMark/>
          </w:tcPr>
          <w:p w14:paraId="1E420DA3" w14:textId="77777777" w:rsidR="007B2784" w:rsidRPr="0008641D" w:rsidRDefault="007B2784" w:rsidP="007B2784">
            <w:pPr>
              <w:spacing w:after="0" w:line="240" w:lineRule="auto"/>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Total</w:t>
            </w:r>
          </w:p>
        </w:tc>
        <w:tc>
          <w:tcPr>
            <w:tcW w:w="1209" w:type="dxa"/>
            <w:tcBorders>
              <w:top w:val="nil"/>
              <w:left w:val="nil"/>
              <w:bottom w:val="single" w:sz="8" w:space="0" w:color="auto"/>
              <w:right w:val="single" w:sz="8" w:space="0" w:color="auto"/>
            </w:tcBorders>
            <w:shd w:val="clear" w:color="000000" w:fill="FFFFFF"/>
            <w:noWrap/>
            <w:vAlign w:val="center"/>
            <w:hideMark/>
          </w:tcPr>
          <w:p w14:paraId="6711D618"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283</w:t>
            </w:r>
          </w:p>
        </w:tc>
        <w:tc>
          <w:tcPr>
            <w:tcW w:w="894" w:type="dxa"/>
            <w:tcBorders>
              <w:top w:val="nil"/>
              <w:left w:val="nil"/>
              <w:bottom w:val="single" w:sz="8" w:space="0" w:color="auto"/>
              <w:right w:val="single" w:sz="8" w:space="0" w:color="auto"/>
            </w:tcBorders>
            <w:shd w:val="clear" w:color="000000" w:fill="FFFFFF"/>
            <w:noWrap/>
            <w:vAlign w:val="center"/>
            <w:hideMark/>
          </w:tcPr>
          <w:p w14:paraId="324F332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301</w:t>
            </w:r>
          </w:p>
        </w:tc>
        <w:tc>
          <w:tcPr>
            <w:tcW w:w="756" w:type="dxa"/>
            <w:tcBorders>
              <w:top w:val="nil"/>
              <w:left w:val="nil"/>
              <w:bottom w:val="single" w:sz="8" w:space="0" w:color="auto"/>
              <w:right w:val="single" w:sz="8" w:space="0" w:color="auto"/>
            </w:tcBorders>
            <w:shd w:val="clear" w:color="000000" w:fill="FFFFFF"/>
            <w:noWrap/>
            <w:vAlign w:val="center"/>
            <w:hideMark/>
          </w:tcPr>
          <w:p w14:paraId="236B4B19"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317</w:t>
            </w:r>
          </w:p>
        </w:tc>
        <w:tc>
          <w:tcPr>
            <w:tcW w:w="756" w:type="dxa"/>
            <w:tcBorders>
              <w:top w:val="nil"/>
              <w:left w:val="nil"/>
              <w:bottom w:val="single" w:sz="8" w:space="0" w:color="auto"/>
              <w:right w:val="single" w:sz="8" w:space="0" w:color="auto"/>
            </w:tcBorders>
            <w:shd w:val="clear" w:color="000000" w:fill="FFFFFF"/>
            <w:noWrap/>
            <w:vAlign w:val="center"/>
            <w:hideMark/>
          </w:tcPr>
          <w:p w14:paraId="662CBA53"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333</w:t>
            </w:r>
          </w:p>
        </w:tc>
        <w:tc>
          <w:tcPr>
            <w:tcW w:w="756" w:type="dxa"/>
            <w:tcBorders>
              <w:top w:val="nil"/>
              <w:left w:val="nil"/>
              <w:bottom w:val="single" w:sz="8" w:space="0" w:color="auto"/>
              <w:right w:val="single" w:sz="8" w:space="0" w:color="auto"/>
            </w:tcBorders>
            <w:shd w:val="clear" w:color="000000" w:fill="FFFFFF"/>
            <w:noWrap/>
            <w:vAlign w:val="center"/>
            <w:hideMark/>
          </w:tcPr>
          <w:p w14:paraId="5CF4DD7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756" w:type="dxa"/>
            <w:tcBorders>
              <w:top w:val="nil"/>
              <w:left w:val="nil"/>
              <w:bottom w:val="single" w:sz="8" w:space="0" w:color="auto"/>
              <w:right w:val="single" w:sz="8" w:space="0" w:color="auto"/>
            </w:tcBorders>
            <w:shd w:val="clear" w:color="000000" w:fill="FFFFFF"/>
            <w:noWrap/>
            <w:vAlign w:val="center"/>
            <w:hideMark/>
          </w:tcPr>
          <w:p w14:paraId="38E1EE5C"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322</w:t>
            </w:r>
          </w:p>
        </w:tc>
        <w:tc>
          <w:tcPr>
            <w:tcW w:w="835" w:type="dxa"/>
            <w:tcBorders>
              <w:top w:val="nil"/>
              <w:left w:val="nil"/>
              <w:bottom w:val="single" w:sz="8" w:space="0" w:color="auto"/>
              <w:right w:val="single" w:sz="8" w:space="0" w:color="auto"/>
            </w:tcBorders>
            <w:shd w:val="clear" w:color="000000" w:fill="FFFFFF"/>
            <w:noWrap/>
            <w:vAlign w:val="center"/>
            <w:hideMark/>
          </w:tcPr>
          <w:p w14:paraId="4E82131E"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349</w:t>
            </w:r>
          </w:p>
        </w:tc>
        <w:tc>
          <w:tcPr>
            <w:tcW w:w="823" w:type="dxa"/>
            <w:tcBorders>
              <w:top w:val="nil"/>
              <w:left w:val="nil"/>
              <w:bottom w:val="single" w:sz="8" w:space="0" w:color="auto"/>
              <w:right w:val="single" w:sz="8" w:space="0" w:color="auto"/>
            </w:tcBorders>
            <w:shd w:val="clear" w:color="000000" w:fill="FFFFFF"/>
            <w:noWrap/>
            <w:vAlign w:val="center"/>
            <w:hideMark/>
          </w:tcPr>
          <w:p w14:paraId="6F243B9D"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485</w:t>
            </w:r>
          </w:p>
        </w:tc>
        <w:tc>
          <w:tcPr>
            <w:tcW w:w="823" w:type="dxa"/>
            <w:tcBorders>
              <w:top w:val="nil"/>
              <w:left w:val="nil"/>
              <w:bottom w:val="single" w:sz="8" w:space="0" w:color="auto"/>
              <w:right w:val="single" w:sz="8" w:space="0" w:color="auto"/>
            </w:tcBorders>
            <w:shd w:val="clear" w:color="000000" w:fill="FFFFFF"/>
            <w:noWrap/>
            <w:vAlign w:val="center"/>
            <w:hideMark/>
          </w:tcPr>
          <w:p w14:paraId="5C0FEE72" w14:textId="77777777" w:rsidR="007B2784" w:rsidRPr="0008641D" w:rsidRDefault="007B2784" w:rsidP="007B2784">
            <w:pPr>
              <w:spacing w:after="0" w:line="240" w:lineRule="auto"/>
              <w:jc w:val="center"/>
              <w:rPr>
                <w:rFonts w:ascii="Arial" w:eastAsia="Times New Roman" w:hAnsi="Arial" w:cs="Arial"/>
                <w:b/>
                <w:bCs/>
                <w:color w:val="000000"/>
                <w:sz w:val="20"/>
                <w:szCs w:val="20"/>
                <w:lang w:eastAsia="en-IN"/>
              </w:rPr>
            </w:pPr>
            <w:r w:rsidRPr="0008641D">
              <w:rPr>
                <w:rFonts w:ascii="Arial" w:eastAsia="Times New Roman" w:hAnsi="Arial" w:cs="Arial"/>
                <w:b/>
                <w:bCs/>
                <w:color w:val="000000"/>
                <w:sz w:val="20"/>
                <w:szCs w:val="20"/>
                <w:lang w:eastAsia="en-IN"/>
              </w:rPr>
              <w:t>688</w:t>
            </w:r>
          </w:p>
        </w:tc>
      </w:tr>
    </w:tbl>
    <w:p w14:paraId="4BF14300" w14:textId="5238E072" w:rsidR="00E03735" w:rsidRPr="002B5730" w:rsidRDefault="00051677" w:rsidP="0068477D">
      <w:pPr>
        <w:rPr>
          <w:rFonts w:ascii="Arial" w:eastAsia="Arial" w:hAnsi="Arial" w:cs="Arial"/>
          <w:color w:val="000000" w:themeColor="text1"/>
          <w:sz w:val="24"/>
          <w:szCs w:val="24"/>
        </w:rPr>
      </w:pPr>
      <w:r w:rsidRPr="002B5730">
        <w:rPr>
          <w:bCs/>
          <w:noProof/>
          <w:color w:val="000000" w:themeColor="text1"/>
        </w:rPr>
        <mc:AlternateContent>
          <mc:Choice Requires="wps">
            <w:drawing>
              <wp:anchor distT="0" distB="0" distL="114300" distR="114300" simplePos="0" relativeHeight="252022784" behindDoc="0" locked="0" layoutInCell="1" allowOverlap="1" wp14:anchorId="58537B88" wp14:editId="10057051">
                <wp:simplePos x="0" y="0"/>
                <wp:positionH relativeFrom="margin">
                  <wp:posOffset>2682340</wp:posOffset>
                </wp:positionH>
                <wp:positionV relativeFrom="paragraph">
                  <wp:posOffset>55468</wp:posOffset>
                </wp:positionV>
                <wp:extent cx="3819278"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819278" cy="307340"/>
                        </a:xfrm>
                        <a:prstGeom prst="rect">
                          <a:avLst/>
                        </a:prstGeom>
                        <a:noFill/>
                      </wps:spPr>
                      <wps:txbx>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8537B88" id="_x0000_s1071" type="#_x0000_t202" style="position:absolute;margin-left:211.2pt;margin-top:4.35pt;width:300.75pt;height:24.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" filled="f" stroked="f">
                <v:textbox style="mso-fit-shape-to-text:t">
                  <w:txbxContent>
                    <w:p w14:paraId="51324337" w14:textId="09DA2001"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w:t>
                      </w:r>
                      <w:r w:rsidR="00E623F8">
                        <w:rPr>
                          <w:rFonts w:ascii="Verdana" w:eastAsia="Verdana" w:hAnsi="Verdana" w:cs="Verdana"/>
                          <w:i/>
                          <w:iCs/>
                          <w:color w:val="000000" w:themeColor="text1"/>
                          <w:kern w:val="24"/>
                          <w:sz w:val="12"/>
                          <w:szCs w:val="12"/>
                        </w:rPr>
                        <w:t>,</w:t>
                      </w:r>
                      <w:r w:rsidRPr="002F3659">
                        <w:rPr>
                          <w:rFonts w:ascii="Verdana" w:eastAsia="Verdana" w:hAnsi="Verdana" w:cs="Verdana"/>
                          <w:i/>
                          <w:iCs/>
                          <w:color w:val="000000" w:themeColor="text1"/>
                          <w:kern w:val="24"/>
                          <w:sz w:val="12"/>
                          <w:szCs w:val="12"/>
                        </w:rPr>
                        <w:t xml:space="preserve">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4D98C55"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23B8D11E" w14:textId="61942B61"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Asia Pacific</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88</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9</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451FCEC0"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1802498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4A4C3D14"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6D4C47B3" w14:textId="77777777" w:rsidR="003A525D" w:rsidRDefault="003A525D" w:rsidP="00F15E2C">
      <w:pPr>
        <w:spacing w:line="360" w:lineRule="auto"/>
        <w:textAlignment w:val="baseline"/>
        <w:rPr>
          <w:rFonts w:ascii="Arial" w:eastAsia="Verdana" w:hAnsi="Arial" w:cs="Arial"/>
          <w:b/>
          <w:bCs/>
          <w:color w:val="000000"/>
          <w:kern w:val="24"/>
          <w:sz w:val="24"/>
          <w:szCs w:val="24"/>
        </w:rPr>
      </w:pPr>
    </w:p>
    <w:p w14:paraId="56FF3845" w14:textId="69D00B3E" w:rsidR="00F15E2C" w:rsidRPr="008D1421" w:rsidRDefault="00F15E2C" w:rsidP="00F15E2C">
      <w:pPr>
        <w:spacing w:line="360" w:lineRule="auto"/>
        <w:textAlignment w:val="baseline"/>
        <w:rPr>
          <w:rFonts w:ascii="Arial" w:eastAsia="Verdana" w:hAnsi="Arial" w:cs="Arial"/>
          <w:b/>
          <w:bCs/>
          <w:color w:val="000000"/>
          <w:kern w:val="24"/>
          <w:sz w:val="24"/>
          <w:szCs w:val="24"/>
        </w:rPr>
      </w:pPr>
      <w:r w:rsidRPr="008D1421">
        <w:rPr>
          <w:rFonts w:ascii="Arial" w:eastAsia="Verdana" w:hAnsi="Arial" w:cs="Arial"/>
          <w:b/>
          <w:bCs/>
          <w:color w:val="000000"/>
          <w:kern w:val="24"/>
          <w:sz w:val="24"/>
          <w:szCs w:val="24"/>
        </w:rPr>
        <w:t>Asia Pacific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55"/>
        <w:gridCol w:w="1136"/>
        <w:gridCol w:w="867"/>
        <w:gridCol w:w="867"/>
        <w:gridCol w:w="867"/>
        <w:gridCol w:w="867"/>
        <w:gridCol w:w="754"/>
        <w:gridCol w:w="980"/>
        <w:gridCol w:w="871"/>
        <w:gridCol w:w="870"/>
        <w:gridCol w:w="870"/>
      </w:tblGrid>
      <w:tr w:rsidR="00F15E2C" w:rsidRPr="00113DAD" w14:paraId="7D174B59" w14:textId="77777777" w:rsidTr="005B1169">
        <w:trPr>
          <w:trHeight w:val="384"/>
          <w:jc w:val="center"/>
        </w:trPr>
        <w:tc>
          <w:tcPr>
            <w:tcW w:w="1055"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81EA3A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792F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62AFDFF"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5F008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9A3C2D6"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7"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A766164"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82DE0A"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8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D25FD"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7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6F7143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FCFF38C"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7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BF3313" w14:textId="77777777" w:rsidR="00F15E2C" w:rsidRPr="00113DAD" w:rsidRDefault="00F15E2C"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F15E2C" w:rsidRPr="00113DAD" w14:paraId="1294AE6F" w14:textId="77777777" w:rsidTr="005B1169">
        <w:trPr>
          <w:trHeight w:val="441"/>
          <w:jc w:val="center"/>
        </w:trPr>
        <w:tc>
          <w:tcPr>
            <w:tcW w:w="1055"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1B2817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lastRenderedPageBreak/>
              <w:t>Asia Pacific</w:t>
            </w:r>
          </w:p>
        </w:tc>
        <w:tc>
          <w:tcPr>
            <w:tcW w:w="1136"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81D1D2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Capacity</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F51F9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CAB9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147D42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867"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A2C9B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427</w:t>
            </w:r>
          </w:p>
        </w:tc>
        <w:tc>
          <w:tcPr>
            <w:tcW w:w="75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213A6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9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C9B7C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c>
          <w:tcPr>
            <w:tcW w:w="87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B9ED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477</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29604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c>
          <w:tcPr>
            <w:tcW w:w="87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5EF97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487</w:t>
            </w:r>
          </w:p>
        </w:tc>
      </w:tr>
      <w:tr w:rsidR="00F15E2C" w:rsidRPr="00113DAD" w14:paraId="32865DD7"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CF4A3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2AA08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Production</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5D8B7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315</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5BD7E4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A2245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337</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457E59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340</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B0F5AC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357</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71A290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327</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A40BB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624B1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399</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E7828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441</w:t>
            </w:r>
          </w:p>
        </w:tc>
      </w:tr>
      <w:tr w:rsidR="00F15E2C" w:rsidRPr="00113DAD" w14:paraId="46A28A8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7CAC5D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913AC0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Total Demand</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BC79B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283.31</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6392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301.03</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1B2E3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317.07</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C8AB6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332.53</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3655E53"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348.58</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E0550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322.29</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32A6380"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349.49</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3818A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484.81</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172991"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688.20</w:t>
            </w:r>
          </w:p>
        </w:tc>
      </w:tr>
      <w:tr w:rsidR="00F15E2C" w:rsidRPr="00113DAD" w14:paraId="223D72C0"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A9114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5084EB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Y-O-Y Growth (%)</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ABFD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FC9839"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6.26%</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168B7F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5.33%</w:t>
            </w:r>
          </w:p>
        </w:tc>
        <w:tc>
          <w:tcPr>
            <w:tcW w:w="867"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66893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4.88%</w:t>
            </w:r>
          </w:p>
        </w:tc>
        <w:tc>
          <w:tcPr>
            <w:tcW w:w="75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AA36C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4.83%</w:t>
            </w:r>
          </w:p>
        </w:tc>
        <w:tc>
          <w:tcPr>
            <w:tcW w:w="9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04548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-7.54%</w:t>
            </w:r>
          </w:p>
        </w:tc>
        <w:tc>
          <w:tcPr>
            <w:tcW w:w="87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2C5A0C"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8.44%</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3875A5F"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8.06%</w:t>
            </w:r>
          </w:p>
        </w:tc>
        <w:tc>
          <w:tcPr>
            <w:tcW w:w="87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A2CA74"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6.84%</w:t>
            </w:r>
          </w:p>
        </w:tc>
      </w:tr>
      <w:tr w:rsidR="00F15E2C" w:rsidRPr="00113DAD" w14:paraId="6A31915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A67E27A"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p>
        </w:tc>
        <w:tc>
          <w:tcPr>
            <w:tcW w:w="1136"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E683B0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b/>
                <w:bCs/>
                <w:color w:val="000000" w:themeColor="text1"/>
                <w:sz w:val="14"/>
                <w:szCs w:val="14"/>
              </w:rPr>
              <w:t>Demand Supply Gap</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ADA48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38CD9C8"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D8B9D3B"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7"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1BB687"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2362792"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98CD4D"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7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08E4D5"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27.90</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3F7B66"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noProof/>
                <w:sz w:val="14"/>
                <w:szCs w:val="14"/>
              </w:rPr>
              <mc:AlternateContent>
                <mc:Choice Requires="wps">
                  <w:drawing>
                    <wp:anchor distT="0" distB="0" distL="114300" distR="114300" simplePos="0" relativeHeight="252807168" behindDoc="0" locked="0" layoutInCell="1" allowOverlap="1" wp14:anchorId="0ED72406" wp14:editId="6E8DB54C">
                      <wp:simplePos x="0" y="0"/>
                      <wp:positionH relativeFrom="column">
                        <wp:posOffset>-812800</wp:posOffset>
                      </wp:positionH>
                      <wp:positionV relativeFrom="paragraph">
                        <wp:posOffset>445770</wp:posOffset>
                      </wp:positionV>
                      <wp:extent cx="1809115" cy="584200"/>
                      <wp:effectExtent l="0" t="0" r="0" b="0"/>
                      <wp:wrapNone/>
                      <wp:docPr id="9" name="TextBox 4"/>
                      <wp:cNvGraphicFramePr/>
                      <a:graphic xmlns:a="http://schemas.openxmlformats.org/drawingml/2006/main">
                        <a:graphicData uri="http://schemas.microsoft.com/office/word/2010/wordprocessingShape">
                          <wps:wsp>
                            <wps:cNvSpPr txBox="1"/>
                            <wps:spPr>
                              <a:xfrm>
                                <a:off x="0" y="0"/>
                                <a:ext cx="1809115" cy="584200"/>
                              </a:xfrm>
                              <a:prstGeom prst="rect">
                                <a:avLst/>
                              </a:prstGeom>
                              <a:noFill/>
                            </wps:spPr>
                            <wps:txbx>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D72406" id="_x0000_s1072" type="#_x0000_t202" style="position:absolute;left:0;text-align:left;margin-left:-64pt;margin-top:35.1pt;width:142.45pt;height:46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" filled="f" stroked="f">
                      <v:textbox style="mso-fit-shape-to-text:t">
                        <w:txbxContent>
                          <w:p w14:paraId="457FE84A" w14:textId="77777777" w:rsidR="00F15E2C" w:rsidRPr="00E33B0C" w:rsidRDefault="00F15E2C" w:rsidP="00F15E2C">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r w:rsidRPr="00113DAD">
              <w:rPr>
                <w:rFonts w:ascii="Arial" w:eastAsia="Arial" w:hAnsi="Arial" w:cs="Arial"/>
                <w:color w:val="000000" w:themeColor="text1"/>
                <w:sz w:val="14"/>
                <w:szCs w:val="14"/>
                <w:lang w:val="en-US"/>
              </w:rPr>
              <w:t>-32.22</w:t>
            </w:r>
          </w:p>
        </w:tc>
        <w:tc>
          <w:tcPr>
            <w:tcW w:w="87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6DBE7E" w14:textId="77777777" w:rsidR="00F15E2C" w:rsidRPr="00113DAD" w:rsidRDefault="00F15E2C"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-102.63</w:t>
            </w:r>
          </w:p>
        </w:tc>
      </w:tr>
    </w:tbl>
    <w:p w14:paraId="7AADEA23" w14:textId="77777777" w:rsidR="00CB6C8F" w:rsidRDefault="00CB6C8F" w:rsidP="0061645E">
      <w:pPr>
        <w:spacing w:line="360" w:lineRule="auto"/>
        <w:rPr>
          <w:rFonts w:ascii="Arial" w:hAnsi="Arial" w:cs="Arial"/>
          <w:b/>
          <w:bCs/>
          <w:sz w:val="24"/>
          <w:szCs w:val="24"/>
        </w:rPr>
      </w:pPr>
    </w:p>
    <w:p w14:paraId="28E0FE7C" w14:textId="216A866A"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3.2.1.5. Demand By Sales Channel</w:t>
      </w:r>
    </w:p>
    <w:p w14:paraId="2A44C16C" w14:textId="77777777" w:rsidR="0068383C" w:rsidRPr="0061645E" w:rsidRDefault="0068383C" w:rsidP="0061645E">
      <w:pPr>
        <w:spacing w:line="360" w:lineRule="auto"/>
        <w:rPr>
          <w:rFonts w:ascii="Arial" w:hAnsi="Arial" w:cs="Arial"/>
          <w:b/>
          <w:bCs/>
          <w:sz w:val="24"/>
          <w:szCs w:val="24"/>
        </w:rPr>
        <w:sectPr w:rsidR="0068383C"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C36F69" w14:textId="490C1EC0"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Asia Pacific Vinyl Ester Resin Demand, By Sales Channel, By Volume</w:t>
      </w:r>
      <w:r w:rsidR="007E26B0">
        <w:rPr>
          <w:rFonts w:ascii="Arial" w:hAnsi="Arial" w:cs="Arial"/>
          <w:b/>
          <w:bCs/>
          <w:sz w:val="24"/>
          <w:szCs w:val="24"/>
        </w:rPr>
        <w:t xml:space="preserve"> (000’ Tonnes)</w:t>
      </w:r>
      <w:r w:rsidR="00681F3A">
        <w:rPr>
          <w:rFonts w:ascii="Arial" w:hAnsi="Arial" w:cs="Arial"/>
          <w:b/>
          <w:bCs/>
          <w:sz w:val="24"/>
          <w:szCs w:val="24"/>
        </w:rPr>
        <w:t xml:space="preserve"> (%)</w:t>
      </w:r>
      <w:r w:rsidRPr="0061645E">
        <w:rPr>
          <w:rFonts w:ascii="Arial" w:hAnsi="Arial" w:cs="Arial"/>
          <w:b/>
          <w:bCs/>
          <w:sz w:val="24"/>
          <w:szCs w:val="24"/>
        </w:rPr>
        <w:t>, 2015–2020</w:t>
      </w:r>
    </w:p>
    <w:p w14:paraId="65DF9877" w14:textId="51D27C39" w:rsidR="0068477D" w:rsidRDefault="009B5E8F"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124160" behindDoc="0" locked="0" layoutInCell="1" allowOverlap="1" wp14:anchorId="5650F654" wp14:editId="6C75A87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073"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O899ja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8477D" w:rsidRPr="002B5730">
        <w:rPr>
          <w:rFonts w:ascii="Arial" w:eastAsia="Arial" w:hAnsi="Arial" w:cs="Arial"/>
          <w:noProof/>
          <w:color w:val="000000" w:themeColor="text1"/>
          <w:sz w:val="24"/>
          <w:szCs w:val="24"/>
        </w:rPr>
        <w:drawing>
          <wp:inline distT="0" distB="0" distL="0" distR="0" wp14:anchorId="287E957D" wp14:editId="3CFA51F8">
            <wp:extent cx="6536055" cy="2850078"/>
            <wp:effectExtent l="0" t="0" r="0" b="762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2F47E09" w14:textId="2986FCA5" w:rsidR="00243E52" w:rsidRDefault="00243E52" w:rsidP="0068477D">
      <w:pPr>
        <w:rPr>
          <w:rFonts w:ascii="Arial" w:eastAsia="Arial" w:hAnsi="Arial" w:cs="Arial"/>
          <w:color w:val="000000" w:themeColor="text1"/>
          <w:sz w:val="24"/>
          <w:szCs w:val="24"/>
        </w:rPr>
      </w:pPr>
    </w:p>
    <w:p w14:paraId="3A96FE5D" w14:textId="4DA90702" w:rsidR="00F15E2C" w:rsidRDefault="00F15E2C" w:rsidP="0068477D">
      <w:pPr>
        <w:rPr>
          <w:rFonts w:ascii="Arial" w:eastAsia="Arial" w:hAnsi="Arial" w:cs="Arial"/>
          <w:color w:val="000000" w:themeColor="text1"/>
          <w:sz w:val="24"/>
          <w:szCs w:val="24"/>
        </w:rPr>
      </w:pPr>
    </w:p>
    <w:p w14:paraId="687EADAB" w14:textId="77777777" w:rsidR="00F15E2C" w:rsidRDefault="00F15E2C" w:rsidP="0068477D">
      <w:pPr>
        <w:rPr>
          <w:rFonts w:ascii="Arial" w:eastAsia="Arial" w:hAnsi="Arial" w:cs="Arial"/>
          <w:color w:val="000000" w:themeColor="text1"/>
          <w:sz w:val="24"/>
          <w:szCs w:val="24"/>
        </w:rPr>
      </w:pPr>
    </w:p>
    <w:p w14:paraId="4EB94014" w14:textId="77777777" w:rsidR="00243E52" w:rsidRDefault="00243E52" w:rsidP="0068477D">
      <w:pPr>
        <w:rPr>
          <w:rFonts w:ascii="Arial" w:eastAsia="Arial" w:hAnsi="Arial" w:cs="Arial"/>
          <w:color w:val="000000" w:themeColor="text1"/>
          <w:sz w:val="24"/>
          <w:szCs w:val="24"/>
        </w:rPr>
      </w:pPr>
    </w:p>
    <w:tbl>
      <w:tblPr>
        <w:tblW w:w="10296" w:type="dxa"/>
        <w:tblInd w:w="-185" w:type="dxa"/>
        <w:tblLook w:val="04A0" w:firstRow="1" w:lastRow="0" w:firstColumn="1" w:lastColumn="0" w:noHBand="0" w:noVBand="1"/>
      </w:tblPr>
      <w:tblGrid>
        <w:gridCol w:w="2424"/>
        <w:gridCol w:w="1061"/>
        <w:gridCol w:w="1061"/>
        <w:gridCol w:w="1061"/>
        <w:gridCol w:w="1063"/>
        <w:gridCol w:w="1212"/>
        <w:gridCol w:w="1207"/>
        <w:gridCol w:w="1207"/>
      </w:tblGrid>
      <w:tr w:rsidR="00E03735" w:rsidRPr="00051677" w14:paraId="4D7D082B" w14:textId="77777777" w:rsidTr="00881A72">
        <w:trPr>
          <w:trHeight w:val="469"/>
        </w:trPr>
        <w:tc>
          <w:tcPr>
            <w:tcW w:w="2424"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E4C482B" w14:textId="226799BC" w:rsidR="00E03735" w:rsidRPr="00051677" w:rsidRDefault="00E03735" w:rsidP="00BF252C">
            <w:pPr>
              <w:spacing w:after="0" w:line="24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3F79667F"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2015</w:t>
            </w:r>
          </w:p>
        </w:tc>
        <w:tc>
          <w:tcPr>
            <w:tcW w:w="1061" w:type="dxa"/>
            <w:tcBorders>
              <w:top w:val="single" w:sz="4" w:space="0" w:color="auto"/>
              <w:left w:val="nil"/>
              <w:bottom w:val="single" w:sz="4" w:space="0" w:color="auto"/>
              <w:right w:val="single" w:sz="4" w:space="0" w:color="auto"/>
            </w:tcBorders>
            <w:shd w:val="clear" w:color="auto" w:fill="C00000"/>
            <w:noWrap/>
            <w:vAlign w:val="center"/>
            <w:hideMark/>
          </w:tcPr>
          <w:p w14:paraId="2F5DFDE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2016</w:t>
            </w:r>
          </w:p>
        </w:tc>
        <w:tc>
          <w:tcPr>
            <w:tcW w:w="1061" w:type="dxa"/>
            <w:tcBorders>
              <w:top w:val="single" w:sz="4" w:space="0" w:color="auto"/>
              <w:left w:val="nil"/>
              <w:bottom w:val="single" w:sz="4" w:space="0" w:color="auto"/>
              <w:right w:val="single" w:sz="4" w:space="0" w:color="auto"/>
            </w:tcBorders>
            <w:shd w:val="clear" w:color="auto" w:fill="C00000"/>
            <w:noWrap/>
            <w:vAlign w:val="bottom"/>
            <w:hideMark/>
          </w:tcPr>
          <w:p w14:paraId="43E2C370"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2017</w:t>
            </w:r>
          </w:p>
        </w:tc>
        <w:tc>
          <w:tcPr>
            <w:tcW w:w="1063" w:type="dxa"/>
            <w:tcBorders>
              <w:top w:val="single" w:sz="4" w:space="0" w:color="auto"/>
              <w:left w:val="nil"/>
              <w:bottom w:val="single" w:sz="4" w:space="0" w:color="auto"/>
              <w:right w:val="single" w:sz="4" w:space="0" w:color="auto"/>
            </w:tcBorders>
            <w:shd w:val="clear" w:color="auto" w:fill="C00000"/>
            <w:noWrap/>
            <w:vAlign w:val="bottom"/>
            <w:hideMark/>
          </w:tcPr>
          <w:p w14:paraId="6D7079D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2018</w:t>
            </w:r>
          </w:p>
        </w:tc>
        <w:tc>
          <w:tcPr>
            <w:tcW w:w="1212" w:type="dxa"/>
            <w:tcBorders>
              <w:top w:val="single" w:sz="4" w:space="0" w:color="auto"/>
              <w:left w:val="nil"/>
              <w:bottom w:val="single" w:sz="4" w:space="0" w:color="auto"/>
              <w:right w:val="single" w:sz="4" w:space="0" w:color="auto"/>
            </w:tcBorders>
            <w:shd w:val="clear" w:color="auto" w:fill="C00000"/>
            <w:noWrap/>
            <w:vAlign w:val="bottom"/>
            <w:hideMark/>
          </w:tcPr>
          <w:p w14:paraId="0EFE8133"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2019</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54AF4A95"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2020</w:t>
            </w:r>
          </w:p>
        </w:tc>
        <w:tc>
          <w:tcPr>
            <w:tcW w:w="1207" w:type="dxa"/>
            <w:tcBorders>
              <w:top w:val="single" w:sz="4" w:space="0" w:color="auto"/>
              <w:left w:val="nil"/>
              <w:bottom w:val="single" w:sz="4" w:space="0" w:color="auto"/>
              <w:right w:val="single" w:sz="4" w:space="0" w:color="auto"/>
            </w:tcBorders>
            <w:shd w:val="clear" w:color="auto" w:fill="C00000"/>
            <w:noWrap/>
            <w:vAlign w:val="bottom"/>
            <w:hideMark/>
          </w:tcPr>
          <w:p w14:paraId="63CD13CA" w14:textId="77777777" w:rsidR="00E03735" w:rsidRPr="00051677" w:rsidRDefault="00E03735" w:rsidP="00BF252C">
            <w:pPr>
              <w:spacing w:after="0" w:line="480" w:lineRule="auto"/>
              <w:jc w:val="center"/>
              <w:rPr>
                <w:rFonts w:ascii="Arial" w:eastAsia="Times New Roman" w:hAnsi="Arial" w:cs="Arial"/>
                <w:b/>
                <w:bCs/>
                <w:color w:val="FFFFFF" w:themeColor="background1"/>
                <w:sz w:val="20"/>
                <w:szCs w:val="20"/>
                <w:lang w:val="en-US"/>
              </w:rPr>
            </w:pPr>
            <w:r w:rsidRPr="00051677">
              <w:rPr>
                <w:rFonts w:ascii="Arial" w:eastAsia="Times New Roman" w:hAnsi="Arial" w:cs="Arial"/>
                <w:b/>
                <w:bCs/>
                <w:color w:val="FFFFFF" w:themeColor="background1"/>
                <w:sz w:val="20"/>
                <w:szCs w:val="20"/>
                <w:lang w:val="en-US"/>
              </w:rPr>
              <w:t>2021E</w:t>
            </w:r>
          </w:p>
        </w:tc>
      </w:tr>
      <w:tr w:rsidR="00E03735" w:rsidRPr="00051677" w14:paraId="0374EA93"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50AF4704"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6F4445C8" w14:textId="1255CE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c>
          <w:tcPr>
            <w:tcW w:w="1061" w:type="dxa"/>
            <w:tcBorders>
              <w:top w:val="nil"/>
              <w:left w:val="nil"/>
              <w:bottom w:val="single" w:sz="4" w:space="0" w:color="auto"/>
              <w:right w:val="single" w:sz="4" w:space="0" w:color="auto"/>
            </w:tcBorders>
            <w:shd w:val="clear" w:color="000000" w:fill="FFFFFF"/>
            <w:noWrap/>
            <w:vAlign w:val="bottom"/>
            <w:hideMark/>
          </w:tcPr>
          <w:p w14:paraId="293607FD" w14:textId="036F6612"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247</w:t>
            </w:r>
          </w:p>
        </w:tc>
        <w:tc>
          <w:tcPr>
            <w:tcW w:w="1061" w:type="dxa"/>
            <w:tcBorders>
              <w:top w:val="nil"/>
              <w:left w:val="nil"/>
              <w:bottom w:val="single" w:sz="4" w:space="0" w:color="auto"/>
              <w:right w:val="single" w:sz="4" w:space="0" w:color="auto"/>
            </w:tcBorders>
            <w:shd w:val="clear" w:color="000000" w:fill="FFFFFF"/>
            <w:noWrap/>
            <w:vAlign w:val="bottom"/>
            <w:hideMark/>
          </w:tcPr>
          <w:p w14:paraId="18DD31FB" w14:textId="41107755"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261</w:t>
            </w:r>
          </w:p>
        </w:tc>
        <w:tc>
          <w:tcPr>
            <w:tcW w:w="1063" w:type="dxa"/>
            <w:tcBorders>
              <w:top w:val="nil"/>
              <w:left w:val="nil"/>
              <w:bottom w:val="single" w:sz="4" w:space="0" w:color="auto"/>
              <w:right w:val="single" w:sz="4" w:space="0" w:color="auto"/>
            </w:tcBorders>
            <w:shd w:val="clear" w:color="000000" w:fill="FFFFFF"/>
            <w:noWrap/>
            <w:vAlign w:val="bottom"/>
            <w:hideMark/>
          </w:tcPr>
          <w:p w14:paraId="78D31F14" w14:textId="469D1039"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283</w:t>
            </w:r>
          </w:p>
        </w:tc>
        <w:tc>
          <w:tcPr>
            <w:tcW w:w="1212" w:type="dxa"/>
            <w:tcBorders>
              <w:top w:val="nil"/>
              <w:left w:val="nil"/>
              <w:bottom w:val="single" w:sz="4" w:space="0" w:color="auto"/>
              <w:right w:val="single" w:sz="4" w:space="0" w:color="auto"/>
            </w:tcBorders>
            <w:shd w:val="clear" w:color="000000" w:fill="FFFFFF"/>
            <w:noWrap/>
            <w:vAlign w:val="bottom"/>
            <w:hideMark/>
          </w:tcPr>
          <w:p w14:paraId="565C4B9C" w14:textId="74623638"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302</w:t>
            </w:r>
          </w:p>
        </w:tc>
        <w:tc>
          <w:tcPr>
            <w:tcW w:w="1207" w:type="dxa"/>
            <w:tcBorders>
              <w:top w:val="nil"/>
              <w:left w:val="nil"/>
              <w:bottom w:val="single" w:sz="4" w:space="0" w:color="auto"/>
              <w:right w:val="single" w:sz="4" w:space="0" w:color="auto"/>
            </w:tcBorders>
            <w:shd w:val="clear" w:color="000000" w:fill="FFFFFF"/>
            <w:noWrap/>
            <w:vAlign w:val="bottom"/>
            <w:hideMark/>
          </w:tcPr>
          <w:p w14:paraId="2DCD7790" w14:textId="4A15D97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278</w:t>
            </w:r>
          </w:p>
        </w:tc>
        <w:tc>
          <w:tcPr>
            <w:tcW w:w="1207" w:type="dxa"/>
            <w:tcBorders>
              <w:top w:val="nil"/>
              <w:left w:val="nil"/>
              <w:bottom w:val="single" w:sz="4" w:space="0" w:color="auto"/>
              <w:right w:val="single" w:sz="4" w:space="0" w:color="auto"/>
            </w:tcBorders>
            <w:shd w:val="clear" w:color="000000" w:fill="FFFFFF"/>
            <w:noWrap/>
            <w:vAlign w:val="bottom"/>
            <w:hideMark/>
          </w:tcPr>
          <w:p w14:paraId="3E70ABA0" w14:textId="0083C43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232</w:t>
            </w:r>
          </w:p>
        </w:tc>
      </w:tr>
      <w:tr w:rsidR="00E03735" w:rsidRPr="00051677" w14:paraId="472F2A1C"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3757CDE3" w14:textId="77777777" w:rsidR="00E03735" w:rsidRPr="00051677" w:rsidRDefault="00E03735" w:rsidP="00E03735">
            <w:pPr>
              <w:spacing w:after="0" w:line="240" w:lineRule="auto"/>
              <w:rPr>
                <w:rFonts w:ascii="Arial" w:eastAsia="Times New Roman" w:hAnsi="Arial" w:cs="Arial"/>
                <w:color w:val="000000"/>
                <w:sz w:val="20"/>
                <w:szCs w:val="20"/>
                <w:lang w:val="en-US"/>
              </w:rPr>
            </w:pPr>
            <w:r w:rsidRPr="00051677">
              <w:rPr>
                <w:rFonts w:ascii="Arial" w:hAnsi="Arial" w:cs="Arial"/>
                <w:color w:val="000000"/>
                <w:sz w:val="20"/>
                <w:szCs w:val="20"/>
              </w:rPr>
              <w:t xml:space="preserve">Indirect </w:t>
            </w:r>
          </w:p>
        </w:tc>
        <w:tc>
          <w:tcPr>
            <w:tcW w:w="1061" w:type="dxa"/>
            <w:tcBorders>
              <w:top w:val="nil"/>
              <w:left w:val="nil"/>
              <w:bottom w:val="single" w:sz="4" w:space="0" w:color="auto"/>
              <w:right w:val="single" w:sz="4" w:space="0" w:color="auto"/>
            </w:tcBorders>
            <w:shd w:val="clear" w:color="000000" w:fill="FFFFFF"/>
            <w:noWrap/>
            <w:vAlign w:val="bottom"/>
            <w:hideMark/>
          </w:tcPr>
          <w:p w14:paraId="3E82580E" w14:textId="5835347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c>
          <w:tcPr>
            <w:tcW w:w="1061" w:type="dxa"/>
            <w:tcBorders>
              <w:top w:val="nil"/>
              <w:left w:val="nil"/>
              <w:bottom w:val="single" w:sz="4" w:space="0" w:color="auto"/>
              <w:right w:val="single" w:sz="4" w:space="0" w:color="auto"/>
            </w:tcBorders>
            <w:shd w:val="clear" w:color="000000" w:fill="FFFFFF"/>
            <w:noWrap/>
            <w:vAlign w:val="bottom"/>
            <w:hideMark/>
          </w:tcPr>
          <w:p w14:paraId="2978DBB7" w14:textId="003B1FDA"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54</w:t>
            </w:r>
          </w:p>
        </w:tc>
        <w:tc>
          <w:tcPr>
            <w:tcW w:w="1061" w:type="dxa"/>
            <w:tcBorders>
              <w:top w:val="nil"/>
              <w:left w:val="nil"/>
              <w:bottom w:val="single" w:sz="4" w:space="0" w:color="auto"/>
              <w:right w:val="single" w:sz="4" w:space="0" w:color="auto"/>
            </w:tcBorders>
            <w:shd w:val="clear" w:color="000000" w:fill="FFFFFF"/>
            <w:noWrap/>
            <w:vAlign w:val="bottom"/>
            <w:hideMark/>
          </w:tcPr>
          <w:p w14:paraId="1C91D206" w14:textId="2896FB2E"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56</w:t>
            </w:r>
          </w:p>
        </w:tc>
        <w:tc>
          <w:tcPr>
            <w:tcW w:w="1063" w:type="dxa"/>
            <w:tcBorders>
              <w:top w:val="nil"/>
              <w:left w:val="nil"/>
              <w:bottom w:val="single" w:sz="4" w:space="0" w:color="auto"/>
              <w:right w:val="single" w:sz="4" w:space="0" w:color="auto"/>
            </w:tcBorders>
            <w:shd w:val="clear" w:color="000000" w:fill="FFFFFF"/>
            <w:noWrap/>
            <w:vAlign w:val="bottom"/>
            <w:hideMark/>
          </w:tcPr>
          <w:p w14:paraId="21330227" w14:textId="7A0B8F83"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50</w:t>
            </w:r>
          </w:p>
        </w:tc>
        <w:tc>
          <w:tcPr>
            <w:tcW w:w="1212" w:type="dxa"/>
            <w:tcBorders>
              <w:top w:val="nil"/>
              <w:left w:val="nil"/>
              <w:bottom w:val="single" w:sz="4" w:space="0" w:color="auto"/>
              <w:right w:val="single" w:sz="4" w:space="0" w:color="auto"/>
            </w:tcBorders>
            <w:shd w:val="clear" w:color="000000" w:fill="FFFFFF"/>
            <w:noWrap/>
            <w:vAlign w:val="bottom"/>
            <w:hideMark/>
          </w:tcPr>
          <w:p w14:paraId="3CE66111" w14:textId="5A8C41C0"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47</w:t>
            </w:r>
          </w:p>
        </w:tc>
        <w:tc>
          <w:tcPr>
            <w:tcW w:w="1207" w:type="dxa"/>
            <w:tcBorders>
              <w:top w:val="nil"/>
              <w:left w:val="nil"/>
              <w:bottom w:val="single" w:sz="4" w:space="0" w:color="auto"/>
              <w:right w:val="single" w:sz="4" w:space="0" w:color="auto"/>
            </w:tcBorders>
            <w:shd w:val="clear" w:color="000000" w:fill="FFFFFF"/>
            <w:noWrap/>
            <w:vAlign w:val="bottom"/>
            <w:hideMark/>
          </w:tcPr>
          <w:p w14:paraId="6D26AD47" w14:textId="4C2E850D"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44</w:t>
            </w:r>
          </w:p>
        </w:tc>
        <w:tc>
          <w:tcPr>
            <w:tcW w:w="1207" w:type="dxa"/>
            <w:tcBorders>
              <w:top w:val="nil"/>
              <w:left w:val="nil"/>
              <w:bottom w:val="single" w:sz="4" w:space="0" w:color="auto"/>
              <w:right w:val="single" w:sz="4" w:space="0" w:color="auto"/>
            </w:tcBorders>
            <w:shd w:val="clear" w:color="000000" w:fill="FFFFFF"/>
            <w:noWrap/>
            <w:vAlign w:val="bottom"/>
            <w:hideMark/>
          </w:tcPr>
          <w:p w14:paraId="7FD27067" w14:textId="607641DF" w:rsidR="00E03735" w:rsidRPr="00051677" w:rsidRDefault="00E03735" w:rsidP="00E03735">
            <w:pPr>
              <w:spacing w:after="0" w:line="240" w:lineRule="auto"/>
              <w:jc w:val="center"/>
              <w:rPr>
                <w:rFonts w:ascii="Arial" w:eastAsia="Times New Roman" w:hAnsi="Arial" w:cs="Arial"/>
                <w:color w:val="000000" w:themeColor="text1"/>
                <w:sz w:val="20"/>
                <w:szCs w:val="20"/>
                <w:lang w:val="en-US"/>
              </w:rPr>
            </w:pPr>
            <w:r w:rsidRPr="00051677">
              <w:rPr>
                <w:rFonts w:ascii="Arial" w:hAnsi="Arial" w:cs="Arial"/>
                <w:color w:val="000000"/>
                <w:sz w:val="20"/>
                <w:szCs w:val="20"/>
              </w:rPr>
              <w:t>51</w:t>
            </w:r>
          </w:p>
        </w:tc>
      </w:tr>
      <w:tr w:rsidR="00E03735" w:rsidRPr="00051677" w14:paraId="4E276269" w14:textId="77777777" w:rsidTr="00881A72">
        <w:trPr>
          <w:trHeight w:val="553"/>
        </w:trPr>
        <w:tc>
          <w:tcPr>
            <w:tcW w:w="2424" w:type="dxa"/>
            <w:tcBorders>
              <w:top w:val="nil"/>
              <w:left w:val="single" w:sz="4" w:space="0" w:color="auto"/>
              <w:bottom w:val="single" w:sz="4" w:space="0" w:color="auto"/>
              <w:right w:val="single" w:sz="4" w:space="0" w:color="auto"/>
            </w:tcBorders>
            <w:shd w:val="clear" w:color="000000" w:fill="FFFFFF"/>
            <w:noWrap/>
            <w:vAlign w:val="bottom"/>
            <w:hideMark/>
          </w:tcPr>
          <w:p w14:paraId="776F5666" w14:textId="77777777" w:rsidR="00E03735" w:rsidRPr="00477C5A" w:rsidRDefault="00E03735" w:rsidP="00E03735">
            <w:pPr>
              <w:spacing w:after="0" w:line="240" w:lineRule="auto"/>
              <w:rPr>
                <w:rFonts w:ascii="Arial" w:eastAsia="Times New Roman" w:hAnsi="Arial" w:cs="Arial"/>
                <w:b/>
                <w:bCs/>
                <w:color w:val="000000"/>
                <w:sz w:val="20"/>
                <w:szCs w:val="20"/>
                <w:lang w:val="en-US"/>
              </w:rPr>
            </w:pPr>
            <w:r w:rsidRPr="00477C5A">
              <w:rPr>
                <w:rFonts w:ascii="Arial" w:hAnsi="Arial" w:cs="Arial"/>
                <w:b/>
                <w:bCs/>
                <w:color w:val="000000"/>
                <w:sz w:val="20"/>
                <w:szCs w:val="20"/>
              </w:rPr>
              <w:t>Total</w:t>
            </w:r>
          </w:p>
        </w:tc>
        <w:tc>
          <w:tcPr>
            <w:tcW w:w="1061" w:type="dxa"/>
            <w:tcBorders>
              <w:top w:val="nil"/>
              <w:left w:val="nil"/>
              <w:bottom w:val="single" w:sz="4" w:space="0" w:color="auto"/>
              <w:right w:val="single" w:sz="4" w:space="0" w:color="auto"/>
            </w:tcBorders>
            <w:shd w:val="clear" w:color="000000" w:fill="FFFFFF"/>
            <w:noWrap/>
            <w:vAlign w:val="bottom"/>
            <w:hideMark/>
          </w:tcPr>
          <w:p w14:paraId="05528C48" w14:textId="04821A8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c>
          <w:tcPr>
            <w:tcW w:w="1061" w:type="dxa"/>
            <w:tcBorders>
              <w:top w:val="nil"/>
              <w:left w:val="nil"/>
              <w:bottom w:val="single" w:sz="4" w:space="0" w:color="auto"/>
              <w:right w:val="single" w:sz="4" w:space="0" w:color="auto"/>
            </w:tcBorders>
            <w:shd w:val="clear" w:color="000000" w:fill="FFFFFF"/>
            <w:noWrap/>
            <w:vAlign w:val="bottom"/>
            <w:hideMark/>
          </w:tcPr>
          <w:p w14:paraId="4ADC5822" w14:textId="2BED6D5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301</w:t>
            </w:r>
          </w:p>
        </w:tc>
        <w:tc>
          <w:tcPr>
            <w:tcW w:w="1061" w:type="dxa"/>
            <w:tcBorders>
              <w:top w:val="nil"/>
              <w:left w:val="nil"/>
              <w:bottom w:val="single" w:sz="4" w:space="0" w:color="auto"/>
              <w:right w:val="single" w:sz="4" w:space="0" w:color="auto"/>
            </w:tcBorders>
            <w:shd w:val="clear" w:color="000000" w:fill="FFFFFF"/>
            <w:noWrap/>
            <w:vAlign w:val="bottom"/>
            <w:hideMark/>
          </w:tcPr>
          <w:p w14:paraId="022DF01D" w14:textId="0C36D0A6"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317</w:t>
            </w:r>
          </w:p>
        </w:tc>
        <w:tc>
          <w:tcPr>
            <w:tcW w:w="1063" w:type="dxa"/>
            <w:tcBorders>
              <w:top w:val="nil"/>
              <w:left w:val="nil"/>
              <w:bottom w:val="single" w:sz="4" w:space="0" w:color="auto"/>
              <w:right w:val="single" w:sz="4" w:space="0" w:color="auto"/>
            </w:tcBorders>
            <w:shd w:val="clear" w:color="000000" w:fill="FFFFFF"/>
            <w:noWrap/>
            <w:vAlign w:val="bottom"/>
            <w:hideMark/>
          </w:tcPr>
          <w:p w14:paraId="37614142" w14:textId="494DEC10"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333</w:t>
            </w:r>
          </w:p>
        </w:tc>
        <w:tc>
          <w:tcPr>
            <w:tcW w:w="1212" w:type="dxa"/>
            <w:tcBorders>
              <w:top w:val="nil"/>
              <w:left w:val="nil"/>
              <w:bottom w:val="single" w:sz="4" w:space="0" w:color="auto"/>
              <w:right w:val="single" w:sz="4" w:space="0" w:color="auto"/>
            </w:tcBorders>
            <w:shd w:val="clear" w:color="000000" w:fill="FFFFFF"/>
            <w:noWrap/>
            <w:vAlign w:val="bottom"/>
            <w:hideMark/>
          </w:tcPr>
          <w:p w14:paraId="291147B7" w14:textId="5BE72DAD"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349</w:t>
            </w:r>
          </w:p>
        </w:tc>
        <w:tc>
          <w:tcPr>
            <w:tcW w:w="1207" w:type="dxa"/>
            <w:tcBorders>
              <w:top w:val="nil"/>
              <w:left w:val="nil"/>
              <w:bottom w:val="single" w:sz="4" w:space="0" w:color="auto"/>
              <w:right w:val="single" w:sz="4" w:space="0" w:color="auto"/>
            </w:tcBorders>
            <w:shd w:val="clear" w:color="000000" w:fill="FFFFFF"/>
            <w:noWrap/>
            <w:vAlign w:val="bottom"/>
            <w:hideMark/>
          </w:tcPr>
          <w:p w14:paraId="16F8ED95" w14:textId="22CF43EE"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322</w:t>
            </w:r>
          </w:p>
        </w:tc>
        <w:tc>
          <w:tcPr>
            <w:tcW w:w="1207" w:type="dxa"/>
            <w:tcBorders>
              <w:top w:val="nil"/>
              <w:left w:val="nil"/>
              <w:bottom w:val="single" w:sz="4" w:space="0" w:color="auto"/>
              <w:right w:val="single" w:sz="4" w:space="0" w:color="auto"/>
            </w:tcBorders>
            <w:shd w:val="clear" w:color="000000" w:fill="FFFFFF"/>
            <w:noWrap/>
            <w:vAlign w:val="bottom"/>
            <w:hideMark/>
          </w:tcPr>
          <w:p w14:paraId="66BF2626" w14:textId="67680622" w:rsidR="00E03735" w:rsidRPr="00477C5A" w:rsidRDefault="00E03735" w:rsidP="00E03735">
            <w:pPr>
              <w:spacing w:after="0" w:line="240" w:lineRule="auto"/>
              <w:jc w:val="center"/>
              <w:rPr>
                <w:rFonts w:ascii="Arial" w:eastAsia="Times New Roman" w:hAnsi="Arial" w:cs="Arial"/>
                <w:b/>
                <w:bCs/>
                <w:color w:val="000000" w:themeColor="text1"/>
                <w:sz w:val="20"/>
                <w:szCs w:val="20"/>
                <w:lang w:val="en-US"/>
              </w:rPr>
            </w:pPr>
            <w:r w:rsidRPr="00477C5A">
              <w:rPr>
                <w:rFonts w:ascii="Arial" w:hAnsi="Arial" w:cs="Arial"/>
                <w:b/>
                <w:bCs/>
                <w:color w:val="000000"/>
                <w:sz w:val="20"/>
                <w:szCs w:val="20"/>
              </w:rPr>
              <w:t>283</w:t>
            </w:r>
          </w:p>
        </w:tc>
      </w:tr>
    </w:tbl>
    <w:p w14:paraId="1EE3A005" w14:textId="4F0E9DF2" w:rsidR="00F15E2C" w:rsidRDefault="00F15E2C" w:rsidP="00F15E2C">
      <w:pPr>
        <w:rPr>
          <w:rFonts w:ascii="Arial" w:eastAsia="Arial" w:hAnsi="Arial" w:cs="Arial"/>
          <w:color w:val="000000" w:themeColor="text1"/>
          <w:sz w:val="24"/>
          <w:szCs w:val="24"/>
        </w:rPr>
      </w:pPr>
      <w:r w:rsidRPr="002B5730">
        <w:rPr>
          <w:noProof/>
          <w:color w:val="000000" w:themeColor="text1"/>
        </w:rPr>
        <w:lastRenderedPageBreak/>
        <mc:AlternateContent>
          <mc:Choice Requires="wps">
            <w:drawing>
              <wp:anchor distT="0" distB="0" distL="114300" distR="114300" simplePos="0" relativeHeight="252475392" behindDoc="0" locked="0" layoutInCell="1" allowOverlap="1" wp14:anchorId="24A3AD5D" wp14:editId="015F4D9E">
                <wp:simplePos x="0" y="0"/>
                <wp:positionH relativeFrom="column">
                  <wp:posOffset>4197350</wp:posOffset>
                </wp:positionH>
                <wp:positionV relativeFrom="paragraph">
                  <wp:posOffset>160020</wp:posOffset>
                </wp:positionV>
                <wp:extent cx="2337955" cy="200055"/>
                <wp:effectExtent l="0" t="0" r="0" b="0"/>
                <wp:wrapNone/>
                <wp:docPr id="126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24A3AD5D" id="_x0000_s1074" type="#_x0000_t202" style="position:absolute;margin-left:330.5pt;margin-top:12.6pt;width:184.1pt;height:15.75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" filled="f" stroked="f">
                <v:textbox style="mso-fit-shape-to-text:t">
                  <w:txbxContent>
                    <w:p w14:paraId="4628BB8B" w14:textId="77777777" w:rsidR="00051677" w:rsidRPr="00687E98" w:rsidRDefault="00051677" w:rsidP="0005167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4ABE6BF7" w14:textId="77777777" w:rsidR="00F15E2C" w:rsidRDefault="00F15E2C" w:rsidP="00912B14">
      <w:pPr>
        <w:spacing w:line="360" w:lineRule="auto"/>
        <w:textAlignment w:val="baseline"/>
        <w:rPr>
          <w:rFonts w:ascii="Arial" w:hAnsi="Arial" w:cs="Arial"/>
          <w:b/>
          <w:bCs/>
          <w:sz w:val="24"/>
          <w:szCs w:val="24"/>
        </w:rPr>
      </w:pPr>
    </w:p>
    <w:p w14:paraId="0BBCD1A2" w14:textId="58B2499A"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3.2.1.6. Sales By Company</w:t>
      </w:r>
    </w:p>
    <w:p w14:paraId="295BE25A" w14:textId="740C26AF" w:rsidR="00C77616"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Asia Pacific Vinyl Ester Resin Sales, By Company, By Volume</w:t>
      </w:r>
      <w:r w:rsidR="007C5B32">
        <w:rPr>
          <w:rFonts w:ascii="Arial" w:hAnsi="Arial" w:cs="Arial"/>
          <w:b/>
          <w:bCs/>
          <w:sz w:val="24"/>
          <w:szCs w:val="24"/>
        </w:rPr>
        <w:t xml:space="preserve"> (000’ Tonnes)</w:t>
      </w:r>
      <w:r w:rsidRPr="0061645E">
        <w:rPr>
          <w:rFonts w:ascii="Arial" w:hAnsi="Arial" w:cs="Arial"/>
          <w:b/>
          <w:bCs/>
          <w:sz w:val="24"/>
          <w:szCs w:val="24"/>
        </w:rPr>
        <w:t>, 2020</w:t>
      </w:r>
    </w:p>
    <w:p w14:paraId="46057104" w14:textId="77777777" w:rsidR="00C77616" w:rsidRPr="0061645E" w:rsidRDefault="00C77616" w:rsidP="0068477D">
      <w:pPr>
        <w:rPr>
          <w:rFonts w:ascii="Arial" w:hAnsi="Arial" w:cs="Arial"/>
          <w:b/>
          <w:bCs/>
          <w:sz w:val="24"/>
          <w:szCs w:val="24"/>
        </w:rPr>
      </w:pPr>
    </w:p>
    <w:p w14:paraId="16B0012D" w14:textId="2BC948C8" w:rsidR="00C77616" w:rsidRDefault="00C77616" w:rsidP="0068477D">
      <w:pPr>
        <w:rPr>
          <w:rFonts w:ascii="Arial" w:eastAsia="Arial" w:hAnsi="Arial" w:cs="Arial"/>
          <w:color w:val="000000" w:themeColor="text1"/>
          <w:sz w:val="24"/>
          <w:szCs w:val="24"/>
        </w:rPr>
      </w:pPr>
      <w:r w:rsidRPr="002B5730">
        <w:rPr>
          <w:noProof/>
          <w:color w:val="000000" w:themeColor="text1"/>
        </w:rPr>
        <w:drawing>
          <wp:inline distT="0" distB="0" distL="0" distR="0" wp14:anchorId="06433C1C" wp14:editId="644AE49A">
            <wp:extent cx="6457950" cy="3676650"/>
            <wp:effectExtent l="0" t="0" r="0" b="0"/>
            <wp:docPr id="2071" name="Chart 2071">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779742" w14:textId="63F9F2DA" w:rsidR="00C77616" w:rsidRDefault="007B2784" w:rsidP="0068477D">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76736" behindDoc="0" locked="0" layoutInCell="1" allowOverlap="1" wp14:anchorId="20FA0D01" wp14:editId="719B2CC9">
                <wp:simplePos x="0" y="0"/>
                <wp:positionH relativeFrom="margin">
                  <wp:posOffset>3171190</wp:posOffset>
                </wp:positionH>
                <wp:positionV relativeFrom="paragraph">
                  <wp:posOffset>8890</wp:posOffset>
                </wp:positionV>
                <wp:extent cx="3236595" cy="504825"/>
                <wp:effectExtent l="0" t="0" r="0" b="0"/>
                <wp:wrapNone/>
                <wp:docPr id="2074" name="TextBox 4"/>
                <wp:cNvGraphicFramePr/>
                <a:graphic xmlns:a="http://schemas.openxmlformats.org/drawingml/2006/main">
                  <a:graphicData uri="http://schemas.microsoft.com/office/word/2010/wordprocessingShape">
                    <wps:wsp>
                      <wps:cNvSpPr txBox="1"/>
                      <wps:spPr>
                        <a:xfrm>
                          <a:off x="0" y="0"/>
                          <a:ext cx="3236595" cy="504825"/>
                        </a:xfrm>
                        <a:prstGeom prst="rect">
                          <a:avLst/>
                        </a:prstGeom>
                        <a:noFill/>
                      </wps:spPr>
                      <wps:txb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FA0D01" id="_x0000_s1075" type="#_x0000_t202" style="position:absolute;margin-left:249.7pt;margin-top:.7pt;width:254.85pt;height:39.75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" filled="f" stroked="f">
                <v:textbox>
                  <w:txbxContent>
                    <w:p w14:paraId="52872E8B" w14:textId="50112F39" w:rsidR="00C77616" w:rsidRPr="00CE35EB" w:rsidRDefault="00C77616" w:rsidP="00066D13">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DIC Corporation,</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Sino Polymer</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Innovative Resins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Orson Chemical</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s,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Reichhold</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India </w:t>
                      </w:r>
                      <w:proofErr w:type="spellStart"/>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066D13" w:rsidRPr="00066D13">
                        <w:rPr>
                          <w:rFonts w:ascii="Verdana" w:eastAsia="Verdana" w:hAnsi="Verdana" w:cs="Verdana"/>
                          <w:i/>
                          <w:iCs/>
                          <w:color w:val="7F7F7F"/>
                          <w:kern w:val="24"/>
                          <w:sz w:val="12"/>
                          <w:szCs w:val="12"/>
                          <w14:textFill>
                            <w14:solidFill>
                              <w14:srgbClr w14:val="7F7F7F">
                                <w14:lumMod w14:val="50000"/>
                              </w14:srgbClr>
                            </w14:solidFill>
                          </w14:textFill>
                        </w:rPr>
                        <w:t xml:space="preserve"> Ltd.</w:t>
                      </w:r>
                      <w:r w:rsidR="00066D13">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7115CD8"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4E30E35B" w14:textId="37CCCB60" w:rsidR="00C77616" w:rsidRDefault="00C77616" w:rsidP="0068477D">
      <w:pPr>
        <w:rPr>
          <w:rFonts w:ascii="Arial" w:eastAsia="Arial" w:hAnsi="Arial" w:cs="Arial"/>
          <w:color w:val="000000" w:themeColor="text1"/>
          <w:sz w:val="24"/>
          <w:szCs w:val="24"/>
        </w:rPr>
      </w:pPr>
    </w:p>
    <w:p w14:paraId="46A2F353" w14:textId="745D92A3" w:rsidR="007B2784" w:rsidRDefault="007B2784" w:rsidP="0068477D">
      <w:pPr>
        <w:rPr>
          <w:rFonts w:ascii="Arial" w:eastAsia="Arial" w:hAnsi="Arial" w:cs="Arial"/>
          <w:color w:val="000000" w:themeColor="text1"/>
          <w:sz w:val="24"/>
          <w:szCs w:val="24"/>
        </w:rPr>
      </w:pPr>
    </w:p>
    <w:p w14:paraId="44CF6F1A" w14:textId="64E603E5" w:rsidR="007B2784" w:rsidRDefault="007B2784" w:rsidP="0068477D">
      <w:pPr>
        <w:rPr>
          <w:rFonts w:ascii="Arial" w:eastAsia="Arial" w:hAnsi="Arial" w:cs="Arial"/>
          <w:color w:val="000000" w:themeColor="text1"/>
          <w:sz w:val="24"/>
          <w:szCs w:val="24"/>
        </w:rPr>
      </w:pPr>
    </w:p>
    <w:p w14:paraId="67306505" w14:textId="46A0622F" w:rsidR="007B2784" w:rsidRDefault="007B2784" w:rsidP="0068477D">
      <w:pPr>
        <w:rPr>
          <w:rFonts w:ascii="Arial" w:eastAsia="Arial" w:hAnsi="Arial" w:cs="Arial"/>
          <w:color w:val="000000" w:themeColor="text1"/>
          <w:sz w:val="24"/>
          <w:szCs w:val="24"/>
        </w:rPr>
      </w:pPr>
    </w:p>
    <w:p w14:paraId="11E37819" w14:textId="5E831472" w:rsidR="007B2784" w:rsidRDefault="007B2784" w:rsidP="0068477D">
      <w:pPr>
        <w:rPr>
          <w:rFonts w:ascii="Arial" w:eastAsia="Arial" w:hAnsi="Arial" w:cs="Arial"/>
          <w:color w:val="000000" w:themeColor="text1"/>
          <w:sz w:val="24"/>
          <w:szCs w:val="24"/>
        </w:rPr>
      </w:pPr>
    </w:p>
    <w:p w14:paraId="65B4508C" w14:textId="77777777" w:rsidR="007B2784" w:rsidRDefault="007B2784" w:rsidP="0068477D">
      <w:pPr>
        <w:rPr>
          <w:rFonts w:ascii="Arial" w:eastAsia="Arial" w:hAnsi="Arial" w:cs="Arial"/>
          <w:color w:val="000000" w:themeColor="text1"/>
          <w:sz w:val="24"/>
          <w:szCs w:val="24"/>
        </w:rPr>
      </w:pPr>
    </w:p>
    <w:p w14:paraId="52EE7AE1" w14:textId="7777777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proofErr w:type="spellStart"/>
      <w:r w:rsidRPr="00464C4B">
        <w:rPr>
          <w:sz w:val="23"/>
          <w:szCs w:val="23"/>
        </w:rPr>
        <w:t>Swancor</w:t>
      </w:r>
      <w:proofErr w:type="spellEnd"/>
      <w:r w:rsidRPr="00464C4B">
        <w:rPr>
          <w:sz w:val="23"/>
          <w:szCs w:val="23"/>
        </w:rPr>
        <w:t xml:space="preserve"> Holding and </w:t>
      </w:r>
      <w:proofErr w:type="spellStart"/>
      <w:r w:rsidRPr="00464C4B">
        <w:rPr>
          <w:sz w:val="23"/>
          <w:szCs w:val="23"/>
        </w:rPr>
        <w:t>Jinling</w:t>
      </w:r>
      <w:proofErr w:type="spellEnd"/>
      <w:r w:rsidRPr="00464C4B">
        <w:rPr>
          <w:sz w:val="23"/>
          <w:szCs w:val="23"/>
        </w:rPr>
        <w:t xml:space="preserve"> AOC are the major manufacturers in the APAC region with the combined market share of close to one-third in terms of sales. </w:t>
      </w:r>
    </w:p>
    <w:p w14:paraId="21ECF137" w14:textId="77777777" w:rsidR="00870FD9" w:rsidRPr="00951F7D"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AOC, globally, has been a key producer of specialty resins and collaboration with China based </w:t>
      </w:r>
      <w:proofErr w:type="spellStart"/>
      <w:r w:rsidRPr="00464C4B">
        <w:rPr>
          <w:sz w:val="23"/>
          <w:szCs w:val="23"/>
        </w:rPr>
        <w:t>Jinling</w:t>
      </w:r>
      <w:proofErr w:type="spellEnd"/>
      <w:r w:rsidRPr="00464C4B">
        <w:rPr>
          <w:sz w:val="23"/>
          <w:szCs w:val="23"/>
        </w:rPr>
        <w:t xml:space="preserve"> has enhanced the VER market prospects in the region.</w:t>
      </w:r>
    </w:p>
    <w:p w14:paraId="19EE9EE7" w14:textId="7777777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Pr>
          <w:sz w:val="23"/>
          <w:szCs w:val="23"/>
        </w:rPr>
        <w:lastRenderedPageBreak/>
        <w:t>With construction sector and electrical &amp; electronics sector are likely to lead demand growth in the region, market participants are expected to consolidate on the market prospects.</w:t>
      </w:r>
    </w:p>
    <w:p w14:paraId="7252C82D" w14:textId="1C5B3F57" w:rsidR="00870FD9" w:rsidRPr="00464C4B"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Taiwan headquartered </w:t>
      </w:r>
      <w:proofErr w:type="spellStart"/>
      <w:r w:rsidRPr="00464C4B">
        <w:rPr>
          <w:sz w:val="23"/>
          <w:szCs w:val="23"/>
        </w:rPr>
        <w:t>Swancor</w:t>
      </w:r>
      <w:proofErr w:type="spellEnd"/>
      <w:r w:rsidRPr="00464C4B">
        <w:rPr>
          <w:sz w:val="23"/>
          <w:szCs w:val="23"/>
        </w:rPr>
        <w:t xml:space="preserve"> Holding has observed improved performance in the last two quarters after a lackluster 2020.</w:t>
      </w:r>
    </w:p>
    <w:p w14:paraId="57D06283" w14:textId="7B8196F0" w:rsidR="002B5C26" w:rsidRPr="003A525D" w:rsidRDefault="00870FD9" w:rsidP="00F14E20">
      <w:pPr>
        <w:pStyle w:val="ListParagraph"/>
        <w:widowControl/>
        <w:numPr>
          <w:ilvl w:val="0"/>
          <w:numId w:val="26"/>
        </w:numPr>
        <w:autoSpaceDE/>
        <w:autoSpaceDN/>
        <w:spacing w:after="160" w:line="360" w:lineRule="auto"/>
        <w:contextualSpacing/>
        <w:textAlignment w:val="baseline"/>
        <w:rPr>
          <w:sz w:val="24"/>
          <w:szCs w:val="24"/>
        </w:rPr>
      </w:pPr>
      <w:r w:rsidRPr="00464C4B">
        <w:rPr>
          <w:sz w:val="23"/>
          <w:szCs w:val="23"/>
        </w:rPr>
        <w:t xml:space="preserve"> INEOS Composites, a US based company, also cater to the market demand in Asia Pacific countries with several manufacturing units in China. </w:t>
      </w:r>
    </w:p>
    <w:p w14:paraId="358866A1" w14:textId="4C506665" w:rsidR="003A525D" w:rsidRDefault="003A525D" w:rsidP="003A525D">
      <w:pPr>
        <w:spacing w:line="360" w:lineRule="auto"/>
        <w:contextualSpacing/>
        <w:textAlignment w:val="baseline"/>
        <w:rPr>
          <w:sz w:val="24"/>
          <w:szCs w:val="24"/>
        </w:rPr>
      </w:pPr>
    </w:p>
    <w:p w14:paraId="024519AD" w14:textId="77777777" w:rsidR="00143C36" w:rsidRPr="003A525D" w:rsidRDefault="00143C36" w:rsidP="00143C36">
      <w:pPr>
        <w:tabs>
          <w:tab w:val="left" w:pos="1530"/>
        </w:tabs>
        <w:spacing w:line="360" w:lineRule="auto"/>
        <w:jc w:val="both"/>
        <w:rPr>
          <w:rFonts w:ascii="Arial" w:eastAsia="Arial" w:hAnsi="Arial" w:cs="Arial"/>
          <w:b/>
          <w:color w:val="000000" w:themeColor="text1"/>
          <w:sz w:val="24"/>
          <w:szCs w:val="24"/>
        </w:rPr>
      </w:pPr>
      <w:r w:rsidRPr="003A525D">
        <w:rPr>
          <w:rFonts w:ascii="Arial" w:eastAsia="Arial" w:hAnsi="Arial" w:cs="Arial"/>
          <w:b/>
          <w:color w:val="000000" w:themeColor="text1"/>
          <w:sz w:val="24"/>
          <w:szCs w:val="24"/>
        </w:rPr>
        <w:t>Asia Pacific Market Insights</w:t>
      </w:r>
    </w:p>
    <w:p w14:paraId="2FF6BFE4" w14:textId="63AD4969"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VER is classified as highly versatile resin, and its market is growing tremendously due to healthy demand growth across several downstream sectors. The demand for VER grew at a CAGR of 2.61% between 2015-2020 and is expected to register a CAGR of 7.82% by volume between 2021-2030. As per our estimates, VER industry operating rate in Asia stands around 77.21% in the current year. Strong projections of GDP growth in several Asian countries will propel the market growth in the coming years, with India leading among several Asian countries.</w:t>
      </w:r>
    </w:p>
    <w:p w14:paraId="282C5098" w14:textId="77777777" w:rsidR="00143C36" w:rsidRPr="003A525D"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application, the APAC VER market has been segmented into pipes and tanks, marine composites, </w:t>
      </w:r>
      <w:proofErr w:type="gramStart"/>
      <w:r w:rsidRPr="003A525D">
        <w:rPr>
          <w:rFonts w:ascii="Arial" w:eastAsia="Arial" w:hAnsi="Arial" w:cs="Arial"/>
          <w:bCs/>
          <w:color w:val="000000" w:themeColor="text1"/>
          <w:sz w:val="24"/>
          <w:szCs w:val="24"/>
        </w:rPr>
        <w:t>renewables</w:t>
      </w:r>
      <w:proofErr w:type="gramEnd"/>
      <w:r w:rsidRPr="003A525D">
        <w:rPr>
          <w:rFonts w:ascii="Arial" w:eastAsia="Arial" w:hAnsi="Arial" w:cs="Arial"/>
          <w:bCs/>
          <w:color w:val="000000" w:themeColor="text1"/>
          <w:sz w:val="24"/>
          <w:szCs w:val="24"/>
        </w:rPr>
        <w:t xml:space="preserve"> and others, with pipes &amp; tanks holding more than 59% share in the overall demand, followed by marine composites. This is largely attributed to rising demand for portable water and expansion of piped water from the agricultural sector. </w:t>
      </w:r>
    </w:p>
    <w:p w14:paraId="471C9BA1" w14:textId="77777777" w:rsidR="00143C36" w:rsidRDefault="00143C36" w:rsidP="00143C36">
      <w:pPr>
        <w:tabs>
          <w:tab w:val="left" w:pos="1530"/>
        </w:tabs>
        <w:spacing w:line="360" w:lineRule="auto"/>
        <w:jc w:val="both"/>
        <w:rPr>
          <w:rFonts w:ascii="Arial" w:eastAsia="Arial" w:hAnsi="Arial" w:cs="Arial"/>
          <w:bCs/>
          <w:color w:val="000000" w:themeColor="text1"/>
          <w:sz w:val="24"/>
          <w:szCs w:val="24"/>
        </w:rPr>
      </w:pPr>
      <w:r w:rsidRPr="003A525D">
        <w:rPr>
          <w:rFonts w:ascii="Arial" w:eastAsia="Arial" w:hAnsi="Arial" w:cs="Arial"/>
          <w:bCs/>
          <w:color w:val="000000" w:themeColor="text1"/>
          <w:sz w:val="24"/>
          <w:szCs w:val="24"/>
        </w:rPr>
        <w:t xml:space="preserve">Based on Type, Bisphenol A, F, S based VER dominates the Asian market, holding more than 50% share followed by </w:t>
      </w:r>
      <w:proofErr w:type="spellStart"/>
      <w:r w:rsidRPr="003A525D">
        <w:rPr>
          <w:rFonts w:ascii="Arial" w:eastAsia="Arial" w:hAnsi="Arial" w:cs="Arial"/>
          <w:bCs/>
          <w:color w:val="000000" w:themeColor="text1"/>
          <w:sz w:val="24"/>
          <w:szCs w:val="24"/>
        </w:rPr>
        <w:t>Novolac</w:t>
      </w:r>
      <w:proofErr w:type="spellEnd"/>
      <w:r w:rsidRPr="003A525D">
        <w:rPr>
          <w:rFonts w:ascii="Arial" w:eastAsia="Arial" w:hAnsi="Arial" w:cs="Arial"/>
          <w:bCs/>
          <w:color w:val="000000" w:themeColor="text1"/>
          <w:sz w:val="24"/>
          <w:szCs w:val="24"/>
        </w:rPr>
        <w:t xml:space="preserve"> VER. Strong demand share of BPA-based VER is attributed to their versatile chemical applications and their high corrosion resistance. </w:t>
      </w:r>
      <w:r w:rsidRPr="002B5730">
        <w:rPr>
          <w:rFonts w:ascii="Arial" w:eastAsia="Arial" w:hAnsi="Arial" w:cs="Arial"/>
          <w:bCs/>
          <w:color w:val="000000" w:themeColor="text1"/>
          <w:sz w:val="24"/>
          <w:szCs w:val="24"/>
        </w:rPr>
        <w:t xml:space="preserve"> </w:t>
      </w:r>
    </w:p>
    <w:p w14:paraId="43751911" w14:textId="7E4F7BFC" w:rsidR="003A525D" w:rsidRDefault="003A525D" w:rsidP="003A525D">
      <w:pPr>
        <w:spacing w:line="360" w:lineRule="auto"/>
        <w:contextualSpacing/>
        <w:textAlignment w:val="baseline"/>
        <w:rPr>
          <w:sz w:val="24"/>
          <w:szCs w:val="24"/>
        </w:rPr>
      </w:pPr>
    </w:p>
    <w:p w14:paraId="4A547872" w14:textId="259D77AC" w:rsidR="003A525D" w:rsidRDefault="003A525D" w:rsidP="003A525D">
      <w:pPr>
        <w:spacing w:line="360" w:lineRule="auto"/>
        <w:contextualSpacing/>
        <w:textAlignment w:val="baseline"/>
        <w:rPr>
          <w:sz w:val="24"/>
          <w:szCs w:val="24"/>
        </w:rPr>
      </w:pPr>
    </w:p>
    <w:p w14:paraId="4FF3EB8C" w14:textId="5BA0314D" w:rsidR="003A525D" w:rsidRDefault="003A525D" w:rsidP="003A525D">
      <w:pPr>
        <w:spacing w:line="360" w:lineRule="auto"/>
        <w:contextualSpacing/>
        <w:textAlignment w:val="baseline"/>
        <w:rPr>
          <w:sz w:val="24"/>
          <w:szCs w:val="24"/>
        </w:rPr>
      </w:pPr>
    </w:p>
    <w:p w14:paraId="2B902FD7" w14:textId="55880EEA" w:rsidR="003A525D" w:rsidRDefault="003A525D" w:rsidP="003A525D">
      <w:pPr>
        <w:spacing w:line="360" w:lineRule="auto"/>
        <w:contextualSpacing/>
        <w:textAlignment w:val="baseline"/>
        <w:rPr>
          <w:sz w:val="24"/>
          <w:szCs w:val="24"/>
        </w:rPr>
      </w:pPr>
    </w:p>
    <w:p w14:paraId="2CCE4ECB" w14:textId="77777777" w:rsidR="003A525D" w:rsidRDefault="003A525D" w:rsidP="0068477D">
      <w:pPr>
        <w:rPr>
          <w:noProof/>
          <w:color w:val="000000" w:themeColor="text1"/>
        </w:rPr>
      </w:pPr>
    </w:p>
    <w:p w14:paraId="5D300A84" w14:textId="591B5F66" w:rsidR="00F15E2C" w:rsidRDefault="00F15E2C" w:rsidP="0068477D">
      <w:pPr>
        <w:rPr>
          <w:noProof/>
          <w:color w:val="000000" w:themeColor="text1"/>
        </w:rPr>
      </w:pPr>
      <w:r w:rsidRPr="002B5730">
        <w:rPr>
          <w:noProof/>
          <w:color w:val="000000" w:themeColor="text1"/>
        </w:rPr>
        <w:drawing>
          <wp:anchor distT="0" distB="0" distL="114300" distR="114300" simplePos="0" relativeHeight="252134400" behindDoc="1" locked="0" layoutInCell="1" allowOverlap="1" wp14:anchorId="18418C80" wp14:editId="70AB696E">
            <wp:simplePos x="0" y="0"/>
            <wp:positionH relativeFrom="page">
              <wp:posOffset>-4445</wp:posOffset>
            </wp:positionH>
            <wp:positionV relativeFrom="paragraph">
              <wp:posOffset>-1086485</wp:posOffset>
            </wp:positionV>
            <wp:extent cx="7550150" cy="1085913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0150" cy="10859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7771" w14:textId="44B5CC00" w:rsidR="002B5C26" w:rsidRDefault="00870FD9" w:rsidP="0068477D">
      <w:pPr>
        <w:rPr>
          <w:noProof/>
          <w:color w:val="000000" w:themeColor="text1"/>
        </w:rPr>
      </w:pPr>
      <w:r w:rsidRPr="002B5730">
        <w:rPr>
          <w:noProof/>
          <w:color w:val="000000" w:themeColor="text1"/>
        </w:rPr>
        <mc:AlternateContent>
          <mc:Choice Requires="wps">
            <w:drawing>
              <wp:anchor distT="0" distB="0" distL="114300" distR="114300" simplePos="0" relativeHeight="252136448" behindDoc="0" locked="0" layoutInCell="1" allowOverlap="1" wp14:anchorId="58B92077" wp14:editId="36753E9F">
                <wp:simplePos x="0" y="0"/>
                <wp:positionH relativeFrom="page">
                  <wp:posOffset>1659919</wp:posOffset>
                </wp:positionH>
                <wp:positionV relativeFrom="paragraph">
                  <wp:posOffset>275664</wp:posOffset>
                </wp:positionV>
                <wp:extent cx="426720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076" type="#_x0000_t202" style="position:absolute;margin-left:130.7pt;margin-top:21.7pt;width:336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A0A4446"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14B39855" w14:textId="44B1993B" w:rsidR="002B5C26" w:rsidRDefault="002B5C26" w:rsidP="0068477D">
      <w:pPr>
        <w:rPr>
          <w:noProof/>
          <w:color w:val="000000" w:themeColor="text1"/>
        </w:rPr>
      </w:pPr>
    </w:p>
    <w:p w14:paraId="1AFBC2BA" w14:textId="22A96F31" w:rsidR="002B5C26" w:rsidRDefault="002B5C26" w:rsidP="0068477D">
      <w:pPr>
        <w:rPr>
          <w:noProof/>
          <w:color w:val="000000" w:themeColor="text1"/>
        </w:rPr>
      </w:pPr>
    </w:p>
    <w:p w14:paraId="3DADB384" w14:textId="05A36A26" w:rsidR="00C77616" w:rsidRDefault="00C77616" w:rsidP="0068477D">
      <w:pPr>
        <w:rPr>
          <w:rFonts w:ascii="Arial" w:eastAsia="Arial" w:hAnsi="Arial" w:cs="Arial"/>
          <w:color w:val="000000" w:themeColor="text1"/>
          <w:sz w:val="24"/>
          <w:szCs w:val="24"/>
        </w:rPr>
      </w:pPr>
    </w:p>
    <w:p w14:paraId="31F1F98B" w14:textId="5A3E6785" w:rsidR="00C77616" w:rsidRDefault="00C77616" w:rsidP="0068477D">
      <w:pPr>
        <w:rPr>
          <w:rFonts w:ascii="Arial" w:eastAsia="Arial" w:hAnsi="Arial" w:cs="Arial"/>
          <w:color w:val="000000" w:themeColor="text1"/>
          <w:sz w:val="24"/>
          <w:szCs w:val="24"/>
        </w:rPr>
      </w:pPr>
    </w:p>
    <w:p w14:paraId="0499C2B8" w14:textId="5AEFCFB4" w:rsidR="00C77616" w:rsidRDefault="00C77616" w:rsidP="0068477D">
      <w:pPr>
        <w:rPr>
          <w:rFonts w:ascii="Arial" w:eastAsia="Arial" w:hAnsi="Arial" w:cs="Arial"/>
          <w:color w:val="000000" w:themeColor="text1"/>
          <w:sz w:val="24"/>
          <w:szCs w:val="24"/>
        </w:rPr>
      </w:pPr>
    </w:p>
    <w:p w14:paraId="0232ACA7" w14:textId="6936DC62" w:rsidR="009D1168" w:rsidRDefault="009D1168" w:rsidP="0068477D">
      <w:pPr>
        <w:rPr>
          <w:rFonts w:ascii="Arial" w:eastAsia="Arial" w:hAnsi="Arial" w:cs="Arial"/>
          <w:color w:val="000000" w:themeColor="text1"/>
          <w:sz w:val="24"/>
          <w:szCs w:val="24"/>
        </w:rPr>
      </w:pPr>
    </w:p>
    <w:p w14:paraId="09BA7F41" w14:textId="15E21D43" w:rsidR="00E45E28" w:rsidRPr="002B5730" w:rsidRDefault="00E45E28">
      <w:pPr>
        <w:rPr>
          <w:color w:val="000000" w:themeColor="text1"/>
        </w:rPr>
      </w:pPr>
    </w:p>
    <w:p w14:paraId="5B398782" w14:textId="7C09461C" w:rsidR="00E45E28" w:rsidRPr="002B5730" w:rsidRDefault="00E45E28">
      <w:pPr>
        <w:rPr>
          <w:color w:val="000000" w:themeColor="text1"/>
        </w:rPr>
      </w:pPr>
    </w:p>
    <w:p w14:paraId="3C69F33A" w14:textId="6E866B16" w:rsidR="00473C99" w:rsidRDefault="00473C99">
      <w:pPr>
        <w:rPr>
          <w:color w:val="000000" w:themeColor="text1"/>
        </w:rPr>
      </w:pPr>
    </w:p>
    <w:p w14:paraId="7FD00310" w14:textId="10B3BA3C" w:rsidR="00912B14" w:rsidRDefault="00912B14">
      <w:pPr>
        <w:rPr>
          <w:color w:val="000000" w:themeColor="text1"/>
        </w:rPr>
      </w:pPr>
    </w:p>
    <w:p w14:paraId="2CD76DEA" w14:textId="2C6975FD" w:rsidR="00912B14" w:rsidRDefault="00912B14">
      <w:pPr>
        <w:rPr>
          <w:color w:val="000000" w:themeColor="text1"/>
        </w:rPr>
      </w:pPr>
    </w:p>
    <w:p w14:paraId="543D1532" w14:textId="5DE2C7EC" w:rsidR="00912B14" w:rsidRDefault="00912B14">
      <w:pPr>
        <w:rPr>
          <w:color w:val="000000" w:themeColor="text1"/>
        </w:rPr>
      </w:pPr>
    </w:p>
    <w:p w14:paraId="65F730E5" w14:textId="273A2D9F" w:rsidR="00912B14" w:rsidRDefault="00870FD9">
      <w:pPr>
        <w:rPr>
          <w:color w:val="000000" w:themeColor="text1"/>
        </w:rPr>
      </w:pPr>
      <w:r w:rsidRPr="002B5730">
        <w:rPr>
          <w:noProof/>
          <w:color w:val="000000" w:themeColor="text1"/>
        </w:rPr>
        <w:drawing>
          <wp:anchor distT="0" distB="0" distL="114300" distR="114300" simplePos="0" relativeHeight="252139520" behindDoc="0" locked="0" layoutInCell="1" allowOverlap="1" wp14:anchorId="5B37B19D" wp14:editId="44FF2CC7">
            <wp:simplePos x="0" y="0"/>
            <wp:positionH relativeFrom="page">
              <wp:posOffset>2413428</wp:posOffset>
            </wp:positionH>
            <wp:positionV relativeFrom="paragraph">
              <wp:posOffset>232336</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6CF0A1D" w14:textId="5008A193" w:rsidR="00912B14" w:rsidRDefault="00912B14">
      <w:pPr>
        <w:rPr>
          <w:color w:val="000000" w:themeColor="text1"/>
        </w:rPr>
      </w:pPr>
    </w:p>
    <w:p w14:paraId="5BC2C511" w14:textId="759F193D" w:rsidR="00912B14" w:rsidRDefault="00912B14">
      <w:pPr>
        <w:rPr>
          <w:color w:val="000000" w:themeColor="text1"/>
        </w:rPr>
      </w:pPr>
    </w:p>
    <w:p w14:paraId="6D214B1E" w14:textId="4A7D38C8" w:rsidR="00912B14" w:rsidRDefault="00912B14">
      <w:pPr>
        <w:rPr>
          <w:color w:val="000000" w:themeColor="text1"/>
        </w:rPr>
      </w:pPr>
    </w:p>
    <w:p w14:paraId="0B7A54BF" w14:textId="69A961B7" w:rsidR="00912B14" w:rsidRPr="002B5730" w:rsidRDefault="00912B14">
      <w:pPr>
        <w:rPr>
          <w:color w:val="000000" w:themeColor="text1"/>
        </w:rPr>
      </w:pPr>
    </w:p>
    <w:p w14:paraId="0E53F150" w14:textId="13DBB9F3" w:rsidR="00A63DF1" w:rsidRPr="002B5730" w:rsidRDefault="00A63DF1" w:rsidP="00A63DF1">
      <w:pPr>
        <w:rPr>
          <w:color w:val="000000" w:themeColor="text1"/>
        </w:rPr>
      </w:pPr>
    </w:p>
    <w:p w14:paraId="455D47E1" w14:textId="079C7E54" w:rsidR="00A63DF1" w:rsidRPr="002B5730" w:rsidRDefault="00A63DF1" w:rsidP="00A63DF1">
      <w:pPr>
        <w:rPr>
          <w:color w:val="000000" w:themeColor="text1"/>
        </w:rPr>
      </w:pPr>
    </w:p>
    <w:p w14:paraId="269B56F6" w14:textId="60B2CD5F" w:rsidR="00A63DF1" w:rsidRPr="002B5730" w:rsidRDefault="00A63DF1" w:rsidP="00A63DF1">
      <w:pPr>
        <w:rPr>
          <w:color w:val="000000" w:themeColor="text1"/>
        </w:rPr>
      </w:pPr>
    </w:p>
    <w:p w14:paraId="3063D523" w14:textId="5B954C76" w:rsidR="00A63DF1" w:rsidRPr="002B5730" w:rsidRDefault="00A63DF1" w:rsidP="00A63DF1">
      <w:pPr>
        <w:rPr>
          <w:color w:val="000000" w:themeColor="text1"/>
        </w:rPr>
      </w:pPr>
    </w:p>
    <w:p w14:paraId="00F47B48" w14:textId="59E7A88E" w:rsidR="00A63DF1" w:rsidRPr="002B5730" w:rsidRDefault="00A63DF1" w:rsidP="00A63DF1">
      <w:pPr>
        <w:rPr>
          <w:color w:val="000000" w:themeColor="text1"/>
        </w:rPr>
      </w:pPr>
    </w:p>
    <w:p w14:paraId="3E2A2B49" w14:textId="7FF9BC6C" w:rsidR="00A63DF1" w:rsidRPr="002B5730" w:rsidRDefault="00A63DF1" w:rsidP="00A63DF1">
      <w:pPr>
        <w:rPr>
          <w:color w:val="000000" w:themeColor="text1"/>
        </w:rPr>
      </w:pPr>
    </w:p>
    <w:p w14:paraId="72CB56DA" w14:textId="50B46DF3" w:rsidR="00A63DF1" w:rsidRPr="002B5730" w:rsidRDefault="00A63DF1" w:rsidP="00A63DF1">
      <w:pPr>
        <w:rPr>
          <w:color w:val="000000" w:themeColor="text1"/>
        </w:rPr>
      </w:pPr>
    </w:p>
    <w:p w14:paraId="7DCFCB7F" w14:textId="6DC4A6EE" w:rsidR="00A63DF1" w:rsidRPr="002B5730" w:rsidRDefault="00A63DF1" w:rsidP="00A63DF1">
      <w:pPr>
        <w:rPr>
          <w:color w:val="000000" w:themeColor="text1"/>
        </w:rPr>
      </w:pPr>
    </w:p>
    <w:p w14:paraId="27BED354" w14:textId="2DA1A14F" w:rsidR="00A63DF1" w:rsidRPr="002B5730" w:rsidRDefault="00676DE5" w:rsidP="00676DE5">
      <w:pPr>
        <w:tabs>
          <w:tab w:val="left" w:pos="9060"/>
        </w:tabs>
        <w:rPr>
          <w:color w:val="000000" w:themeColor="text1"/>
        </w:rPr>
      </w:pPr>
      <w:r>
        <w:rPr>
          <w:color w:val="000000" w:themeColor="text1"/>
        </w:rPr>
        <w:tab/>
      </w:r>
    </w:p>
    <w:p w14:paraId="5C75BC2A" w14:textId="77777777" w:rsidR="007D14B0" w:rsidRDefault="007D14B0" w:rsidP="0061645E">
      <w:pPr>
        <w:spacing w:line="360" w:lineRule="auto"/>
        <w:textAlignment w:val="baseline"/>
        <w:rPr>
          <w:rFonts w:ascii="Arial" w:hAnsi="Arial" w:cs="Arial"/>
          <w:b/>
          <w:bCs/>
          <w:sz w:val="24"/>
          <w:szCs w:val="24"/>
        </w:rPr>
      </w:pPr>
    </w:p>
    <w:p w14:paraId="110D3A44" w14:textId="77777777" w:rsidR="007D14B0" w:rsidRDefault="007D14B0" w:rsidP="0061645E">
      <w:pPr>
        <w:spacing w:line="360" w:lineRule="auto"/>
        <w:textAlignment w:val="baseline"/>
        <w:rPr>
          <w:rFonts w:ascii="Arial" w:hAnsi="Arial" w:cs="Arial"/>
          <w:b/>
          <w:bCs/>
          <w:sz w:val="24"/>
          <w:szCs w:val="24"/>
        </w:rPr>
      </w:pPr>
    </w:p>
    <w:p w14:paraId="5D18D689" w14:textId="77777777" w:rsidR="00143C36" w:rsidRDefault="00143C36" w:rsidP="0061645E">
      <w:pPr>
        <w:spacing w:line="360" w:lineRule="auto"/>
        <w:textAlignment w:val="baseline"/>
        <w:rPr>
          <w:rFonts w:ascii="Arial" w:hAnsi="Arial" w:cs="Arial"/>
          <w:b/>
          <w:bCs/>
          <w:sz w:val="24"/>
          <w:szCs w:val="24"/>
        </w:rPr>
      </w:pPr>
    </w:p>
    <w:p w14:paraId="6ACB1258" w14:textId="09E624A7" w:rsidR="00E913AE" w:rsidRPr="0061645E" w:rsidRDefault="00E913AE" w:rsidP="0061645E">
      <w:pPr>
        <w:spacing w:line="360" w:lineRule="auto"/>
        <w:textAlignment w:val="baseline"/>
        <w:rPr>
          <w:rFonts w:ascii="Arial" w:hAnsi="Arial" w:cs="Arial"/>
          <w:b/>
          <w:bCs/>
          <w:sz w:val="24"/>
          <w:szCs w:val="24"/>
        </w:rPr>
      </w:pPr>
      <w:r>
        <w:rPr>
          <w:rFonts w:ascii="Arial" w:hAnsi="Arial" w:cs="Arial"/>
          <w:b/>
          <w:bCs/>
          <w:sz w:val="24"/>
          <w:szCs w:val="24"/>
        </w:rPr>
        <w:t>Europe</w:t>
      </w:r>
      <w:r w:rsidRPr="0022076A">
        <w:rPr>
          <w:rFonts w:ascii="Arial" w:hAnsi="Arial" w:cs="Arial"/>
          <w:b/>
          <w:bCs/>
          <w:sz w:val="24"/>
          <w:szCs w:val="24"/>
        </w:rPr>
        <w:t xml:space="preserve"> </w:t>
      </w:r>
      <w:r w:rsidR="00912B14">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8D1421">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 2015 - 2030F (</w:t>
      </w:r>
      <w:r w:rsidR="007C5B32">
        <w:rPr>
          <w:rFonts w:ascii="Arial" w:hAnsi="Arial" w:cs="Arial"/>
          <w:b/>
          <w:bCs/>
          <w:sz w:val="24"/>
          <w:szCs w:val="24"/>
        </w:rPr>
        <w:t>000’</w:t>
      </w:r>
      <w:r>
        <w:rPr>
          <w:rFonts w:ascii="Arial" w:hAnsi="Arial" w:cs="Arial"/>
          <w:b/>
          <w:bCs/>
          <w:sz w:val="24"/>
          <w:szCs w:val="24"/>
        </w:rPr>
        <w:t xml:space="preserve"> Tonnes) </w:t>
      </w:r>
      <w:r w:rsidRPr="0061645E">
        <w:rPr>
          <w:rFonts w:ascii="Arial" w:hAnsi="Arial" w:cs="Arial"/>
          <w:b/>
          <w:bCs/>
          <w:noProof/>
          <w:sz w:val="24"/>
          <w:szCs w:val="24"/>
        </w:rPr>
        <mc:AlternateContent>
          <mc:Choice Requires="wps">
            <w:drawing>
              <wp:anchor distT="0" distB="0" distL="114300" distR="114300" simplePos="0" relativeHeight="252443648" behindDoc="0" locked="0" layoutInCell="1" allowOverlap="1" wp14:anchorId="4048BB70" wp14:editId="414B84B7">
                <wp:simplePos x="0" y="0"/>
                <wp:positionH relativeFrom="column">
                  <wp:posOffset>5187315</wp:posOffset>
                </wp:positionH>
                <wp:positionV relativeFrom="paragraph">
                  <wp:posOffset>2807335</wp:posOffset>
                </wp:positionV>
                <wp:extent cx="1280160" cy="292735"/>
                <wp:effectExtent l="0" t="0" r="0" b="0"/>
                <wp:wrapNone/>
                <wp:docPr id="16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4048BB70" id="_x0000_s1077" type="#_x0000_t202" style="position:absolute;margin-left:408.45pt;margin-top:221.05pt;width:100.8pt;height:23.05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vfR6y6MBAAAwAwAADgAAAAAAAAAAAAAAAAAuAgAAZHJzL2Uyb0RvYy54bWxQSwECLQAUAAYA&#10;CAAAACEA1lMJm+AAAAAMAQAADwAAAAAAAAAAAAAAAAD9AwAAZHJzL2Rvd25yZXYueG1sUEsFBgAA&#10;AAAEAAQA8wAAAAoFAAAAAA==&#10;" filled="f" stroked="f">
                <v:textbox style="mso-fit-shape-to-text:t">
                  <w:txbxContent>
                    <w:p w14:paraId="3B3EB885" w14:textId="77777777" w:rsidR="00E913AE" w:rsidRPr="005858C1" w:rsidRDefault="00E913AE" w:rsidP="00E913A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74276639" w14:textId="2F287E5F" w:rsidR="00E913AE" w:rsidRDefault="00E913AE" w:rsidP="00E913AE">
      <w:pPr>
        <w:rPr>
          <w:rFonts w:ascii="Arial" w:hAnsi="Arial" w:cs="Arial"/>
          <w:sz w:val="24"/>
          <w:szCs w:val="24"/>
        </w:rPr>
      </w:pPr>
      <w:r w:rsidRPr="002B5730">
        <w:rPr>
          <w:noProof/>
          <w:color w:val="000000" w:themeColor="text1"/>
        </w:rPr>
        <w:lastRenderedPageBreak/>
        <w:drawing>
          <wp:inline distT="0" distB="0" distL="0" distR="0" wp14:anchorId="3F84CB7E" wp14:editId="236C8E52">
            <wp:extent cx="6457950" cy="2353102"/>
            <wp:effectExtent l="0" t="0" r="0" b="0"/>
            <wp:docPr id="193" name="Chart 193">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pPr w:leftFromText="180" w:rightFromText="180" w:vertAnchor="text" w:horzAnchor="margin" w:tblpY="197"/>
        <w:tblW w:w="10098" w:type="dxa"/>
        <w:tblLook w:val="04A0" w:firstRow="1" w:lastRow="0" w:firstColumn="1" w:lastColumn="0" w:noHBand="0" w:noVBand="1"/>
      </w:tblPr>
      <w:tblGrid>
        <w:gridCol w:w="5151"/>
        <w:gridCol w:w="1566"/>
        <w:gridCol w:w="1566"/>
        <w:gridCol w:w="1815"/>
      </w:tblGrid>
      <w:tr w:rsidR="00881A72" w:rsidRPr="008D1421" w14:paraId="2B840251" w14:textId="77777777" w:rsidTr="00881A72">
        <w:trPr>
          <w:trHeight w:val="337"/>
        </w:trPr>
        <w:tc>
          <w:tcPr>
            <w:tcW w:w="515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B8BA14C" w14:textId="06E67901" w:rsidR="00E913AE" w:rsidRPr="007B2784" w:rsidRDefault="00E913AE"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Company</w:t>
            </w:r>
            <w:r w:rsidR="007C5B32" w:rsidRPr="007B2784">
              <w:rPr>
                <w:rFonts w:ascii="Arial" w:eastAsia="Times New Roman" w:hAnsi="Arial" w:cs="Arial"/>
                <w:color w:val="FFFFFF" w:themeColor="background1"/>
                <w:lang w:val="en-US"/>
              </w:rPr>
              <w:t xml:space="preserve"> </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06B7A6AC"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2015</w:t>
            </w:r>
          </w:p>
        </w:tc>
        <w:tc>
          <w:tcPr>
            <w:tcW w:w="1566" w:type="dxa"/>
            <w:tcBorders>
              <w:top w:val="single" w:sz="4" w:space="0" w:color="auto"/>
              <w:left w:val="nil"/>
              <w:bottom w:val="single" w:sz="4" w:space="0" w:color="auto"/>
              <w:right w:val="single" w:sz="4" w:space="0" w:color="auto"/>
            </w:tcBorders>
            <w:shd w:val="clear" w:color="auto" w:fill="C00000"/>
            <w:noWrap/>
            <w:vAlign w:val="bottom"/>
            <w:hideMark/>
          </w:tcPr>
          <w:p w14:paraId="4E81C197"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2020</w:t>
            </w:r>
          </w:p>
        </w:tc>
        <w:tc>
          <w:tcPr>
            <w:tcW w:w="1815" w:type="dxa"/>
            <w:tcBorders>
              <w:top w:val="single" w:sz="4" w:space="0" w:color="auto"/>
              <w:left w:val="nil"/>
              <w:bottom w:val="single" w:sz="4" w:space="0" w:color="auto"/>
              <w:right w:val="single" w:sz="4" w:space="0" w:color="auto"/>
            </w:tcBorders>
            <w:shd w:val="clear" w:color="auto" w:fill="C00000"/>
            <w:noWrap/>
            <w:vAlign w:val="bottom"/>
            <w:hideMark/>
          </w:tcPr>
          <w:p w14:paraId="62ECA508" w14:textId="77777777" w:rsidR="00E913AE" w:rsidRPr="007B2784" w:rsidRDefault="00E913AE" w:rsidP="007B2784">
            <w:pPr>
              <w:spacing w:after="0" w:line="240" w:lineRule="auto"/>
              <w:jc w:val="center"/>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2030F</w:t>
            </w:r>
          </w:p>
        </w:tc>
      </w:tr>
      <w:tr w:rsidR="00881A72" w:rsidRPr="008D1421" w14:paraId="4F888C6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0259B22C" w14:textId="6D83E406"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INEOS Composites</w:t>
            </w:r>
          </w:p>
        </w:tc>
        <w:tc>
          <w:tcPr>
            <w:tcW w:w="1566" w:type="dxa"/>
            <w:tcBorders>
              <w:top w:val="nil"/>
              <w:left w:val="nil"/>
              <w:bottom w:val="single" w:sz="4" w:space="0" w:color="auto"/>
              <w:right w:val="single" w:sz="4" w:space="0" w:color="auto"/>
            </w:tcBorders>
            <w:shd w:val="clear" w:color="auto" w:fill="auto"/>
            <w:noWrap/>
            <w:vAlign w:val="bottom"/>
            <w:hideMark/>
          </w:tcPr>
          <w:p w14:paraId="4615062B" w14:textId="5884B316"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0</w:t>
            </w:r>
          </w:p>
        </w:tc>
        <w:tc>
          <w:tcPr>
            <w:tcW w:w="1566" w:type="dxa"/>
            <w:tcBorders>
              <w:top w:val="nil"/>
              <w:left w:val="nil"/>
              <w:bottom w:val="single" w:sz="4" w:space="0" w:color="auto"/>
              <w:right w:val="single" w:sz="4" w:space="0" w:color="auto"/>
            </w:tcBorders>
            <w:shd w:val="clear" w:color="auto" w:fill="auto"/>
            <w:noWrap/>
            <w:vAlign w:val="bottom"/>
            <w:hideMark/>
          </w:tcPr>
          <w:p w14:paraId="2F9A84B4" w14:textId="5E1E73AD"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55E1B924" w14:textId="671FEE3A"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232C2FD8"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447FC5C1" w14:textId="77958EB1"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Hexion Inc.</w:t>
            </w:r>
          </w:p>
        </w:tc>
        <w:tc>
          <w:tcPr>
            <w:tcW w:w="1566" w:type="dxa"/>
            <w:tcBorders>
              <w:top w:val="nil"/>
              <w:left w:val="nil"/>
              <w:bottom w:val="single" w:sz="4" w:space="0" w:color="auto"/>
              <w:right w:val="single" w:sz="4" w:space="0" w:color="auto"/>
            </w:tcBorders>
            <w:shd w:val="clear" w:color="auto" w:fill="auto"/>
            <w:noWrap/>
            <w:vAlign w:val="bottom"/>
            <w:hideMark/>
          </w:tcPr>
          <w:p w14:paraId="74D251A1" w14:textId="4700BA5C"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566" w:type="dxa"/>
            <w:tcBorders>
              <w:top w:val="nil"/>
              <w:left w:val="nil"/>
              <w:bottom w:val="single" w:sz="4" w:space="0" w:color="auto"/>
              <w:right w:val="single" w:sz="4" w:space="0" w:color="auto"/>
            </w:tcBorders>
            <w:shd w:val="clear" w:color="auto" w:fill="auto"/>
            <w:noWrap/>
            <w:vAlign w:val="bottom"/>
            <w:hideMark/>
          </w:tcPr>
          <w:p w14:paraId="4392897F" w14:textId="78050F8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c>
          <w:tcPr>
            <w:tcW w:w="1815" w:type="dxa"/>
            <w:tcBorders>
              <w:top w:val="nil"/>
              <w:left w:val="nil"/>
              <w:bottom w:val="single" w:sz="4" w:space="0" w:color="auto"/>
              <w:right w:val="single" w:sz="4" w:space="0" w:color="auto"/>
            </w:tcBorders>
            <w:shd w:val="clear" w:color="auto" w:fill="auto"/>
            <w:noWrap/>
            <w:vAlign w:val="bottom"/>
            <w:hideMark/>
          </w:tcPr>
          <w:p w14:paraId="67B1984A" w14:textId="3AE64A00"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30</w:t>
            </w:r>
          </w:p>
        </w:tc>
      </w:tr>
      <w:tr w:rsidR="00881A72" w:rsidRPr="008D1421" w14:paraId="5FD93854"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71342697" w14:textId="12A300A7" w:rsidR="00924CE7" w:rsidRPr="008D1421" w:rsidRDefault="00924CE7" w:rsidP="00881A72">
            <w:pPr>
              <w:spacing w:after="0" w:line="240" w:lineRule="auto"/>
              <w:rPr>
                <w:rFonts w:ascii="Arial" w:eastAsia="Times New Roman" w:hAnsi="Arial" w:cs="Arial"/>
                <w:color w:val="000000"/>
                <w:sz w:val="20"/>
                <w:szCs w:val="20"/>
                <w:lang w:val="en-US"/>
              </w:rPr>
            </w:pPr>
            <w:proofErr w:type="spellStart"/>
            <w:r>
              <w:rPr>
                <w:rFonts w:ascii="Arial" w:hAnsi="Arial" w:cs="Arial"/>
                <w:sz w:val="20"/>
                <w:szCs w:val="20"/>
              </w:rPr>
              <w:t>Allnex</w:t>
            </w:r>
            <w:proofErr w:type="spellEnd"/>
            <w:r>
              <w:rPr>
                <w:rFonts w:ascii="Arial" w:hAnsi="Arial" w:cs="Arial"/>
                <w:sz w:val="20"/>
                <w:szCs w:val="20"/>
              </w:rPr>
              <w:t xml:space="preserve"> group</w:t>
            </w:r>
          </w:p>
        </w:tc>
        <w:tc>
          <w:tcPr>
            <w:tcW w:w="1566" w:type="dxa"/>
            <w:tcBorders>
              <w:top w:val="nil"/>
              <w:left w:val="nil"/>
              <w:bottom w:val="single" w:sz="4" w:space="0" w:color="auto"/>
              <w:right w:val="single" w:sz="4" w:space="0" w:color="auto"/>
            </w:tcBorders>
            <w:shd w:val="clear" w:color="auto" w:fill="auto"/>
            <w:noWrap/>
            <w:vAlign w:val="bottom"/>
            <w:hideMark/>
          </w:tcPr>
          <w:p w14:paraId="78B966BD" w14:textId="4FA5829B"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BA75279" w14:textId="0AF30F65"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5D13E8DC" w14:textId="4F9EE228"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70C8A46F"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2B52EAC0" w14:textId="0CBC73D4"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Reinhold GmbH</w:t>
            </w:r>
          </w:p>
        </w:tc>
        <w:tc>
          <w:tcPr>
            <w:tcW w:w="1566" w:type="dxa"/>
            <w:tcBorders>
              <w:top w:val="nil"/>
              <w:left w:val="nil"/>
              <w:bottom w:val="single" w:sz="4" w:space="0" w:color="auto"/>
              <w:right w:val="single" w:sz="4" w:space="0" w:color="auto"/>
            </w:tcBorders>
            <w:shd w:val="clear" w:color="auto" w:fill="auto"/>
            <w:noWrap/>
            <w:vAlign w:val="bottom"/>
            <w:hideMark/>
          </w:tcPr>
          <w:p w14:paraId="2704815F" w14:textId="2E5498E3"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72E3E722" w14:textId="2CAB0087"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2C270A73" w14:textId="2D1B1A0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881A72" w:rsidRPr="008D1421" w14:paraId="39BFB2A3"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hideMark/>
          </w:tcPr>
          <w:p w14:paraId="5C591B2D" w14:textId="03CEE11C" w:rsidR="00924CE7" w:rsidRPr="008D1421" w:rsidRDefault="00924CE7" w:rsidP="00881A72">
            <w:pPr>
              <w:spacing w:after="0" w:line="240" w:lineRule="auto"/>
              <w:rPr>
                <w:rFonts w:ascii="Arial" w:eastAsia="Times New Roman" w:hAnsi="Arial" w:cs="Arial"/>
                <w:color w:val="000000"/>
                <w:sz w:val="20"/>
                <w:szCs w:val="20"/>
                <w:lang w:val="en-US"/>
              </w:rPr>
            </w:pPr>
            <w:r>
              <w:rPr>
                <w:rFonts w:ascii="Arial" w:hAnsi="Arial" w:cs="Arial"/>
                <w:sz w:val="20"/>
                <w:szCs w:val="20"/>
              </w:rPr>
              <w:t>Scott Bader Company Ltd.</w:t>
            </w:r>
          </w:p>
        </w:tc>
        <w:tc>
          <w:tcPr>
            <w:tcW w:w="1566" w:type="dxa"/>
            <w:tcBorders>
              <w:top w:val="nil"/>
              <w:left w:val="nil"/>
              <w:bottom w:val="single" w:sz="4" w:space="0" w:color="auto"/>
              <w:right w:val="single" w:sz="4" w:space="0" w:color="auto"/>
            </w:tcBorders>
            <w:shd w:val="clear" w:color="auto" w:fill="auto"/>
            <w:noWrap/>
            <w:vAlign w:val="bottom"/>
            <w:hideMark/>
          </w:tcPr>
          <w:p w14:paraId="61747A11" w14:textId="78C777FE"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566" w:type="dxa"/>
            <w:tcBorders>
              <w:top w:val="nil"/>
              <w:left w:val="nil"/>
              <w:bottom w:val="single" w:sz="4" w:space="0" w:color="auto"/>
              <w:right w:val="single" w:sz="4" w:space="0" w:color="auto"/>
            </w:tcBorders>
            <w:shd w:val="clear" w:color="auto" w:fill="auto"/>
            <w:noWrap/>
            <w:vAlign w:val="bottom"/>
            <w:hideMark/>
          </w:tcPr>
          <w:p w14:paraId="4C7BCD85" w14:textId="7063E5F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c>
          <w:tcPr>
            <w:tcW w:w="1815" w:type="dxa"/>
            <w:tcBorders>
              <w:top w:val="nil"/>
              <w:left w:val="nil"/>
              <w:bottom w:val="single" w:sz="4" w:space="0" w:color="auto"/>
              <w:right w:val="single" w:sz="4" w:space="0" w:color="auto"/>
            </w:tcBorders>
            <w:shd w:val="clear" w:color="auto" w:fill="auto"/>
            <w:noWrap/>
            <w:vAlign w:val="bottom"/>
            <w:hideMark/>
          </w:tcPr>
          <w:p w14:paraId="44883E02" w14:textId="6FCA1ABF" w:rsidR="00924CE7" w:rsidRPr="008D1421" w:rsidRDefault="00924CE7" w:rsidP="007B2784">
            <w:pPr>
              <w:spacing w:after="0" w:line="240" w:lineRule="auto"/>
              <w:jc w:val="center"/>
              <w:rPr>
                <w:rFonts w:ascii="Arial" w:eastAsia="Times New Roman" w:hAnsi="Arial" w:cs="Arial"/>
                <w:color w:val="000000"/>
                <w:sz w:val="20"/>
                <w:szCs w:val="20"/>
                <w:lang w:val="en-US"/>
              </w:rPr>
            </w:pPr>
            <w:r>
              <w:rPr>
                <w:rFonts w:ascii="Arial" w:hAnsi="Arial" w:cs="Arial"/>
                <w:sz w:val="20"/>
                <w:szCs w:val="20"/>
              </w:rPr>
              <w:t>20</w:t>
            </w:r>
          </w:p>
        </w:tc>
      </w:tr>
      <w:tr w:rsidR="002B1115" w:rsidRPr="008D1421" w14:paraId="50F81B49"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auto"/>
            <w:noWrap/>
            <w:vAlign w:val="bottom"/>
          </w:tcPr>
          <w:p w14:paraId="54CA9735" w14:textId="74111A2D" w:rsidR="002B1115" w:rsidRPr="008D1421" w:rsidRDefault="002B1115" w:rsidP="00881A72">
            <w:pPr>
              <w:spacing w:after="0" w:line="240" w:lineRule="auto"/>
              <w:rPr>
                <w:rFonts w:ascii="Arial" w:hAnsi="Arial" w:cs="Arial"/>
                <w:color w:val="000000"/>
                <w:sz w:val="20"/>
                <w:szCs w:val="20"/>
              </w:rPr>
            </w:pPr>
            <w:r>
              <w:rPr>
                <w:rFonts w:ascii="Arial" w:hAnsi="Arial" w:cs="Arial"/>
                <w:color w:val="000000"/>
                <w:sz w:val="20"/>
                <w:szCs w:val="20"/>
              </w:rPr>
              <w:t>Others</w:t>
            </w:r>
          </w:p>
        </w:tc>
        <w:tc>
          <w:tcPr>
            <w:tcW w:w="1566" w:type="dxa"/>
            <w:tcBorders>
              <w:top w:val="nil"/>
              <w:left w:val="nil"/>
              <w:bottom w:val="single" w:sz="4" w:space="0" w:color="auto"/>
              <w:right w:val="single" w:sz="4" w:space="0" w:color="auto"/>
            </w:tcBorders>
            <w:shd w:val="clear" w:color="auto" w:fill="auto"/>
            <w:noWrap/>
            <w:vAlign w:val="bottom"/>
          </w:tcPr>
          <w:p w14:paraId="7B17A68A" w14:textId="56F50704" w:rsidR="002B1115" w:rsidRPr="008D1421" w:rsidRDefault="002B1115" w:rsidP="007B2784">
            <w:pPr>
              <w:spacing w:after="0" w:line="240" w:lineRule="auto"/>
              <w:jc w:val="center"/>
              <w:rPr>
                <w:rFonts w:ascii="Arial" w:hAnsi="Arial" w:cs="Arial"/>
                <w:sz w:val="20"/>
                <w:szCs w:val="20"/>
              </w:rPr>
            </w:pPr>
            <w:r>
              <w:rPr>
                <w:rFonts w:ascii="Calibri" w:hAnsi="Calibri"/>
                <w:color w:val="000000"/>
              </w:rPr>
              <w:t>118</w:t>
            </w:r>
          </w:p>
        </w:tc>
        <w:tc>
          <w:tcPr>
            <w:tcW w:w="1566" w:type="dxa"/>
            <w:tcBorders>
              <w:top w:val="nil"/>
              <w:left w:val="nil"/>
              <w:bottom w:val="single" w:sz="4" w:space="0" w:color="auto"/>
              <w:right w:val="single" w:sz="4" w:space="0" w:color="auto"/>
            </w:tcBorders>
            <w:shd w:val="clear" w:color="auto" w:fill="auto"/>
            <w:noWrap/>
            <w:vAlign w:val="bottom"/>
          </w:tcPr>
          <w:p w14:paraId="555CF79D" w14:textId="111AFA40"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c>
          <w:tcPr>
            <w:tcW w:w="1815" w:type="dxa"/>
            <w:tcBorders>
              <w:top w:val="nil"/>
              <w:left w:val="nil"/>
              <w:bottom w:val="single" w:sz="4" w:space="0" w:color="auto"/>
              <w:right w:val="single" w:sz="4" w:space="0" w:color="auto"/>
            </w:tcBorders>
            <w:shd w:val="clear" w:color="auto" w:fill="auto"/>
            <w:noWrap/>
            <w:vAlign w:val="bottom"/>
          </w:tcPr>
          <w:p w14:paraId="6A94290F" w14:textId="52FF1BE7" w:rsidR="002B1115" w:rsidRPr="008D1421" w:rsidRDefault="002B1115" w:rsidP="007B2784">
            <w:pPr>
              <w:spacing w:after="0" w:line="240" w:lineRule="auto"/>
              <w:jc w:val="center"/>
              <w:rPr>
                <w:rFonts w:ascii="Arial" w:hAnsi="Arial" w:cs="Arial"/>
                <w:sz w:val="20"/>
                <w:szCs w:val="20"/>
              </w:rPr>
            </w:pPr>
            <w:r>
              <w:rPr>
                <w:rFonts w:ascii="Calibri" w:hAnsi="Calibri"/>
                <w:color w:val="000000"/>
              </w:rPr>
              <w:t>93</w:t>
            </w:r>
          </w:p>
        </w:tc>
      </w:tr>
      <w:tr w:rsidR="00881A72" w:rsidRPr="008D1421" w14:paraId="1A725EAB" w14:textId="77777777" w:rsidTr="00881A72">
        <w:trPr>
          <w:trHeight w:val="337"/>
        </w:trPr>
        <w:tc>
          <w:tcPr>
            <w:tcW w:w="5151" w:type="dxa"/>
            <w:tcBorders>
              <w:top w:val="nil"/>
              <w:left w:val="single" w:sz="4" w:space="0" w:color="auto"/>
              <w:bottom w:val="single" w:sz="4" w:space="0" w:color="auto"/>
              <w:right w:val="single" w:sz="4" w:space="0" w:color="auto"/>
            </w:tcBorders>
            <w:shd w:val="clear" w:color="auto" w:fill="C00000"/>
            <w:noWrap/>
            <w:vAlign w:val="bottom"/>
            <w:hideMark/>
          </w:tcPr>
          <w:p w14:paraId="0A34DDE0" w14:textId="77777777" w:rsidR="002B1115" w:rsidRPr="007B2784" w:rsidRDefault="002B1115" w:rsidP="00881A72">
            <w:pPr>
              <w:spacing w:after="0" w:line="240" w:lineRule="auto"/>
              <w:rPr>
                <w:rFonts w:ascii="Arial" w:eastAsia="Times New Roman" w:hAnsi="Arial" w:cs="Arial"/>
                <w:color w:val="FFFFFF" w:themeColor="background1"/>
                <w:lang w:val="en-US"/>
              </w:rPr>
            </w:pPr>
            <w:r w:rsidRPr="007B2784">
              <w:rPr>
                <w:rFonts w:ascii="Arial" w:eastAsia="Times New Roman" w:hAnsi="Arial" w:cs="Arial"/>
                <w:color w:val="FFFFFF" w:themeColor="background1"/>
                <w:lang w:val="en-US"/>
              </w:rPr>
              <w:t>Total</w:t>
            </w:r>
          </w:p>
        </w:tc>
        <w:tc>
          <w:tcPr>
            <w:tcW w:w="1566" w:type="dxa"/>
            <w:tcBorders>
              <w:top w:val="nil"/>
              <w:left w:val="nil"/>
              <w:bottom w:val="single" w:sz="4" w:space="0" w:color="auto"/>
              <w:right w:val="single" w:sz="4" w:space="0" w:color="auto"/>
            </w:tcBorders>
            <w:shd w:val="clear" w:color="auto" w:fill="C00000"/>
            <w:noWrap/>
            <w:vAlign w:val="bottom"/>
            <w:hideMark/>
          </w:tcPr>
          <w:p w14:paraId="293098DE" w14:textId="47A3CED3"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208</w:t>
            </w:r>
          </w:p>
        </w:tc>
        <w:tc>
          <w:tcPr>
            <w:tcW w:w="1566" w:type="dxa"/>
            <w:tcBorders>
              <w:top w:val="nil"/>
              <w:left w:val="nil"/>
              <w:bottom w:val="single" w:sz="4" w:space="0" w:color="auto"/>
              <w:right w:val="single" w:sz="4" w:space="0" w:color="auto"/>
            </w:tcBorders>
            <w:shd w:val="clear" w:color="auto" w:fill="C00000"/>
            <w:noWrap/>
            <w:vAlign w:val="bottom"/>
            <w:hideMark/>
          </w:tcPr>
          <w:p w14:paraId="486542DB" w14:textId="73E6F3A9"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c>
          <w:tcPr>
            <w:tcW w:w="1815" w:type="dxa"/>
            <w:tcBorders>
              <w:top w:val="nil"/>
              <w:left w:val="nil"/>
              <w:bottom w:val="single" w:sz="4" w:space="0" w:color="auto"/>
              <w:right w:val="single" w:sz="4" w:space="0" w:color="auto"/>
            </w:tcBorders>
            <w:shd w:val="clear" w:color="auto" w:fill="C00000"/>
            <w:noWrap/>
            <w:vAlign w:val="bottom"/>
            <w:hideMark/>
          </w:tcPr>
          <w:p w14:paraId="6FC2ACF6" w14:textId="741B53FC" w:rsidR="002B1115" w:rsidRPr="007B2784" w:rsidRDefault="002B1115" w:rsidP="007B2784">
            <w:pPr>
              <w:spacing w:after="0" w:line="240" w:lineRule="auto"/>
              <w:jc w:val="center"/>
              <w:rPr>
                <w:rFonts w:ascii="Arial" w:eastAsia="Times New Roman" w:hAnsi="Arial" w:cs="Arial"/>
                <w:color w:val="FFFFFF" w:themeColor="background1"/>
                <w:lang w:val="en-US"/>
              </w:rPr>
            </w:pPr>
            <w:r w:rsidRPr="007B2784">
              <w:rPr>
                <w:rFonts w:ascii="Arial" w:hAnsi="Arial" w:cs="Arial"/>
              </w:rPr>
              <w:t>213</w:t>
            </w:r>
          </w:p>
        </w:tc>
      </w:tr>
    </w:tbl>
    <w:p w14:paraId="30A67EFE" w14:textId="7EB2FEA1" w:rsidR="00E913AE" w:rsidRDefault="00881A72" w:rsidP="00E913AE">
      <w:pPr>
        <w:jc w:val="both"/>
        <w:rPr>
          <w:rFonts w:ascii="Arial" w:hAnsi="Arial" w:cs="Arial"/>
          <w:sz w:val="24"/>
          <w:szCs w:val="24"/>
        </w:rPr>
      </w:pPr>
      <w:r w:rsidRPr="0061645E">
        <w:rPr>
          <w:rFonts w:ascii="Arial" w:hAnsi="Arial" w:cs="Arial"/>
          <w:b/>
          <w:bCs/>
          <w:noProof/>
          <w:sz w:val="24"/>
          <w:szCs w:val="24"/>
        </w:rPr>
        <mc:AlternateContent>
          <mc:Choice Requires="wps">
            <w:drawing>
              <wp:anchor distT="0" distB="0" distL="114300" distR="114300" simplePos="0" relativeHeight="252524544" behindDoc="0" locked="0" layoutInCell="1" allowOverlap="1" wp14:anchorId="6DB3AE22" wp14:editId="6A646F93">
                <wp:simplePos x="0" y="0"/>
                <wp:positionH relativeFrom="column">
                  <wp:posOffset>5118265</wp:posOffset>
                </wp:positionH>
                <wp:positionV relativeFrom="paragraph">
                  <wp:posOffset>1970645</wp:posOffset>
                </wp:positionV>
                <wp:extent cx="1280160" cy="292735"/>
                <wp:effectExtent l="0" t="0" r="0" b="0"/>
                <wp:wrapNone/>
                <wp:docPr id="219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6DB3AE22" id="_x0000_s1078" type="#_x0000_t202" style="position:absolute;left:0;text-align:left;margin-left:403pt;margin-top:155.15pt;width:100.8pt;height:23.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" filled="f" stroked="f">
                <v:textbox style="mso-fit-shape-to-text:t">
                  <w:txbxContent>
                    <w:p w14:paraId="04436DA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27A7D7F1" w14:textId="4659D0FB" w:rsidR="00E913AE" w:rsidRPr="0022076A" w:rsidRDefault="00E913AE" w:rsidP="00881A72">
      <w:pPr>
        <w:pStyle w:val="ListParagraph"/>
        <w:ind w:left="720" w:firstLine="0"/>
        <w:jc w:val="both"/>
        <w:rPr>
          <w:sz w:val="24"/>
          <w:szCs w:val="24"/>
          <w:highlight w:val="yellow"/>
        </w:rPr>
      </w:pPr>
    </w:p>
    <w:p w14:paraId="6DB55310" w14:textId="484634EB" w:rsidR="00912B14"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3.2.3. Europe Vinyl Ester Resin Demand Supply Outlook</w:t>
      </w:r>
    </w:p>
    <w:p w14:paraId="4BA6F0DD" w14:textId="61489800" w:rsidR="0002303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2D0EDD41" w14:textId="60935B17" w:rsidR="008D05CC" w:rsidRPr="002B5730" w:rsidRDefault="00D51608">
      <w:pPr>
        <w:rPr>
          <w:color w:val="000000" w:themeColor="text1"/>
        </w:rPr>
      </w:pPr>
      <w:r w:rsidRPr="002B5730">
        <w:rPr>
          <w:noProof/>
          <w:color w:val="000000" w:themeColor="text1"/>
        </w:rPr>
        <mc:AlternateContent>
          <mc:Choice Requires="wps">
            <w:drawing>
              <wp:anchor distT="0" distB="0" distL="114300" distR="114300" simplePos="0" relativeHeight="251663360" behindDoc="0" locked="0" layoutInCell="1" allowOverlap="1" wp14:anchorId="5006F929" wp14:editId="0DD6A163">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5006F929" id="_x0000_s1079"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A8r87r6gEAAB0EAAAOAAAAAAAAAAAAAAAAAC4CAABkcnMvZTJvRG9j&#10;LnhtbFBLAQItABQABgAIAAAAIQBdeAxT4AAAAAsBAAAPAAAAAAAAAAAAAAAAAEQEAABkcnMvZG93&#10;bnJldi54bWxQSwUGAAAAAAQABADzAAAAUQUAAAAA&#10;" filled="f" stroked="f" strokeweight="1pt">
                <v:textbox>
                  <w:txbxContent>
                    <w:p w14:paraId="47D5435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2021E-2030F</w:t>
                      </w:r>
                    </w:p>
                    <w:p w14:paraId="5B84BBBD"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0E2333C8" w14:textId="541C44AF"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sidRPr="008D1421">
                        <w:rPr>
                          <w:rFonts w:ascii="Arial" w:eastAsia="Verdana" w:hAnsi="Arial" w:cs="Arial"/>
                          <w:b/>
                          <w:bCs/>
                          <w:color w:val="000000"/>
                          <w:kern w:val="24"/>
                          <w:sz w:val="20"/>
                          <w:szCs w:val="20"/>
                          <w:lang w:val="en-US"/>
                        </w:rPr>
                        <w:t>4.</w:t>
                      </w:r>
                      <w:r w:rsidR="00AA4CCC" w:rsidRPr="008D1421">
                        <w:rPr>
                          <w:rFonts w:ascii="Arial" w:eastAsia="Verdana" w:hAnsi="Arial" w:cs="Arial"/>
                          <w:b/>
                          <w:bCs/>
                          <w:color w:val="000000"/>
                          <w:kern w:val="24"/>
                          <w:sz w:val="20"/>
                          <w:szCs w:val="20"/>
                          <w:lang w:val="en-US"/>
                        </w:rPr>
                        <w:t>66</w:t>
                      </w:r>
                      <w:r w:rsidRPr="008D1421">
                        <w:rPr>
                          <w:rFonts w:ascii="Arial" w:eastAsia="Verdana" w:hAnsi="Arial" w:cs="Arial"/>
                          <w:b/>
                          <w:bCs/>
                          <w:color w:val="000000"/>
                          <w:kern w:val="24"/>
                          <w:sz w:val="20"/>
                          <w:szCs w:val="20"/>
                          <w:lang w:val="en-US"/>
                        </w:rPr>
                        <w:t>% By Volume</w:t>
                      </w:r>
                    </w:p>
                  </w:txbxContent>
                </v:textbox>
              </v:rect>
            </w:pict>
          </mc:Fallback>
        </mc:AlternateContent>
      </w:r>
      <w:r w:rsidRPr="002B5730">
        <w:rPr>
          <w:noProof/>
          <w:color w:val="000000" w:themeColor="text1"/>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080"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CPGOu86wEAAB0EAAAOAAAAAAAAAAAAAAAAAC4CAABkcnMvZTJvRG9j&#10;LnhtbFBLAQItABQABgAIAAAAIQBuRL6L3wAAAAsBAAAPAAAAAAAAAAAAAAAAAEUEAABkcnMvZG93&#10;bnJldi54bWxQSwUGAAAAAAQABADzAAAAUQUAAAAA&#10;" filled="f" stroked="f" strokeweight="1pt">
                <v:textbox>
                  <w:txbxContent>
                    <w:p w14:paraId="3364D521"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2015-2020</w:t>
                      </w:r>
                    </w:p>
                    <w:p w14:paraId="3E512CD4" w14:textId="77777777" w:rsidR="00023038" w:rsidRPr="008D1421" w:rsidRDefault="00023038" w:rsidP="00D51608">
                      <w:pPr>
                        <w:spacing w:line="240" w:lineRule="auto"/>
                        <w:jc w:val="center"/>
                        <w:textAlignment w:val="baseline"/>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 xml:space="preserve">CAGR </w:t>
                      </w:r>
                    </w:p>
                    <w:p w14:paraId="4B3192B0" w14:textId="77777777" w:rsidR="00023038" w:rsidRPr="008D1421" w:rsidRDefault="00023038" w:rsidP="00D51608">
                      <w:pPr>
                        <w:spacing w:line="240" w:lineRule="auto"/>
                        <w:jc w:val="center"/>
                        <w:rPr>
                          <w:rFonts w:ascii="Arial" w:eastAsia="Verdana" w:hAnsi="Arial" w:cs="Arial"/>
                          <w:b/>
                          <w:bCs/>
                          <w:color w:val="000000"/>
                          <w:kern w:val="24"/>
                          <w:sz w:val="20"/>
                          <w:szCs w:val="20"/>
                          <w:lang w:val="en-US"/>
                        </w:rPr>
                      </w:pPr>
                      <w:r w:rsidRPr="008D1421">
                        <w:rPr>
                          <w:rFonts w:ascii="Arial" w:eastAsia="Verdana" w:hAnsi="Arial" w:cs="Arial"/>
                          <w:b/>
                          <w:bCs/>
                          <w:color w:val="000000"/>
                          <w:kern w:val="24"/>
                          <w:sz w:val="20"/>
                          <w:szCs w:val="20"/>
                          <w:lang w:val="en-US"/>
                        </w:rPr>
                        <w:t>0.75% By Volume</w:t>
                      </w:r>
                    </w:p>
                  </w:txbxContent>
                </v:textbox>
              </v:rect>
            </w:pict>
          </mc:Fallback>
        </mc:AlternateContent>
      </w:r>
      <w:r w:rsidR="00023038" w:rsidRPr="002B5730">
        <w:rPr>
          <w:noProof/>
          <w:color w:val="000000" w:themeColor="text1"/>
        </w:rPr>
        <w:drawing>
          <wp:inline distT="0" distB="0" distL="0" distR="0" wp14:anchorId="27F685AD" wp14:editId="7C062B2B">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934244E" w14:textId="7D8C8499" w:rsidR="008D05CC" w:rsidRPr="002B5730" w:rsidRDefault="008D05CC">
      <w:pPr>
        <w:rPr>
          <w:color w:val="000000" w:themeColor="text1"/>
        </w:rPr>
      </w:pPr>
    </w:p>
    <w:p w14:paraId="0903F69A" w14:textId="101A5C2C" w:rsidR="00EE4063" w:rsidRDefault="007B2784" w:rsidP="00EE4063">
      <w:r w:rsidRPr="002B5730">
        <w:rPr>
          <w:noProof/>
          <w:color w:val="000000" w:themeColor="text1"/>
        </w:rPr>
        <mc:AlternateContent>
          <mc:Choice Requires="wps">
            <w:drawing>
              <wp:anchor distT="0" distB="0" distL="114300" distR="114300" simplePos="0" relativeHeight="251664384" behindDoc="0" locked="0" layoutInCell="1" allowOverlap="1" wp14:anchorId="0559A1BD" wp14:editId="00A3A818">
                <wp:simplePos x="0" y="0"/>
                <wp:positionH relativeFrom="margin">
                  <wp:posOffset>4072890</wp:posOffset>
                </wp:positionH>
                <wp:positionV relativeFrom="paragraph">
                  <wp:posOffset>90805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081" type="#_x0000_t202" style="position:absolute;margin-left:320.7pt;margin-top:7.15pt;width:184.05pt;height:15.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452CE92" w14:textId="46BD1B4D" w:rsidR="00EE4063" w:rsidRDefault="007C5B32" w:rsidP="00EE4063">
      <w:pPr>
        <w:rPr>
          <w:rFonts w:ascii="Arial" w:hAnsi="Arial" w:cs="Arial"/>
          <w:b/>
          <w:bCs/>
          <w:color w:val="000000" w:themeColor="text1"/>
          <w:sz w:val="24"/>
          <w:szCs w:val="24"/>
          <w:lang w:val="en-US"/>
        </w:rPr>
      </w:pPr>
      <w:r w:rsidRPr="003B1BF5">
        <w:rPr>
          <w:rFonts w:ascii="Arial" w:hAnsi="Arial" w:cs="Arial"/>
          <w:b/>
          <w:bCs/>
          <w:noProof/>
          <w:color w:val="000000" w:themeColor="text1"/>
          <w:sz w:val="24"/>
          <w:szCs w:val="24"/>
        </w:rPr>
        <mc:AlternateContent>
          <mc:Choice Requires="wps">
            <w:drawing>
              <wp:anchor distT="0" distB="0" distL="114300" distR="114300" simplePos="0" relativeHeight="252561408" behindDoc="0" locked="0" layoutInCell="1" allowOverlap="1" wp14:anchorId="36FA63D5" wp14:editId="62D2228F">
                <wp:simplePos x="0" y="0"/>
                <wp:positionH relativeFrom="column">
                  <wp:posOffset>-111878</wp:posOffset>
                </wp:positionH>
                <wp:positionV relativeFrom="paragraph">
                  <wp:posOffset>33980</wp:posOffset>
                </wp:positionV>
                <wp:extent cx="6457950" cy="2978785"/>
                <wp:effectExtent l="0" t="0" r="0" b="0"/>
                <wp:wrapNone/>
                <wp:docPr id="8" name="Rectangle 7">
                  <a:extLst xmlns:a="http://schemas.openxmlformats.org/drawingml/2006/main">
                    <a:ext uri="{FF2B5EF4-FFF2-40B4-BE49-F238E27FC236}">
                      <a16:creationId xmlns:a16="http://schemas.microsoft.com/office/drawing/2014/main" id="{163022E0-2592-47D7-87E9-D70D38426099}"/>
                    </a:ext>
                  </a:extLst>
                </wp:docPr>
                <wp:cNvGraphicFramePr/>
                <a:graphic xmlns:a="http://schemas.openxmlformats.org/drawingml/2006/main">
                  <a:graphicData uri="http://schemas.microsoft.com/office/word/2010/wordprocessingShape">
                    <wps:wsp>
                      <wps:cNvSpPr/>
                      <wps:spPr>
                        <a:xfrm>
                          <a:off x="0" y="0"/>
                          <a:ext cx="6457950" cy="2978785"/>
                        </a:xfrm>
                        <a:prstGeom prst="rect">
                          <a:avLst/>
                        </a:prstGeom>
                        <a:solidFill>
                          <a:schemeClr val="accent5">
                            <a:lumMod val="20000"/>
                            <a:lumOff val="80000"/>
                          </a:schemeClr>
                        </a:solidFill>
                      </wps:spPr>
                      <wps:txbx>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wps:txbx>
                      <wps:bodyPr wrap="square">
                        <a:spAutoFit/>
                      </wps:bodyPr>
                    </wps:wsp>
                  </a:graphicData>
                </a:graphic>
                <wp14:sizeRelH relativeFrom="margin">
                  <wp14:pctWidth>0</wp14:pctWidth>
                </wp14:sizeRelH>
              </wp:anchor>
            </w:drawing>
          </mc:Choice>
          <mc:Fallback>
            <w:pict>
              <v:rect w14:anchorId="36FA63D5" id="Rectangle 7" o:spid="_x0000_s1082" style="position:absolute;margin-left:-8.8pt;margin-top:2.7pt;width:508.5pt;height:234.55pt;z-index:25256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" fillcolor="#deeaf6 [664]" stroked="f">
                <v:textbox style="mso-fit-shape-to-text:t">
                  <w:txbxContent>
                    <w:p w14:paraId="0FDF6567" w14:textId="7777777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Substantial increase in wind energy installation, marine components production and defense project allocation coupled with stable lending rate is contributing to the rapid growth in the sales of vinyl ester resin in Europe.</w:t>
                      </w:r>
                    </w:p>
                    <w:p w14:paraId="0841E43C" w14:textId="73277D47"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 xml:space="preserve">Product availability, flexibility and convenience </w:t>
                      </w:r>
                      <w:r w:rsidR="007D14B0">
                        <w:rPr>
                          <w:rFonts w:eastAsia="Verdana"/>
                          <w:color w:val="000000" w:themeColor="text1"/>
                          <w:kern w:val="24"/>
                          <w:sz w:val="24"/>
                          <w:szCs w:val="24"/>
                        </w:rPr>
                        <w:t>are the</w:t>
                      </w:r>
                      <w:r w:rsidRPr="003B1BF5">
                        <w:rPr>
                          <w:rFonts w:eastAsia="Verdana"/>
                          <w:color w:val="000000" w:themeColor="text1"/>
                          <w:kern w:val="24"/>
                          <w:sz w:val="24"/>
                          <w:szCs w:val="24"/>
                        </w:rPr>
                        <w:t xml:space="preserve"> major factors propelling the demand. Furthermore, with technological advancements, and product innovations is also continuously increasing. Moreover, manufacturers are rapidly innovating their products with an aim of providing multi-functional features.</w:t>
                      </w:r>
                    </w:p>
                    <w:p w14:paraId="62DD7C09" w14:textId="4F128DBE" w:rsidR="003B1BF5" w:rsidRPr="003B1BF5" w:rsidRDefault="003B1BF5" w:rsidP="00F14E20">
                      <w:pPr>
                        <w:pStyle w:val="ListParagraph"/>
                        <w:widowControl/>
                        <w:numPr>
                          <w:ilvl w:val="0"/>
                          <w:numId w:val="16"/>
                        </w:numPr>
                        <w:autoSpaceDE/>
                        <w:autoSpaceDN/>
                        <w:spacing w:line="360" w:lineRule="auto"/>
                        <w:contextualSpacing/>
                        <w:jc w:val="both"/>
                        <w:rPr>
                          <w:rFonts w:eastAsia="Verdana"/>
                          <w:color w:val="000000" w:themeColor="text1"/>
                          <w:kern w:val="24"/>
                          <w:sz w:val="24"/>
                          <w:szCs w:val="24"/>
                        </w:rPr>
                      </w:pPr>
                      <w:r w:rsidRPr="003B1BF5">
                        <w:rPr>
                          <w:rFonts w:eastAsia="Verdana"/>
                          <w:color w:val="000000" w:themeColor="text1"/>
                          <w:kern w:val="24"/>
                          <w:sz w:val="24"/>
                          <w:szCs w:val="24"/>
                        </w:rPr>
                        <w:t>Merger &amp; acquisition activities are becoming prevalent in the market in Europe. For Instance, in 2019, I</w:t>
                      </w:r>
                      <w:r w:rsidR="005A2ABC">
                        <w:rPr>
                          <w:rFonts w:eastAsia="Verdana"/>
                          <w:color w:val="000000" w:themeColor="text1"/>
                          <w:kern w:val="24"/>
                          <w:sz w:val="24"/>
                          <w:szCs w:val="24"/>
                        </w:rPr>
                        <w:t>NEOS</w:t>
                      </w:r>
                      <w:r w:rsidRPr="003B1BF5">
                        <w:rPr>
                          <w:rFonts w:eastAsia="Verdana"/>
                          <w:color w:val="000000" w:themeColor="text1"/>
                          <w:kern w:val="24"/>
                          <w:sz w:val="24"/>
                          <w:szCs w:val="24"/>
                        </w:rPr>
                        <w:t xml:space="preserve"> Composite completed the acquisition of the Ashland Composites polymer business. The company sells the product under the brand name of </w:t>
                      </w:r>
                      <w:proofErr w:type="spellStart"/>
                      <w:r w:rsidRPr="003B1BF5">
                        <w:rPr>
                          <w:rFonts w:eastAsia="Verdana"/>
                          <w:color w:val="000000" w:themeColor="text1"/>
                          <w:kern w:val="24"/>
                          <w:sz w:val="24"/>
                          <w:szCs w:val="24"/>
                        </w:rPr>
                        <w:t>Derakane</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Hetron</w:t>
                      </w:r>
                      <w:proofErr w:type="spellEnd"/>
                      <w:r w:rsidRPr="003B1BF5">
                        <w:rPr>
                          <w:rFonts w:eastAsia="Verdana"/>
                          <w:color w:val="000000" w:themeColor="text1"/>
                          <w:kern w:val="24"/>
                          <w:sz w:val="24"/>
                          <w:szCs w:val="24"/>
                        </w:rPr>
                        <w:t xml:space="preserve">, </w:t>
                      </w:r>
                      <w:proofErr w:type="spellStart"/>
                      <w:r w:rsidRPr="003B1BF5">
                        <w:rPr>
                          <w:rFonts w:eastAsia="Verdana"/>
                          <w:color w:val="000000" w:themeColor="text1"/>
                          <w:kern w:val="24"/>
                          <w:sz w:val="24"/>
                          <w:szCs w:val="24"/>
                        </w:rPr>
                        <w:t>Arotran</w:t>
                      </w:r>
                      <w:proofErr w:type="spellEnd"/>
                      <w:r w:rsidRPr="003B1BF5">
                        <w:rPr>
                          <w:rFonts w:eastAsia="Verdana"/>
                          <w:color w:val="000000" w:themeColor="text1"/>
                          <w:kern w:val="24"/>
                          <w:sz w:val="24"/>
                          <w:szCs w:val="24"/>
                        </w:rPr>
                        <w:t xml:space="preserve"> and </w:t>
                      </w:r>
                      <w:proofErr w:type="spellStart"/>
                      <w:r w:rsidRPr="003B1BF5">
                        <w:rPr>
                          <w:rFonts w:eastAsia="Verdana"/>
                          <w:color w:val="000000" w:themeColor="text1"/>
                          <w:kern w:val="24"/>
                          <w:sz w:val="24"/>
                          <w:szCs w:val="24"/>
                        </w:rPr>
                        <w:t>Signia</w:t>
                      </w:r>
                      <w:proofErr w:type="spellEnd"/>
                      <w:r w:rsidRPr="003B1BF5">
                        <w:rPr>
                          <w:rFonts w:eastAsia="Verdana"/>
                          <w:color w:val="000000" w:themeColor="text1"/>
                          <w:kern w:val="24"/>
                          <w:sz w:val="24"/>
                          <w:szCs w:val="24"/>
                        </w:rPr>
                        <w:t>.</w:t>
                      </w:r>
                    </w:p>
                  </w:txbxContent>
                </v:textbox>
              </v:rect>
            </w:pict>
          </mc:Fallback>
        </mc:AlternateContent>
      </w:r>
    </w:p>
    <w:p w14:paraId="2DC8ADD2" w14:textId="4A806175" w:rsidR="00EE4063" w:rsidRDefault="00EE4063" w:rsidP="00EE4063">
      <w:pPr>
        <w:rPr>
          <w:rFonts w:ascii="Arial" w:hAnsi="Arial" w:cs="Arial"/>
          <w:b/>
          <w:bCs/>
          <w:color w:val="000000" w:themeColor="text1"/>
          <w:sz w:val="24"/>
          <w:szCs w:val="24"/>
          <w:lang w:val="en-US"/>
        </w:rPr>
      </w:pPr>
    </w:p>
    <w:p w14:paraId="6A8CFB4A" w14:textId="77777777" w:rsidR="00EE4063" w:rsidRDefault="00EE4063" w:rsidP="00EE4063">
      <w:pPr>
        <w:rPr>
          <w:rFonts w:ascii="Arial" w:hAnsi="Arial" w:cs="Arial"/>
          <w:b/>
          <w:bCs/>
          <w:color w:val="000000" w:themeColor="text1"/>
          <w:sz w:val="24"/>
          <w:szCs w:val="24"/>
          <w:lang w:val="en-US"/>
        </w:rPr>
      </w:pPr>
    </w:p>
    <w:p w14:paraId="6AE7C44B" w14:textId="77777777" w:rsidR="00EE4063" w:rsidRDefault="00EE4063" w:rsidP="00EE4063">
      <w:pPr>
        <w:rPr>
          <w:rFonts w:ascii="Arial" w:hAnsi="Arial" w:cs="Arial"/>
          <w:b/>
          <w:bCs/>
          <w:color w:val="000000" w:themeColor="text1"/>
          <w:sz w:val="24"/>
          <w:szCs w:val="24"/>
          <w:lang w:val="en-US"/>
        </w:rPr>
      </w:pPr>
    </w:p>
    <w:p w14:paraId="0AD470AF" w14:textId="77777777" w:rsidR="00EE4063" w:rsidRDefault="00EE4063" w:rsidP="00EE4063">
      <w:pPr>
        <w:rPr>
          <w:rFonts w:ascii="Arial" w:hAnsi="Arial" w:cs="Arial"/>
          <w:b/>
          <w:bCs/>
          <w:color w:val="000000" w:themeColor="text1"/>
          <w:sz w:val="24"/>
          <w:szCs w:val="24"/>
          <w:lang w:val="en-US"/>
        </w:rPr>
      </w:pPr>
    </w:p>
    <w:p w14:paraId="3D613688" w14:textId="77777777" w:rsidR="00EE4063" w:rsidRDefault="00EE4063" w:rsidP="00EE4063">
      <w:pPr>
        <w:rPr>
          <w:rFonts w:ascii="Arial" w:hAnsi="Arial" w:cs="Arial"/>
          <w:b/>
          <w:bCs/>
          <w:color w:val="000000" w:themeColor="text1"/>
          <w:sz w:val="24"/>
          <w:szCs w:val="24"/>
          <w:lang w:val="en-US"/>
        </w:rPr>
      </w:pPr>
    </w:p>
    <w:p w14:paraId="589DBFF6" w14:textId="5A3D5CA8" w:rsidR="00EE4063" w:rsidRDefault="00EE4063" w:rsidP="00EE4063">
      <w:pPr>
        <w:rPr>
          <w:rFonts w:ascii="Arial" w:hAnsi="Arial" w:cs="Arial"/>
          <w:b/>
          <w:bCs/>
          <w:color w:val="000000" w:themeColor="text1"/>
          <w:sz w:val="24"/>
          <w:szCs w:val="24"/>
          <w:lang w:val="en-US"/>
        </w:rPr>
      </w:pPr>
    </w:p>
    <w:p w14:paraId="7F189170" w14:textId="4ED84480" w:rsidR="00477C5A" w:rsidRDefault="00477C5A" w:rsidP="00EE4063">
      <w:pPr>
        <w:rPr>
          <w:rFonts w:ascii="Arial" w:hAnsi="Arial" w:cs="Arial"/>
          <w:b/>
          <w:bCs/>
          <w:color w:val="000000" w:themeColor="text1"/>
          <w:sz w:val="24"/>
          <w:szCs w:val="24"/>
          <w:lang w:val="en-US"/>
        </w:rPr>
      </w:pPr>
    </w:p>
    <w:p w14:paraId="59C8C208" w14:textId="7F00126F" w:rsidR="00477C5A" w:rsidRDefault="00477C5A" w:rsidP="00EE4063">
      <w:pPr>
        <w:rPr>
          <w:rFonts w:ascii="Arial" w:hAnsi="Arial" w:cs="Arial"/>
          <w:b/>
          <w:bCs/>
          <w:color w:val="000000" w:themeColor="text1"/>
          <w:sz w:val="24"/>
          <w:szCs w:val="24"/>
          <w:lang w:val="en-US"/>
        </w:rPr>
      </w:pPr>
    </w:p>
    <w:p w14:paraId="40D0287B" w14:textId="007A112F" w:rsidR="00477C5A" w:rsidRDefault="00477C5A" w:rsidP="00EE4063">
      <w:pPr>
        <w:rPr>
          <w:rFonts w:ascii="Arial" w:hAnsi="Arial" w:cs="Arial"/>
          <w:b/>
          <w:bCs/>
          <w:color w:val="000000" w:themeColor="text1"/>
          <w:sz w:val="24"/>
          <w:szCs w:val="24"/>
          <w:lang w:val="en-US"/>
        </w:rPr>
      </w:pPr>
    </w:p>
    <w:p w14:paraId="65F1DC31" w14:textId="26DC036A" w:rsidR="00477C5A" w:rsidRDefault="00477C5A" w:rsidP="00EE4063">
      <w:pPr>
        <w:rPr>
          <w:rFonts w:ascii="Arial" w:hAnsi="Arial" w:cs="Arial"/>
          <w:b/>
          <w:bCs/>
          <w:color w:val="000000" w:themeColor="text1"/>
          <w:sz w:val="24"/>
          <w:szCs w:val="24"/>
          <w:lang w:val="en-US"/>
        </w:rPr>
      </w:pPr>
    </w:p>
    <w:p w14:paraId="3D2CCDBE" w14:textId="77777777" w:rsidR="00EE4063" w:rsidRPr="002B5730" w:rsidRDefault="00EE4063">
      <w:pPr>
        <w:rPr>
          <w:color w:val="000000" w:themeColor="text1"/>
        </w:rPr>
      </w:pPr>
    </w:p>
    <w:p w14:paraId="72913C61" w14:textId="77777777" w:rsidR="00912B14" w:rsidRPr="0061645E" w:rsidRDefault="00912B14" w:rsidP="00912B14">
      <w:pPr>
        <w:spacing w:line="360" w:lineRule="auto"/>
        <w:textAlignment w:val="baseline"/>
        <w:rPr>
          <w:rFonts w:ascii="Arial" w:hAnsi="Arial" w:cs="Arial"/>
          <w:b/>
          <w:bCs/>
          <w:sz w:val="24"/>
          <w:szCs w:val="24"/>
        </w:rPr>
      </w:pPr>
      <w:r w:rsidRPr="0061645E">
        <w:rPr>
          <w:rFonts w:ascii="Arial" w:hAnsi="Arial" w:cs="Arial"/>
          <w:b/>
          <w:bCs/>
          <w:sz w:val="24"/>
          <w:szCs w:val="24"/>
        </w:rPr>
        <w:t>3.2.3.2. Operating Efficiency</w:t>
      </w:r>
    </w:p>
    <w:p w14:paraId="047AE4D4" w14:textId="512E245D" w:rsidR="009E2A18" w:rsidRPr="0061645E" w:rsidRDefault="00912B14" w:rsidP="0061645E">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Operating Efficiency (Percentage), 2015-2030F</w:t>
      </w:r>
    </w:p>
    <w:p w14:paraId="3645D15C" w14:textId="2D73CFB5" w:rsidR="00023038" w:rsidRDefault="00AE05DC">
      <w:pPr>
        <w:rPr>
          <w:color w:val="000000" w:themeColor="text1"/>
        </w:rPr>
      </w:pPr>
      <w:r w:rsidRPr="002B5730">
        <w:rPr>
          <w:noProof/>
          <w:color w:val="000000" w:themeColor="text1"/>
        </w:rPr>
        <w:drawing>
          <wp:inline distT="0" distB="0" distL="0" distR="0" wp14:anchorId="364F61D4" wp14:editId="19BBFD99">
            <wp:extent cx="6429375" cy="2731325"/>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B5B9056" w14:textId="7BB88392" w:rsidR="00912B14" w:rsidRDefault="00912B14" w:rsidP="00912B14">
      <w:pPr>
        <w:spacing w:line="360" w:lineRule="auto"/>
        <w:rPr>
          <w:rFonts w:ascii="Verdana" w:eastAsia="Verdana" w:hAnsi="Verdana" w:cs="Verdana"/>
          <w:b/>
          <w:bCs/>
          <w:color w:val="000000"/>
          <w:kern w:val="24"/>
          <w:sz w:val="20"/>
          <w:szCs w:val="20"/>
        </w:rPr>
      </w:pPr>
    </w:p>
    <w:p w14:paraId="39964D64" w14:textId="4EF41644" w:rsidR="00912B14" w:rsidRDefault="002B5C26" w:rsidP="00912B14">
      <w:pPr>
        <w:spacing w:line="360" w:lineRule="auto"/>
        <w:rPr>
          <w:rFonts w:ascii="Verdana" w:eastAsia="Verdana" w:hAnsi="Verdana" w:cs="Verdana"/>
          <w:b/>
          <w:bCs/>
          <w:color w:val="000000"/>
          <w:kern w:val="24"/>
          <w:sz w:val="20"/>
          <w:szCs w:val="20"/>
        </w:rPr>
      </w:pPr>
      <w:r w:rsidRPr="002B5730">
        <w:rPr>
          <w:noProof/>
          <w:color w:val="000000" w:themeColor="text1"/>
        </w:rPr>
        <mc:AlternateContent>
          <mc:Choice Requires="wps">
            <w:drawing>
              <wp:anchor distT="0" distB="0" distL="114300" distR="114300" simplePos="0" relativeHeight="252104704" behindDoc="0" locked="0" layoutInCell="1" allowOverlap="1" wp14:anchorId="3CD75C49" wp14:editId="522C3BBB">
                <wp:simplePos x="0" y="0"/>
                <wp:positionH relativeFrom="column">
                  <wp:posOffset>3836604</wp:posOffset>
                </wp:positionH>
                <wp:positionV relativeFrom="paragraph">
                  <wp:posOffset>29119</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083" type="#_x0000_t202" style="position:absolute;margin-left:302.1pt;margin-top:2.3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ED9D284" w14:textId="34EC86D7" w:rsidR="0068383C" w:rsidRDefault="0068383C">
      <w:pPr>
        <w:rPr>
          <w:color w:val="000000" w:themeColor="text1"/>
        </w:rPr>
      </w:pPr>
    </w:p>
    <w:p w14:paraId="70FDAB7D" w14:textId="512E63D7" w:rsidR="002B5C26" w:rsidRDefault="002B5C26">
      <w:pPr>
        <w:rPr>
          <w:color w:val="000000" w:themeColor="text1"/>
        </w:rPr>
      </w:pPr>
    </w:p>
    <w:p w14:paraId="0BA9911F" w14:textId="04565085" w:rsidR="00912B14" w:rsidRDefault="00912B14">
      <w:pPr>
        <w:rPr>
          <w:color w:val="000000" w:themeColor="text1"/>
        </w:rPr>
      </w:pPr>
    </w:p>
    <w:p w14:paraId="7E5BABA5" w14:textId="77777777" w:rsidR="002B5C26" w:rsidRDefault="002B5C26">
      <w:pPr>
        <w:rPr>
          <w:color w:val="000000" w:themeColor="text1"/>
        </w:rPr>
      </w:pPr>
    </w:p>
    <w:p w14:paraId="1543D8FD" w14:textId="77777777" w:rsidR="0097059C" w:rsidRDefault="0097059C" w:rsidP="0061645E">
      <w:pPr>
        <w:spacing w:line="360" w:lineRule="auto"/>
        <w:rPr>
          <w:rFonts w:ascii="Arial" w:hAnsi="Arial" w:cs="Arial"/>
          <w:b/>
          <w:bCs/>
          <w:sz w:val="24"/>
          <w:szCs w:val="24"/>
        </w:rPr>
      </w:pPr>
    </w:p>
    <w:p w14:paraId="74EACC26" w14:textId="6FDD3B96" w:rsidR="00912B14"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lastRenderedPageBreak/>
        <w:t>3.2.3.3. Demand By Application</w:t>
      </w:r>
    </w:p>
    <w:p w14:paraId="02950EB4" w14:textId="5445F036" w:rsidR="00023038" w:rsidRPr="0061645E" w:rsidRDefault="00912B14" w:rsidP="0061645E">
      <w:pPr>
        <w:spacing w:line="360" w:lineRule="auto"/>
        <w:rPr>
          <w:rFonts w:ascii="Arial" w:hAnsi="Arial" w:cs="Arial"/>
          <w:b/>
          <w:bCs/>
          <w:sz w:val="24"/>
          <w:szCs w:val="24"/>
        </w:rPr>
      </w:pPr>
      <w:r w:rsidRPr="0061645E">
        <w:rPr>
          <w:rFonts w:ascii="Arial" w:hAnsi="Arial" w:cs="Arial"/>
          <w:b/>
          <w:bCs/>
          <w:sz w:val="24"/>
          <w:szCs w:val="24"/>
        </w:rPr>
        <w:t>Europe Vinyl Ester Resin Demand, By Application, By Volume</w:t>
      </w:r>
      <w:r w:rsidR="007C5B32">
        <w:rPr>
          <w:rFonts w:ascii="Arial" w:hAnsi="Arial" w:cs="Arial"/>
          <w:b/>
          <w:bCs/>
          <w:sz w:val="24"/>
          <w:szCs w:val="24"/>
        </w:rPr>
        <w:t xml:space="preserve"> (000’ Tonnes)</w:t>
      </w:r>
      <w:r w:rsidR="00681F3A">
        <w:rPr>
          <w:rFonts w:ascii="Arial" w:hAnsi="Arial" w:cs="Arial"/>
          <w:b/>
          <w:bCs/>
          <w:sz w:val="24"/>
          <w:szCs w:val="24"/>
        </w:rPr>
        <w:t xml:space="preserve"> </w:t>
      </w:r>
      <w:r w:rsidR="00F81BEE">
        <w:rPr>
          <w:rFonts w:ascii="Arial" w:hAnsi="Arial" w:cs="Arial"/>
          <w:b/>
          <w:bCs/>
          <w:sz w:val="24"/>
          <w:szCs w:val="24"/>
        </w:rPr>
        <w:t>(%)</w:t>
      </w:r>
      <w:r w:rsidRPr="0061645E">
        <w:rPr>
          <w:rFonts w:ascii="Arial" w:hAnsi="Arial" w:cs="Arial"/>
          <w:b/>
          <w:bCs/>
          <w:sz w:val="24"/>
          <w:szCs w:val="24"/>
        </w:rPr>
        <w:t>, 2015–2030F</w:t>
      </w:r>
    </w:p>
    <w:p w14:paraId="50E79939" w14:textId="765C9C9F" w:rsidR="0069198A" w:rsidRPr="002B5730" w:rsidRDefault="0062149D">
      <w:pPr>
        <w:rPr>
          <w:color w:val="000000" w:themeColor="text1"/>
        </w:rPr>
      </w:pPr>
      <w:r w:rsidRPr="002B5730">
        <w:rPr>
          <w:b/>
          <w:noProof/>
          <w:color w:val="000000" w:themeColor="text1"/>
        </w:rPr>
        <mc:AlternateContent>
          <mc:Choice Requires="wps">
            <w:drawing>
              <wp:anchor distT="0" distB="0" distL="114300" distR="114300" simplePos="0" relativeHeight="252016640" behindDoc="0" locked="0" layoutInCell="1" allowOverlap="1" wp14:anchorId="00003767" wp14:editId="12DD22D1">
                <wp:simplePos x="0" y="0"/>
                <wp:positionH relativeFrom="margin">
                  <wp:posOffset>2905125</wp:posOffset>
                </wp:positionH>
                <wp:positionV relativeFrom="paragraph">
                  <wp:posOffset>4093845</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084" type="#_x0000_t202" style="position:absolute;margin-left:228.75pt;margin-top:322.3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2B5730">
        <w:rPr>
          <w:noProof/>
          <w:color w:val="000000" w:themeColor="text1"/>
        </w:rPr>
        <w:drawing>
          <wp:inline distT="0" distB="0" distL="0" distR="0" wp14:anchorId="7E0573C7" wp14:editId="176CE4D5">
            <wp:extent cx="6410325" cy="4895850"/>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665D529" w14:textId="13640492" w:rsidR="00214D2B" w:rsidRDefault="00214D2B" w:rsidP="00831834">
      <w:pPr>
        <w:spacing w:line="360" w:lineRule="auto"/>
        <w:jc w:val="both"/>
        <w:rPr>
          <w:rFonts w:ascii="Arial" w:hAnsi="Arial" w:cs="Arial"/>
          <w:color w:val="000000" w:themeColor="text1"/>
          <w:sz w:val="24"/>
          <w:szCs w:val="24"/>
        </w:rPr>
      </w:pPr>
    </w:p>
    <w:tbl>
      <w:tblPr>
        <w:tblW w:w="10024" w:type="dxa"/>
        <w:tblLook w:val="04A0" w:firstRow="1" w:lastRow="0" w:firstColumn="1" w:lastColumn="0" w:noHBand="0" w:noVBand="1"/>
      </w:tblPr>
      <w:tblGrid>
        <w:gridCol w:w="2347"/>
        <w:gridCol w:w="853"/>
        <w:gridCol w:w="853"/>
        <w:gridCol w:w="853"/>
        <w:gridCol w:w="853"/>
        <w:gridCol w:w="853"/>
        <w:gridCol w:w="853"/>
        <w:gridCol w:w="853"/>
        <w:gridCol w:w="853"/>
        <w:gridCol w:w="853"/>
      </w:tblGrid>
      <w:tr w:rsidR="0097059C" w:rsidRPr="0097059C" w14:paraId="285780ED" w14:textId="77777777" w:rsidTr="0097059C">
        <w:trPr>
          <w:trHeight w:val="378"/>
        </w:trPr>
        <w:tc>
          <w:tcPr>
            <w:tcW w:w="234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5E7F2011"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 xml:space="preserve">Demand by Application </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4DFE0E42"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2015</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2675CAE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2016</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FF5B9FE"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2017</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0ECEFFB"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2018</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7CBF5E8D"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2019</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49B366A"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2020</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61836FA0"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2021E</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0A5E3547"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2025F</w:t>
            </w:r>
          </w:p>
        </w:tc>
        <w:tc>
          <w:tcPr>
            <w:tcW w:w="853" w:type="dxa"/>
            <w:tcBorders>
              <w:top w:val="single" w:sz="8" w:space="0" w:color="auto"/>
              <w:left w:val="nil"/>
              <w:bottom w:val="single" w:sz="8" w:space="0" w:color="auto"/>
              <w:right w:val="single" w:sz="8" w:space="0" w:color="auto"/>
            </w:tcBorders>
            <w:shd w:val="clear" w:color="000000" w:fill="C00000"/>
            <w:noWrap/>
            <w:vAlign w:val="center"/>
            <w:hideMark/>
          </w:tcPr>
          <w:p w14:paraId="5B2EAAB3" w14:textId="77777777" w:rsidR="0097059C" w:rsidRPr="0097059C" w:rsidRDefault="0097059C" w:rsidP="0097059C">
            <w:pPr>
              <w:spacing w:after="0" w:line="240" w:lineRule="auto"/>
              <w:jc w:val="center"/>
              <w:rPr>
                <w:rFonts w:ascii="Arial" w:eastAsia="Times New Roman" w:hAnsi="Arial" w:cs="Arial"/>
                <w:b/>
                <w:bCs/>
                <w:color w:val="FFFFFF"/>
                <w:sz w:val="20"/>
                <w:szCs w:val="20"/>
                <w:lang w:eastAsia="en-IN"/>
              </w:rPr>
            </w:pPr>
            <w:r w:rsidRPr="0097059C">
              <w:rPr>
                <w:rFonts w:ascii="Arial" w:eastAsia="Times New Roman" w:hAnsi="Arial" w:cs="Arial"/>
                <w:b/>
                <w:bCs/>
                <w:color w:val="FFFFFF"/>
                <w:sz w:val="20"/>
                <w:szCs w:val="20"/>
                <w:lang w:val="en-US" w:eastAsia="en-IN"/>
              </w:rPr>
              <w:t>2030F</w:t>
            </w:r>
          </w:p>
        </w:tc>
      </w:tr>
      <w:tr w:rsidR="0097059C" w:rsidRPr="0097059C" w14:paraId="230A4DF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3FF9CD27"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Pipes &amp; Tanks</w:t>
            </w:r>
          </w:p>
        </w:tc>
        <w:tc>
          <w:tcPr>
            <w:tcW w:w="853" w:type="dxa"/>
            <w:tcBorders>
              <w:top w:val="nil"/>
              <w:left w:val="nil"/>
              <w:bottom w:val="single" w:sz="8" w:space="0" w:color="auto"/>
              <w:right w:val="single" w:sz="8" w:space="0" w:color="auto"/>
            </w:tcBorders>
            <w:shd w:val="clear" w:color="000000" w:fill="FFFFFF"/>
            <w:noWrap/>
            <w:vAlign w:val="center"/>
            <w:hideMark/>
          </w:tcPr>
          <w:p w14:paraId="6D402ED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100</w:t>
            </w:r>
          </w:p>
        </w:tc>
        <w:tc>
          <w:tcPr>
            <w:tcW w:w="853" w:type="dxa"/>
            <w:tcBorders>
              <w:top w:val="nil"/>
              <w:left w:val="nil"/>
              <w:bottom w:val="single" w:sz="8" w:space="0" w:color="auto"/>
              <w:right w:val="single" w:sz="8" w:space="0" w:color="auto"/>
            </w:tcBorders>
            <w:shd w:val="clear" w:color="000000" w:fill="FFFFFF"/>
            <w:noWrap/>
            <w:vAlign w:val="center"/>
            <w:hideMark/>
          </w:tcPr>
          <w:p w14:paraId="525156C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103</w:t>
            </w:r>
          </w:p>
        </w:tc>
        <w:tc>
          <w:tcPr>
            <w:tcW w:w="853" w:type="dxa"/>
            <w:tcBorders>
              <w:top w:val="nil"/>
              <w:left w:val="nil"/>
              <w:bottom w:val="single" w:sz="8" w:space="0" w:color="auto"/>
              <w:right w:val="single" w:sz="8" w:space="0" w:color="auto"/>
            </w:tcBorders>
            <w:shd w:val="clear" w:color="000000" w:fill="FFFFFF"/>
            <w:noWrap/>
            <w:vAlign w:val="center"/>
            <w:hideMark/>
          </w:tcPr>
          <w:p w14:paraId="157BE3F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105</w:t>
            </w:r>
          </w:p>
        </w:tc>
        <w:tc>
          <w:tcPr>
            <w:tcW w:w="853" w:type="dxa"/>
            <w:tcBorders>
              <w:top w:val="nil"/>
              <w:left w:val="nil"/>
              <w:bottom w:val="single" w:sz="8" w:space="0" w:color="auto"/>
              <w:right w:val="single" w:sz="8" w:space="0" w:color="auto"/>
            </w:tcBorders>
            <w:shd w:val="clear" w:color="000000" w:fill="FFFFFF"/>
            <w:noWrap/>
            <w:vAlign w:val="center"/>
            <w:hideMark/>
          </w:tcPr>
          <w:p w14:paraId="4CE47CD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109</w:t>
            </w:r>
          </w:p>
        </w:tc>
        <w:tc>
          <w:tcPr>
            <w:tcW w:w="853" w:type="dxa"/>
            <w:tcBorders>
              <w:top w:val="nil"/>
              <w:left w:val="nil"/>
              <w:bottom w:val="single" w:sz="8" w:space="0" w:color="auto"/>
              <w:right w:val="single" w:sz="8" w:space="0" w:color="auto"/>
            </w:tcBorders>
            <w:shd w:val="clear" w:color="000000" w:fill="FFFFFF"/>
            <w:noWrap/>
            <w:vAlign w:val="center"/>
            <w:hideMark/>
          </w:tcPr>
          <w:p w14:paraId="74968B0A"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111</w:t>
            </w:r>
          </w:p>
        </w:tc>
        <w:tc>
          <w:tcPr>
            <w:tcW w:w="853" w:type="dxa"/>
            <w:tcBorders>
              <w:top w:val="nil"/>
              <w:left w:val="nil"/>
              <w:bottom w:val="single" w:sz="8" w:space="0" w:color="auto"/>
              <w:right w:val="single" w:sz="8" w:space="0" w:color="auto"/>
            </w:tcBorders>
            <w:shd w:val="clear" w:color="000000" w:fill="FFFFFF"/>
            <w:noWrap/>
            <w:vAlign w:val="center"/>
            <w:hideMark/>
          </w:tcPr>
          <w:p w14:paraId="4E60E249"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104</w:t>
            </w:r>
          </w:p>
        </w:tc>
        <w:tc>
          <w:tcPr>
            <w:tcW w:w="853" w:type="dxa"/>
            <w:tcBorders>
              <w:top w:val="nil"/>
              <w:left w:val="nil"/>
              <w:bottom w:val="single" w:sz="8" w:space="0" w:color="auto"/>
              <w:right w:val="single" w:sz="8" w:space="0" w:color="auto"/>
            </w:tcBorders>
            <w:shd w:val="clear" w:color="000000" w:fill="FFFFFF"/>
            <w:noWrap/>
            <w:vAlign w:val="center"/>
            <w:hideMark/>
          </w:tcPr>
          <w:p w14:paraId="75D5FAD6"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110</w:t>
            </w:r>
          </w:p>
        </w:tc>
        <w:tc>
          <w:tcPr>
            <w:tcW w:w="853" w:type="dxa"/>
            <w:tcBorders>
              <w:top w:val="nil"/>
              <w:left w:val="nil"/>
              <w:bottom w:val="single" w:sz="8" w:space="0" w:color="auto"/>
              <w:right w:val="single" w:sz="8" w:space="0" w:color="auto"/>
            </w:tcBorders>
            <w:shd w:val="clear" w:color="000000" w:fill="FFFFFF"/>
            <w:noWrap/>
            <w:vAlign w:val="center"/>
            <w:hideMark/>
          </w:tcPr>
          <w:p w14:paraId="2D04C84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134</w:t>
            </w:r>
          </w:p>
        </w:tc>
        <w:tc>
          <w:tcPr>
            <w:tcW w:w="853" w:type="dxa"/>
            <w:tcBorders>
              <w:top w:val="nil"/>
              <w:left w:val="nil"/>
              <w:bottom w:val="single" w:sz="8" w:space="0" w:color="auto"/>
              <w:right w:val="single" w:sz="8" w:space="0" w:color="auto"/>
            </w:tcBorders>
            <w:shd w:val="clear" w:color="000000" w:fill="FFFFFF"/>
            <w:noWrap/>
            <w:vAlign w:val="center"/>
            <w:hideMark/>
          </w:tcPr>
          <w:p w14:paraId="2B84DC7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166</w:t>
            </w:r>
          </w:p>
        </w:tc>
      </w:tr>
      <w:tr w:rsidR="0097059C" w:rsidRPr="0097059C" w14:paraId="439B8A38"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5D5DF849"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Marine Components</w:t>
            </w:r>
          </w:p>
        </w:tc>
        <w:tc>
          <w:tcPr>
            <w:tcW w:w="853" w:type="dxa"/>
            <w:tcBorders>
              <w:top w:val="nil"/>
              <w:left w:val="nil"/>
              <w:bottom w:val="single" w:sz="8" w:space="0" w:color="auto"/>
              <w:right w:val="single" w:sz="8" w:space="0" w:color="auto"/>
            </w:tcBorders>
            <w:shd w:val="clear" w:color="000000" w:fill="FFFFFF"/>
            <w:noWrap/>
            <w:vAlign w:val="center"/>
            <w:hideMark/>
          </w:tcPr>
          <w:p w14:paraId="790AF683"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29</w:t>
            </w:r>
          </w:p>
        </w:tc>
        <w:tc>
          <w:tcPr>
            <w:tcW w:w="853" w:type="dxa"/>
            <w:tcBorders>
              <w:top w:val="nil"/>
              <w:left w:val="nil"/>
              <w:bottom w:val="single" w:sz="8" w:space="0" w:color="auto"/>
              <w:right w:val="single" w:sz="8" w:space="0" w:color="auto"/>
            </w:tcBorders>
            <w:shd w:val="clear" w:color="000000" w:fill="FFFFFF"/>
            <w:noWrap/>
            <w:vAlign w:val="center"/>
            <w:hideMark/>
          </w:tcPr>
          <w:p w14:paraId="349FF24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1F77C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0D42ADD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31</w:t>
            </w:r>
          </w:p>
        </w:tc>
        <w:tc>
          <w:tcPr>
            <w:tcW w:w="853" w:type="dxa"/>
            <w:tcBorders>
              <w:top w:val="nil"/>
              <w:left w:val="nil"/>
              <w:bottom w:val="single" w:sz="8" w:space="0" w:color="auto"/>
              <w:right w:val="single" w:sz="8" w:space="0" w:color="auto"/>
            </w:tcBorders>
            <w:shd w:val="clear" w:color="000000" w:fill="FFFFFF"/>
            <w:noWrap/>
            <w:vAlign w:val="center"/>
            <w:hideMark/>
          </w:tcPr>
          <w:p w14:paraId="5212D8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7F971F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30</w:t>
            </w:r>
          </w:p>
        </w:tc>
        <w:tc>
          <w:tcPr>
            <w:tcW w:w="853" w:type="dxa"/>
            <w:tcBorders>
              <w:top w:val="nil"/>
              <w:left w:val="nil"/>
              <w:bottom w:val="single" w:sz="8" w:space="0" w:color="auto"/>
              <w:right w:val="single" w:sz="8" w:space="0" w:color="auto"/>
            </w:tcBorders>
            <w:shd w:val="clear" w:color="000000" w:fill="FFFFFF"/>
            <w:noWrap/>
            <w:vAlign w:val="center"/>
            <w:hideMark/>
          </w:tcPr>
          <w:p w14:paraId="779577E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3C26BA94"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39</w:t>
            </w:r>
          </w:p>
        </w:tc>
        <w:tc>
          <w:tcPr>
            <w:tcW w:w="853" w:type="dxa"/>
            <w:tcBorders>
              <w:top w:val="nil"/>
              <w:left w:val="nil"/>
              <w:bottom w:val="single" w:sz="8" w:space="0" w:color="auto"/>
              <w:right w:val="single" w:sz="8" w:space="0" w:color="auto"/>
            </w:tcBorders>
            <w:shd w:val="clear" w:color="000000" w:fill="FFFFFF"/>
            <w:noWrap/>
            <w:vAlign w:val="center"/>
            <w:hideMark/>
          </w:tcPr>
          <w:p w14:paraId="34D0A6C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48</w:t>
            </w:r>
          </w:p>
        </w:tc>
      </w:tr>
      <w:tr w:rsidR="0097059C" w:rsidRPr="0097059C" w14:paraId="7DAA281B"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4112635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Renewables</w:t>
            </w:r>
          </w:p>
        </w:tc>
        <w:tc>
          <w:tcPr>
            <w:tcW w:w="853" w:type="dxa"/>
            <w:tcBorders>
              <w:top w:val="nil"/>
              <w:left w:val="nil"/>
              <w:bottom w:val="single" w:sz="8" w:space="0" w:color="auto"/>
              <w:right w:val="single" w:sz="8" w:space="0" w:color="auto"/>
            </w:tcBorders>
            <w:shd w:val="clear" w:color="000000" w:fill="FFFFFF"/>
            <w:noWrap/>
            <w:vAlign w:val="center"/>
            <w:hideMark/>
          </w:tcPr>
          <w:p w14:paraId="7979775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3E324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7BEFFD1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40CDF37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3800E8A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15E9334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10</w:t>
            </w:r>
          </w:p>
        </w:tc>
        <w:tc>
          <w:tcPr>
            <w:tcW w:w="853" w:type="dxa"/>
            <w:tcBorders>
              <w:top w:val="nil"/>
              <w:left w:val="nil"/>
              <w:bottom w:val="single" w:sz="8" w:space="0" w:color="auto"/>
              <w:right w:val="single" w:sz="8" w:space="0" w:color="auto"/>
            </w:tcBorders>
            <w:shd w:val="clear" w:color="000000" w:fill="FFFFFF"/>
            <w:noWrap/>
            <w:vAlign w:val="center"/>
            <w:hideMark/>
          </w:tcPr>
          <w:p w14:paraId="2E609C2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11</w:t>
            </w:r>
          </w:p>
        </w:tc>
        <w:tc>
          <w:tcPr>
            <w:tcW w:w="853" w:type="dxa"/>
            <w:tcBorders>
              <w:top w:val="nil"/>
              <w:left w:val="nil"/>
              <w:bottom w:val="single" w:sz="8" w:space="0" w:color="auto"/>
              <w:right w:val="single" w:sz="8" w:space="0" w:color="auto"/>
            </w:tcBorders>
            <w:shd w:val="clear" w:color="000000" w:fill="FFFFFF"/>
            <w:noWrap/>
            <w:vAlign w:val="center"/>
            <w:hideMark/>
          </w:tcPr>
          <w:p w14:paraId="4B5480CE"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13</w:t>
            </w:r>
          </w:p>
        </w:tc>
        <w:tc>
          <w:tcPr>
            <w:tcW w:w="853" w:type="dxa"/>
            <w:tcBorders>
              <w:top w:val="nil"/>
              <w:left w:val="nil"/>
              <w:bottom w:val="single" w:sz="8" w:space="0" w:color="auto"/>
              <w:right w:val="single" w:sz="8" w:space="0" w:color="auto"/>
            </w:tcBorders>
            <w:shd w:val="clear" w:color="000000" w:fill="FFFFFF"/>
            <w:noWrap/>
            <w:vAlign w:val="center"/>
            <w:hideMark/>
          </w:tcPr>
          <w:p w14:paraId="03DE2E7D"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16</w:t>
            </w:r>
          </w:p>
        </w:tc>
      </w:tr>
      <w:tr w:rsidR="0097059C" w:rsidRPr="0097059C" w14:paraId="7C6A0646"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3D18494" w14:textId="77777777" w:rsidR="0097059C" w:rsidRPr="0097059C" w:rsidRDefault="0097059C" w:rsidP="0097059C">
            <w:pPr>
              <w:spacing w:after="0" w:line="240" w:lineRule="auto"/>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Others</w:t>
            </w:r>
          </w:p>
        </w:tc>
        <w:tc>
          <w:tcPr>
            <w:tcW w:w="853" w:type="dxa"/>
            <w:tcBorders>
              <w:top w:val="nil"/>
              <w:left w:val="nil"/>
              <w:bottom w:val="single" w:sz="8" w:space="0" w:color="auto"/>
              <w:right w:val="single" w:sz="8" w:space="0" w:color="auto"/>
            </w:tcBorders>
            <w:shd w:val="clear" w:color="000000" w:fill="FFFFFF"/>
            <w:noWrap/>
            <w:vAlign w:val="center"/>
            <w:hideMark/>
          </w:tcPr>
          <w:p w14:paraId="17D7E37B"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32</w:t>
            </w:r>
          </w:p>
        </w:tc>
        <w:tc>
          <w:tcPr>
            <w:tcW w:w="853" w:type="dxa"/>
            <w:tcBorders>
              <w:top w:val="nil"/>
              <w:left w:val="nil"/>
              <w:bottom w:val="single" w:sz="8" w:space="0" w:color="auto"/>
              <w:right w:val="single" w:sz="8" w:space="0" w:color="auto"/>
            </w:tcBorders>
            <w:shd w:val="clear" w:color="000000" w:fill="FFFFFF"/>
            <w:noWrap/>
            <w:vAlign w:val="center"/>
            <w:hideMark/>
          </w:tcPr>
          <w:p w14:paraId="503EA49F"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33</w:t>
            </w:r>
          </w:p>
        </w:tc>
        <w:tc>
          <w:tcPr>
            <w:tcW w:w="853" w:type="dxa"/>
            <w:tcBorders>
              <w:top w:val="nil"/>
              <w:left w:val="nil"/>
              <w:bottom w:val="single" w:sz="8" w:space="0" w:color="auto"/>
              <w:right w:val="single" w:sz="8" w:space="0" w:color="auto"/>
            </w:tcBorders>
            <w:shd w:val="clear" w:color="000000" w:fill="FFFFFF"/>
            <w:noWrap/>
            <w:vAlign w:val="center"/>
            <w:hideMark/>
          </w:tcPr>
          <w:p w14:paraId="0E3E57C8"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08BA5C57"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35</w:t>
            </w:r>
          </w:p>
        </w:tc>
        <w:tc>
          <w:tcPr>
            <w:tcW w:w="853" w:type="dxa"/>
            <w:tcBorders>
              <w:top w:val="nil"/>
              <w:left w:val="nil"/>
              <w:bottom w:val="single" w:sz="8" w:space="0" w:color="auto"/>
              <w:right w:val="single" w:sz="8" w:space="0" w:color="auto"/>
            </w:tcBorders>
            <w:shd w:val="clear" w:color="000000" w:fill="FFFFFF"/>
            <w:noWrap/>
            <w:vAlign w:val="center"/>
            <w:hideMark/>
          </w:tcPr>
          <w:p w14:paraId="7075306C"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36</w:t>
            </w:r>
          </w:p>
        </w:tc>
        <w:tc>
          <w:tcPr>
            <w:tcW w:w="853" w:type="dxa"/>
            <w:tcBorders>
              <w:top w:val="nil"/>
              <w:left w:val="nil"/>
              <w:bottom w:val="single" w:sz="8" w:space="0" w:color="auto"/>
              <w:right w:val="single" w:sz="8" w:space="0" w:color="auto"/>
            </w:tcBorders>
            <w:shd w:val="clear" w:color="000000" w:fill="FFFFFF"/>
            <w:noWrap/>
            <w:vAlign w:val="center"/>
            <w:hideMark/>
          </w:tcPr>
          <w:p w14:paraId="5ACF8FA0"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67C5D8A5"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34</w:t>
            </w:r>
          </w:p>
        </w:tc>
        <w:tc>
          <w:tcPr>
            <w:tcW w:w="853" w:type="dxa"/>
            <w:tcBorders>
              <w:top w:val="nil"/>
              <w:left w:val="nil"/>
              <w:bottom w:val="single" w:sz="8" w:space="0" w:color="auto"/>
              <w:right w:val="single" w:sz="8" w:space="0" w:color="auto"/>
            </w:tcBorders>
            <w:shd w:val="clear" w:color="000000" w:fill="FFFFFF"/>
            <w:noWrap/>
            <w:vAlign w:val="center"/>
            <w:hideMark/>
          </w:tcPr>
          <w:p w14:paraId="2C1524E2"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43</w:t>
            </w:r>
          </w:p>
        </w:tc>
        <w:tc>
          <w:tcPr>
            <w:tcW w:w="853" w:type="dxa"/>
            <w:tcBorders>
              <w:top w:val="nil"/>
              <w:left w:val="nil"/>
              <w:bottom w:val="single" w:sz="8" w:space="0" w:color="auto"/>
              <w:right w:val="single" w:sz="8" w:space="0" w:color="auto"/>
            </w:tcBorders>
            <w:shd w:val="clear" w:color="000000" w:fill="FFFFFF"/>
            <w:noWrap/>
            <w:vAlign w:val="center"/>
            <w:hideMark/>
          </w:tcPr>
          <w:p w14:paraId="4234BE01" w14:textId="77777777" w:rsidR="0097059C" w:rsidRPr="0097059C" w:rsidRDefault="0097059C" w:rsidP="0097059C">
            <w:pPr>
              <w:spacing w:after="0" w:line="240" w:lineRule="auto"/>
              <w:jc w:val="center"/>
              <w:rPr>
                <w:rFonts w:ascii="Arial" w:eastAsia="Times New Roman" w:hAnsi="Arial" w:cs="Arial"/>
                <w:color w:val="000000"/>
                <w:sz w:val="20"/>
                <w:szCs w:val="20"/>
                <w:lang w:eastAsia="en-IN"/>
              </w:rPr>
            </w:pPr>
            <w:r w:rsidRPr="0097059C">
              <w:rPr>
                <w:rFonts w:ascii="Arial" w:eastAsia="Times New Roman" w:hAnsi="Arial" w:cs="Arial"/>
                <w:color w:val="000000"/>
                <w:sz w:val="20"/>
                <w:szCs w:val="20"/>
                <w:lang w:eastAsia="en-IN"/>
              </w:rPr>
              <w:t>52</w:t>
            </w:r>
          </w:p>
        </w:tc>
      </w:tr>
      <w:tr w:rsidR="0097059C" w:rsidRPr="0097059C" w14:paraId="41C1B2A9" w14:textId="77777777" w:rsidTr="0097059C">
        <w:trPr>
          <w:trHeight w:val="378"/>
        </w:trPr>
        <w:tc>
          <w:tcPr>
            <w:tcW w:w="2347" w:type="dxa"/>
            <w:tcBorders>
              <w:top w:val="nil"/>
              <w:left w:val="single" w:sz="8" w:space="0" w:color="auto"/>
              <w:bottom w:val="single" w:sz="8" w:space="0" w:color="auto"/>
              <w:right w:val="single" w:sz="8" w:space="0" w:color="auto"/>
            </w:tcBorders>
            <w:shd w:val="clear" w:color="000000" w:fill="FFFFFF"/>
            <w:noWrap/>
            <w:vAlign w:val="center"/>
            <w:hideMark/>
          </w:tcPr>
          <w:p w14:paraId="0A7FAA70" w14:textId="77777777" w:rsidR="0097059C" w:rsidRPr="0097059C" w:rsidRDefault="0097059C" w:rsidP="0097059C">
            <w:pPr>
              <w:spacing w:after="0" w:line="240" w:lineRule="auto"/>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Total</w:t>
            </w:r>
          </w:p>
        </w:tc>
        <w:tc>
          <w:tcPr>
            <w:tcW w:w="853" w:type="dxa"/>
            <w:tcBorders>
              <w:top w:val="nil"/>
              <w:left w:val="nil"/>
              <w:bottom w:val="single" w:sz="8" w:space="0" w:color="auto"/>
              <w:right w:val="single" w:sz="8" w:space="0" w:color="auto"/>
            </w:tcBorders>
            <w:shd w:val="clear" w:color="000000" w:fill="FFFFFF"/>
            <w:noWrap/>
            <w:vAlign w:val="center"/>
            <w:hideMark/>
          </w:tcPr>
          <w:p w14:paraId="5EBA39A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171</w:t>
            </w:r>
          </w:p>
        </w:tc>
        <w:tc>
          <w:tcPr>
            <w:tcW w:w="853" w:type="dxa"/>
            <w:tcBorders>
              <w:top w:val="nil"/>
              <w:left w:val="nil"/>
              <w:bottom w:val="single" w:sz="8" w:space="0" w:color="auto"/>
              <w:right w:val="single" w:sz="8" w:space="0" w:color="auto"/>
            </w:tcBorders>
            <w:shd w:val="clear" w:color="000000" w:fill="FFFFFF"/>
            <w:noWrap/>
            <w:vAlign w:val="center"/>
            <w:hideMark/>
          </w:tcPr>
          <w:p w14:paraId="29432AB1"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176</w:t>
            </w:r>
          </w:p>
        </w:tc>
        <w:tc>
          <w:tcPr>
            <w:tcW w:w="853" w:type="dxa"/>
            <w:tcBorders>
              <w:top w:val="nil"/>
              <w:left w:val="nil"/>
              <w:bottom w:val="single" w:sz="8" w:space="0" w:color="auto"/>
              <w:right w:val="single" w:sz="8" w:space="0" w:color="auto"/>
            </w:tcBorders>
            <w:shd w:val="clear" w:color="000000" w:fill="FFFFFF"/>
            <w:noWrap/>
            <w:vAlign w:val="center"/>
            <w:hideMark/>
          </w:tcPr>
          <w:p w14:paraId="10C98C6A"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180</w:t>
            </w:r>
          </w:p>
        </w:tc>
        <w:tc>
          <w:tcPr>
            <w:tcW w:w="853" w:type="dxa"/>
            <w:tcBorders>
              <w:top w:val="nil"/>
              <w:left w:val="nil"/>
              <w:bottom w:val="single" w:sz="8" w:space="0" w:color="auto"/>
              <w:right w:val="single" w:sz="8" w:space="0" w:color="auto"/>
            </w:tcBorders>
            <w:shd w:val="clear" w:color="000000" w:fill="FFFFFF"/>
            <w:noWrap/>
            <w:vAlign w:val="center"/>
            <w:hideMark/>
          </w:tcPr>
          <w:p w14:paraId="1F1C7642"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186</w:t>
            </w:r>
          </w:p>
        </w:tc>
        <w:tc>
          <w:tcPr>
            <w:tcW w:w="853" w:type="dxa"/>
            <w:tcBorders>
              <w:top w:val="nil"/>
              <w:left w:val="nil"/>
              <w:bottom w:val="single" w:sz="8" w:space="0" w:color="auto"/>
              <w:right w:val="single" w:sz="8" w:space="0" w:color="auto"/>
            </w:tcBorders>
            <w:shd w:val="clear" w:color="000000" w:fill="FFFFFF"/>
            <w:noWrap/>
            <w:vAlign w:val="center"/>
            <w:hideMark/>
          </w:tcPr>
          <w:p w14:paraId="21F17AD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190</w:t>
            </w:r>
          </w:p>
        </w:tc>
        <w:tc>
          <w:tcPr>
            <w:tcW w:w="853" w:type="dxa"/>
            <w:tcBorders>
              <w:top w:val="nil"/>
              <w:left w:val="nil"/>
              <w:bottom w:val="single" w:sz="8" w:space="0" w:color="auto"/>
              <w:right w:val="single" w:sz="8" w:space="0" w:color="auto"/>
            </w:tcBorders>
            <w:shd w:val="clear" w:color="000000" w:fill="FFFFFF"/>
            <w:noWrap/>
            <w:vAlign w:val="center"/>
            <w:hideMark/>
          </w:tcPr>
          <w:p w14:paraId="4802AB80"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178</w:t>
            </w:r>
          </w:p>
        </w:tc>
        <w:tc>
          <w:tcPr>
            <w:tcW w:w="853" w:type="dxa"/>
            <w:tcBorders>
              <w:top w:val="nil"/>
              <w:left w:val="nil"/>
              <w:bottom w:val="single" w:sz="8" w:space="0" w:color="auto"/>
              <w:right w:val="single" w:sz="8" w:space="0" w:color="auto"/>
            </w:tcBorders>
            <w:shd w:val="clear" w:color="000000" w:fill="FFFFFF"/>
            <w:noWrap/>
            <w:vAlign w:val="center"/>
            <w:hideMark/>
          </w:tcPr>
          <w:p w14:paraId="297A3115"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187</w:t>
            </w:r>
          </w:p>
        </w:tc>
        <w:tc>
          <w:tcPr>
            <w:tcW w:w="853" w:type="dxa"/>
            <w:tcBorders>
              <w:top w:val="nil"/>
              <w:left w:val="nil"/>
              <w:bottom w:val="single" w:sz="8" w:space="0" w:color="auto"/>
              <w:right w:val="single" w:sz="8" w:space="0" w:color="auto"/>
            </w:tcBorders>
            <w:shd w:val="clear" w:color="000000" w:fill="FFFFFF"/>
            <w:noWrap/>
            <w:vAlign w:val="center"/>
            <w:hideMark/>
          </w:tcPr>
          <w:p w14:paraId="4FB9B577"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229</w:t>
            </w:r>
          </w:p>
        </w:tc>
        <w:tc>
          <w:tcPr>
            <w:tcW w:w="853" w:type="dxa"/>
            <w:tcBorders>
              <w:top w:val="nil"/>
              <w:left w:val="nil"/>
              <w:bottom w:val="single" w:sz="8" w:space="0" w:color="auto"/>
              <w:right w:val="single" w:sz="8" w:space="0" w:color="auto"/>
            </w:tcBorders>
            <w:shd w:val="clear" w:color="000000" w:fill="FFFFFF"/>
            <w:noWrap/>
            <w:vAlign w:val="center"/>
            <w:hideMark/>
          </w:tcPr>
          <w:p w14:paraId="227370F9" w14:textId="77777777" w:rsidR="0097059C" w:rsidRPr="0097059C" w:rsidRDefault="0097059C" w:rsidP="0097059C">
            <w:pPr>
              <w:spacing w:after="0" w:line="240" w:lineRule="auto"/>
              <w:jc w:val="center"/>
              <w:rPr>
                <w:rFonts w:ascii="Arial" w:eastAsia="Times New Roman" w:hAnsi="Arial" w:cs="Arial"/>
                <w:b/>
                <w:bCs/>
                <w:color w:val="000000"/>
                <w:sz w:val="20"/>
                <w:szCs w:val="20"/>
                <w:lang w:eastAsia="en-IN"/>
              </w:rPr>
            </w:pPr>
            <w:r w:rsidRPr="0097059C">
              <w:rPr>
                <w:rFonts w:ascii="Arial" w:eastAsia="Times New Roman" w:hAnsi="Arial" w:cs="Arial"/>
                <w:b/>
                <w:bCs/>
                <w:color w:val="000000"/>
                <w:sz w:val="20"/>
                <w:szCs w:val="20"/>
                <w:lang w:eastAsia="en-IN"/>
              </w:rPr>
              <w:t>282</w:t>
            </w:r>
          </w:p>
        </w:tc>
      </w:tr>
    </w:tbl>
    <w:p w14:paraId="18033955" w14:textId="364CDCD4" w:rsidR="00E03735" w:rsidRDefault="00881A72" w:rsidP="00831834">
      <w:pPr>
        <w:spacing w:line="360" w:lineRule="auto"/>
        <w:jc w:val="both"/>
        <w:rPr>
          <w:rFonts w:ascii="Arial" w:hAnsi="Arial" w:cs="Arial"/>
          <w:color w:val="000000" w:themeColor="text1"/>
          <w:sz w:val="24"/>
          <w:szCs w:val="24"/>
        </w:rPr>
        <w:sectPr w:rsidR="00E03735"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77440" behindDoc="0" locked="0" layoutInCell="1" allowOverlap="1" wp14:anchorId="051FF21E" wp14:editId="04A472B7">
                <wp:simplePos x="0" y="0"/>
                <wp:positionH relativeFrom="margin">
                  <wp:posOffset>3194050</wp:posOffset>
                </wp:positionH>
                <wp:positionV relativeFrom="paragraph">
                  <wp:posOffset>271499</wp:posOffset>
                </wp:positionV>
                <wp:extent cx="3297555" cy="307777"/>
                <wp:effectExtent l="0" t="0" r="0" b="0"/>
                <wp:wrapNone/>
                <wp:docPr id="126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51FF21E" id="_x0000_s1085" type="#_x0000_t202" style="position:absolute;left:0;text-align:left;margin-left:251.5pt;margin-top:21.4pt;width:259.65pt;height:24.25pt;z-index:25247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" filled="f" stroked="f">
                <v:textbox style="mso-fit-shape-to-text:t">
                  <w:txbxContent>
                    <w:p w14:paraId="777D493E"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C6FCA1C"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1A717B9" w14:textId="37F7BE50" w:rsidR="00A72FE3" w:rsidRDefault="00A72FE3">
      <w:pPr>
        <w:rPr>
          <w:color w:val="000000" w:themeColor="text1"/>
        </w:rPr>
      </w:pPr>
    </w:p>
    <w:p w14:paraId="3C00CFA5" w14:textId="272EDBB2"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3.2.3.4. Demand By Type</w:t>
      </w:r>
    </w:p>
    <w:p w14:paraId="49CD14A9" w14:textId="1860739E"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lastRenderedPageBreak/>
        <w:t>Europe Vinyl Ester Resin Demand, By Type, By Volume</w:t>
      </w:r>
      <w:r w:rsidR="007C5B32">
        <w:rPr>
          <w:rFonts w:ascii="Arial" w:hAnsi="Arial" w:cs="Arial"/>
          <w:b/>
          <w:bCs/>
          <w:sz w:val="24"/>
          <w:szCs w:val="24"/>
        </w:rPr>
        <w:t xml:space="preserve"> (000’ </w:t>
      </w:r>
      <w:r w:rsidR="00F81BEE">
        <w:rPr>
          <w:rFonts w:ascii="Arial" w:hAnsi="Arial" w:cs="Arial"/>
          <w:b/>
          <w:bCs/>
          <w:sz w:val="24"/>
          <w:szCs w:val="24"/>
        </w:rPr>
        <w:t>Tonnes) (%)</w:t>
      </w:r>
      <w:r w:rsidRPr="0061645E">
        <w:rPr>
          <w:rFonts w:ascii="Arial" w:hAnsi="Arial" w:cs="Arial"/>
          <w:b/>
          <w:bCs/>
          <w:sz w:val="24"/>
          <w:szCs w:val="24"/>
        </w:rPr>
        <w:t>, 2015–2030F</w:t>
      </w:r>
    </w:p>
    <w:p w14:paraId="2ABD1168" w14:textId="1E6C4E33" w:rsidR="00555BDB" w:rsidRDefault="00555BDB">
      <w:pPr>
        <w:rPr>
          <w:color w:val="000000" w:themeColor="text1"/>
        </w:rPr>
        <w:sectPr w:rsidR="00555BD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3AF34C" w14:textId="30A6EB00" w:rsidR="0069198A" w:rsidRDefault="0068383C">
      <w:pPr>
        <w:rPr>
          <w:color w:val="000000" w:themeColor="text1"/>
        </w:rPr>
      </w:pPr>
      <w:r w:rsidRPr="002B5730">
        <w:rPr>
          <w:bCs/>
          <w:noProof/>
          <w:color w:val="000000" w:themeColor="text1"/>
        </w:rPr>
        <mc:AlternateContent>
          <mc:Choice Requires="wps">
            <w:drawing>
              <wp:anchor distT="0" distB="0" distL="114300" distR="114300" simplePos="0" relativeHeight="252024832" behindDoc="0" locked="0" layoutInCell="1" allowOverlap="1" wp14:anchorId="3F62677D" wp14:editId="1A12E950">
                <wp:simplePos x="0" y="0"/>
                <wp:positionH relativeFrom="margin">
                  <wp:posOffset>2194560</wp:posOffset>
                </wp:positionH>
                <wp:positionV relativeFrom="paragraph">
                  <wp:posOffset>2752725</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086" type="#_x0000_t202" style="position:absolute;margin-left:172.8pt;margin-top:216.7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3644D" w:rsidRPr="002B5730">
        <w:rPr>
          <w:noProof/>
          <w:color w:val="000000" w:themeColor="text1"/>
        </w:rPr>
        <w:drawing>
          <wp:inline distT="0" distB="0" distL="0" distR="0" wp14:anchorId="3EBB95C7" wp14:editId="4B4A9C1B">
            <wp:extent cx="6448425" cy="2828925"/>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780397" w14:textId="48ED63D4" w:rsidR="00E03735" w:rsidRDefault="00E03735">
      <w:pPr>
        <w:rPr>
          <w:color w:val="000000" w:themeColor="text1"/>
        </w:rPr>
      </w:pPr>
    </w:p>
    <w:tbl>
      <w:tblPr>
        <w:tblW w:w="10461" w:type="dxa"/>
        <w:tblInd w:w="-185" w:type="dxa"/>
        <w:tblLook w:val="04A0" w:firstRow="1" w:lastRow="0" w:firstColumn="1" w:lastColumn="0" w:noHBand="0" w:noVBand="1"/>
      </w:tblPr>
      <w:tblGrid>
        <w:gridCol w:w="2003"/>
        <w:gridCol w:w="877"/>
        <w:gridCol w:w="877"/>
        <w:gridCol w:w="877"/>
        <w:gridCol w:w="878"/>
        <w:gridCol w:w="1002"/>
        <w:gridCol w:w="997"/>
        <w:gridCol w:w="997"/>
        <w:gridCol w:w="997"/>
        <w:gridCol w:w="956"/>
      </w:tblGrid>
      <w:tr w:rsidR="008D1421" w:rsidRPr="008D1421" w14:paraId="726CD1FC" w14:textId="77777777" w:rsidTr="00881A72">
        <w:trPr>
          <w:trHeight w:val="429"/>
        </w:trPr>
        <w:tc>
          <w:tcPr>
            <w:tcW w:w="200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7E5E23C0" w14:textId="01DBF98D"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7C8E7E3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7" w:type="dxa"/>
            <w:tcBorders>
              <w:top w:val="single" w:sz="4" w:space="0" w:color="auto"/>
              <w:left w:val="nil"/>
              <w:bottom w:val="single" w:sz="4" w:space="0" w:color="auto"/>
              <w:right w:val="single" w:sz="4" w:space="0" w:color="auto"/>
            </w:tcBorders>
            <w:shd w:val="clear" w:color="auto" w:fill="C00000"/>
            <w:noWrap/>
            <w:vAlign w:val="center"/>
            <w:hideMark/>
          </w:tcPr>
          <w:p w14:paraId="018D4C1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4ADD4A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3BC47FA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2" w:type="dxa"/>
            <w:tcBorders>
              <w:top w:val="single" w:sz="4" w:space="0" w:color="auto"/>
              <w:left w:val="nil"/>
              <w:bottom w:val="single" w:sz="4" w:space="0" w:color="auto"/>
              <w:right w:val="single" w:sz="4" w:space="0" w:color="auto"/>
            </w:tcBorders>
            <w:shd w:val="clear" w:color="auto" w:fill="C00000"/>
            <w:noWrap/>
            <w:vAlign w:val="bottom"/>
            <w:hideMark/>
          </w:tcPr>
          <w:p w14:paraId="7C63409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06B0D0B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4843043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7" w:type="dxa"/>
            <w:tcBorders>
              <w:top w:val="single" w:sz="4" w:space="0" w:color="auto"/>
              <w:left w:val="nil"/>
              <w:bottom w:val="single" w:sz="4" w:space="0" w:color="auto"/>
              <w:right w:val="single" w:sz="4" w:space="0" w:color="auto"/>
            </w:tcBorders>
            <w:shd w:val="clear" w:color="auto" w:fill="C00000"/>
            <w:noWrap/>
            <w:vAlign w:val="bottom"/>
            <w:hideMark/>
          </w:tcPr>
          <w:p w14:paraId="747A4EF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36A1A61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8D1421" w:rsidRPr="008D1421" w14:paraId="6D106478"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53C09B65"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1F164C6F" w14:textId="7DDAB33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91</w:t>
            </w:r>
          </w:p>
        </w:tc>
        <w:tc>
          <w:tcPr>
            <w:tcW w:w="877" w:type="dxa"/>
            <w:tcBorders>
              <w:top w:val="nil"/>
              <w:left w:val="nil"/>
              <w:bottom w:val="single" w:sz="4" w:space="0" w:color="auto"/>
              <w:right w:val="single" w:sz="4" w:space="0" w:color="auto"/>
            </w:tcBorders>
            <w:shd w:val="clear" w:color="000000" w:fill="FFFFFF"/>
            <w:noWrap/>
            <w:vAlign w:val="bottom"/>
            <w:hideMark/>
          </w:tcPr>
          <w:p w14:paraId="357EF087" w14:textId="4C75230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93</w:t>
            </w:r>
          </w:p>
        </w:tc>
        <w:tc>
          <w:tcPr>
            <w:tcW w:w="877" w:type="dxa"/>
            <w:tcBorders>
              <w:top w:val="nil"/>
              <w:left w:val="nil"/>
              <w:bottom w:val="single" w:sz="4" w:space="0" w:color="auto"/>
              <w:right w:val="single" w:sz="4" w:space="0" w:color="auto"/>
            </w:tcBorders>
            <w:shd w:val="clear" w:color="000000" w:fill="FFFFFF"/>
            <w:noWrap/>
            <w:vAlign w:val="bottom"/>
            <w:hideMark/>
          </w:tcPr>
          <w:p w14:paraId="61DE3957" w14:textId="48708E3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96</w:t>
            </w:r>
          </w:p>
        </w:tc>
        <w:tc>
          <w:tcPr>
            <w:tcW w:w="878" w:type="dxa"/>
            <w:tcBorders>
              <w:top w:val="nil"/>
              <w:left w:val="nil"/>
              <w:bottom w:val="single" w:sz="4" w:space="0" w:color="auto"/>
              <w:right w:val="single" w:sz="4" w:space="0" w:color="auto"/>
            </w:tcBorders>
            <w:shd w:val="clear" w:color="000000" w:fill="FFFFFF"/>
            <w:noWrap/>
            <w:vAlign w:val="bottom"/>
            <w:hideMark/>
          </w:tcPr>
          <w:p w14:paraId="254AB7B1" w14:textId="0D3918E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1002" w:type="dxa"/>
            <w:tcBorders>
              <w:top w:val="nil"/>
              <w:left w:val="nil"/>
              <w:bottom w:val="single" w:sz="4" w:space="0" w:color="auto"/>
              <w:right w:val="single" w:sz="4" w:space="0" w:color="auto"/>
            </w:tcBorders>
            <w:shd w:val="clear" w:color="000000" w:fill="FFFFFF"/>
            <w:noWrap/>
            <w:vAlign w:val="bottom"/>
            <w:hideMark/>
          </w:tcPr>
          <w:p w14:paraId="3E75C928" w14:textId="704EAB5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101</w:t>
            </w:r>
          </w:p>
        </w:tc>
        <w:tc>
          <w:tcPr>
            <w:tcW w:w="997" w:type="dxa"/>
            <w:tcBorders>
              <w:top w:val="nil"/>
              <w:left w:val="nil"/>
              <w:bottom w:val="single" w:sz="4" w:space="0" w:color="auto"/>
              <w:right w:val="single" w:sz="4" w:space="0" w:color="auto"/>
            </w:tcBorders>
            <w:shd w:val="clear" w:color="000000" w:fill="FFFFFF"/>
            <w:noWrap/>
            <w:vAlign w:val="bottom"/>
            <w:hideMark/>
          </w:tcPr>
          <w:p w14:paraId="47B2E4CA" w14:textId="21C4C68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94</w:t>
            </w:r>
          </w:p>
        </w:tc>
        <w:tc>
          <w:tcPr>
            <w:tcW w:w="997" w:type="dxa"/>
            <w:tcBorders>
              <w:top w:val="nil"/>
              <w:left w:val="nil"/>
              <w:bottom w:val="single" w:sz="4" w:space="0" w:color="auto"/>
              <w:right w:val="single" w:sz="4" w:space="0" w:color="auto"/>
            </w:tcBorders>
            <w:shd w:val="clear" w:color="000000" w:fill="FFFFFF"/>
            <w:noWrap/>
            <w:vAlign w:val="bottom"/>
            <w:hideMark/>
          </w:tcPr>
          <w:p w14:paraId="34FFEA62" w14:textId="72B0534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100</w:t>
            </w:r>
          </w:p>
        </w:tc>
        <w:tc>
          <w:tcPr>
            <w:tcW w:w="997" w:type="dxa"/>
            <w:tcBorders>
              <w:top w:val="nil"/>
              <w:left w:val="nil"/>
              <w:bottom w:val="single" w:sz="4" w:space="0" w:color="auto"/>
              <w:right w:val="single" w:sz="4" w:space="0" w:color="auto"/>
            </w:tcBorders>
            <w:shd w:val="clear" w:color="000000" w:fill="FFFFFF"/>
            <w:noWrap/>
            <w:vAlign w:val="bottom"/>
            <w:hideMark/>
          </w:tcPr>
          <w:p w14:paraId="2DA289B1" w14:textId="7FB07C7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122</w:t>
            </w:r>
          </w:p>
        </w:tc>
        <w:tc>
          <w:tcPr>
            <w:tcW w:w="956" w:type="dxa"/>
            <w:tcBorders>
              <w:top w:val="nil"/>
              <w:left w:val="nil"/>
              <w:bottom w:val="single" w:sz="4" w:space="0" w:color="auto"/>
              <w:right w:val="single" w:sz="4" w:space="0" w:color="auto"/>
            </w:tcBorders>
            <w:shd w:val="clear" w:color="000000" w:fill="FFFFFF"/>
            <w:noWrap/>
            <w:vAlign w:val="bottom"/>
            <w:hideMark/>
          </w:tcPr>
          <w:p w14:paraId="160586C8" w14:textId="282C351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150</w:t>
            </w:r>
          </w:p>
        </w:tc>
      </w:tr>
      <w:tr w:rsidR="008D1421" w:rsidRPr="008D1421" w14:paraId="1A35735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28EB4A2E" w14:textId="77777777" w:rsidR="008D1421" w:rsidRPr="008D1421" w:rsidRDefault="008D1421" w:rsidP="00E03735">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6589807B" w14:textId="0FF138F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47</w:t>
            </w:r>
          </w:p>
        </w:tc>
        <w:tc>
          <w:tcPr>
            <w:tcW w:w="877" w:type="dxa"/>
            <w:tcBorders>
              <w:top w:val="nil"/>
              <w:left w:val="nil"/>
              <w:bottom w:val="single" w:sz="4" w:space="0" w:color="auto"/>
              <w:right w:val="single" w:sz="4" w:space="0" w:color="auto"/>
            </w:tcBorders>
            <w:shd w:val="clear" w:color="000000" w:fill="FFFFFF"/>
            <w:noWrap/>
            <w:vAlign w:val="bottom"/>
            <w:hideMark/>
          </w:tcPr>
          <w:p w14:paraId="6712CA3E" w14:textId="28C1822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877" w:type="dxa"/>
            <w:tcBorders>
              <w:top w:val="nil"/>
              <w:left w:val="nil"/>
              <w:bottom w:val="single" w:sz="4" w:space="0" w:color="auto"/>
              <w:right w:val="single" w:sz="4" w:space="0" w:color="auto"/>
            </w:tcBorders>
            <w:shd w:val="clear" w:color="000000" w:fill="FFFFFF"/>
            <w:noWrap/>
            <w:vAlign w:val="bottom"/>
            <w:hideMark/>
          </w:tcPr>
          <w:p w14:paraId="56E5AB60" w14:textId="0B2B2B1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50</w:t>
            </w:r>
          </w:p>
        </w:tc>
        <w:tc>
          <w:tcPr>
            <w:tcW w:w="878" w:type="dxa"/>
            <w:tcBorders>
              <w:top w:val="nil"/>
              <w:left w:val="nil"/>
              <w:bottom w:val="single" w:sz="4" w:space="0" w:color="auto"/>
              <w:right w:val="single" w:sz="4" w:space="0" w:color="auto"/>
            </w:tcBorders>
            <w:shd w:val="clear" w:color="000000" w:fill="FFFFFF"/>
            <w:noWrap/>
            <w:vAlign w:val="bottom"/>
            <w:hideMark/>
          </w:tcPr>
          <w:p w14:paraId="43EC6F92" w14:textId="1F87E91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1002" w:type="dxa"/>
            <w:tcBorders>
              <w:top w:val="nil"/>
              <w:left w:val="nil"/>
              <w:bottom w:val="single" w:sz="4" w:space="0" w:color="auto"/>
              <w:right w:val="single" w:sz="4" w:space="0" w:color="auto"/>
            </w:tcBorders>
            <w:shd w:val="clear" w:color="000000" w:fill="FFFFFF"/>
            <w:noWrap/>
            <w:vAlign w:val="bottom"/>
            <w:hideMark/>
          </w:tcPr>
          <w:p w14:paraId="60810AE1" w14:textId="6D02D53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52</w:t>
            </w:r>
          </w:p>
        </w:tc>
        <w:tc>
          <w:tcPr>
            <w:tcW w:w="997" w:type="dxa"/>
            <w:tcBorders>
              <w:top w:val="nil"/>
              <w:left w:val="nil"/>
              <w:bottom w:val="single" w:sz="4" w:space="0" w:color="auto"/>
              <w:right w:val="single" w:sz="4" w:space="0" w:color="auto"/>
            </w:tcBorders>
            <w:shd w:val="clear" w:color="000000" w:fill="FFFFFF"/>
            <w:noWrap/>
            <w:vAlign w:val="bottom"/>
            <w:hideMark/>
          </w:tcPr>
          <w:p w14:paraId="518B4795" w14:textId="4D94A7A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49</w:t>
            </w:r>
          </w:p>
        </w:tc>
        <w:tc>
          <w:tcPr>
            <w:tcW w:w="997" w:type="dxa"/>
            <w:tcBorders>
              <w:top w:val="nil"/>
              <w:left w:val="nil"/>
              <w:bottom w:val="single" w:sz="4" w:space="0" w:color="auto"/>
              <w:right w:val="single" w:sz="4" w:space="0" w:color="auto"/>
            </w:tcBorders>
            <w:shd w:val="clear" w:color="000000" w:fill="FFFFFF"/>
            <w:noWrap/>
            <w:vAlign w:val="bottom"/>
            <w:hideMark/>
          </w:tcPr>
          <w:p w14:paraId="674603E8" w14:textId="35CEC2E3"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51</w:t>
            </w:r>
          </w:p>
        </w:tc>
        <w:tc>
          <w:tcPr>
            <w:tcW w:w="997" w:type="dxa"/>
            <w:tcBorders>
              <w:top w:val="nil"/>
              <w:left w:val="nil"/>
              <w:bottom w:val="single" w:sz="4" w:space="0" w:color="auto"/>
              <w:right w:val="single" w:sz="4" w:space="0" w:color="auto"/>
            </w:tcBorders>
            <w:shd w:val="clear" w:color="000000" w:fill="FFFFFF"/>
            <w:noWrap/>
            <w:vAlign w:val="bottom"/>
            <w:hideMark/>
          </w:tcPr>
          <w:p w14:paraId="3A5B2D0A" w14:textId="2B83070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62</w:t>
            </w:r>
          </w:p>
        </w:tc>
        <w:tc>
          <w:tcPr>
            <w:tcW w:w="956" w:type="dxa"/>
            <w:tcBorders>
              <w:top w:val="nil"/>
              <w:left w:val="nil"/>
              <w:bottom w:val="single" w:sz="4" w:space="0" w:color="auto"/>
              <w:right w:val="single" w:sz="4" w:space="0" w:color="auto"/>
            </w:tcBorders>
            <w:shd w:val="clear" w:color="000000" w:fill="FFFFFF"/>
            <w:noWrap/>
            <w:vAlign w:val="bottom"/>
            <w:hideMark/>
          </w:tcPr>
          <w:p w14:paraId="3F1EC341" w14:textId="4914314D"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78</w:t>
            </w:r>
          </w:p>
        </w:tc>
      </w:tr>
      <w:tr w:rsidR="008D1421" w:rsidRPr="008D1421" w14:paraId="49575773"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F960169"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7" w:type="dxa"/>
            <w:tcBorders>
              <w:top w:val="nil"/>
              <w:left w:val="nil"/>
              <w:bottom w:val="single" w:sz="4" w:space="0" w:color="auto"/>
              <w:right w:val="single" w:sz="4" w:space="0" w:color="auto"/>
            </w:tcBorders>
            <w:shd w:val="clear" w:color="000000" w:fill="FFFFFF"/>
            <w:noWrap/>
            <w:vAlign w:val="bottom"/>
            <w:hideMark/>
          </w:tcPr>
          <w:p w14:paraId="08C0CCD9" w14:textId="6AD560D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677F610B" w14:textId="15E2C335"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bottom"/>
            <w:hideMark/>
          </w:tcPr>
          <w:p w14:paraId="1CBAD663" w14:textId="1805667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878" w:type="dxa"/>
            <w:tcBorders>
              <w:top w:val="nil"/>
              <w:left w:val="nil"/>
              <w:bottom w:val="single" w:sz="4" w:space="0" w:color="auto"/>
              <w:right w:val="single" w:sz="4" w:space="0" w:color="auto"/>
            </w:tcBorders>
            <w:shd w:val="clear" w:color="000000" w:fill="FFFFFF"/>
            <w:noWrap/>
            <w:vAlign w:val="bottom"/>
            <w:hideMark/>
          </w:tcPr>
          <w:p w14:paraId="46BF6350" w14:textId="064A0E76"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1002" w:type="dxa"/>
            <w:tcBorders>
              <w:top w:val="nil"/>
              <w:left w:val="nil"/>
              <w:bottom w:val="single" w:sz="4" w:space="0" w:color="auto"/>
              <w:right w:val="single" w:sz="4" w:space="0" w:color="auto"/>
            </w:tcBorders>
            <w:shd w:val="clear" w:color="000000" w:fill="FFFFFF"/>
            <w:noWrap/>
            <w:vAlign w:val="bottom"/>
            <w:hideMark/>
          </w:tcPr>
          <w:p w14:paraId="3751DB9D" w14:textId="0387180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5A62F0EC" w14:textId="702BB5A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16</w:t>
            </w:r>
          </w:p>
        </w:tc>
        <w:tc>
          <w:tcPr>
            <w:tcW w:w="997" w:type="dxa"/>
            <w:tcBorders>
              <w:top w:val="nil"/>
              <w:left w:val="nil"/>
              <w:bottom w:val="single" w:sz="4" w:space="0" w:color="auto"/>
              <w:right w:val="single" w:sz="4" w:space="0" w:color="auto"/>
            </w:tcBorders>
            <w:shd w:val="clear" w:color="000000" w:fill="FFFFFF"/>
            <w:noWrap/>
            <w:vAlign w:val="bottom"/>
            <w:hideMark/>
          </w:tcPr>
          <w:p w14:paraId="20C1743D" w14:textId="11447369"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997" w:type="dxa"/>
            <w:tcBorders>
              <w:top w:val="nil"/>
              <w:left w:val="nil"/>
              <w:bottom w:val="single" w:sz="4" w:space="0" w:color="auto"/>
              <w:right w:val="single" w:sz="4" w:space="0" w:color="auto"/>
            </w:tcBorders>
            <w:shd w:val="clear" w:color="000000" w:fill="FFFFFF"/>
            <w:noWrap/>
            <w:vAlign w:val="bottom"/>
            <w:hideMark/>
          </w:tcPr>
          <w:p w14:paraId="12F43013" w14:textId="2C7FBEF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56" w:type="dxa"/>
            <w:tcBorders>
              <w:top w:val="nil"/>
              <w:left w:val="nil"/>
              <w:bottom w:val="single" w:sz="4" w:space="0" w:color="auto"/>
              <w:right w:val="single" w:sz="4" w:space="0" w:color="auto"/>
            </w:tcBorders>
            <w:shd w:val="clear" w:color="000000" w:fill="FFFFFF"/>
            <w:noWrap/>
            <w:vAlign w:val="bottom"/>
            <w:hideMark/>
          </w:tcPr>
          <w:p w14:paraId="7F3C5A0B" w14:textId="5D7F72CC"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r>
      <w:tr w:rsidR="008D1421" w:rsidRPr="008D1421" w14:paraId="743DC11C"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36C2AF91" w14:textId="77777777" w:rsidR="008D1421" w:rsidRPr="008D1421" w:rsidRDefault="008D1421" w:rsidP="00E03735">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7" w:type="dxa"/>
            <w:tcBorders>
              <w:top w:val="nil"/>
              <w:left w:val="nil"/>
              <w:bottom w:val="single" w:sz="4" w:space="0" w:color="auto"/>
              <w:right w:val="single" w:sz="4" w:space="0" w:color="auto"/>
            </w:tcBorders>
            <w:shd w:val="clear" w:color="000000" w:fill="FFFFFF"/>
            <w:noWrap/>
            <w:vAlign w:val="bottom"/>
            <w:hideMark/>
          </w:tcPr>
          <w:p w14:paraId="65D630E1" w14:textId="7C6F41C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17</w:t>
            </w:r>
          </w:p>
        </w:tc>
        <w:tc>
          <w:tcPr>
            <w:tcW w:w="877" w:type="dxa"/>
            <w:tcBorders>
              <w:top w:val="nil"/>
              <w:left w:val="nil"/>
              <w:bottom w:val="single" w:sz="4" w:space="0" w:color="auto"/>
              <w:right w:val="single" w:sz="4" w:space="0" w:color="auto"/>
            </w:tcBorders>
            <w:shd w:val="clear" w:color="000000" w:fill="FFFFFF"/>
            <w:noWrap/>
            <w:vAlign w:val="bottom"/>
            <w:hideMark/>
          </w:tcPr>
          <w:p w14:paraId="651E1475" w14:textId="38290C01"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7" w:type="dxa"/>
            <w:tcBorders>
              <w:top w:val="nil"/>
              <w:left w:val="nil"/>
              <w:bottom w:val="single" w:sz="4" w:space="0" w:color="auto"/>
              <w:right w:val="single" w:sz="4" w:space="0" w:color="auto"/>
            </w:tcBorders>
            <w:shd w:val="clear" w:color="000000" w:fill="FFFFFF"/>
            <w:noWrap/>
            <w:vAlign w:val="bottom"/>
            <w:hideMark/>
          </w:tcPr>
          <w:p w14:paraId="4E03BBD9" w14:textId="343AC737"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878" w:type="dxa"/>
            <w:tcBorders>
              <w:top w:val="nil"/>
              <w:left w:val="nil"/>
              <w:bottom w:val="single" w:sz="4" w:space="0" w:color="auto"/>
              <w:right w:val="single" w:sz="4" w:space="0" w:color="auto"/>
            </w:tcBorders>
            <w:shd w:val="clear" w:color="000000" w:fill="FFFFFF"/>
            <w:noWrap/>
            <w:vAlign w:val="bottom"/>
            <w:hideMark/>
          </w:tcPr>
          <w:p w14:paraId="004A4A87" w14:textId="7023688F"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19</w:t>
            </w:r>
          </w:p>
        </w:tc>
        <w:tc>
          <w:tcPr>
            <w:tcW w:w="1002" w:type="dxa"/>
            <w:tcBorders>
              <w:top w:val="nil"/>
              <w:left w:val="nil"/>
              <w:bottom w:val="single" w:sz="4" w:space="0" w:color="auto"/>
              <w:right w:val="single" w:sz="4" w:space="0" w:color="auto"/>
            </w:tcBorders>
            <w:shd w:val="clear" w:color="000000" w:fill="FFFFFF"/>
            <w:noWrap/>
            <w:vAlign w:val="bottom"/>
            <w:hideMark/>
          </w:tcPr>
          <w:p w14:paraId="3D19D697" w14:textId="56F99078"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21</w:t>
            </w:r>
          </w:p>
        </w:tc>
        <w:tc>
          <w:tcPr>
            <w:tcW w:w="997" w:type="dxa"/>
            <w:tcBorders>
              <w:top w:val="nil"/>
              <w:left w:val="nil"/>
              <w:bottom w:val="single" w:sz="4" w:space="0" w:color="auto"/>
              <w:right w:val="single" w:sz="4" w:space="0" w:color="auto"/>
            </w:tcBorders>
            <w:shd w:val="clear" w:color="000000" w:fill="FFFFFF"/>
            <w:noWrap/>
            <w:vAlign w:val="bottom"/>
            <w:hideMark/>
          </w:tcPr>
          <w:p w14:paraId="234A2584" w14:textId="020B86AE"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18</w:t>
            </w:r>
          </w:p>
        </w:tc>
        <w:tc>
          <w:tcPr>
            <w:tcW w:w="997" w:type="dxa"/>
            <w:tcBorders>
              <w:top w:val="nil"/>
              <w:left w:val="nil"/>
              <w:bottom w:val="single" w:sz="4" w:space="0" w:color="auto"/>
              <w:right w:val="single" w:sz="4" w:space="0" w:color="auto"/>
            </w:tcBorders>
            <w:shd w:val="clear" w:color="000000" w:fill="FFFFFF"/>
            <w:noWrap/>
            <w:vAlign w:val="bottom"/>
            <w:hideMark/>
          </w:tcPr>
          <w:p w14:paraId="6E8E05D4" w14:textId="52D19C22"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20</w:t>
            </w:r>
          </w:p>
        </w:tc>
        <w:tc>
          <w:tcPr>
            <w:tcW w:w="997" w:type="dxa"/>
            <w:tcBorders>
              <w:top w:val="nil"/>
              <w:left w:val="nil"/>
              <w:bottom w:val="single" w:sz="4" w:space="0" w:color="auto"/>
              <w:right w:val="single" w:sz="4" w:space="0" w:color="auto"/>
            </w:tcBorders>
            <w:shd w:val="clear" w:color="000000" w:fill="FFFFFF"/>
            <w:noWrap/>
            <w:vAlign w:val="bottom"/>
            <w:hideMark/>
          </w:tcPr>
          <w:p w14:paraId="4656327C" w14:textId="267287AA"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24</w:t>
            </w:r>
          </w:p>
        </w:tc>
        <w:tc>
          <w:tcPr>
            <w:tcW w:w="956" w:type="dxa"/>
            <w:tcBorders>
              <w:top w:val="nil"/>
              <w:left w:val="nil"/>
              <w:bottom w:val="single" w:sz="4" w:space="0" w:color="auto"/>
              <w:right w:val="single" w:sz="4" w:space="0" w:color="auto"/>
            </w:tcBorders>
            <w:shd w:val="clear" w:color="000000" w:fill="FFFFFF"/>
            <w:noWrap/>
            <w:vAlign w:val="bottom"/>
            <w:hideMark/>
          </w:tcPr>
          <w:p w14:paraId="1C6BF25E" w14:textId="205AED6B" w:rsidR="008D1421" w:rsidRPr="008D1421" w:rsidRDefault="008D1421" w:rsidP="00E03735">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29</w:t>
            </w:r>
          </w:p>
        </w:tc>
      </w:tr>
      <w:tr w:rsidR="008D1421" w:rsidRPr="008D1421" w14:paraId="70C98711" w14:textId="77777777" w:rsidTr="00881A72">
        <w:trPr>
          <w:trHeight w:val="504"/>
        </w:trPr>
        <w:tc>
          <w:tcPr>
            <w:tcW w:w="2003" w:type="dxa"/>
            <w:tcBorders>
              <w:top w:val="nil"/>
              <w:left w:val="single" w:sz="4" w:space="0" w:color="auto"/>
              <w:bottom w:val="single" w:sz="4" w:space="0" w:color="auto"/>
              <w:right w:val="single" w:sz="4" w:space="0" w:color="auto"/>
            </w:tcBorders>
            <w:shd w:val="clear" w:color="000000" w:fill="FFFFFF"/>
            <w:noWrap/>
            <w:vAlign w:val="bottom"/>
            <w:hideMark/>
          </w:tcPr>
          <w:p w14:paraId="00263B86" w14:textId="77777777" w:rsidR="008D1421" w:rsidRPr="00881A72" w:rsidRDefault="008D1421" w:rsidP="00E03735">
            <w:pPr>
              <w:spacing w:after="0" w:line="240" w:lineRule="auto"/>
              <w:rPr>
                <w:rFonts w:ascii="Arial" w:eastAsia="Times New Roman" w:hAnsi="Arial" w:cs="Arial"/>
                <w:b/>
                <w:bCs/>
                <w:color w:val="000000"/>
                <w:sz w:val="20"/>
                <w:szCs w:val="20"/>
                <w:lang w:val="en-US"/>
              </w:rPr>
            </w:pPr>
            <w:r w:rsidRPr="00881A72">
              <w:rPr>
                <w:rFonts w:ascii="Arial" w:hAnsi="Arial" w:cs="Arial"/>
                <w:b/>
                <w:bCs/>
                <w:color w:val="000000"/>
                <w:sz w:val="20"/>
                <w:szCs w:val="20"/>
              </w:rPr>
              <w:t>Total</w:t>
            </w:r>
          </w:p>
        </w:tc>
        <w:tc>
          <w:tcPr>
            <w:tcW w:w="877" w:type="dxa"/>
            <w:tcBorders>
              <w:top w:val="nil"/>
              <w:left w:val="nil"/>
              <w:bottom w:val="single" w:sz="4" w:space="0" w:color="auto"/>
              <w:right w:val="single" w:sz="4" w:space="0" w:color="auto"/>
            </w:tcBorders>
            <w:shd w:val="clear" w:color="000000" w:fill="FFFFFF"/>
            <w:noWrap/>
            <w:vAlign w:val="bottom"/>
            <w:hideMark/>
          </w:tcPr>
          <w:p w14:paraId="55C629F8" w14:textId="15D4F1BA"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171</w:t>
            </w:r>
          </w:p>
        </w:tc>
        <w:tc>
          <w:tcPr>
            <w:tcW w:w="877" w:type="dxa"/>
            <w:tcBorders>
              <w:top w:val="nil"/>
              <w:left w:val="nil"/>
              <w:bottom w:val="single" w:sz="4" w:space="0" w:color="auto"/>
              <w:right w:val="single" w:sz="4" w:space="0" w:color="auto"/>
            </w:tcBorders>
            <w:shd w:val="clear" w:color="000000" w:fill="FFFFFF"/>
            <w:noWrap/>
            <w:vAlign w:val="bottom"/>
            <w:hideMark/>
          </w:tcPr>
          <w:p w14:paraId="2E44E1F8" w14:textId="2B7C52D7"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176</w:t>
            </w:r>
          </w:p>
        </w:tc>
        <w:tc>
          <w:tcPr>
            <w:tcW w:w="877" w:type="dxa"/>
            <w:tcBorders>
              <w:top w:val="nil"/>
              <w:left w:val="nil"/>
              <w:bottom w:val="single" w:sz="4" w:space="0" w:color="auto"/>
              <w:right w:val="single" w:sz="4" w:space="0" w:color="auto"/>
            </w:tcBorders>
            <w:shd w:val="clear" w:color="000000" w:fill="FFFFFF"/>
            <w:noWrap/>
            <w:vAlign w:val="bottom"/>
            <w:hideMark/>
          </w:tcPr>
          <w:p w14:paraId="239DA4E9" w14:textId="411DDF8F"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180</w:t>
            </w:r>
          </w:p>
        </w:tc>
        <w:tc>
          <w:tcPr>
            <w:tcW w:w="878" w:type="dxa"/>
            <w:tcBorders>
              <w:top w:val="nil"/>
              <w:left w:val="nil"/>
              <w:bottom w:val="single" w:sz="4" w:space="0" w:color="auto"/>
              <w:right w:val="single" w:sz="4" w:space="0" w:color="auto"/>
            </w:tcBorders>
            <w:shd w:val="clear" w:color="000000" w:fill="FFFFFF"/>
            <w:noWrap/>
            <w:vAlign w:val="bottom"/>
            <w:hideMark/>
          </w:tcPr>
          <w:p w14:paraId="71CC52DC" w14:textId="1C17BADE"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186</w:t>
            </w:r>
          </w:p>
        </w:tc>
        <w:tc>
          <w:tcPr>
            <w:tcW w:w="1002" w:type="dxa"/>
            <w:tcBorders>
              <w:top w:val="nil"/>
              <w:left w:val="nil"/>
              <w:bottom w:val="single" w:sz="4" w:space="0" w:color="auto"/>
              <w:right w:val="single" w:sz="4" w:space="0" w:color="auto"/>
            </w:tcBorders>
            <w:shd w:val="clear" w:color="000000" w:fill="FFFFFF"/>
            <w:noWrap/>
            <w:vAlign w:val="bottom"/>
            <w:hideMark/>
          </w:tcPr>
          <w:p w14:paraId="4693C86B" w14:textId="295C1EB5"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190</w:t>
            </w:r>
          </w:p>
        </w:tc>
        <w:tc>
          <w:tcPr>
            <w:tcW w:w="997" w:type="dxa"/>
            <w:tcBorders>
              <w:top w:val="nil"/>
              <w:left w:val="nil"/>
              <w:bottom w:val="single" w:sz="4" w:space="0" w:color="auto"/>
              <w:right w:val="single" w:sz="4" w:space="0" w:color="auto"/>
            </w:tcBorders>
            <w:shd w:val="clear" w:color="000000" w:fill="FFFFFF"/>
            <w:noWrap/>
            <w:vAlign w:val="bottom"/>
            <w:hideMark/>
          </w:tcPr>
          <w:p w14:paraId="2E7C8C83" w14:textId="449FE153"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178</w:t>
            </w:r>
          </w:p>
        </w:tc>
        <w:tc>
          <w:tcPr>
            <w:tcW w:w="997" w:type="dxa"/>
            <w:tcBorders>
              <w:top w:val="nil"/>
              <w:left w:val="nil"/>
              <w:bottom w:val="single" w:sz="4" w:space="0" w:color="auto"/>
              <w:right w:val="single" w:sz="4" w:space="0" w:color="auto"/>
            </w:tcBorders>
            <w:shd w:val="clear" w:color="000000" w:fill="FFFFFF"/>
            <w:noWrap/>
            <w:vAlign w:val="bottom"/>
            <w:hideMark/>
          </w:tcPr>
          <w:p w14:paraId="7B2736AF" w14:textId="7AFD310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187</w:t>
            </w:r>
          </w:p>
        </w:tc>
        <w:tc>
          <w:tcPr>
            <w:tcW w:w="997" w:type="dxa"/>
            <w:tcBorders>
              <w:top w:val="nil"/>
              <w:left w:val="nil"/>
              <w:bottom w:val="single" w:sz="4" w:space="0" w:color="auto"/>
              <w:right w:val="single" w:sz="4" w:space="0" w:color="auto"/>
            </w:tcBorders>
            <w:shd w:val="clear" w:color="000000" w:fill="FFFFFF"/>
            <w:noWrap/>
            <w:vAlign w:val="bottom"/>
            <w:hideMark/>
          </w:tcPr>
          <w:p w14:paraId="1216B725" w14:textId="473ED526"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229</w:t>
            </w:r>
          </w:p>
        </w:tc>
        <w:tc>
          <w:tcPr>
            <w:tcW w:w="956" w:type="dxa"/>
            <w:tcBorders>
              <w:top w:val="nil"/>
              <w:left w:val="nil"/>
              <w:bottom w:val="single" w:sz="4" w:space="0" w:color="auto"/>
              <w:right w:val="single" w:sz="4" w:space="0" w:color="auto"/>
            </w:tcBorders>
            <w:shd w:val="clear" w:color="000000" w:fill="FFFFFF"/>
            <w:noWrap/>
            <w:vAlign w:val="bottom"/>
            <w:hideMark/>
          </w:tcPr>
          <w:p w14:paraId="1352F68F" w14:textId="6FA1382D" w:rsidR="008D1421" w:rsidRPr="00881A72" w:rsidRDefault="008D1421" w:rsidP="00E03735">
            <w:pPr>
              <w:spacing w:after="0" w:line="240" w:lineRule="auto"/>
              <w:jc w:val="center"/>
              <w:rPr>
                <w:rFonts w:ascii="Arial" w:eastAsia="Times New Roman" w:hAnsi="Arial" w:cs="Arial"/>
                <w:b/>
                <w:bCs/>
                <w:color w:val="000000" w:themeColor="text1"/>
                <w:sz w:val="20"/>
                <w:szCs w:val="20"/>
                <w:lang w:val="en-US"/>
              </w:rPr>
            </w:pPr>
            <w:r w:rsidRPr="00881A72">
              <w:rPr>
                <w:rFonts w:ascii="Arial" w:hAnsi="Arial" w:cs="Arial"/>
                <w:b/>
                <w:bCs/>
                <w:color w:val="000000"/>
                <w:sz w:val="20"/>
                <w:szCs w:val="20"/>
              </w:rPr>
              <w:t>282</w:t>
            </w:r>
          </w:p>
        </w:tc>
      </w:tr>
    </w:tbl>
    <w:p w14:paraId="151776B6" w14:textId="30727E35" w:rsidR="00881A72" w:rsidRDefault="00881A72">
      <w:pPr>
        <w:rPr>
          <w:color w:val="000000" w:themeColor="text1"/>
        </w:rPr>
      </w:pPr>
      <w:r w:rsidRPr="002B5730">
        <w:rPr>
          <w:bCs/>
          <w:noProof/>
          <w:color w:val="000000" w:themeColor="text1"/>
        </w:rPr>
        <mc:AlternateContent>
          <mc:Choice Requires="wps">
            <w:drawing>
              <wp:anchor distT="0" distB="0" distL="114300" distR="114300" simplePos="0" relativeHeight="252479488" behindDoc="0" locked="0" layoutInCell="1" allowOverlap="1" wp14:anchorId="5C622B4B" wp14:editId="75239CD9">
                <wp:simplePos x="0" y="0"/>
                <wp:positionH relativeFrom="margin">
                  <wp:posOffset>2194824</wp:posOffset>
                </wp:positionH>
                <wp:positionV relativeFrom="paragraph">
                  <wp:posOffset>140236</wp:posOffset>
                </wp:positionV>
                <wp:extent cx="4333875" cy="391885"/>
                <wp:effectExtent l="0" t="0" r="0" b="0"/>
                <wp:wrapNone/>
                <wp:docPr id="1268" name="TextBox 22"/>
                <wp:cNvGraphicFramePr/>
                <a:graphic xmlns:a="http://schemas.openxmlformats.org/drawingml/2006/main">
                  <a:graphicData uri="http://schemas.microsoft.com/office/word/2010/wordprocessingShape">
                    <wps:wsp>
                      <wps:cNvSpPr txBox="1"/>
                      <wps:spPr>
                        <a:xfrm>
                          <a:off x="0" y="0"/>
                          <a:ext cx="4333875" cy="391885"/>
                        </a:xfrm>
                        <a:prstGeom prst="rect">
                          <a:avLst/>
                        </a:prstGeom>
                        <a:noFill/>
                      </wps:spPr>
                      <wps:txb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622B4B" id="_x0000_s1087" type="#_x0000_t202" style="position:absolute;margin-left:172.8pt;margin-top:11.05pt;width:341.25pt;height:30.8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" filled="f" stroked="f">
                <v:textbox>
                  <w:txbxContent>
                    <w:p w14:paraId="41255854"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50BA7099"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05C966C4" w14:textId="77777777" w:rsidR="003757E0" w:rsidRDefault="003757E0" w:rsidP="003757E0">
      <w:pPr>
        <w:tabs>
          <w:tab w:val="left" w:pos="1530"/>
        </w:tabs>
        <w:spacing w:line="480" w:lineRule="auto"/>
        <w:rPr>
          <w:rFonts w:ascii="Arial" w:eastAsia="Arial" w:hAnsi="Arial" w:cs="Arial"/>
          <w:bCs/>
          <w:i/>
          <w:iCs/>
          <w:color w:val="000000" w:themeColor="text1"/>
          <w:sz w:val="18"/>
          <w:szCs w:val="18"/>
        </w:rPr>
      </w:pPr>
    </w:p>
    <w:p w14:paraId="0F250C59" w14:textId="1AB2B14F"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Europe</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81</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15</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respectively.</w:t>
      </w:r>
    </w:p>
    <w:p w14:paraId="3F7AD96D" w14:textId="63F7EC65" w:rsidR="0068383C" w:rsidRDefault="0068383C" w:rsidP="00881A72">
      <w:pPr>
        <w:rPr>
          <w:rFonts w:ascii="Arial" w:hAnsi="Arial" w:cs="Arial"/>
          <w:color w:val="000000" w:themeColor="text1"/>
          <w:sz w:val="24"/>
          <w:szCs w:val="24"/>
        </w:rPr>
      </w:pPr>
    </w:p>
    <w:p w14:paraId="2FDA6FA2" w14:textId="77777777" w:rsidR="0068383C" w:rsidRDefault="0068383C" w:rsidP="00990C86">
      <w:pPr>
        <w:spacing w:line="360" w:lineRule="auto"/>
        <w:jc w:val="both"/>
        <w:rPr>
          <w:rFonts w:ascii="Arial" w:hAnsi="Arial" w:cs="Arial"/>
          <w:color w:val="000000" w:themeColor="text1"/>
          <w:sz w:val="24"/>
          <w:szCs w:val="24"/>
        </w:rPr>
      </w:pPr>
    </w:p>
    <w:p w14:paraId="45D17B83" w14:textId="5375FB7F" w:rsidR="00881A72" w:rsidRDefault="00881A72" w:rsidP="00990C86">
      <w:pPr>
        <w:spacing w:line="360" w:lineRule="auto"/>
        <w:jc w:val="both"/>
        <w:rPr>
          <w:rFonts w:ascii="Arial" w:hAnsi="Arial" w:cs="Arial"/>
          <w:color w:val="000000" w:themeColor="text1"/>
          <w:sz w:val="24"/>
          <w:szCs w:val="24"/>
        </w:rPr>
      </w:pPr>
    </w:p>
    <w:p w14:paraId="703E0AAE" w14:textId="77DAE995" w:rsidR="002B5C26" w:rsidRDefault="002B5C26" w:rsidP="00990C86">
      <w:pPr>
        <w:spacing w:line="360" w:lineRule="auto"/>
        <w:jc w:val="both"/>
        <w:rPr>
          <w:rFonts w:ascii="Arial" w:hAnsi="Arial" w:cs="Arial"/>
          <w:color w:val="000000" w:themeColor="text1"/>
          <w:sz w:val="24"/>
          <w:szCs w:val="24"/>
        </w:rPr>
      </w:pPr>
    </w:p>
    <w:p w14:paraId="243FF0B7" w14:textId="2CEC8030" w:rsidR="002B5C26" w:rsidRDefault="002B5C26" w:rsidP="00990C86">
      <w:pPr>
        <w:spacing w:line="360" w:lineRule="auto"/>
        <w:jc w:val="both"/>
        <w:rPr>
          <w:rFonts w:ascii="Arial" w:hAnsi="Arial" w:cs="Arial"/>
          <w:color w:val="000000" w:themeColor="text1"/>
          <w:sz w:val="24"/>
          <w:szCs w:val="24"/>
        </w:rPr>
      </w:pPr>
    </w:p>
    <w:p w14:paraId="07FE7AF2" w14:textId="2C8BE267" w:rsidR="002B5C26" w:rsidRDefault="002B5C26" w:rsidP="00990C86">
      <w:pPr>
        <w:spacing w:line="360" w:lineRule="auto"/>
        <w:jc w:val="both"/>
        <w:rPr>
          <w:rFonts w:ascii="Arial" w:hAnsi="Arial" w:cs="Arial"/>
          <w:color w:val="000000" w:themeColor="text1"/>
          <w:sz w:val="24"/>
          <w:szCs w:val="24"/>
        </w:rPr>
      </w:pPr>
    </w:p>
    <w:p w14:paraId="1F109B61"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lastRenderedPageBreak/>
        <w:t>Europe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7B4D9339"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B258E8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ADAF8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D7212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C38D5E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B71F82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489F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329E2F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8F5C79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7F606B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6BF8F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D3BD45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24A3D1C2"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A15E38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Europe</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4C6623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B2F6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AE401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4DE56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A0AF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F681D4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208</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36FB7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58DF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77921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2BC7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213</w:t>
            </w:r>
          </w:p>
        </w:tc>
      </w:tr>
      <w:tr w:rsidR="007B461A" w:rsidRPr="00113DAD" w14:paraId="6A33A13B"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BB2D6B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56E32E9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480804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169.60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0C6CB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172.07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69DEE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172.40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997B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172.50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1ACBB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075B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169.95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575D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176.39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AAB747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E9F8E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189.61</w:t>
            </w:r>
          </w:p>
        </w:tc>
      </w:tr>
      <w:tr w:rsidR="007B461A" w:rsidRPr="00113DAD" w14:paraId="4C8C4FEB"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9BD339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711B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48EE1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171.09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E211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175.88</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0FB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179.66</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D6EA2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185.58</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4B21F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189.85</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61D8E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177.60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5CA81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187.10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4D5758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228.54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0A27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281.95</w:t>
            </w:r>
          </w:p>
        </w:tc>
      </w:tr>
      <w:tr w:rsidR="007B461A" w:rsidRPr="00113DAD" w14:paraId="0FC76DD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DE2BAE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3E29AD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EB2ED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C7067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2.80%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3FE7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18EDA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3.30%</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64FE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2.30%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D7F2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FC6B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B3281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15EA3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3.86%</w:t>
            </w:r>
          </w:p>
        </w:tc>
      </w:tr>
      <w:tr w:rsidR="007B461A" w:rsidRPr="00113DAD" w14:paraId="7331413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0CCADF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3B8C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27E00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D8B59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2BBC2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815A55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750F3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D485B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E19CE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-10.70</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1A10C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-47.45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6032F0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-92.34</w:t>
            </w:r>
          </w:p>
        </w:tc>
      </w:tr>
    </w:tbl>
    <w:p w14:paraId="20962E60" w14:textId="40B4FF5C" w:rsidR="002B5C26"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3312" behindDoc="0" locked="0" layoutInCell="1" allowOverlap="1" wp14:anchorId="411C1C49" wp14:editId="6E760544">
                <wp:simplePos x="0" y="0"/>
                <wp:positionH relativeFrom="column">
                  <wp:posOffset>4543425</wp:posOffset>
                </wp:positionH>
                <wp:positionV relativeFrom="paragraph">
                  <wp:posOffset>100965</wp:posOffset>
                </wp:positionV>
                <wp:extent cx="1809277" cy="584775"/>
                <wp:effectExtent l="0" t="0" r="0" b="0"/>
                <wp:wrapNone/>
                <wp:docPr id="11"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11C1C49" id="_x0000_s1088" type="#_x0000_t202" style="position:absolute;left:0;text-align:left;margin-left:357.75pt;margin-top:7.95pt;width:142.45pt;height:46.05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" filled="f" stroked="f">
                <v:textbox style="mso-fit-shape-to-text:t">
                  <w:txbxContent>
                    <w:p w14:paraId="4B588C71"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3709CC24" w14:textId="77777777"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3.2.3.5. Demand By Sales Channel</w:t>
      </w:r>
    </w:p>
    <w:p w14:paraId="736B365B" w14:textId="0E77D435"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E3EC7D" w14:textId="7CAF62A1"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Demand, By Sales Channel, By Volume</w:t>
      </w:r>
      <w:r w:rsidR="007C5B32">
        <w:rPr>
          <w:rFonts w:ascii="Arial" w:hAnsi="Arial" w:cs="Arial"/>
          <w:b/>
          <w:bCs/>
          <w:sz w:val="24"/>
          <w:szCs w:val="24"/>
        </w:rPr>
        <w:t xml:space="preserve"> (000’ Tonnes)</w:t>
      </w:r>
      <w:r w:rsidRPr="0061645E">
        <w:rPr>
          <w:rFonts w:ascii="Arial" w:hAnsi="Arial" w:cs="Arial"/>
          <w:b/>
          <w:bCs/>
          <w:sz w:val="24"/>
          <w:szCs w:val="24"/>
        </w:rPr>
        <w:t>, 2015–2020</w:t>
      </w:r>
    </w:p>
    <w:p w14:paraId="4ABAD24C" w14:textId="69AF19AB" w:rsidR="00023038" w:rsidRDefault="00E03735">
      <w:pPr>
        <w:rPr>
          <w:color w:val="000000" w:themeColor="text1"/>
        </w:rPr>
      </w:pPr>
      <w:r w:rsidRPr="002B5730">
        <w:rPr>
          <w:noProof/>
          <w:color w:val="000000" w:themeColor="text1"/>
        </w:rPr>
        <mc:AlternateContent>
          <mc:Choice Requires="wps">
            <w:drawing>
              <wp:anchor distT="0" distB="0" distL="114300" distR="114300" simplePos="0" relativeHeight="252106752" behindDoc="0" locked="0" layoutInCell="1" allowOverlap="1" wp14:anchorId="27FF9D87" wp14:editId="5C06D273">
                <wp:simplePos x="0" y="0"/>
                <wp:positionH relativeFrom="column">
                  <wp:posOffset>4343400</wp:posOffset>
                </wp:positionH>
                <wp:positionV relativeFrom="paragraph">
                  <wp:posOffset>2320290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089" type="#_x0000_t202" style="position:absolute;margin-left:342pt;margin-top:182.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3644D" w:rsidRPr="002B5730">
        <w:rPr>
          <w:noProof/>
          <w:color w:val="000000" w:themeColor="text1"/>
        </w:rPr>
        <w:drawing>
          <wp:inline distT="0" distB="0" distL="0" distR="0" wp14:anchorId="10E33AFE" wp14:editId="49BE7461">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10EB0B2" w14:textId="2F6B7D7D" w:rsidR="00E03735" w:rsidRDefault="00E03735">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2F6D6FF0" w14:textId="77777777" w:rsidTr="00BF252C">
        <w:trPr>
          <w:trHeight w:val="228"/>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087F6B3" w14:textId="35096713"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B102BA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1668BFAE"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4B8E274A"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27861AC0"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5EBCFB8F"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130B858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3C0F3B9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E2530D" w:rsidRPr="008D1421" w14:paraId="6D7C300C"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46C157E"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1814B4F" w14:textId="6717036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c>
          <w:tcPr>
            <w:tcW w:w="1081" w:type="dxa"/>
            <w:tcBorders>
              <w:top w:val="nil"/>
              <w:left w:val="nil"/>
              <w:bottom w:val="single" w:sz="4" w:space="0" w:color="auto"/>
              <w:right w:val="single" w:sz="4" w:space="0" w:color="auto"/>
            </w:tcBorders>
            <w:shd w:val="clear" w:color="000000" w:fill="FFFFFF"/>
            <w:noWrap/>
            <w:vAlign w:val="bottom"/>
            <w:hideMark/>
          </w:tcPr>
          <w:p w14:paraId="2832C295" w14:textId="5D4BD01C"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144</w:t>
            </w:r>
          </w:p>
        </w:tc>
        <w:tc>
          <w:tcPr>
            <w:tcW w:w="1081" w:type="dxa"/>
            <w:tcBorders>
              <w:top w:val="nil"/>
              <w:left w:val="nil"/>
              <w:bottom w:val="single" w:sz="4" w:space="0" w:color="auto"/>
              <w:right w:val="single" w:sz="4" w:space="0" w:color="auto"/>
            </w:tcBorders>
            <w:shd w:val="clear" w:color="000000" w:fill="FFFFFF"/>
            <w:noWrap/>
            <w:vAlign w:val="bottom"/>
            <w:hideMark/>
          </w:tcPr>
          <w:p w14:paraId="3E5FA067" w14:textId="62DD5C96"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148</w:t>
            </w:r>
          </w:p>
        </w:tc>
        <w:tc>
          <w:tcPr>
            <w:tcW w:w="1083" w:type="dxa"/>
            <w:tcBorders>
              <w:top w:val="nil"/>
              <w:left w:val="nil"/>
              <w:bottom w:val="single" w:sz="4" w:space="0" w:color="auto"/>
              <w:right w:val="single" w:sz="4" w:space="0" w:color="auto"/>
            </w:tcBorders>
            <w:shd w:val="clear" w:color="000000" w:fill="FFFFFF"/>
            <w:noWrap/>
            <w:vAlign w:val="bottom"/>
            <w:hideMark/>
          </w:tcPr>
          <w:p w14:paraId="759953D3" w14:textId="67737F4A"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152</w:t>
            </w:r>
          </w:p>
        </w:tc>
        <w:tc>
          <w:tcPr>
            <w:tcW w:w="1235" w:type="dxa"/>
            <w:tcBorders>
              <w:top w:val="nil"/>
              <w:left w:val="nil"/>
              <w:bottom w:val="single" w:sz="4" w:space="0" w:color="auto"/>
              <w:right w:val="single" w:sz="4" w:space="0" w:color="auto"/>
            </w:tcBorders>
            <w:shd w:val="clear" w:color="000000" w:fill="FFFFFF"/>
            <w:noWrap/>
            <w:vAlign w:val="bottom"/>
            <w:hideMark/>
          </w:tcPr>
          <w:p w14:paraId="1631BFA3" w14:textId="41B85D30"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156</w:t>
            </w:r>
          </w:p>
        </w:tc>
        <w:tc>
          <w:tcPr>
            <w:tcW w:w="1229" w:type="dxa"/>
            <w:tcBorders>
              <w:top w:val="nil"/>
              <w:left w:val="nil"/>
              <w:bottom w:val="single" w:sz="4" w:space="0" w:color="auto"/>
              <w:right w:val="single" w:sz="4" w:space="0" w:color="auto"/>
            </w:tcBorders>
            <w:shd w:val="clear" w:color="000000" w:fill="FFFFFF"/>
            <w:noWrap/>
            <w:vAlign w:val="bottom"/>
            <w:hideMark/>
          </w:tcPr>
          <w:p w14:paraId="0D919EF8" w14:textId="034646A9"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146</w:t>
            </w:r>
          </w:p>
        </w:tc>
        <w:tc>
          <w:tcPr>
            <w:tcW w:w="1229" w:type="dxa"/>
            <w:tcBorders>
              <w:top w:val="nil"/>
              <w:left w:val="nil"/>
              <w:bottom w:val="single" w:sz="4" w:space="0" w:color="auto"/>
              <w:right w:val="single" w:sz="4" w:space="0" w:color="auto"/>
            </w:tcBorders>
            <w:shd w:val="clear" w:color="000000" w:fill="FFFFFF"/>
            <w:noWrap/>
            <w:vAlign w:val="bottom"/>
            <w:hideMark/>
          </w:tcPr>
          <w:p w14:paraId="268C3FE6" w14:textId="2FC23C98"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140</w:t>
            </w:r>
          </w:p>
        </w:tc>
      </w:tr>
      <w:tr w:rsidR="00E2530D" w:rsidRPr="008D1421" w14:paraId="4C2A8E6B"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04C1FDD" w14:textId="77777777" w:rsidR="00E2530D" w:rsidRPr="008D1421" w:rsidRDefault="00E2530D" w:rsidP="00E2530D">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bottom"/>
            <w:hideMark/>
          </w:tcPr>
          <w:p w14:paraId="136F4385" w14:textId="4A6CE44F"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c>
          <w:tcPr>
            <w:tcW w:w="1081" w:type="dxa"/>
            <w:tcBorders>
              <w:top w:val="nil"/>
              <w:left w:val="nil"/>
              <w:bottom w:val="single" w:sz="4" w:space="0" w:color="auto"/>
              <w:right w:val="single" w:sz="4" w:space="0" w:color="auto"/>
            </w:tcBorders>
            <w:shd w:val="clear" w:color="000000" w:fill="FFFFFF"/>
            <w:noWrap/>
            <w:vAlign w:val="bottom"/>
            <w:hideMark/>
          </w:tcPr>
          <w:p w14:paraId="2E7DFDD0" w14:textId="0AB96E9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1" w:type="dxa"/>
            <w:tcBorders>
              <w:top w:val="nil"/>
              <w:left w:val="nil"/>
              <w:bottom w:val="single" w:sz="4" w:space="0" w:color="auto"/>
              <w:right w:val="single" w:sz="4" w:space="0" w:color="auto"/>
            </w:tcBorders>
            <w:shd w:val="clear" w:color="000000" w:fill="FFFFFF"/>
            <w:noWrap/>
            <w:vAlign w:val="bottom"/>
            <w:hideMark/>
          </w:tcPr>
          <w:p w14:paraId="327EECC1" w14:textId="093FC85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083" w:type="dxa"/>
            <w:tcBorders>
              <w:top w:val="nil"/>
              <w:left w:val="nil"/>
              <w:bottom w:val="single" w:sz="4" w:space="0" w:color="auto"/>
              <w:right w:val="single" w:sz="4" w:space="0" w:color="auto"/>
            </w:tcBorders>
            <w:shd w:val="clear" w:color="000000" w:fill="FFFFFF"/>
            <w:noWrap/>
            <w:vAlign w:val="bottom"/>
            <w:hideMark/>
          </w:tcPr>
          <w:p w14:paraId="4A4D79EF" w14:textId="43DAE72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35" w:type="dxa"/>
            <w:tcBorders>
              <w:top w:val="nil"/>
              <w:left w:val="nil"/>
              <w:bottom w:val="single" w:sz="4" w:space="0" w:color="auto"/>
              <w:right w:val="single" w:sz="4" w:space="0" w:color="auto"/>
            </w:tcBorders>
            <w:shd w:val="clear" w:color="000000" w:fill="FFFFFF"/>
            <w:noWrap/>
            <w:vAlign w:val="bottom"/>
            <w:hideMark/>
          </w:tcPr>
          <w:p w14:paraId="194BAD27" w14:textId="51A2AF84"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34</w:t>
            </w:r>
          </w:p>
        </w:tc>
        <w:tc>
          <w:tcPr>
            <w:tcW w:w="1229" w:type="dxa"/>
            <w:tcBorders>
              <w:top w:val="nil"/>
              <w:left w:val="nil"/>
              <w:bottom w:val="single" w:sz="4" w:space="0" w:color="auto"/>
              <w:right w:val="single" w:sz="4" w:space="0" w:color="auto"/>
            </w:tcBorders>
            <w:shd w:val="clear" w:color="000000" w:fill="FFFFFF"/>
            <w:noWrap/>
            <w:vAlign w:val="bottom"/>
            <w:hideMark/>
          </w:tcPr>
          <w:p w14:paraId="073E7728" w14:textId="1113F5DB"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32</w:t>
            </w:r>
          </w:p>
        </w:tc>
        <w:tc>
          <w:tcPr>
            <w:tcW w:w="1229" w:type="dxa"/>
            <w:tcBorders>
              <w:top w:val="nil"/>
              <w:left w:val="nil"/>
              <w:bottom w:val="single" w:sz="4" w:space="0" w:color="auto"/>
              <w:right w:val="single" w:sz="4" w:space="0" w:color="auto"/>
            </w:tcBorders>
            <w:shd w:val="clear" w:color="000000" w:fill="FFFFFF"/>
            <w:noWrap/>
            <w:vAlign w:val="bottom"/>
            <w:hideMark/>
          </w:tcPr>
          <w:p w14:paraId="026DDFAD" w14:textId="68E4DEF1" w:rsidR="00E2530D" w:rsidRPr="008D1421" w:rsidRDefault="00E2530D" w:rsidP="00E2530D">
            <w:pPr>
              <w:spacing w:after="0" w:line="240" w:lineRule="auto"/>
              <w:jc w:val="center"/>
              <w:rPr>
                <w:rFonts w:ascii="Arial" w:eastAsia="Times New Roman" w:hAnsi="Arial" w:cs="Arial"/>
                <w:color w:val="000000" w:themeColor="text1"/>
                <w:sz w:val="20"/>
                <w:szCs w:val="20"/>
                <w:lang w:val="en-US"/>
              </w:rPr>
            </w:pPr>
            <w:r w:rsidRPr="008D1421">
              <w:rPr>
                <w:rFonts w:ascii="Arial" w:hAnsi="Arial" w:cs="Arial"/>
                <w:color w:val="000000"/>
                <w:sz w:val="20"/>
                <w:szCs w:val="20"/>
              </w:rPr>
              <w:t>31</w:t>
            </w:r>
          </w:p>
        </w:tc>
      </w:tr>
      <w:tr w:rsidR="00E2530D" w:rsidRPr="008D1421" w14:paraId="1CFAE2F5" w14:textId="77777777" w:rsidTr="00BF252C">
        <w:trPr>
          <w:trHeight w:val="269"/>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17A67CE9" w14:textId="77777777" w:rsidR="00E2530D" w:rsidRPr="00B36DA0" w:rsidRDefault="00E2530D" w:rsidP="00E2530D">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bottom"/>
            <w:hideMark/>
          </w:tcPr>
          <w:p w14:paraId="6912BF8C" w14:textId="2BA85B8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c>
          <w:tcPr>
            <w:tcW w:w="1081" w:type="dxa"/>
            <w:tcBorders>
              <w:top w:val="nil"/>
              <w:left w:val="nil"/>
              <w:bottom w:val="single" w:sz="4" w:space="0" w:color="auto"/>
              <w:right w:val="single" w:sz="4" w:space="0" w:color="auto"/>
            </w:tcBorders>
            <w:shd w:val="clear" w:color="000000" w:fill="FFFFFF"/>
            <w:noWrap/>
            <w:vAlign w:val="bottom"/>
            <w:hideMark/>
          </w:tcPr>
          <w:p w14:paraId="0F4B53F3" w14:textId="57529DB8"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176</w:t>
            </w:r>
          </w:p>
        </w:tc>
        <w:tc>
          <w:tcPr>
            <w:tcW w:w="1081" w:type="dxa"/>
            <w:tcBorders>
              <w:top w:val="nil"/>
              <w:left w:val="nil"/>
              <w:bottom w:val="single" w:sz="4" w:space="0" w:color="auto"/>
              <w:right w:val="single" w:sz="4" w:space="0" w:color="auto"/>
            </w:tcBorders>
            <w:shd w:val="clear" w:color="000000" w:fill="FFFFFF"/>
            <w:noWrap/>
            <w:vAlign w:val="bottom"/>
            <w:hideMark/>
          </w:tcPr>
          <w:p w14:paraId="57E04EF1" w14:textId="2C566D36"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180</w:t>
            </w:r>
          </w:p>
        </w:tc>
        <w:tc>
          <w:tcPr>
            <w:tcW w:w="1083" w:type="dxa"/>
            <w:tcBorders>
              <w:top w:val="nil"/>
              <w:left w:val="nil"/>
              <w:bottom w:val="single" w:sz="4" w:space="0" w:color="auto"/>
              <w:right w:val="single" w:sz="4" w:space="0" w:color="auto"/>
            </w:tcBorders>
            <w:shd w:val="clear" w:color="000000" w:fill="FFFFFF"/>
            <w:noWrap/>
            <w:vAlign w:val="bottom"/>
            <w:hideMark/>
          </w:tcPr>
          <w:p w14:paraId="53416032" w14:textId="7A4570AE"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186</w:t>
            </w:r>
          </w:p>
        </w:tc>
        <w:tc>
          <w:tcPr>
            <w:tcW w:w="1235" w:type="dxa"/>
            <w:tcBorders>
              <w:top w:val="nil"/>
              <w:left w:val="nil"/>
              <w:bottom w:val="single" w:sz="4" w:space="0" w:color="auto"/>
              <w:right w:val="single" w:sz="4" w:space="0" w:color="auto"/>
            </w:tcBorders>
            <w:shd w:val="clear" w:color="000000" w:fill="FFFFFF"/>
            <w:noWrap/>
            <w:vAlign w:val="bottom"/>
            <w:hideMark/>
          </w:tcPr>
          <w:p w14:paraId="0E14468B" w14:textId="170B25A4"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190</w:t>
            </w:r>
          </w:p>
        </w:tc>
        <w:tc>
          <w:tcPr>
            <w:tcW w:w="1229" w:type="dxa"/>
            <w:tcBorders>
              <w:top w:val="nil"/>
              <w:left w:val="nil"/>
              <w:bottom w:val="single" w:sz="4" w:space="0" w:color="auto"/>
              <w:right w:val="single" w:sz="4" w:space="0" w:color="auto"/>
            </w:tcBorders>
            <w:shd w:val="clear" w:color="000000" w:fill="FFFFFF"/>
            <w:noWrap/>
            <w:vAlign w:val="bottom"/>
            <w:hideMark/>
          </w:tcPr>
          <w:p w14:paraId="3AE2F6F2" w14:textId="6DB05D32"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178</w:t>
            </w:r>
          </w:p>
        </w:tc>
        <w:tc>
          <w:tcPr>
            <w:tcW w:w="1229" w:type="dxa"/>
            <w:tcBorders>
              <w:top w:val="nil"/>
              <w:left w:val="nil"/>
              <w:bottom w:val="single" w:sz="4" w:space="0" w:color="auto"/>
              <w:right w:val="single" w:sz="4" w:space="0" w:color="auto"/>
            </w:tcBorders>
            <w:shd w:val="clear" w:color="000000" w:fill="FFFFFF"/>
            <w:noWrap/>
            <w:vAlign w:val="bottom"/>
            <w:hideMark/>
          </w:tcPr>
          <w:p w14:paraId="30288173" w14:textId="37C8A440" w:rsidR="00E2530D" w:rsidRPr="00B36DA0" w:rsidRDefault="00E2530D" w:rsidP="00E2530D">
            <w:pPr>
              <w:spacing w:after="0" w:line="240" w:lineRule="auto"/>
              <w:jc w:val="center"/>
              <w:rPr>
                <w:rFonts w:ascii="Arial" w:eastAsia="Times New Roman" w:hAnsi="Arial" w:cs="Arial"/>
                <w:b/>
                <w:bCs/>
                <w:color w:val="000000" w:themeColor="text1"/>
                <w:sz w:val="20"/>
                <w:szCs w:val="20"/>
                <w:lang w:val="en-US"/>
              </w:rPr>
            </w:pPr>
            <w:r w:rsidRPr="00B36DA0">
              <w:rPr>
                <w:rFonts w:ascii="Arial" w:hAnsi="Arial" w:cs="Arial"/>
                <w:b/>
                <w:bCs/>
                <w:color w:val="000000"/>
                <w:sz w:val="20"/>
                <w:szCs w:val="20"/>
              </w:rPr>
              <w:t>171</w:t>
            </w:r>
          </w:p>
        </w:tc>
      </w:tr>
    </w:tbl>
    <w:p w14:paraId="47752F75" w14:textId="49B9F269" w:rsidR="00E03735" w:rsidRDefault="008D1421">
      <w:pPr>
        <w:rPr>
          <w:color w:val="000000" w:themeColor="text1"/>
        </w:rPr>
      </w:pPr>
      <w:r w:rsidRPr="002B5730">
        <w:rPr>
          <w:noProof/>
          <w:color w:val="000000" w:themeColor="text1"/>
        </w:rPr>
        <mc:AlternateContent>
          <mc:Choice Requires="wps">
            <w:drawing>
              <wp:anchor distT="0" distB="0" distL="114300" distR="114300" simplePos="0" relativeHeight="252481536" behindDoc="0" locked="0" layoutInCell="1" allowOverlap="1" wp14:anchorId="59D1C6ED" wp14:editId="3C6E7A21">
                <wp:simplePos x="0" y="0"/>
                <wp:positionH relativeFrom="column">
                  <wp:posOffset>4523014</wp:posOffset>
                </wp:positionH>
                <wp:positionV relativeFrom="paragraph">
                  <wp:posOffset>76439</wp:posOffset>
                </wp:positionV>
                <wp:extent cx="1952502" cy="200025"/>
                <wp:effectExtent l="0" t="0" r="0" b="0"/>
                <wp:wrapNone/>
                <wp:docPr id="1269" name="TextBox 4"/>
                <wp:cNvGraphicFramePr/>
                <a:graphic xmlns:a="http://schemas.openxmlformats.org/drawingml/2006/main">
                  <a:graphicData uri="http://schemas.microsoft.com/office/word/2010/wordprocessingShape">
                    <wps:wsp>
                      <wps:cNvSpPr txBox="1"/>
                      <wps:spPr>
                        <a:xfrm>
                          <a:off x="0" y="0"/>
                          <a:ext cx="1952502" cy="200025"/>
                        </a:xfrm>
                        <a:prstGeom prst="rect">
                          <a:avLst/>
                        </a:prstGeom>
                        <a:noFill/>
                      </wps:spPr>
                      <wps:txbx>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9D1C6ED" id="_x0000_s1090" type="#_x0000_t202" style="position:absolute;margin-left:356.15pt;margin-top:6pt;width:153.75pt;height:15.75pt;z-index:25248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" filled="f" stroked="f">
                <v:textbox style="mso-fit-shape-to-text:t">
                  <w:txbxContent>
                    <w:p w14:paraId="09CBD7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20949CC5" w14:textId="77777777" w:rsidR="0097059C" w:rsidRDefault="0097059C" w:rsidP="00555BDB">
      <w:pPr>
        <w:spacing w:line="360" w:lineRule="auto"/>
        <w:textAlignment w:val="baseline"/>
        <w:rPr>
          <w:rFonts w:ascii="Arial" w:hAnsi="Arial" w:cs="Arial"/>
          <w:b/>
          <w:bCs/>
          <w:sz w:val="24"/>
          <w:szCs w:val="24"/>
        </w:rPr>
      </w:pPr>
    </w:p>
    <w:p w14:paraId="6AD04722" w14:textId="6F015130"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3.2.3.6. Sales By Company</w:t>
      </w:r>
    </w:p>
    <w:p w14:paraId="10EEC966" w14:textId="0BB6A276"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Europe Vinyl Ester Resin Sales, By Company, By Volume</w:t>
      </w:r>
      <w:r w:rsidR="007C5B32">
        <w:rPr>
          <w:rFonts w:ascii="Arial" w:hAnsi="Arial" w:cs="Arial"/>
          <w:b/>
          <w:bCs/>
          <w:sz w:val="24"/>
          <w:szCs w:val="24"/>
        </w:rPr>
        <w:t xml:space="preserve"> (000’ Tonnes)</w:t>
      </w:r>
      <w:r w:rsidR="00F81BEE">
        <w:rPr>
          <w:rFonts w:ascii="Arial" w:hAnsi="Arial" w:cs="Arial"/>
          <w:b/>
          <w:bCs/>
          <w:sz w:val="24"/>
          <w:szCs w:val="24"/>
        </w:rPr>
        <w:t xml:space="preserve"> (%)</w:t>
      </w:r>
      <w:r w:rsidRPr="0061645E">
        <w:rPr>
          <w:rFonts w:ascii="Arial" w:hAnsi="Arial" w:cs="Arial"/>
          <w:b/>
          <w:bCs/>
          <w:sz w:val="24"/>
          <w:szCs w:val="24"/>
        </w:rPr>
        <w:t>, 2020</w:t>
      </w:r>
    </w:p>
    <w:p w14:paraId="7DA38A01" w14:textId="77777777" w:rsidR="00C77616" w:rsidRDefault="00C77616" w:rsidP="00C77616">
      <w:pPr>
        <w:rPr>
          <w:rFonts w:ascii="Arial" w:eastAsia="Arial" w:hAnsi="Arial" w:cs="Arial"/>
          <w:color w:val="000000" w:themeColor="text1"/>
          <w:sz w:val="24"/>
          <w:szCs w:val="24"/>
        </w:rPr>
      </w:pPr>
    </w:p>
    <w:p w14:paraId="05F23995" w14:textId="004F0591" w:rsidR="00C77616" w:rsidRDefault="00C77616" w:rsidP="00C77616">
      <w:pPr>
        <w:rPr>
          <w:rFonts w:ascii="Arial" w:eastAsia="Arial" w:hAnsi="Arial" w:cs="Arial"/>
          <w:color w:val="000000" w:themeColor="text1"/>
          <w:sz w:val="24"/>
          <w:szCs w:val="24"/>
        </w:rPr>
      </w:pPr>
      <w:r w:rsidRPr="002B5730">
        <w:rPr>
          <w:noProof/>
          <w:color w:val="000000" w:themeColor="text1"/>
        </w:rPr>
        <w:drawing>
          <wp:inline distT="0" distB="0" distL="0" distR="0" wp14:anchorId="738A87D5" wp14:editId="34E201B6">
            <wp:extent cx="6457950" cy="1533525"/>
            <wp:effectExtent l="0" t="0" r="0" b="0"/>
            <wp:docPr id="2078" name="Chart 2078">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295308A" w14:textId="39708DEE" w:rsidR="0097059C" w:rsidRDefault="0097059C"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0832" behindDoc="0" locked="0" layoutInCell="1" allowOverlap="1" wp14:anchorId="663E3152" wp14:editId="765F0D89">
                <wp:simplePos x="0" y="0"/>
                <wp:positionH relativeFrom="margin">
                  <wp:posOffset>2419985</wp:posOffset>
                </wp:positionH>
                <wp:positionV relativeFrom="paragraph">
                  <wp:posOffset>29845</wp:posOffset>
                </wp:positionV>
                <wp:extent cx="4075237" cy="415498"/>
                <wp:effectExtent l="0" t="0" r="0" b="0"/>
                <wp:wrapNone/>
                <wp:docPr id="2077"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663E3152" id="_x0000_s1091" type="#_x0000_t202" style="position:absolute;margin-left:190.55pt;margin-top:2.35pt;width:320.9pt;height:32.7pt;z-index:25228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" filled="f" stroked="f">
                <v:textbox style="mso-fit-shape-to-text:t">
                  <w:txbxContent>
                    <w:p w14:paraId="0FAE047F" w14:textId="596B804D"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Polynt</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S.p.A.</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Reinhold GmbH</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Ashland Global Holdings Inc.</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981C62" w:rsidRPr="00981C62">
                        <w:rPr>
                          <w:rFonts w:ascii="Verdana" w:eastAsia="Verdana" w:hAnsi="Verdana" w:cs="Verdana"/>
                          <w:i/>
                          <w:iCs/>
                          <w:color w:val="7F7F7F"/>
                          <w:kern w:val="24"/>
                          <w:sz w:val="12"/>
                          <w:szCs w:val="12"/>
                          <w14:textFill>
                            <w14:solidFill>
                              <w14:srgbClr w14:val="7F7F7F">
                                <w14:lumMod w14:val="50000"/>
                              </w14:srgbClr>
                            </w14:solidFill>
                          </w14:textFill>
                        </w:rPr>
                        <w:t xml:space="preserve"> group</w:t>
                      </w:r>
                      <w:r w:rsidR="00981C62">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CE35EB">
                        <w:rPr>
                          <w:rFonts w:ascii="Verdana" w:eastAsia="Verdana" w:hAnsi="Verdana" w:cs="Verdana"/>
                          <w:i/>
                          <w:iCs/>
                          <w:color w:val="7F7F7F"/>
                          <w:kern w:val="24"/>
                          <w:sz w:val="12"/>
                          <w:szCs w:val="12"/>
                          <w14:textFill>
                            <w14:solidFill>
                              <w14:srgbClr w14:val="7F7F7F">
                                <w14:lumMod w14:val="50000"/>
                              </w14:srgbClr>
                            </w14:solidFill>
                          </w14:textFill>
                        </w:rPr>
                        <w:t>etc.</w:t>
                      </w:r>
                      <w:r w:rsidRPr="00CE35EB">
                        <w:rPr>
                          <w:rFonts w:ascii="Verdana" w:eastAsia="Verdana" w:hAnsi="Verdana" w:cs="Verdana"/>
                          <w:i/>
                          <w:iCs/>
                          <w:color w:val="7F7F7F"/>
                          <w:kern w:val="24"/>
                          <w:sz w:val="12"/>
                          <w:szCs w:val="12"/>
                          <w14:textFill>
                            <w14:solidFill>
                              <w14:srgbClr w14:val="7F7F7F">
                                <w14:lumMod w14:val="50000"/>
                              </w14:srgbClr>
                            </w14:solidFill>
                          </w14:textFill>
                        </w:rPr>
                        <w:tab/>
                        <w:t xml:space="preserve">  </w:t>
                      </w:r>
                    </w:p>
                    <w:p w14:paraId="21EF2F77" w14:textId="77777777" w:rsidR="00C77616" w:rsidRPr="00CE35EB" w:rsidRDefault="00C77616" w:rsidP="00C7761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5E195346" w14:textId="1E719588" w:rsidR="0097059C" w:rsidRDefault="0097059C" w:rsidP="00C77616">
      <w:pPr>
        <w:rPr>
          <w:rFonts w:ascii="Arial" w:eastAsia="Arial" w:hAnsi="Arial" w:cs="Arial"/>
          <w:color w:val="000000" w:themeColor="text1"/>
          <w:sz w:val="24"/>
          <w:szCs w:val="24"/>
        </w:rPr>
      </w:pPr>
    </w:p>
    <w:p w14:paraId="0682440C" w14:textId="77777777" w:rsidR="0097059C" w:rsidRDefault="0097059C" w:rsidP="00C77616">
      <w:pPr>
        <w:rPr>
          <w:rFonts w:ascii="Arial" w:eastAsia="Arial" w:hAnsi="Arial" w:cs="Arial"/>
          <w:color w:val="000000" w:themeColor="text1"/>
          <w:sz w:val="24"/>
          <w:szCs w:val="24"/>
        </w:rPr>
      </w:pPr>
    </w:p>
    <w:p w14:paraId="1A1F8152" w14:textId="2870E432" w:rsidR="0097059C" w:rsidRPr="0097059C" w:rsidRDefault="0097059C" w:rsidP="0097059C">
      <w:pPr>
        <w:rPr>
          <w:rFonts w:ascii="Arial" w:eastAsia="Arial" w:hAnsi="Arial" w:cs="Arial"/>
          <w:b/>
          <w:bCs/>
          <w:color w:val="000000" w:themeColor="text1"/>
          <w:sz w:val="24"/>
          <w:szCs w:val="24"/>
        </w:rPr>
      </w:pPr>
      <w:r w:rsidRPr="0097059C">
        <w:rPr>
          <w:rFonts w:ascii="Arial" w:eastAsia="Arial" w:hAnsi="Arial" w:cs="Arial"/>
          <w:b/>
          <w:bCs/>
          <w:color w:val="000000" w:themeColor="text1"/>
          <w:sz w:val="24"/>
          <w:szCs w:val="24"/>
        </w:rPr>
        <w:t>Europe Market Insights</w:t>
      </w:r>
    </w:p>
    <w:p w14:paraId="29F105A0" w14:textId="77777777" w:rsidR="0097059C" w:rsidRDefault="0097059C" w:rsidP="0097059C">
      <w:pPr>
        <w:rPr>
          <w:rFonts w:ascii="Arial" w:eastAsia="Arial" w:hAnsi="Arial" w:cs="Arial"/>
          <w:color w:val="000000" w:themeColor="text1"/>
          <w:sz w:val="24"/>
          <w:szCs w:val="24"/>
        </w:rPr>
      </w:pPr>
    </w:p>
    <w:p w14:paraId="45B0EA99" w14:textId="78391FB1"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VER demand in Europe has registered a CAGR of around 0.75% from 2015-2020. It is expected to grow at a substantial pace with a CAGR of 4.66% from 2021-2030 driven by its increasing preference in pipes and marine components owing to the effective chemical and corrosion resistance offered.</w:t>
      </w:r>
    </w:p>
    <w:p w14:paraId="2F24D82F" w14:textId="6D9F653E" w:rsidR="0097059C" w:rsidRPr="0097059C" w:rsidRDefault="0097059C" w:rsidP="0008641D">
      <w:pPr>
        <w:spacing w:line="360" w:lineRule="auto"/>
        <w:jc w:val="both"/>
        <w:rPr>
          <w:rFonts w:ascii="Arial" w:eastAsia="Arial" w:hAnsi="Arial" w:cs="Arial"/>
          <w:color w:val="000000" w:themeColor="text1"/>
          <w:sz w:val="24"/>
          <w:szCs w:val="24"/>
        </w:rPr>
      </w:pPr>
      <w:r w:rsidRPr="0097059C">
        <w:rPr>
          <w:rFonts w:ascii="Arial" w:eastAsia="Arial" w:hAnsi="Arial" w:cs="Arial"/>
          <w:color w:val="000000" w:themeColor="text1"/>
          <w:sz w:val="24"/>
          <w:szCs w:val="24"/>
        </w:rPr>
        <w:t xml:space="preserve">European VER market is </w:t>
      </w:r>
      <w:r w:rsidR="00C62BA4">
        <w:rPr>
          <w:rFonts w:ascii="Arial" w:eastAsia="Arial" w:hAnsi="Arial" w:cs="Arial"/>
          <w:color w:val="000000" w:themeColor="text1"/>
          <w:sz w:val="24"/>
          <w:szCs w:val="24"/>
        </w:rPr>
        <w:t xml:space="preserve">being controlled by </w:t>
      </w:r>
      <w:r w:rsidRPr="0097059C">
        <w:rPr>
          <w:rFonts w:ascii="Arial" w:eastAsia="Arial" w:hAnsi="Arial" w:cs="Arial"/>
          <w:color w:val="000000" w:themeColor="text1"/>
          <w:sz w:val="24"/>
          <w:szCs w:val="24"/>
        </w:rPr>
        <w:t>INEOS Composites and Hexion Inc. each having 30KTPA capacity.</w:t>
      </w:r>
    </w:p>
    <w:p w14:paraId="1271F40A" w14:textId="56BE9596" w:rsidR="0097059C" w:rsidRDefault="0097059C" w:rsidP="00C77616">
      <w:pPr>
        <w:rPr>
          <w:rFonts w:ascii="Arial" w:eastAsia="Arial" w:hAnsi="Arial" w:cs="Arial"/>
          <w:color w:val="000000" w:themeColor="text1"/>
          <w:sz w:val="24"/>
          <w:szCs w:val="24"/>
        </w:rPr>
      </w:pPr>
    </w:p>
    <w:p w14:paraId="1228C263" w14:textId="40B615E0" w:rsidR="0097059C" w:rsidRDefault="0097059C" w:rsidP="00C77616">
      <w:pPr>
        <w:rPr>
          <w:rFonts w:ascii="Arial" w:eastAsia="Arial" w:hAnsi="Arial" w:cs="Arial"/>
          <w:color w:val="000000" w:themeColor="text1"/>
          <w:sz w:val="24"/>
          <w:szCs w:val="24"/>
        </w:rPr>
      </w:pPr>
    </w:p>
    <w:p w14:paraId="5545A6D3" w14:textId="3928D466" w:rsidR="00A63DF1" w:rsidRPr="002B5730" w:rsidRDefault="00A63DF1" w:rsidP="00A63DF1">
      <w:pPr>
        <w:rPr>
          <w:color w:val="000000" w:themeColor="text1"/>
        </w:rPr>
      </w:pPr>
    </w:p>
    <w:p w14:paraId="6C1DC763" w14:textId="29C3C551" w:rsidR="00A63DF1" w:rsidRPr="002B5730" w:rsidRDefault="00A63DF1" w:rsidP="00A63DF1">
      <w:pPr>
        <w:rPr>
          <w:color w:val="000000" w:themeColor="text1"/>
        </w:rPr>
      </w:pPr>
    </w:p>
    <w:p w14:paraId="4D771FE5" w14:textId="77A07866" w:rsidR="00A63DF1" w:rsidRDefault="00A63DF1" w:rsidP="00A63DF1">
      <w:pPr>
        <w:rPr>
          <w:color w:val="000000" w:themeColor="text1"/>
        </w:rPr>
      </w:pPr>
    </w:p>
    <w:p w14:paraId="586D5983" w14:textId="6757A05D" w:rsidR="00A93F5E" w:rsidRDefault="00A93F5E" w:rsidP="00A63DF1">
      <w:pPr>
        <w:rPr>
          <w:color w:val="000000" w:themeColor="text1"/>
        </w:rPr>
      </w:pPr>
    </w:p>
    <w:p w14:paraId="6B639D57" w14:textId="5CA22B82" w:rsidR="00A93F5E" w:rsidRDefault="00A93F5E" w:rsidP="00A63DF1">
      <w:pPr>
        <w:rPr>
          <w:color w:val="000000" w:themeColor="text1"/>
        </w:rPr>
      </w:pPr>
    </w:p>
    <w:p w14:paraId="6E10FBA2" w14:textId="17B56007" w:rsidR="00A93F5E" w:rsidRDefault="00A93F5E" w:rsidP="00A63DF1">
      <w:pPr>
        <w:rPr>
          <w:color w:val="000000" w:themeColor="text1"/>
        </w:rPr>
      </w:pPr>
    </w:p>
    <w:p w14:paraId="4B86728E" w14:textId="3D4E327A" w:rsidR="00A93F5E" w:rsidRDefault="00A93F5E" w:rsidP="00A63DF1">
      <w:pPr>
        <w:rPr>
          <w:color w:val="000000" w:themeColor="text1"/>
        </w:rPr>
      </w:pPr>
    </w:p>
    <w:p w14:paraId="715A6044" w14:textId="4E5AD94F" w:rsidR="00A93F5E" w:rsidRDefault="00A93F5E" w:rsidP="00A63DF1">
      <w:pPr>
        <w:rPr>
          <w:color w:val="000000" w:themeColor="text1"/>
        </w:rPr>
      </w:pPr>
    </w:p>
    <w:p w14:paraId="00E872B1" w14:textId="0E4F8C36" w:rsidR="00A93F5E" w:rsidRDefault="00327180" w:rsidP="00A63DF1">
      <w:pPr>
        <w:rPr>
          <w:color w:val="000000" w:themeColor="text1"/>
        </w:rPr>
      </w:pPr>
      <w:r w:rsidRPr="002B5730">
        <w:rPr>
          <w:noProof/>
          <w:color w:val="000000" w:themeColor="text1"/>
        </w:rPr>
        <w:lastRenderedPageBreak/>
        <w:drawing>
          <wp:anchor distT="0" distB="0" distL="114300" distR="114300" simplePos="0" relativeHeight="251656190" behindDoc="1" locked="0" layoutInCell="1" allowOverlap="1" wp14:anchorId="3697F5EF" wp14:editId="79FBC5DF">
            <wp:simplePos x="0" y="0"/>
            <wp:positionH relativeFrom="margin">
              <wp:posOffset>-574970</wp:posOffset>
            </wp:positionH>
            <wp:positionV relativeFrom="paragraph">
              <wp:posOffset>-1328789</wp:posOffset>
            </wp:positionV>
            <wp:extent cx="7629525" cy="10915015"/>
            <wp:effectExtent l="0" t="0" r="9525" b="63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9525" cy="1091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BA4" w:rsidRPr="002B5730">
        <w:rPr>
          <w:noProof/>
          <w:color w:val="000000" w:themeColor="text1"/>
        </w:rPr>
        <mc:AlternateContent>
          <mc:Choice Requires="wps">
            <w:drawing>
              <wp:anchor distT="0" distB="0" distL="114300" distR="114300" simplePos="0" relativeHeight="252143616" behindDoc="0" locked="0" layoutInCell="1" allowOverlap="1" wp14:anchorId="2EAE803C" wp14:editId="63EC2EDB">
                <wp:simplePos x="0" y="0"/>
                <wp:positionH relativeFrom="page">
                  <wp:posOffset>1428475</wp:posOffset>
                </wp:positionH>
                <wp:positionV relativeFrom="paragraph">
                  <wp:posOffset>108633</wp:posOffset>
                </wp:positionV>
                <wp:extent cx="450532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5325" cy="2434442"/>
                        </a:xfrm>
                        <a:prstGeom prst="rect">
                          <a:avLst/>
                        </a:prstGeom>
                      </wps:spPr>
                      <wps:txbx>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092" type="#_x0000_t202" style="position:absolute;margin-left:112.5pt;margin-top:8.55pt;width:354.75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" filled="f" stroked="f">
                <v:textbox inset="2.30908mm,1.1546mm,2.30908mm,1.1546mm">
                  <w:txbxContent>
                    <w:p w14:paraId="774CB842" w14:textId="352C99E8"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NORTH AMERICA VINYL ESTER RESIN </w:t>
                      </w:r>
                      <w:r w:rsidR="00676DE5">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 xml:space="preserve">DEMAND SUPPLY </w:t>
                      </w: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00655196" w14:textId="5D6854F2" w:rsidR="00A93F5E" w:rsidRDefault="00A93F5E" w:rsidP="00A63DF1">
      <w:pPr>
        <w:rPr>
          <w:color w:val="000000" w:themeColor="text1"/>
        </w:rPr>
      </w:pPr>
    </w:p>
    <w:p w14:paraId="35FFD3BC" w14:textId="249C759B" w:rsidR="00A93F5E" w:rsidRPr="002B5730" w:rsidRDefault="00A93F5E" w:rsidP="00A63DF1">
      <w:pPr>
        <w:rPr>
          <w:color w:val="000000" w:themeColor="text1"/>
        </w:rPr>
      </w:pPr>
    </w:p>
    <w:p w14:paraId="6E0F62A4" w14:textId="718BCE1D" w:rsidR="00A63DF1" w:rsidRPr="002B5730" w:rsidRDefault="00A63DF1" w:rsidP="00A63DF1">
      <w:pPr>
        <w:rPr>
          <w:color w:val="000000" w:themeColor="text1"/>
        </w:rPr>
      </w:pPr>
    </w:p>
    <w:p w14:paraId="5F480E3C" w14:textId="10E7DA9A" w:rsidR="00A63DF1" w:rsidRPr="002B5730" w:rsidRDefault="00A63DF1" w:rsidP="00A63DF1">
      <w:pPr>
        <w:rPr>
          <w:color w:val="000000" w:themeColor="text1"/>
        </w:rPr>
      </w:pPr>
    </w:p>
    <w:p w14:paraId="6A56F9EC" w14:textId="5E6B13AD" w:rsidR="00A63DF1" w:rsidRPr="002B5730" w:rsidRDefault="00A63DF1" w:rsidP="00A63DF1">
      <w:pPr>
        <w:rPr>
          <w:color w:val="000000" w:themeColor="text1"/>
        </w:rPr>
      </w:pPr>
    </w:p>
    <w:p w14:paraId="25BEC2AE" w14:textId="77777777" w:rsidR="00A63DF1" w:rsidRPr="002B5730" w:rsidRDefault="00A63DF1" w:rsidP="00A63DF1">
      <w:pPr>
        <w:rPr>
          <w:color w:val="000000" w:themeColor="text1"/>
        </w:rPr>
      </w:pPr>
    </w:p>
    <w:p w14:paraId="223F4EED" w14:textId="3255F650" w:rsidR="00A63DF1" w:rsidRPr="002B5730" w:rsidRDefault="00A63DF1" w:rsidP="00A63DF1">
      <w:pPr>
        <w:rPr>
          <w:color w:val="000000" w:themeColor="text1"/>
        </w:rPr>
      </w:pPr>
    </w:p>
    <w:p w14:paraId="71C39909" w14:textId="07A2321E" w:rsidR="00A63DF1" w:rsidRPr="002B5730" w:rsidRDefault="00A63DF1" w:rsidP="00A63DF1">
      <w:pPr>
        <w:tabs>
          <w:tab w:val="right" w:pos="9415"/>
        </w:tabs>
        <w:rPr>
          <w:color w:val="000000" w:themeColor="text1"/>
        </w:rPr>
      </w:pPr>
      <w:r w:rsidRPr="002B5730">
        <w:rPr>
          <w:color w:val="000000" w:themeColor="text1"/>
        </w:rPr>
        <w:tab/>
      </w:r>
    </w:p>
    <w:p w14:paraId="77D2DE49" w14:textId="3F81D462" w:rsidR="00A63DF1" w:rsidRPr="002B5730" w:rsidRDefault="00A63DF1" w:rsidP="00A63DF1">
      <w:pPr>
        <w:rPr>
          <w:color w:val="000000" w:themeColor="text1"/>
        </w:rPr>
      </w:pPr>
    </w:p>
    <w:p w14:paraId="6FA685A3" w14:textId="7BB49262" w:rsidR="00A63DF1" w:rsidRPr="002B5730" w:rsidRDefault="00A63DF1" w:rsidP="00A63DF1">
      <w:pPr>
        <w:rPr>
          <w:color w:val="000000" w:themeColor="text1"/>
        </w:rPr>
      </w:pPr>
    </w:p>
    <w:p w14:paraId="6261A670" w14:textId="1BFAD266" w:rsidR="00A63DF1" w:rsidRPr="002B5730" w:rsidRDefault="00A63DF1" w:rsidP="00A63DF1">
      <w:pPr>
        <w:rPr>
          <w:color w:val="000000" w:themeColor="text1"/>
        </w:rPr>
      </w:pPr>
      <w:r w:rsidRPr="002B5730">
        <w:rPr>
          <w:noProof/>
          <w:color w:val="000000" w:themeColor="text1"/>
        </w:rPr>
        <w:drawing>
          <wp:anchor distT="0" distB="0" distL="114300" distR="114300" simplePos="0" relativeHeight="252146688" behindDoc="0" locked="0" layoutInCell="1" allowOverlap="1" wp14:anchorId="3EA4B9D2" wp14:editId="70954B17">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24D50A5A" w:rsidR="00A63DF1" w:rsidRPr="002B5730" w:rsidRDefault="00A63DF1" w:rsidP="00A63DF1">
      <w:pPr>
        <w:rPr>
          <w:color w:val="000000" w:themeColor="text1"/>
        </w:rPr>
      </w:pPr>
    </w:p>
    <w:p w14:paraId="585E2496" w14:textId="5FE8B3A2" w:rsidR="00A63DF1" w:rsidRDefault="00A63DF1" w:rsidP="00A63DF1">
      <w:pPr>
        <w:rPr>
          <w:color w:val="000000" w:themeColor="text1"/>
        </w:rPr>
      </w:pPr>
    </w:p>
    <w:p w14:paraId="7D402B5C" w14:textId="21CC5CA3" w:rsidR="009531BD" w:rsidRDefault="009531BD" w:rsidP="00A63DF1">
      <w:pPr>
        <w:rPr>
          <w:color w:val="000000" w:themeColor="text1"/>
        </w:rPr>
      </w:pPr>
    </w:p>
    <w:p w14:paraId="380AA891" w14:textId="0BF183DE" w:rsidR="009531BD" w:rsidRDefault="009531BD" w:rsidP="00A63DF1">
      <w:pPr>
        <w:rPr>
          <w:color w:val="000000" w:themeColor="text1"/>
        </w:rPr>
      </w:pPr>
    </w:p>
    <w:p w14:paraId="4B5C902C" w14:textId="3913CE7D" w:rsidR="009531BD" w:rsidRDefault="009531BD" w:rsidP="00A63DF1">
      <w:pPr>
        <w:rPr>
          <w:color w:val="000000" w:themeColor="text1"/>
        </w:rPr>
      </w:pPr>
    </w:p>
    <w:p w14:paraId="47E55778" w14:textId="44596A10" w:rsidR="009531BD" w:rsidRDefault="009531BD" w:rsidP="00A63DF1">
      <w:pPr>
        <w:rPr>
          <w:color w:val="000000" w:themeColor="text1"/>
        </w:rPr>
      </w:pPr>
    </w:p>
    <w:p w14:paraId="3546CEFD" w14:textId="787F9E51" w:rsidR="009531BD" w:rsidRDefault="009531BD" w:rsidP="00A63DF1">
      <w:pPr>
        <w:rPr>
          <w:color w:val="000000" w:themeColor="text1"/>
        </w:rPr>
      </w:pPr>
    </w:p>
    <w:p w14:paraId="52E98488" w14:textId="1133453F" w:rsidR="009531BD" w:rsidRDefault="009531BD" w:rsidP="00A63DF1">
      <w:pPr>
        <w:rPr>
          <w:color w:val="000000" w:themeColor="text1"/>
        </w:rPr>
      </w:pPr>
    </w:p>
    <w:p w14:paraId="76F447CB" w14:textId="147322A5" w:rsidR="00C62BA4" w:rsidRDefault="00C62BA4" w:rsidP="00A63DF1">
      <w:pPr>
        <w:rPr>
          <w:color w:val="000000" w:themeColor="text1"/>
        </w:rPr>
      </w:pPr>
    </w:p>
    <w:p w14:paraId="2004DD00" w14:textId="759F004B" w:rsidR="00C62BA4" w:rsidRDefault="00C62BA4" w:rsidP="00A63DF1">
      <w:pPr>
        <w:rPr>
          <w:color w:val="000000" w:themeColor="text1"/>
        </w:rPr>
      </w:pPr>
    </w:p>
    <w:p w14:paraId="6FDB3F65" w14:textId="491BF329" w:rsidR="00C62BA4" w:rsidRDefault="00C62BA4" w:rsidP="00A63DF1">
      <w:pPr>
        <w:rPr>
          <w:color w:val="000000" w:themeColor="text1"/>
        </w:rPr>
      </w:pPr>
    </w:p>
    <w:p w14:paraId="504C5445" w14:textId="1B49B5E2" w:rsidR="00C62BA4" w:rsidRDefault="00C62BA4" w:rsidP="00A63DF1">
      <w:pPr>
        <w:rPr>
          <w:color w:val="000000" w:themeColor="text1"/>
        </w:rPr>
      </w:pPr>
    </w:p>
    <w:p w14:paraId="75D35845" w14:textId="47EE3F9C" w:rsidR="00C62BA4" w:rsidRDefault="00C62BA4" w:rsidP="00A63DF1">
      <w:pPr>
        <w:rPr>
          <w:color w:val="000000" w:themeColor="text1"/>
        </w:rPr>
      </w:pPr>
    </w:p>
    <w:p w14:paraId="1A0B16EB" w14:textId="367B07A5" w:rsidR="00C62BA4" w:rsidRDefault="00C62BA4" w:rsidP="00A63DF1">
      <w:pPr>
        <w:rPr>
          <w:color w:val="000000" w:themeColor="text1"/>
        </w:rPr>
      </w:pPr>
    </w:p>
    <w:p w14:paraId="28E1095A" w14:textId="5C309550" w:rsidR="00C62BA4" w:rsidRDefault="00C62BA4" w:rsidP="00A63DF1">
      <w:pPr>
        <w:rPr>
          <w:color w:val="000000" w:themeColor="text1"/>
        </w:rPr>
      </w:pPr>
    </w:p>
    <w:p w14:paraId="4EDD132D" w14:textId="12357B85" w:rsidR="00C62BA4" w:rsidRDefault="00C62BA4" w:rsidP="00A63DF1">
      <w:pPr>
        <w:rPr>
          <w:color w:val="000000" w:themeColor="text1"/>
        </w:rPr>
      </w:pPr>
    </w:p>
    <w:p w14:paraId="28D04C73" w14:textId="5A1194EB" w:rsidR="00C62BA4" w:rsidRDefault="00C62BA4" w:rsidP="00A63DF1">
      <w:pPr>
        <w:rPr>
          <w:color w:val="000000" w:themeColor="text1"/>
        </w:rPr>
      </w:pPr>
    </w:p>
    <w:p w14:paraId="6F8ADD99" w14:textId="77777777" w:rsidR="00C62BA4" w:rsidRDefault="00C62BA4" w:rsidP="00A63DF1">
      <w:pPr>
        <w:rPr>
          <w:color w:val="000000" w:themeColor="text1"/>
        </w:rPr>
      </w:pPr>
    </w:p>
    <w:p w14:paraId="633B3896" w14:textId="71F6CFD8" w:rsidR="009531BD" w:rsidRDefault="009531BD" w:rsidP="00A63DF1">
      <w:pPr>
        <w:rPr>
          <w:color w:val="000000" w:themeColor="text1"/>
        </w:rPr>
      </w:pPr>
    </w:p>
    <w:p w14:paraId="6183B5C2" w14:textId="216E0F57" w:rsidR="009531BD" w:rsidRPr="0022076A" w:rsidRDefault="009531BD" w:rsidP="009531BD">
      <w:pPr>
        <w:spacing w:line="360" w:lineRule="auto"/>
        <w:textAlignment w:val="baseline"/>
        <w:rPr>
          <w:rFonts w:ascii="Arial" w:hAnsi="Arial" w:cs="Arial"/>
          <w:b/>
          <w:bCs/>
          <w:sz w:val="24"/>
          <w:szCs w:val="24"/>
        </w:rPr>
        <w:sectPr w:rsidR="009531BD"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North America</w:t>
      </w:r>
      <w:r w:rsidRPr="0022076A">
        <w:rPr>
          <w:rFonts w:ascii="Arial" w:hAnsi="Arial" w:cs="Arial"/>
          <w:b/>
          <w:bCs/>
          <w:sz w:val="24"/>
          <w:szCs w:val="24"/>
        </w:rPr>
        <w:t xml:space="preserve"> </w:t>
      </w:r>
      <w:r>
        <w:rPr>
          <w:rFonts w:ascii="Arial" w:hAnsi="Arial" w:cs="Arial"/>
          <w:b/>
          <w:bCs/>
          <w:sz w:val="24"/>
          <w:szCs w:val="24"/>
        </w:rPr>
        <w:t xml:space="preserve">Vinyl Ester Resin </w:t>
      </w:r>
      <w:r w:rsidRPr="00257590">
        <w:rPr>
          <w:rFonts w:ascii="Arial" w:hAnsi="Arial" w:cs="Arial"/>
          <w:b/>
          <w:bCs/>
          <w:sz w:val="24"/>
          <w:szCs w:val="24"/>
        </w:rPr>
        <w:t>Capacity</w:t>
      </w:r>
      <w:r>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xml:space="preserve">, By Volume (000’ Tonnes), 2015 - 2030F (Thousand Tonnes) </w:t>
      </w:r>
    </w:p>
    <w:p w14:paraId="7020EB00" w14:textId="053561E2"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5696" behindDoc="0" locked="0" layoutInCell="1" allowOverlap="1" wp14:anchorId="5D5D361E" wp14:editId="5BF2171B">
                <wp:simplePos x="0" y="0"/>
                <wp:positionH relativeFrom="column">
                  <wp:posOffset>5187315</wp:posOffset>
                </wp:positionH>
                <wp:positionV relativeFrom="paragraph">
                  <wp:posOffset>2807335</wp:posOffset>
                </wp:positionV>
                <wp:extent cx="1280160" cy="292735"/>
                <wp:effectExtent l="0" t="0" r="0" b="0"/>
                <wp:wrapNone/>
                <wp:docPr id="19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5D5D361E" id="_x0000_s1093" type="#_x0000_t202" style="position:absolute;left:0;text-align:left;margin-left:408.45pt;margin-top:221.05pt;width:100.8pt;height:23.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" filled="f" stroked="f">
                <v:textbox style="mso-fit-shape-to-text:t">
                  <w:txbxContent>
                    <w:p w14:paraId="3DDBDA00"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59A72A6E" wp14:editId="471E7550">
            <wp:extent cx="6457950" cy="3609975"/>
            <wp:effectExtent l="0" t="0" r="0" b="0"/>
            <wp:docPr id="208" name="Chart 208">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bl>
      <w:tblPr>
        <w:tblW w:w="10062" w:type="dxa"/>
        <w:tblLook w:val="04A0" w:firstRow="1" w:lastRow="0" w:firstColumn="1" w:lastColumn="0" w:noHBand="0" w:noVBand="1"/>
      </w:tblPr>
      <w:tblGrid>
        <w:gridCol w:w="3522"/>
        <w:gridCol w:w="2727"/>
        <w:gridCol w:w="1271"/>
        <w:gridCol w:w="1271"/>
        <w:gridCol w:w="1271"/>
      </w:tblGrid>
      <w:tr w:rsidR="002679BF" w:rsidRPr="002679BF" w14:paraId="2216A156" w14:textId="77777777" w:rsidTr="002679BF">
        <w:trPr>
          <w:trHeight w:val="334"/>
        </w:trPr>
        <w:tc>
          <w:tcPr>
            <w:tcW w:w="3522"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10BEAC6F" w14:textId="77777777" w:rsidR="002679BF" w:rsidRPr="002679BF" w:rsidRDefault="002679BF" w:rsidP="002679BF">
            <w:pPr>
              <w:spacing w:after="0" w:line="240" w:lineRule="auto"/>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Company</w:t>
            </w:r>
          </w:p>
        </w:tc>
        <w:tc>
          <w:tcPr>
            <w:tcW w:w="2727" w:type="dxa"/>
            <w:tcBorders>
              <w:top w:val="single" w:sz="8" w:space="0" w:color="auto"/>
              <w:left w:val="nil"/>
              <w:bottom w:val="single" w:sz="8" w:space="0" w:color="auto"/>
              <w:right w:val="single" w:sz="8" w:space="0" w:color="auto"/>
            </w:tcBorders>
            <w:shd w:val="clear" w:color="000000" w:fill="C00000"/>
            <w:noWrap/>
            <w:vAlign w:val="center"/>
            <w:hideMark/>
          </w:tcPr>
          <w:p w14:paraId="7DE9E14F"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eastAsia="en-IN"/>
              </w:rPr>
              <w:t>Location</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10757C61"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2015</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06313F47"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2020</w:t>
            </w:r>
          </w:p>
        </w:tc>
        <w:tc>
          <w:tcPr>
            <w:tcW w:w="1271" w:type="dxa"/>
            <w:tcBorders>
              <w:top w:val="single" w:sz="8" w:space="0" w:color="auto"/>
              <w:left w:val="nil"/>
              <w:bottom w:val="single" w:sz="8" w:space="0" w:color="auto"/>
              <w:right w:val="single" w:sz="8" w:space="0" w:color="auto"/>
            </w:tcBorders>
            <w:shd w:val="clear" w:color="000000" w:fill="C00000"/>
            <w:noWrap/>
            <w:vAlign w:val="center"/>
            <w:hideMark/>
          </w:tcPr>
          <w:p w14:paraId="2A553673" w14:textId="77777777" w:rsidR="002679BF" w:rsidRPr="002679BF" w:rsidRDefault="002679BF" w:rsidP="002679BF">
            <w:pPr>
              <w:spacing w:after="0" w:line="240" w:lineRule="auto"/>
              <w:jc w:val="center"/>
              <w:rPr>
                <w:rFonts w:ascii="Verdana" w:eastAsia="Times New Roman" w:hAnsi="Verdana" w:cs="Calibri"/>
                <w:b/>
                <w:bCs/>
                <w:color w:val="FFFFFF"/>
                <w:sz w:val="20"/>
                <w:szCs w:val="20"/>
                <w:lang w:eastAsia="en-IN"/>
              </w:rPr>
            </w:pPr>
            <w:r w:rsidRPr="002679BF">
              <w:rPr>
                <w:rFonts w:ascii="Verdana" w:eastAsia="Times New Roman" w:hAnsi="Verdana" w:cs="Calibri"/>
                <w:b/>
                <w:bCs/>
                <w:color w:val="FFFFFF"/>
                <w:sz w:val="20"/>
                <w:szCs w:val="20"/>
                <w:lang w:val="en-US" w:eastAsia="en-IN"/>
              </w:rPr>
              <w:t>2030F</w:t>
            </w:r>
          </w:p>
        </w:tc>
      </w:tr>
      <w:tr w:rsidR="002679BF" w:rsidRPr="002679BF" w14:paraId="5B49CCFD"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93825A0"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 xml:space="preserve">AOC - </w:t>
            </w:r>
            <w:proofErr w:type="spellStart"/>
            <w:r w:rsidRPr="002679BF">
              <w:rPr>
                <w:rFonts w:ascii="Arial" w:eastAsia="Times New Roman" w:hAnsi="Arial" w:cs="Arial"/>
                <w:color w:val="000000"/>
                <w:sz w:val="20"/>
                <w:szCs w:val="20"/>
                <w:lang w:eastAsia="en-IN"/>
              </w:rPr>
              <w:t>Aliancys</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5A084C9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0B6FBC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60</w:t>
            </w:r>
          </w:p>
        </w:tc>
        <w:tc>
          <w:tcPr>
            <w:tcW w:w="1271" w:type="dxa"/>
            <w:tcBorders>
              <w:top w:val="nil"/>
              <w:left w:val="nil"/>
              <w:bottom w:val="single" w:sz="8" w:space="0" w:color="auto"/>
              <w:right w:val="single" w:sz="8" w:space="0" w:color="auto"/>
            </w:tcBorders>
            <w:shd w:val="clear" w:color="auto" w:fill="auto"/>
            <w:noWrap/>
            <w:vAlign w:val="center"/>
            <w:hideMark/>
          </w:tcPr>
          <w:p w14:paraId="58943E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c>
          <w:tcPr>
            <w:tcW w:w="1271" w:type="dxa"/>
            <w:tcBorders>
              <w:top w:val="nil"/>
              <w:left w:val="nil"/>
              <w:bottom w:val="single" w:sz="8" w:space="0" w:color="auto"/>
              <w:right w:val="single" w:sz="8" w:space="0" w:color="auto"/>
            </w:tcBorders>
            <w:shd w:val="clear" w:color="auto" w:fill="auto"/>
            <w:noWrap/>
            <w:vAlign w:val="center"/>
            <w:hideMark/>
          </w:tcPr>
          <w:p w14:paraId="4A34811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70</w:t>
            </w:r>
          </w:p>
        </w:tc>
      </w:tr>
      <w:tr w:rsidR="002679BF" w:rsidRPr="002679BF" w14:paraId="459B7FC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3949DA21"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Polynt-Reichhold</w:t>
            </w:r>
            <w:proofErr w:type="spellEnd"/>
          </w:p>
        </w:tc>
        <w:tc>
          <w:tcPr>
            <w:tcW w:w="2727" w:type="dxa"/>
            <w:tcBorders>
              <w:top w:val="nil"/>
              <w:left w:val="nil"/>
              <w:bottom w:val="single" w:sz="8" w:space="0" w:color="auto"/>
              <w:right w:val="single" w:sz="8" w:space="0" w:color="auto"/>
            </w:tcBorders>
            <w:shd w:val="clear" w:color="auto" w:fill="auto"/>
            <w:noWrap/>
            <w:vAlign w:val="center"/>
            <w:hideMark/>
          </w:tcPr>
          <w:p w14:paraId="6142041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CA4F4D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1F511B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1271" w:type="dxa"/>
            <w:tcBorders>
              <w:top w:val="nil"/>
              <w:left w:val="nil"/>
              <w:bottom w:val="single" w:sz="8" w:space="0" w:color="auto"/>
              <w:right w:val="single" w:sz="8" w:space="0" w:color="auto"/>
            </w:tcBorders>
            <w:shd w:val="clear" w:color="auto" w:fill="auto"/>
            <w:noWrap/>
            <w:vAlign w:val="center"/>
            <w:hideMark/>
          </w:tcPr>
          <w:p w14:paraId="058B21C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r>
      <w:tr w:rsidR="002679BF" w:rsidRPr="002679BF" w14:paraId="74F09165"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7981966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INEOS Composites</w:t>
            </w:r>
          </w:p>
        </w:tc>
        <w:tc>
          <w:tcPr>
            <w:tcW w:w="2727" w:type="dxa"/>
            <w:tcBorders>
              <w:top w:val="nil"/>
              <w:left w:val="nil"/>
              <w:bottom w:val="single" w:sz="8" w:space="0" w:color="auto"/>
              <w:right w:val="single" w:sz="8" w:space="0" w:color="auto"/>
            </w:tcBorders>
            <w:shd w:val="clear" w:color="auto" w:fill="auto"/>
            <w:noWrap/>
            <w:vAlign w:val="center"/>
            <w:hideMark/>
          </w:tcPr>
          <w:p w14:paraId="7B741EE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0D3296A"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2FE88DB8"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c>
          <w:tcPr>
            <w:tcW w:w="1271" w:type="dxa"/>
            <w:tcBorders>
              <w:top w:val="nil"/>
              <w:left w:val="nil"/>
              <w:bottom w:val="single" w:sz="8" w:space="0" w:color="auto"/>
              <w:right w:val="single" w:sz="8" w:space="0" w:color="auto"/>
            </w:tcBorders>
            <w:shd w:val="clear" w:color="auto" w:fill="auto"/>
            <w:noWrap/>
            <w:vAlign w:val="center"/>
            <w:hideMark/>
          </w:tcPr>
          <w:p w14:paraId="079186E4"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35</w:t>
            </w:r>
          </w:p>
        </w:tc>
      </w:tr>
      <w:tr w:rsidR="002679BF" w:rsidRPr="002679BF" w14:paraId="549AD51B"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4C06D537"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Interplastic</w:t>
            </w:r>
            <w:proofErr w:type="spellEnd"/>
            <w:r w:rsidRPr="002679BF">
              <w:rPr>
                <w:rFonts w:ascii="Arial" w:eastAsia="Times New Roman" w:hAnsi="Arial" w:cs="Arial"/>
                <w:color w:val="000000"/>
                <w:sz w:val="20"/>
                <w:szCs w:val="20"/>
                <w:lang w:eastAsia="en-IN"/>
              </w:rPr>
              <w:t xml:space="preserve"> Corporation</w:t>
            </w:r>
          </w:p>
        </w:tc>
        <w:tc>
          <w:tcPr>
            <w:tcW w:w="2727" w:type="dxa"/>
            <w:tcBorders>
              <w:top w:val="nil"/>
              <w:left w:val="nil"/>
              <w:bottom w:val="single" w:sz="8" w:space="0" w:color="auto"/>
              <w:right w:val="single" w:sz="8" w:space="0" w:color="auto"/>
            </w:tcBorders>
            <w:shd w:val="clear" w:color="auto" w:fill="auto"/>
            <w:noWrap/>
            <w:vAlign w:val="center"/>
            <w:hideMark/>
          </w:tcPr>
          <w:p w14:paraId="3D2E6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3911F6A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0130454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c>
          <w:tcPr>
            <w:tcW w:w="1271" w:type="dxa"/>
            <w:tcBorders>
              <w:top w:val="nil"/>
              <w:left w:val="nil"/>
              <w:bottom w:val="single" w:sz="8" w:space="0" w:color="auto"/>
              <w:right w:val="single" w:sz="8" w:space="0" w:color="auto"/>
            </w:tcBorders>
            <w:shd w:val="clear" w:color="auto" w:fill="auto"/>
            <w:noWrap/>
            <w:vAlign w:val="center"/>
            <w:hideMark/>
          </w:tcPr>
          <w:p w14:paraId="33DD87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20</w:t>
            </w:r>
          </w:p>
        </w:tc>
      </w:tr>
      <w:tr w:rsidR="002679BF" w:rsidRPr="002679BF" w14:paraId="5201002E"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52EE41E4"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Ashland Global Holdings Inc.</w:t>
            </w:r>
          </w:p>
        </w:tc>
        <w:tc>
          <w:tcPr>
            <w:tcW w:w="2727" w:type="dxa"/>
            <w:tcBorders>
              <w:top w:val="nil"/>
              <w:left w:val="nil"/>
              <w:bottom w:val="single" w:sz="8" w:space="0" w:color="auto"/>
              <w:right w:val="single" w:sz="8" w:space="0" w:color="auto"/>
            </w:tcBorders>
            <w:shd w:val="clear" w:color="auto" w:fill="auto"/>
            <w:noWrap/>
            <w:vAlign w:val="center"/>
            <w:hideMark/>
          </w:tcPr>
          <w:p w14:paraId="1962982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USA</w:t>
            </w:r>
          </w:p>
        </w:tc>
        <w:tc>
          <w:tcPr>
            <w:tcW w:w="1271" w:type="dxa"/>
            <w:tcBorders>
              <w:top w:val="nil"/>
              <w:left w:val="nil"/>
              <w:bottom w:val="single" w:sz="8" w:space="0" w:color="auto"/>
              <w:right w:val="single" w:sz="8" w:space="0" w:color="auto"/>
            </w:tcBorders>
            <w:shd w:val="clear" w:color="auto" w:fill="auto"/>
            <w:noWrap/>
            <w:vAlign w:val="center"/>
            <w:hideMark/>
          </w:tcPr>
          <w:p w14:paraId="7673DF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30</w:t>
            </w:r>
          </w:p>
        </w:tc>
        <w:tc>
          <w:tcPr>
            <w:tcW w:w="1271" w:type="dxa"/>
            <w:tcBorders>
              <w:top w:val="nil"/>
              <w:left w:val="nil"/>
              <w:bottom w:val="single" w:sz="8" w:space="0" w:color="auto"/>
              <w:right w:val="single" w:sz="8" w:space="0" w:color="auto"/>
            </w:tcBorders>
            <w:shd w:val="clear" w:color="auto" w:fill="auto"/>
            <w:noWrap/>
            <w:vAlign w:val="center"/>
            <w:hideMark/>
          </w:tcPr>
          <w:p w14:paraId="5647330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c>
          <w:tcPr>
            <w:tcW w:w="1271" w:type="dxa"/>
            <w:tcBorders>
              <w:top w:val="nil"/>
              <w:left w:val="nil"/>
              <w:bottom w:val="single" w:sz="8" w:space="0" w:color="auto"/>
              <w:right w:val="single" w:sz="8" w:space="0" w:color="auto"/>
            </w:tcBorders>
            <w:shd w:val="clear" w:color="auto" w:fill="auto"/>
            <w:noWrap/>
            <w:vAlign w:val="center"/>
            <w:hideMark/>
          </w:tcPr>
          <w:p w14:paraId="047D325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0</w:t>
            </w:r>
          </w:p>
        </w:tc>
      </w:tr>
      <w:tr w:rsidR="002679BF" w:rsidRPr="002679BF" w14:paraId="472D9556" w14:textId="77777777" w:rsidTr="002679BF">
        <w:trPr>
          <w:trHeight w:val="334"/>
        </w:trPr>
        <w:tc>
          <w:tcPr>
            <w:tcW w:w="3522" w:type="dxa"/>
            <w:tcBorders>
              <w:top w:val="nil"/>
              <w:left w:val="single" w:sz="8" w:space="0" w:color="auto"/>
              <w:bottom w:val="single" w:sz="8" w:space="0" w:color="auto"/>
              <w:right w:val="single" w:sz="8" w:space="0" w:color="auto"/>
            </w:tcBorders>
            <w:shd w:val="clear" w:color="auto" w:fill="auto"/>
            <w:noWrap/>
            <w:vAlign w:val="center"/>
            <w:hideMark/>
          </w:tcPr>
          <w:p w14:paraId="0B70D6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2727" w:type="dxa"/>
            <w:tcBorders>
              <w:top w:val="nil"/>
              <w:left w:val="nil"/>
              <w:bottom w:val="single" w:sz="8" w:space="0" w:color="auto"/>
              <w:right w:val="single" w:sz="8" w:space="0" w:color="auto"/>
            </w:tcBorders>
            <w:shd w:val="clear" w:color="auto" w:fill="auto"/>
            <w:noWrap/>
            <w:vAlign w:val="center"/>
            <w:hideMark/>
          </w:tcPr>
          <w:p w14:paraId="02F40EBD"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Rest of North America</w:t>
            </w:r>
          </w:p>
        </w:tc>
        <w:tc>
          <w:tcPr>
            <w:tcW w:w="1271" w:type="dxa"/>
            <w:tcBorders>
              <w:top w:val="nil"/>
              <w:left w:val="nil"/>
              <w:bottom w:val="single" w:sz="8" w:space="0" w:color="auto"/>
              <w:right w:val="single" w:sz="8" w:space="0" w:color="auto"/>
            </w:tcBorders>
            <w:shd w:val="clear" w:color="auto" w:fill="auto"/>
            <w:noWrap/>
            <w:vAlign w:val="center"/>
            <w:hideMark/>
          </w:tcPr>
          <w:p w14:paraId="67E61AEF"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01A43E76"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c>
          <w:tcPr>
            <w:tcW w:w="1271" w:type="dxa"/>
            <w:tcBorders>
              <w:top w:val="nil"/>
              <w:left w:val="nil"/>
              <w:bottom w:val="single" w:sz="8" w:space="0" w:color="auto"/>
              <w:right w:val="single" w:sz="8" w:space="0" w:color="auto"/>
            </w:tcBorders>
            <w:shd w:val="clear" w:color="auto" w:fill="auto"/>
            <w:noWrap/>
            <w:vAlign w:val="center"/>
            <w:hideMark/>
          </w:tcPr>
          <w:p w14:paraId="14FCF41C" w14:textId="77777777" w:rsidR="002679BF" w:rsidRPr="002679BF" w:rsidRDefault="002679BF" w:rsidP="002679BF">
            <w:pPr>
              <w:spacing w:after="0" w:line="240" w:lineRule="auto"/>
              <w:jc w:val="center"/>
              <w:rPr>
                <w:rFonts w:ascii="Calibri" w:eastAsia="Times New Roman" w:hAnsi="Calibri" w:cs="Calibri"/>
                <w:color w:val="000000"/>
                <w:lang w:eastAsia="en-IN"/>
              </w:rPr>
            </w:pPr>
            <w:r w:rsidRPr="002679BF">
              <w:rPr>
                <w:rFonts w:ascii="Calibri" w:eastAsia="Times New Roman" w:hAnsi="Calibri" w:cs="Calibri"/>
                <w:color w:val="000000"/>
                <w:lang w:eastAsia="en-IN"/>
              </w:rPr>
              <w:t>55</w:t>
            </w:r>
          </w:p>
        </w:tc>
      </w:tr>
      <w:tr w:rsidR="002679BF" w:rsidRPr="002679BF" w14:paraId="3F468DE6" w14:textId="77777777" w:rsidTr="002679BF">
        <w:trPr>
          <w:trHeight w:val="334"/>
        </w:trPr>
        <w:tc>
          <w:tcPr>
            <w:tcW w:w="3522" w:type="dxa"/>
            <w:tcBorders>
              <w:top w:val="nil"/>
              <w:left w:val="single" w:sz="8" w:space="0" w:color="auto"/>
              <w:bottom w:val="single" w:sz="8" w:space="0" w:color="auto"/>
              <w:right w:val="single" w:sz="8" w:space="0" w:color="auto"/>
            </w:tcBorders>
            <w:shd w:val="clear" w:color="000000" w:fill="C00000"/>
            <w:noWrap/>
            <w:vAlign w:val="center"/>
            <w:hideMark/>
          </w:tcPr>
          <w:p w14:paraId="3AC6EE4E" w14:textId="77777777" w:rsidR="002679BF" w:rsidRPr="002679BF" w:rsidRDefault="002679BF" w:rsidP="002679BF">
            <w:pPr>
              <w:spacing w:after="0" w:line="240" w:lineRule="auto"/>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val="en-US" w:eastAsia="en-IN"/>
              </w:rPr>
              <w:t>Total</w:t>
            </w:r>
          </w:p>
        </w:tc>
        <w:tc>
          <w:tcPr>
            <w:tcW w:w="2727" w:type="dxa"/>
            <w:tcBorders>
              <w:top w:val="nil"/>
              <w:left w:val="nil"/>
              <w:bottom w:val="single" w:sz="8" w:space="0" w:color="auto"/>
              <w:right w:val="single" w:sz="8" w:space="0" w:color="auto"/>
            </w:tcBorders>
            <w:shd w:val="clear" w:color="000000" w:fill="C00000"/>
            <w:noWrap/>
            <w:vAlign w:val="center"/>
            <w:hideMark/>
          </w:tcPr>
          <w:p w14:paraId="7CB0F143" w14:textId="77777777" w:rsidR="002679BF" w:rsidRPr="002679BF" w:rsidRDefault="002679BF" w:rsidP="002679BF">
            <w:pPr>
              <w:spacing w:after="0" w:line="240" w:lineRule="auto"/>
              <w:jc w:val="center"/>
              <w:rPr>
                <w:rFonts w:ascii="Verdana" w:eastAsia="Times New Roman" w:hAnsi="Verdana" w:cs="Calibri"/>
                <w:color w:val="FFFFFF"/>
                <w:sz w:val="20"/>
                <w:szCs w:val="20"/>
                <w:lang w:eastAsia="en-IN"/>
              </w:rPr>
            </w:pPr>
            <w:r w:rsidRPr="002679BF">
              <w:rPr>
                <w:rFonts w:ascii="Verdana" w:eastAsia="Times New Roman" w:hAnsi="Verdana" w:cs="Calibri"/>
                <w:color w:val="FFFFFF"/>
                <w:sz w:val="20"/>
                <w:szCs w:val="20"/>
                <w:lang w:eastAsia="en-IN"/>
              </w:rPr>
              <w:t> </w:t>
            </w:r>
          </w:p>
        </w:tc>
        <w:tc>
          <w:tcPr>
            <w:tcW w:w="1271" w:type="dxa"/>
            <w:tcBorders>
              <w:top w:val="nil"/>
              <w:left w:val="nil"/>
              <w:bottom w:val="single" w:sz="8" w:space="0" w:color="auto"/>
              <w:right w:val="single" w:sz="8" w:space="0" w:color="auto"/>
            </w:tcBorders>
            <w:shd w:val="clear" w:color="000000" w:fill="C00000"/>
            <w:noWrap/>
            <w:vAlign w:val="center"/>
            <w:hideMark/>
          </w:tcPr>
          <w:p w14:paraId="2B2489C2" w14:textId="77777777" w:rsidR="002679BF" w:rsidRPr="002679BF" w:rsidRDefault="002679BF" w:rsidP="002679BF">
            <w:pPr>
              <w:spacing w:after="0" w:line="240" w:lineRule="auto"/>
              <w:jc w:val="center"/>
              <w:rPr>
                <w:rFonts w:ascii="Calibri" w:eastAsia="Times New Roman" w:hAnsi="Calibri" w:cs="Calibri"/>
                <w:b/>
                <w:bCs/>
                <w:color w:val="FFFFFF"/>
                <w:lang w:eastAsia="en-IN"/>
              </w:rPr>
            </w:pPr>
            <w:r w:rsidRPr="002679BF">
              <w:rPr>
                <w:rFonts w:ascii="Calibri" w:eastAsia="Times New Roman" w:hAnsi="Calibri" w:cs="Calibri"/>
                <w:b/>
                <w:bCs/>
                <w:color w:val="FFFFFF"/>
                <w:lang w:eastAsia="en-IN"/>
              </w:rPr>
              <w:t>200</w:t>
            </w:r>
          </w:p>
        </w:tc>
        <w:tc>
          <w:tcPr>
            <w:tcW w:w="1271" w:type="dxa"/>
            <w:tcBorders>
              <w:top w:val="nil"/>
              <w:left w:val="nil"/>
              <w:bottom w:val="single" w:sz="8" w:space="0" w:color="auto"/>
              <w:right w:val="single" w:sz="8" w:space="0" w:color="auto"/>
            </w:tcBorders>
            <w:shd w:val="clear" w:color="000000" w:fill="C00000"/>
            <w:noWrap/>
            <w:vAlign w:val="center"/>
            <w:hideMark/>
          </w:tcPr>
          <w:p w14:paraId="33C5990A"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c>
          <w:tcPr>
            <w:tcW w:w="1271" w:type="dxa"/>
            <w:tcBorders>
              <w:top w:val="nil"/>
              <w:left w:val="nil"/>
              <w:bottom w:val="single" w:sz="8" w:space="0" w:color="auto"/>
              <w:right w:val="single" w:sz="8" w:space="0" w:color="auto"/>
            </w:tcBorders>
            <w:shd w:val="clear" w:color="000000" w:fill="C00000"/>
            <w:noWrap/>
            <w:vAlign w:val="center"/>
            <w:hideMark/>
          </w:tcPr>
          <w:p w14:paraId="3E8CEC00" w14:textId="77777777" w:rsidR="002679BF" w:rsidRPr="002679BF" w:rsidRDefault="002679BF" w:rsidP="002679BF">
            <w:pPr>
              <w:spacing w:after="0" w:line="240" w:lineRule="auto"/>
              <w:jc w:val="center"/>
              <w:rPr>
                <w:rFonts w:ascii="Calibri" w:eastAsia="Times New Roman" w:hAnsi="Calibri" w:cs="Calibri"/>
                <w:color w:val="FFFFFF"/>
                <w:lang w:eastAsia="en-IN"/>
              </w:rPr>
            </w:pPr>
            <w:r w:rsidRPr="002679BF">
              <w:rPr>
                <w:rFonts w:ascii="Calibri" w:eastAsia="Times New Roman" w:hAnsi="Calibri" w:cs="Calibri"/>
                <w:color w:val="FFFFFF"/>
                <w:lang w:eastAsia="en-IN"/>
              </w:rPr>
              <w:t>225</w:t>
            </w:r>
          </w:p>
        </w:tc>
      </w:tr>
    </w:tbl>
    <w:p w14:paraId="73C53890" w14:textId="05548E5F" w:rsidR="00A93F5E" w:rsidRDefault="002679BF" w:rsidP="00A93F5E">
      <w:pPr>
        <w:jc w:val="both"/>
        <w:rPr>
          <w:rFonts w:ascii="Arial" w:hAnsi="Arial" w:cs="Arial"/>
          <w:sz w:val="24"/>
          <w:szCs w:val="24"/>
        </w:rPr>
      </w:pPr>
      <w:r>
        <w:rPr>
          <w:noProof/>
        </w:rPr>
        <mc:AlternateContent>
          <mc:Choice Requires="wps">
            <w:drawing>
              <wp:anchor distT="0" distB="0" distL="114300" distR="114300" simplePos="0" relativeHeight="252528640" behindDoc="0" locked="0" layoutInCell="1" allowOverlap="1" wp14:anchorId="0D0BBE33" wp14:editId="0139105D">
                <wp:simplePos x="0" y="0"/>
                <wp:positionH relativeFrom="column">
                  <wp:posOffset>5100955</wp:posOffset>
                </wp:positionH>
                <wp:positionV relativeFrom="paragraph">
                  <wp:posOffset>62230</wp:posOffset>
                </wp:positionV>
                <wp:extent cx="1280160" cy="292735"/>
                <wp:effectExtent l="0" t="0" r="0" b="0"/>
                <wp:wrapNone/>
                <wp:docPr id="2192"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D0BBE33" id="_x0000_s1094" type="#_x0000_t202" style="position:absolute;left:0;text-align:left;margin-left:401.65pt;margin-top:4.9pt;width:100.8pt;height:23.0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" filled="f" stroked="f">
                <v:textbox style="mso-fit-shape-to-text:t">
                  <w:txbxContent>
                    <w:p w14:paraId="4FB64903"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p>
    <w:p w14:paraId="1AAE4CF1" w14:textId="77777777" w:rsidR="007E1CA0" w:rsidRPr="007E1CA0" w:rsidRDefault="007E1CA0" w:rsidP="007E1CA0">
      <w:pPr>
        <w:spacing w:line="360" w:lineRule="auto"/>
        <w:textAlignment w:val="baseline"/>
        <w:rPr>
          <w:rFonts w:ascii="Arial" w:hAnsi="Arial" w:cs="Arial"/>
          <w:b/>
          <w:bCs/>
          <w:sz w:val="24"/>
          <w:szCs w:val="24"/>
        </w:rPr>
      </w:pPr>
      <w:r w:rsidRPr="007E1CA0">
        <w:rPr>
          <w:rFonts w:ascii="Arial" w:hAnsi="Arial" w:cs="Arial"/>
          <w:b/>
          <w:bCs/>
          <w:sz w:val="24"/>
          <w:szCs w:val="24"/>
        </w:rPr>
        <w:t>Capacity and Production by Company</w:t>
      </w:r>
    </w:p>
    <w:p w14:paraId="2BCA7D5D" w14:textId="5E9DB4C4"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 xml:space="preserve">The total installed capacity in North America region stood at 225 thousand tonnes in 2020. The key market players in the region are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INEOS composites, and </w:t>
      </w:r>
      <w:proofErr w:type="spellStart"/>
      <w:r w:rsidRPr="007E1CA0">
        <w:rPr>
          <w:rFonts w:ascii="Arial" w:hAnsi="Arial" w:cs="Arial"/>
          <w:sz w:val="24"/>
          <w:szCs w:val="24"/>
        </w:rPr>
        <w:t>Interplastics</w:t>
      </w:r>
      <w:proofErr w:type="spellEnd"/>
      <w:r w:rsidRPr="007E1CA0">
        <w:rPr>
          <w:rFonts w:ascii="Arial" w:hAnsi="Arial" w:cs="Arial"/>
          <w:sz w:val="24"/>
          <w:szCs w:val="24"/>
        </w:rPr>
        <w:t xml:space="preserve"> Corporation. AOC – </w:t>
      </w:r>
      <w:proofErr w:type="spellStart"/>
      <w:r w:rsidRPr="007E1CA0">
        <w:rPr>
          <w:rFonts w:ascii="Arial" w:hAnsi="Arial" w:cs="Arial"/>
          <w:sz w:val="24"/>
          <w:szCs w:val="24"/>
        </w:rPr>
        <w:t>Aliancys</w:t>
      </w:r>
      <w:proofErr w:type="spellEnd"/>
      <w:r w:rsidRPr="007E1CA0">
        <w:rPr>
          <w:rFonts w:ascii="Arial" w:hAnsi="Arial" w:cs="Arial"/>
          <w:sz w:val="24"/>
          <w:szCs w:val="24"/>
        </w:rPr>
        <w:t xml:space="preserve"> and </w:t>
      </w:r>
      <w:proofErr w:type="spellStart"/>
      <w:r w:rsidRPr="007E1CA0">
        <w:rPr>
          <w:rFonts w:ascii="Arial" w:hAnsi="Arial" w:cs="Arial"/>
          <w:sz w:val="24"/>
          <w:szCs w:val="24"/>
        </w:rPr>
        <w:t>Polynt-Reichhold</w:t>
      </w:r>
      <w:proofErr w:type="spellEnd"/>
      <w:r w:rsidRPr="007E1CA0">
        <w:rPr>
          <w:rFonts w:ascii="Arial" w:hAnsi="Arial" w:cs="Arial"/>
          <w:sz w:val="24"/>
          <w:szCs w:val="24"/>
        </w:rPr>
        <w:t xml:space="preserve"> together contribute to 51% of the total installed capacities. </w:t>
      </w:r>
    </w:p>
    <w:p w14:paraId="18AB0218" w14:textId="77777777" w:rsidR="007E1CA0" w:rsidRDefault="007E1CA0" w:rsidP="007E1CA0">
      <w:pPr>
        <w:spacing w:line="360" w:lineRule="auto"/>
        <w:jc w:val="both"/>
        <w:textAlignment w:val="baseline"/>
        <w:rPr>
          <w:rFonts w:ascii="Arial" w:hAnsi="Arial" w:cs="Arial"/>
          <w:sz w:val="24"/>
          <w:szCs w:val="24"/>
        </w:rPr>
      </w:pPr>
    </w:p>
    <w:p w14:paraId="12381B06" w14:textId="43CC88DB"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lastRenderedPageBreak/>
        <w:t>In 2019, INEOS composites took complete acquisition of Ashland Global Holdings taking over its 30 thousand tonnes per annum of vinyl ester resin capacity.</w:t>
      </w:r>
    </w:p>
    <w:p w14:paraId="0D717E8A" w14:textId="77777777" w:rsidR="007E1CA0"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production of vinyl ester resin in 2020 volumed to 181 thousand tonnes, which was lower than its production of 194 thousand tonnes in 2019 due to the subdued operations in the pandemic period.</w:t>
      </w:r>
    </w:p>
    <w:p w14:paraId="3B0F8BDC" w14:textId="561020F0" w:rsidR="009531BD" w:rsidRPr="007E1CA0" w:rsidRDefault="007E1CA0" w:rsidP="007E1CA0">
      <w:pPr>
        <w:spacing w:line="360" w:lineRule="auto"/>
        <w:jc w:val="both"/>
        <w:textAlignment w:val="baseline"/>
        <w:rPr>
          <w:rFonts w:ascii="Arial" w:hAnsi="Arial" w:cs="Arial"/>
          <w:sz w:val="24"/>
          <w:szCs w:val="24"/>
        </w:rPr>
      </w:pPr>
      <w:r w:rsidRPr="007E1CA0">
        <w:rPr>
          <w:rFonts w:ascii="Arial" w:hAnsi="Arial" w:cs="Arial"/>
          <w:sz w:val="24"/>
          <w:szCs w:val="24"/>
        </w:rPr>
        <w:t>The increasing demand in the end-user industries is going to propel the companies to produce higher volumes of vinyl ester resin which is expected to rise to 200 thousand tonnes by 2030.</w:t>
      </w:r>
    </w:p>
    <w:p w14:paraId="539A122D" w14:textId="5930DB5A" w:rsidR="009531BD" w:rsidRPr="007E1CA0" w:rsidRDefault="009531BD" w:rsidP="007E1CA0">
      <w:pPr>
        <w:spacing w:line="360" w:lineRule="auto"/>
        <w:jc w:val="both"/>
        <w:textAlignment w:val="baseline"/>
        <w:rPr>
          <w:rFonts w:ascii="Arial" w:hAnsi="Arial" w:cs="Arial"/>
          <w:sz w:val="24"/>
          <w:szCs w:val="24"/>
        </w:rPr>
      </w:pPr>
    </w:p>
    <w:p w14:paraId="2EBBD24E" w14:textId="77777777" w:rsidR="009531BD" w:rsidRDefault="009531BD" w:rsidP="00555BDB">
      <w:pPr>
        <w:spacing w:line="360" w:lineRule="auto"/>
        <w:textAlignment w:val="baseline"/>
        <w:rPr>
          <w:rFonts w:ascii="Arial" w:hAnsi="Arial" w:cs="Arial"/>
          <w:b/>
          <w:bCs/>
          <w:sz w:val="24"/>
          <w:szCs w:val="24"/>
        </w:rPr>
      </w:pPr>
    </w:p>
    <w:p w14:paraId="488F1226" w14:textId="7C2EC14D"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 North America Vinyl Ester Resin Demand Supply Outlook</w:t>
      </w:r>
    </w:p>
    <w:p w14:paraId="0A5A0141" w14:textId="0A9AB0CB"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5B042715" w14:textId="562348B0" w:rsidR="00023038" w:rsidRDefault="00881A72">
      <w:pPr>
        <w:rPr>
          <w:color w:val="000000" w:themeColor="text1"/>
        </w:rPr>
      </w:pPr>
      <w:r>
        <w:rPr>
          <w:noProof/>
        </w:rPr>
        <mc:AlternateContent>
          <mc:Choice Requires="wps">
            <w:drawing>
              <wp:anchor distT="0" distB="0" distL="114300" distR="114300" simplePos="0" relativeHeight="252530688" behindDoc="0" locked="0" layoutInCell="1" allowOverlap="1" wp14:anchorId="088A68A4" wp14:editId="32E0E844">
                <wp:simplePos x="0" y="0"/>
                <wp:positionH relativeFrom="column">
                  <wp:posOffset>5189516</wp:posOffset>
                </wp:positionH>
                <wp:positionV relativeFrom="paragraph">
                  <wp:posOffset>2315466</wp:posOffset>
                </wp:positionV>
                <wp:extent cx="1280160" cy="292735"/>
                <wp:effectExtent l="0" t="0" r="0" b="0"/>
                <wp:wrapNone/>
                <wp:docPr id="219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088A68A4" id="_x0000_s1095" type="#_x0000_t202" style="position:absolute;margin-left:408.6pt;margin-top:182.3pt;width:100.8pt;height:23.0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" filled="f" stroked="f">
                <v:textbox style="mso-fit-shape-to-text:t">
                  <w:txbxContent>
                    <w:p w14:paraId="0BE8AFF5" w14:textId="77777777" w:rsidR="00881A72" w:rsidRPr="005858C1" w:rsidRDefault="00881A72" w:rsidP="00881A7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2A5D60" w:rsidRPr="002B5730">
        <w:rPr>
          <w:noProof/>
          <w:color w:val="000000" w:themeColor="text1"/>
        </w:rPr>
        <w:drawing>
          <wp:inline distT="0" distB="0" distL="0" distR="0" wp14:anchorId="7B4135F3" wp14:editId="5B90AD95">
            <wp:extent cx="6410325" cy="2238375"/>
            <wp:effectExtent l="0" t="0" r="0" b="9525"/>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49F0649" w14:textId="6D73807F" w:rsidR="00BF7D58" w:rsidRDefault="00BF7D58" w:rsidP="00AB7B64">
      <w:pPr>
        <w:spacing w:line="360" w:lineRule="auto"/>
        <w:jc w:val="both"/>
        <w:rPr>
          <w:rFonts w:ascii="Arial" w:hAnsi="Arial" w:cs="Arial"/>
          <w:color w:val="000000" w:themeColor="text1"/>
          <w:sz w:val="24"/>
          <w:szCs w:val="24"/>
        </w:rPr>
      </w:pPr>
    </w:p>
    <w:p w14:paraId="5A9183F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vinyl ester resin market in North America has grown at a steady pace in the historical years. However, limitations in the downstream sectors owing to operation halts and lockdown constraints restricted the market growth in 2020 which stood at 164 thousand tonnes.</w:t>
      </w:r>
    </w:p>
    <w:p w14:paraId="1B7F9BF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With revival of infrastructural projects post-COVID19 period and increasing investment in renewables are expected to drive the vinyl ester resin market growth at a quite healthy CAGR of 5.3% by 2030.</w:t>
      </w:r>
    </w:p>
    <w:p w14:paraId="098EAC98"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Several manufacturers are investing heavily in capacity expansion and new technology development to meet the growing demand for vinyl ester resin in the region.</w:t>
      </w:r>
    </w:p>
    <w:p w14:paraId="01564CC2" w14:textId="42EF4072" w:rsidR="00143C36" w:rsidRDefault="00143C36" w:rsidP="00555BDB">
      <w:pPr>
        <w:spacing w:line="360" w:lineRule="auto"/>
        <w:textAlignment w:val="baseline"/>
        <w:rPr>
          <w:rFonts w:ascii="Arial" w:hAnsi="Arial" w:cs="Arial"/>
          <w:b/>
          <w:bCs/>
          <w:sz w:val="24"/>
          <w:szCs w:val="24"/>
        </w:rPr>
      </w:pPr>
      <w:r w:rsidRPr="00BF7D58">
        <w:rPr>
          <w:rFonts w:ascii="Arial" w:hAnsi="Arial" w:cs="Arial"/>
          <w:noProof/>
          <w:color w:val="000000" w:themeColor="text1"/>
          <w:sz w:val="24"/>
          <w:szCs w:val="24"/>
        </w:rPr>
        <w:lastRenderedPageBreak/>
        <mc:AlternateContent>
          <mc:Choice Requires="wps">
            <w:drawing>
              <wp:anchor distT="45720" distB="45720" distL="114300" distR="114300" simplePos="0" relativeHeight="252532736" behindDoc="0" locked="0" layoutInCell="1" allowOverlap="1" wp14:anchorId="29241406" wp14:editId="50B8095A">
                <wp:simplePos x="0" y="0"/>
                <wp:positionH relativeFrom="column">
                  <wp:posOffset>-111760</wp:posOffset>
                </wp:positionH>
                <wp:positionV relativeFrom="paragraph">
                  <wp:posOffset>338455</wp:posOffset>
                </wp:positionV>
                <wp:extent cx="6477000" cy="1404620"/>
                <wp:effectExtent l="95250" t="57150" r="95250" b="107950"/>
                <wp:wrapSquare wrapText="bothSides"/>
                <wp:docPr id="2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2">
                          <a:schemeClr val="accent4"/>
                        </a:fillRef>
                        <a:effectRef idx="1">
                          <a:schemeClr val="accent4"/>
                        </a:effectRef>
                        <a:fontRef idx="minor">
                          <a:schemeClr val="dk1"/>
                        </a:fontRef>
                      </wps:style>
                      <wps:txbx>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41406" id="_x0000_s1096" type="#_x0000_t202" style="position:absolute;margin-left:-8.8pt;margin-top:26.65pt;width:510pt;height:110.6pt;z-index:25253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" fillcolor="#ffd555 [2167]" stroked="f" strokeweight=".5pt">
                <v:fill color2="#ffcc31 [2615]" rotate="t" colors="0 #ffdd9c;.5 #ffd78e;1 #ffd479" focus="100%" type="gradient">
                  <o:fill v:ext="view" type="gradientUnscaled"/>
                </v:fill>
                <v:shadow on="t" color="black" opacity="20971f" offset="0,2.2pt"/>
                <v:textbox style="mso-fit-shape-to-text:t">
                  <w:txbxContent>
                    <w:p w14:paraId="32849304" w14:textId="77777777" w:rsidR="00BF7D58" w:rsidRPr="00BF7D58" w:rsidRDefault="00BF7D58" w:rsidP="00F14E20">
                      <w:pPr>
                        <w:pStyle w:val="ListParagraph"/>
                        <w:numPr>
                          <w:ilvl w:val="0"/>
                          <w:numId w:val="9"/>
                        </w:numPr>
                        <w:spacing w:line="360" w:lineRule="auto"/>
                        <w:jc w:val="both"/>
                        <w:rPr>
                          <w:color w:val="000000" w:themeColor="text1"/>
                          <w:sz w:val="24"/>
                          <w:szCs w:val="24"/>
                        </w:rPr>
                      </w:pPr>
                      <w:r w:rsidRPr="00BF7D58">
                        <w:rPr>
                          <w:color w:val="000000" w:themeColor="text1"/>
                          <w:sz w:val="24"/>
                          <w:szCs w:val="24"/>
                        </w:rPr>
                        <w:t xml:space="preserve">This increase in demand is attributed to growing infrastructure projects and increasing investment in renewable energy sector. </w:t>
                      </w:r>
                    </w:p>
                    <w:p w14:paraId="6289FD7D" w14:textId="6FEE01CF" w:rsidR="00BF7D58" w:rsidRDefault="00BF7D58" w:rsidP="00F14E20">
                      <w:pPr>
                        <w:pStyle w:val="ListParagraph"/>
                        <w:numPr>
                          <w:ilvl w:val="0"/>
                          <w:numId w:val="9"/>
                        </w:numPr>
                        <w:spacing w:line="360" w:lineRule="auto"/>
                        <w:jc w:val="both"/>
                      </w:pPr>
                      <w:r w:rsidRPr="00BF7D58">
                        <w:rPr>
                          <w:color w:val="000000" w:themeColor="text1"/>
                          <w:sz w:val="24"/>
                          <w:szCs w:val="24"/>
                        </w:rPr>
                        <w:t>Several manufacturers are investing heavily in capacity expansion and new technology development to meet the growing demand for vinyl ester resin in the region.</w:t>
                      </w:r>
                    </w:p>
                  </w:txbxContent>
                </v:textbox>
                <w10:wrap type="square"/>
              </v:shape>
            </w:pict>
          </mc:Fallback>
        </mc:AlternateContent>
      </w:r>
    </w:p>
    <w:p w14:paraId="20661120" w14:textId="45EA4C88" w:rsidR="00143C36" w:rsidRDefault="00143C36" w:rsidP="00555BDB">
      <w:pPr>
        <w:spacing w:line="360" w:lineRule="auto"/>
        <w:textAlignment w:val="baseline"/>
        <w:rPr>
          <w:rFonts w:ascii="Arial" w:hAnsi="Arial" w:cs="Arial"/>
          <w:b/>
          <w:bCs/>
          <w:sz w:val="24"/>
          <w:szCs w:val="24"/>
        </w:rPr>
      </w:pPr>
    </w:p>
    <w:p w14:paraId="02F6331F" w14:textId="52FB79B1" w:rsidR="00143C36" w:rsidRDefault="00143C36" w:rsidP="00555BDB">
      <w:pPr>
        <w:spacing w:line="360" w:lineRule="auto"/>
        <w:textAlignment w:val="baseline"/>
        <w:rPr>
          <w:rFonts w:ascii="Arial" w:hAnsi="Arial" w:cs="Arial"/>
          <w:b/>
          <w:bCs/>
          <w:sz w:val="24"/>
          <w:szCs w:val="24"/>
        </w:rPr>
      </w:pPr>
    </w:p>
    <w:p w14:paraId="6FA3341A" w14:textId="1B6669A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3.2.4.2. Operating Efficiency</w:t>
      </w:r>
    </w:p>
    <w:p w14:paraId="772067F4" w14:textId="68A8BDBA" w:rsidR="002679BF" w:rsidRPr="00672393" w:rsidRDefault="008D1421" w:rsidP="00672393">
      <w:pPr>
        <w:spacing w:line="360" w:lineRule="auto"/>
        <w:textAlignment w:val="baseline"/>
        <w:rPr>
          <w:color w:val="000000" w:themeColor="text1"/>
        </w:rPr>
      </w:pPr>
      <w:r w:rsidRPr="002B5730">
        <w:rPr>
          <w:noProof/>
          <w:color w:val="000000" w:themeColor="text1"/>
        </w:rPr>
        <mc:AlternateContent>
          <mc:Choice Requires="wps">
            <w:drawing>
              <wp:anchor distT="0" distB="0" distL="114300" distR="114300" simplePos="0" relativeHeight="252112896" behindDoc="0" locked="0" layoutInCell="1" allowOverlap="1" wp14:anchorId="27D9FAA9" wp14:editId="03DE703A">
                <wp:simplePos x="0" y="0"/>
                <wp:positionH relativeFrom="column">
                  <wp:posOffset>3781425</wp:posOffset>
                </wp:positionH>
                <wp:positionV relativeFrom="paragraph">
                  <wp:posOffset>2256197</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097" type="#_x0000_t202" style="position:absolute;margin-left:297.75pt;margin-top:177.6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555BDB" w:rsidRPr="0061645E">
        <w:rPr>
          <w:rFonts w:ascii="Arial" w:hAnsi="Arial" w:cs="Arial"/>
          <w:b/>
          <w:bCs/>
          <w:sz w:val="24"/>
          <w:szCs w:val="24"/>
        </w:rPr>
        <w:t>North America Vinyl Ester Resin Operating Efficiency (Percentage), 2015-2030F</w:t>
      </w:r>
      <w:r w:rsidR="002A5D60" w:rsidRPr="002B5730">
        <w:rPr>
          <w:noProof/>
          <w:color w:val="000000" w:themeColor="text1"/>
        </w:rPr>
        <w:drawing>
          <wp:inline distT="0" distB="0" distL="0" distR="0" wp14:anchorId="58CC8384" wp14:editId="0DBBF0EA">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6F3FD80" w14:textId="77777777" w:rsidR="00143C36" w:rsidRDefault="00143C36" w:rsidP="00143C36">
      <w:pPr>
        <w:spacing w:line="360" w:lineRule="auto"/>
        <w:jc w:val="both"/>
        <w:rPr>
          <w:rFonts w:ascii="Arial" w:hAnsi="Arial" w:cs="Arial"/>
          <w:color w:val="000000" w:themeColor="text1"/>
          <w:sz w:val="24"/>
          <w:szCs w:val="24"/>
        </w:rPr>
      </w:pPr>
    </w:p>
    <w:p w14:paraId="0287C09A" w14:textId="6F883206"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Majority of the vinyl ester resin producers operate at 84-86% utilization rate. The operating rates declined to 80% in 2020 owing to limited demand and operational constraints due the outbreak of COVID19 pandemic.</w:t>
      </w:r>
    </w:p>
    <w:p w14:paraId="79B2FF65" w14:textId="2CF4760A" w:rsidR="00143C36" w:rsidRDefault="00143C36" w:rsidP="00143C36">
      <w:pPr>
        <w:spacing w:line="360" w:lineRule="auto"/>
        <w:rPr>
          <w:rFonts w:ascii="Arial" w:hAnsi="Arial" w:cs="Arial"/>
          <w:b/>
          <w:bCs/>
          <w:sz w:val="24"/>
          <w:szCs w:val="24"/>
        </w:rPr>
      </w:pPr>
      <w:r w:rsidRPr="00672393">
        <w:rPr>
          <w:rFonts w:ascii="Arial" w:hAnsi="Arial" w:cs="Arial"/>
          <w:color w:val="000000" w:themeColor="text1"/>
          <w:sz w:val="24"/>
          <w:szCs w:val="24"/>
        </w:rPr>
        <w:t>With recovering operational activities in 2021 in North America, the companies have regained pace of operating at 86% rate which is expected to further rise to almost 89% in 2030 with rise in epoxy resin demand in the end-user industries.</w:t>
      </w:r>
    </w:p>
    <w:p w14:paraId="36A120B2" w14:textId="77777777" w:rsidR="00143C36" w:rsidRDefault="00143C36" w:rsidP="0061645E">
      <w:pPr>
        <w:spacing w:line="360" w:lineRule="auto"/>
        <w:rPr>
          <w:rFonts w:ascii="Arial" w:hAnsi="Arial" w:cs="Arial"/>
          <w:b/>
          <w:bCs/>
          <w:sz w:val="24"/>
          <w:szCs w:val="24"/>
        </w:rPr>
      </w:pPr>
    </w:p>
    <w:p w14:paraId="10F1E3FC" w14:textId="77777777" w:rsidR="00143C36" w:rsidRDefault="00143C36" w:rsidP="0061645E">
      <w:pPr>
        <w:spacing w:line="360" w:lineRule="auto"/>
        <w:rPr>
          <w:rFonts w:ascii="Arial" w:hAnsi="Arial" w:cs="Arial"/>
          <w:b/>
          <w:bCs/>
          <w:sz w:val="24"/>
          <w:szCs w:val="24"/>
        </w:rPr>
      </w:pPr>
    </w:p>
    <w:p w14:paraId="3AEDDE13" w14:textId="77777777" w:rsidR="00143C36" w:rsidRDefault="00143C36" w:rsidP="0061645E">
      <w:pPr>
        <w:spacing w:line="360" w:lineRule="auto"/>
        <w:rPr>
          <w:rFonts w:ascii="Arial" w:hAnsi="Arial" w:cs="Arial"/>
          <w:b/>
          <w:bCs/>
          <w:sz w:val="24"/>
          <w:szCs w:val="24"/>
        </w:rPr>
      </w:pPr>
    </w:p>
    <w:p w14:paraId="615E673E" w14:textId="77777777" w:rsidR="00143C36" w:rsidRDefault="00143C36" w:rsidP="0061645E">
      <w:pPr>
        <w:spacing w:line="360" w:lineRule="auto"/>
        <w:rPr>
          <w:rFonts w:ascii="Arial" w:hAnsi="Arial" w:cs="Arial"/>
          <w:b/>
          <w:bCs/>
          <w:sz w:val="24"/>
          <w:szCs w:val="24"/>
        </w:rPr>
      </w:pPr>
    </w:p>
    <w:p w14:paraId="14D4B3AE" w14:textId="6950F1F0"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3.2.4.3. Demand By Application</w:t>
      </w:r>
    </w:p>
    <w:p w14:paraId="756A42A9" w14:textId="0A0819C1" w:rsidR="00F112AA"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North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FCA1370" w14:textId="410C12EB" w:rsidR="00E544BF" w:rsidRDefault="009006A2"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09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2B5730">
        <w:rPr>
          <w:noProof/>
          <w:color w:val="000000" w:themeColor="text1"/>
        </w:rPr>
        <w:drawing>
          <wp:inline distT="0" distB="0" distL="0" distR="0" wp14:anchorId="0C1B9794" wp14:editId="4985C2B4">
            <wp:extent cx="6419850" cy="292133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bl>
      <w:tblPr>
        <w:tblW w:w="10118" w:type="dxa"/>
        <w:tblLook w:val="04A0" w:firstRow="1" w:lastRow="0" w:firstColumn="1" w:lastColumn="0" w:noHBand="0" w:noVBand="1"/>
      </w:tblPr>
      <w:tblGrid>
        <w:gridCol w:w="2167"/>
        <w:gridCol w:w="1678"/>
        <w:gridCol w:w="782"/>
        <w:gridCol w:w="782"/>
        <w:gridCol w:w="782"/>
        <w:gridCol w:w="782"/>
        <w:gridCol w:w="782"/>
        <w:gridCol w:w="795"/>
        <w:gridCol w:w="784"/>
        <w:gridCol w:w="784"/>
      </w:tblGrid>
      <w:tr w:rsidR="002679BF" w:rsidRPr="002679BF" w14:paraId="4D02B099" w14:textId="77777777" w:rsidTr="00672393">
        <w:trPr>
          <w:trHeight w:val="345"/>
        </w:trPr>
        <w:tc>
          <w:tcPr>
            <w:tcW w:w="2167"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E201EB8"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 xml:space="preserve">Demand by Application </w:t>
            </w:r>
          </w:p>
        </w:tc>
        <w:tc>
          <w:tcPr>
            <w:tcW w:w="1678" w:type="dxa"/>
            <w:tcBorders>
              <w:top w:val="single" w:sz="8" w:space="0" w:color="auto"/>
              <w:left w:val="nil"/>
              <w:bottom w:val="single" w:sz="8" w:space="0" w:color="auto"/>
              <w:right w:val="single" w:sz="8" w:space="0" w:color="auto"/>
            </w:tcBorders>
            <w:shd w:val="clear" w:color="000000" w:fill="C00000"/>
            <w:noWrap/>
            <w:vAlign w:val="center"/>
            <w:hideMark/>
          </w:tcPr>
          <w:p w14:paraId="714756E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DCCE0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29D7D54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581EDC1D"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32EF2904"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782" w:type="dxa"/>
            <w:tcBorders>
              <w:top w:val="single" w:sz="8" w:space="0" w:color="auto"/>
              <w:left w:val="nil"/>
              <w:bottom w:val="single" w:sz="8" w:space="0" w:color="auto"/>
              <w:right w:val="single" w:sz="8" w:space="0" w:color="auto"/>
            </w:tcBorders>
            <w:shd w:val="clear" w:color="000000" w:fill="C00000"/>
            <w:noWrap/>
            <w:vAlign w:val="center"/>
            <w:hideMark/>
          </w:tcPr>
          <w:p w14:paraId="1C05482F"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795" w:type="dxa"/>
            <w:tcBorders>
              <w:top w:val="single" w:sz="8" w:space="0" w:color="auto"/>
              <w:left w:val="nil"/>
              <w:bottom w:val="single" w:sz="8" w:space="0" w:color="auto"/>
              <w:right w:val="single" w:sz="8" w:space="0" w:color="auto"/>
            </w:tcBorders>
            <w:shd w:val="clear" w:color="000000" w:fill="C00000"/>
            <w:noWrap/>
            <w:vAlign w:val="center"/>
            <w:hideMark/>
          </w:tcPr>
          <w:p w14:paraId="11AF02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02085046"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784" w:type="dxa"/>
            <w:tcBorders>
              <w:top w:val="single" w:sz="8" w:space="0" w:color="auto"/>
              <w:left w:val="nil"/>
              <w:bottom w:val="single" w:sz="8" w:space="0" w:color="auto"/>
              <w:right w:val="single" w:sz="8" w:space="0" w:color="auto"/>
            </w:tcBorders>
            <w:shd w:val="clear" w:color="000000" w:fill="C00000"/>
            <w:noWrap/>
            <w:vAlign w:val="center"/>
            <w:hideMark/>
          </w:tcPr>
          <w:p w14:paraId="13FC3179"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72FAB44A"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7B3DAC8E"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Pipes &amp; Tanks</w:t>
            </w:r>
          </w:p>
        </w:tc>
        <w:tc>
          <w:tcPr>
            <w:tcW w:w="1678" w:type="dxa"/>
            <w:tcBorders>
              <w:top w:val="nil"/>
              <w:left w:val="nil"/>
              <w:bottom w:val="single" w:sz="8" w:space="0" w:color="auto"/>
              <w:right w:val="single" w:sz="8" w:space="0" w:color="auto"/>
            </w:tcBorders>
            <w:shd w:val="clear" w:color="000000" w:fill="FFFFFF"/>
            <w:noWrap/>
            <w:vAlign w:val="center"/>
            <w:hideMark/>
          </w:tcPr>
          <w:p w14:paraId="0811AEA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91</w:t>
            </w:r>
          </w:p>
        </w:tc>
        <w:tc>
          <w:tcPr>
            <w:tcW w:w="782" w:type="dxa"/>
            <w:tcBorders>
              <w:top w:val="nil"/>
              <w:left w:val="nil"/>
              <w:bottom w:val="single" w:sz="8" w:space="0" w:color="auto"/>
              <w:right w:val="single" w:sz="8" w:space="0" w:color="auto"/>
            </w:tcBorders>
            <w:shd w:val="clear" w:color="000000" w:fill="FFFFFF"/>
            <w:noWrap/>
            <w:vAlign w:val="center"/>
            <w:hideMark/>
          </w:tcPr>
          <w:p w14:paraId="2966529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93</w:t>
            </w:r>
          </w:p>
        </w:tc>
        <w:tc>
          <w:tcPr>
            <w:tcW w:w="782" w:type="dxa"/>
            <w:tcBorders>
              <w:top w:val="nil"/>
              <w:left w:val="nil"/>
              <w:bottom w:val="single" w:sz="8" w:space="0" w:color="auto"/>
              <w:right w:val="single" w:sz="8" w:space="0" w:color="auto"/>
            </w:tcBorders>
            <w:shd w:val="clear" w:color="000000" w:fill="FFFFFF"/>
            <w:noWrap/>
            <w:vAlign w:val="center"/>
            <w:hideMark/>
          </w:tcPr>
          <w:p w14:paraId="557BA32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96</w:t>
            </w:r>
          </w:p>
        </w:tc>
        <w:tc>
          <w:tcPr>
            <w:tcW w:w="782" w:type="dxa"/>
            <w:tcBorders>
              <w:top w:val="nil"/>
              <w:left w:val="nil"/>
              <w:bottom w:val="single" w:sz="8" w:space="0" w:color="auto"/>
              <w:right w:val="single" w:sz="8" w:space="0" w:color="auto"/>
            </w:tcBorders>
            <w:shd w:val="clear" w:color="000000" w:fill="FFFFFF"/>
            <w:noWrap/>
            <w:vAlign w:val="center"/>
            <w:hideMark/>
          </w:tcPr>
          <w:p w14:paraId="032FEF4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101</w:t>
            </w:r>
          </w:p>
        </w:tc>
        <w:tc>
          <w:tcPr>
            <w:tcW w:w="782" w:type="dxa"/>
            <w:tcBorders>
              <w:top w:val="nil"/>
              <w:left w:val="nil"/>
              <w:bottom w:val="single" w:sz="8" w:space="0" w:color="auto"/>
              <w:right w:val="single" w:sz="8" w:space="0" w:color="auto"/>
            </w:tcBorders>
            <w:shd w:val="clear" w:color="000000" w:fill="FFFFFF"/>
            <w:noWrap/>
            <w:vAlign w:val="center"/>
            <w:hideMark/>
          </w:tcPr>
          <w:p w14:paraId="60FA7E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104</w:t>
            </w:r>
          </w:p>
        </w:tc>
        <w:tc>
          <w:tcPr>
            <w:tcW w:w="782" w:type="dxa"/>
            <w:tcBorders>
              <w:top w:val="nil"/>
              <w:left w:val="nil"/>
              <w:bottom w:val="single" w:sz="8" w:space="0" w:color="auto"/>
              <w:right w:val="single" w:sz="8" w:space="0" w:color="auto"/>
            </w:tcBorders>
            <w:shd w:val="clear" w:color="000000" w:fill="FFFFFF"/>
            <w:noWrap/>
            <w:vAlign w:val="center"/>
            <w:hideMark/>
          </w:tcPr>
          <w:p w14:paraId="04DDB2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97</w:t>
            </w:r>
          </w:p>
        </w:tc>
        <w:tc>
          <w:tcPr>
            <w:tcW w:w="795" w:type="dxa"/>
            <w:tcBorders>
              <w:top w:val="nil"/>
              <w:left w:val="nil"/>
              <w:bottom w:val="single" w:sz="8" w:space="0" w:color="auto"/>
              <w:right w:val="single" w:sz="8" w:space="0" w:color="auto"/>
            </w:tcBorders>
            <w:shd w:val="clear" w:color="000000" w:fill="FFFFFF"/>
            <w:noWrap/>
            <w:vAlign w:val="center"/>
            <w:hideMark/>
          </w:tcPr>
          <w:p w14:paraId="481FF55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103</w:t>
            </w:r>
          </w:p>
        </w:tc>
        <w:tc>
          <w:tcPr>
            <w:tcW w:w="784" w:type="dxa"/>
            <w:tcBorders>
              <w:top w:val="nil"/>
              <w:left w:val="nil"/>
              <w:bottom w:val="single" w:sz="8" w:space="0" w:color="auto"/>
              <w:right w:val="single" w:sz="8" w:space="0" w:color="auto"/>
            </w:tcBorders>
            <w:shd w:val="clear" w:color="000000" w:fill="FFFFFF"/>
            <w:noWrap/>
            <w:vAlign w:val="center"/>
            <w:hideMark/>
          </w:tcPr>
          <w:p w14:paraId="0D134F1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129</w:t>
            </w:r>
          </w:p>
        </w:tc>
        <w:tc>
          <w:tcPr>
            <w:tcW w:w="784" w:type="dxa"/>
            <w:tcBorders>
              <w:top w:val="nil"/>
              <w:left w:val="nil"/>
              <w:bottom w:val="single" w:sz="8" w:space="0" w:color="auto"/>
              <w:right w:val="single" w:sz="8" w:space="0" w:color="auto"/>
            </w:tcBorders>
            <w:shd w:val="clear" w:color="000000" w:fill="FFFFFF"/>
            <w:noWrap/>
            <w:vAlign w:val="center"/>
            <w:hideMark/>
          </w:tcPr>
          <w:p w14:paraId="38CEDCD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167</w:t>
            </w:r>
          </w:p>
        </w:tc>
      </w:tr>
      <w:tr w:rsidR="002679BF" w:rsidRPr="002679BF" w14:paraId="1A122AEE"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16E35DB7"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Marine Components</w:t>
            </w:r>
          </w:p>
        </w:tc>
        <w:tc>
          <w:tcPr>
            <w:tcW w:w="1678" w:type="dxa"/>
            <w:tcBorders>
              <w:top w:val="nil"/>
              <w:left w:val="nil"/>
              <w:bottom w:val="single" w:sz="8" w:space="0" w:color="auto"/>
              <w:right w:val="single" w:sz="8" w:space="0" w:color="auto"/>
            </w:tcBorders>
            <w:shd w:val="clear" w:color="000000" w:fill="FFFFFF"/>
            <w:noWrap/>
            <w:vAlign w:val="center"/>
            <w:hideMark/>
          </w:tcPr>
          <w:p w14:paraId="2B8EFF7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782" w:type="dxa"/>
            <w:tcBorders>
              <w:top w:val="nil"/>
              <w:left w:val="nil"/>
              <w:bottom w:val="single" w:sz="8" w:space="0" w:color="auto"/>
              <w:right w:val="single" w:sz="8" w:space="0" w:color="auto"/>
            </w:tcBorders>
            <w:shd w:val="clear" w:color="000000" w:fill="FFFFFF"/>
            <w:noWrap/>
            <w:vAlign w:val="center"/>
            <w:hideMark/>
          </w:tcPr>
          <w:p w14:paraId="27EA29E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32</w:t>
            </w:r>
          </w:p>
        </w:tc>
        <w:tc>
          <w:tcPr>
            <w:tcW w:w="782" w:type="dxa"/>
            <w:tcBorders>
              <w:top w:val="nil"/>
              <w:left w:val="nil"/>
              <w:bottom w:val="single" w:sz="8" w:space="0" w:color="auto"/>
              <w:right w:val="single" w:sz="8" w:space="0" w:color="auto"/>
            </w:tcBorders>
            <w:shd w:val="clear" w:color="000000" w:fill="FFFFFF"/>
            <w:noWrap/>
            <w:vAlign w:val="center"/>
            <w:hideMark/>
          </w:tcPr>
          <w:p w14:paraId="5D556D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82" w:type="dxa"/>
            <w:tcBorders>
              <w:top w:val="nil"/>
              <w:left w:val="nil"/>
              <w:bottom w:val="single" w:sz="8" w:space="0" w:color="auto"/>
              <w:right w:val="single" w:sz="8" w:space="0" w:color="auto"/>
            </w:tcBorders>
            <w:shd w:val="clear" w:color="000000" w:fill="FFFFFF"/>
            <w:noWrap/>
            <w:vAlign w:val="center"/>
            <w:hideMark/>
          </w:tcPr>
          <w:p w14:paraId="31542D3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c>
          <w:tcPr>
            <w:tcW w:w="782" w:type="dxa"/>
            <w:tcBorders>
              <w:top w:val="nil"/>
              <w:left w:val="nil"/>
              <w:bottom w:val="single" w:sz="8" w:space="0" w:color="auto"/>
              <w:right w:val="single" w:sz="8" w:space="0" w:color="auto"/>
            </w:tcBorders>
            <w:shd w:val="clear" w:color="000000" w:fill="FFFFFF"/>
            <w:noWrap/>
            <w:vAlign w:val="center"/>
            <w:hideMark/>
          </w:tcPr>
          <w:p w14:paraId="0557746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2" w:type="dxa"/>
            <w:tcBorders>
              <w:top w:val="nil"/>
              <w:left w:val="nil"/>
              <w:bottom w:val="single" w:sz="8" w:space="0" w:color="auto"/>
              <w:right w:val="single" w:sz="8" w:space="0" w:color="auto"/>
            </w:tcBorders>
            <w:shd w:val="clear" w:color="000000" w:fill="FFFFFF"/>
            <w:noWrap/>
            <w:vAlign w:val="center"/>
            <w:hideMark/>
          </w:tcPr>
          <w:p w14:paraId="0719F3C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33</w:t>
            </w:r>
          </w:p>
        </w:tc>
        <w:tc>
          <w:tcPr>
            <w:tcW w:w="795" w:type="dxa"/>
            <w:tcBorders>
              <w:top w:val="nil"/>
              <w:left w:val="nil"/>
              <w:bottom w:val="single" w:sz="8" w:space="0" w:color="auto"/>
              <w:right w:val="single" w:sz="8" w:space="0" w:color="auto"/>
            </w:tcBorders>
            <w:shd w:val="clear" w:color="000000" w:fill="FFFFFF"/>
            <w:noWrap/>
            <w:vAlign w:val="center"/>
            <w:hideMark/>
          </w:tcPr>
          <w:p w14:paraId="09A9068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35</w:t>
            </w:r>
          </w:p>
        </w:tc>
        <w:tc>
          <w:tcPr>
            <w:tcW w:w="784" w:type="dxa"/>
            <w:tcBorders>
              <w:top w:val="nil"/>
              <w:left w:val="nil"/>
              <w:bottom w:val="single" w:sz="8" w:space="0" w:color="auto"/>
              <w:right w:val="single" w:sz="8" w:space="0" w:color="auto"/>
            </w:tcBorders>
            <w:shd w:val="clear" w:color="000000" w:fill="FFFFFF"/>
            <w:noWrap/>
            <w:vAlign w:val="center"/>
            <w:hideMark/>
          </w:tcPr>
          <w:p w14:paraId="346B896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44</w:t>
            </w:r>
          </w:p>
        </w:tc>
        <w:tc>
          <w:tcPr>
            <w:tcW w:w="784" w:type="dxa"/>
            <w:tcBorders>
              <w:top w:val="nil"/>
              <w:left w:val="nil"/>
              <w:bottom w:val="single" w:sz="8" w:space="0" w:color="auto"/>
              <w:right w:val="single" w:sz="8" w:space="0" w:color="auto"/>
            </w:tcBorders>
            <w:shd w:val="clear" w:color="000000" w:fill="FFFFFF"/>
            <w:noWrap/>
            <w:vAlign w:val="center"/>
            <w:hideMark/>
          </w:tcPr>
          <w:p w14:paraId="1C8449DB"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r>
      <w:tr w:rsidR="002679BF" w:rsidRPr="002679BF" w14:paraId="3EEEC2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4605B42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Renewables</w:t>
            </w:r>
          </w:p>
        </w:tc>
        <w:tc>
          <w:tcPr>
            <w:tcW w:w="1678" w:type="dxa"/>
            <w:tcBorders>
              <w:top w:val="nil"/>
              <w:left w:val="nil"/>
              <w:bottom w:val="single" w:sz="8" w:space="0" w:color="auto"/>
              <w:right w:val="single" w:sz="8" w:space="0" w:color="auto"/>
            </w:tcBorders>
            <w:shd w:val="clear" w:color="000000" w:fill="FFFFFF"/>
            <w:noWrap/>
            <w:vAlign w:val="center"/>
            <w:hideMark/>
          </w:tcPr>
          <w:p w14:paraId="63DDA8F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49A6FEC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2689720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82" w:type="dxa"/>
            <w:tcBorders>
              <w:top w:val="nil"/>
              <w:left w:val="nil"/>
              <w:bottom w:val="single" w:sz="8" w:space="0" w:color="auto"/>
              <w:right w:val="single" w:sz="8" w:space="0" w:color="auto"/>
            </w:tcBorders>
            <w:shd w:val="clear" w:color="000000" w:fill="FFFFFF"/>
            <w:noWrap/>
            <w:vAlign w:val="center"/>
            <w:hideMark/>
          </w:tcPr>
          <w:p w14:paraId="01E897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52FFD6E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2" w:type="dxa"/>
            <w:tcBorders>
              <w:top w:val="nil"/>
              <w:left w:val="nil"/>
              <w:bottom w:val="single" w:sz="8" w:space="0" w:color="auto"/>
              <w:right w:val="single" w:sz="8" w:space="0" w:color="auto"/>
            </w:tcBorders>
            <w:shd w:val="clear" w:color="000000" w:fill="FFFFFF"/>
            <w:noWrap/>
            <w:vAlign w:val="center"/>
            <w:hideMark/>
          </w:tcPr>
          <w:p w14:paraId="3BE5506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w:t>
            </w:r>
          </w:p>
        </w:tc>
        <w:tc>
          <w:tcPr>
            <w:tcW w:w="795" w:type="dxa"/>
            <w:tcBorders>
              <w:top w:val="nil"/>
              <w:left w:val="nil"/>
              <w:bottom w:val="single" w:sz="8" w:space="0" w:color="auto"/>
              <w:right w:val="single" w:sz="8" w:space="0" w:color="auto"/>
            </w:tcBorders>
            <w:shd w:val="clear" w:color="000000" w:fill="FFFFFF"/>
            <w:noWrap/>
            <w:vAlign w:val="center"/>
            <w:hideMark/>
          </w:tcPr>
          <w:p w14:paraId="6749D45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11</w:t>
            </w:r>
          </w:p>
        </w:tc>
        <w:tc>
          <w:tcPr>
            <w:tcW w:w="784" w:type="dxa"/>
            <w:tcBorders>
              <w:top w:val="nil"/>
              <w:left w:val="nil"/>
              <w:bottom w:val="single" w:sz="8" w:space="0" w:color="auto"/>
              <w:right w:val="single" w:sz="8" w:space="0" w:color="auto"/>
            </w:tcBorders>
            <w:shd w:val="clear" w:color="000000" w:fill="FFFFFF"/>
            <w:noWrap/>
            <w:vAlign w:val="center"/>
            <w:hideMark/>
          </w:tcPr>
          <w:p w14:paraId="1663B01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w:t>
            </w:r>
          </w:p>
        </w:tc>
        <w:tc>
          <w:tcPr>
            <w:tcW w:w="784" w:type="dxa"/>
            <w:tcBorders>
              <w:top w:val="nil"/>
              <w:left w:val="nil"/>
              <w:bottom w:val="single" w:sz="8" w:space="0" w:color="auto"/>
              <w:right w:val="single" w:sz="8" w:space="0" w:color="auto"/>
            </w:tcBorders>
            <w:shd w:val="clear" w:color="000000" w:fill="FFFFFF"/>
            <w:noWrap/>
            <w:vAlign w:val="center"/>
            <w:hideMark/>
          </w:tcPr>
          <w:p w14:paraId="096691A9"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18</w:t>
            </w:r>
          </w:p>
        </w:tc>
      </w:tr>
      <w:tr w:rsidR="002679BF" w:rsidRPr="002679BF" w14:paraId="1873DB2F"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689C4AF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Others</w:t>
            </w:r>
          </w:p>
        </w:tc>
        <w:tc>
          <w:tcPr>
            <w:tcW w:w="1678" w:type="dxa"/>
            <w:tcBorders>
              <w:top w:val="nil"/>
              <w:left w:val="nil"/>
              <w:bottom w:val="single" w:sz="8" w:space="0" w:color="auto"/>
              <w:right w:val="single" w:sz="8" w:space="0" w:color="auto"/>
            </w:tcBorders>
            <w:shd w:val="clear" w:color="000000" w:fill="FFFFFF"/>
            <w:noWrap/>
            <w:vAlign w:val="center"/>
            <w:hideMark/>
          </w:tcPr>
          <w:p w14:paraId="4EF56B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21</w:t>
            </w:r>
          </w:p>
        </w:tc>
        <w:tc>
          <w:tcPr>
            <w:tcW w:w="782" w:type="dxa"/>
            <w:tcBorders>
              <w:top w:val="nil"/>
              <w:left w:val="nil"/>
              <w:bottom w:val="single" w:sz="8" w:space="0" w:color="auto"/>
              <w:right w:val="single" w:sz="8" w:space="0" w:color="auto"/>
            </w:tcBorders>
            <w:shd w:val="clear" w:color="000000" w:fill="FFFFFF"/>
            <w:noWrap/>
            <w:vAlign w:val="center"/>
            <w:hideMark/>
          </w:tcPr>
          <w:p w14:paraId="3819CDA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22</w:t>
            </w:r>
          </w:p>
        </w:tc>
        <w:tc>
          <w:tcPr>
            <w:tcW w:w="782" w:type="dxa"/>
            <w:tcBorders>
              <w:top w:val="nil"/>
              <w:left w:val="nil"/>
              <w:bottom w:val="single" w:sz="8" w:space="0" w:color="auto"/>
              <w:right w:val="single" w:sz="8" w:space="0" w:color="auto"/>
            </w:tcBorders>
            <w:shd w:val="clear" w:color="000000" w:fill="FFFFFF"/>
            <w:noWrap/>
            <w:vAlign w:val="center"/>
            <w:hideMark/>
          </w:tcPr>
          <w:p w14:paraId="50F4903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514E299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782" w:type="dxa"/>
            <w:tcBorders>
              <w:top w:val="nil"/>
              <w:left w:val="nil"/>
              <w:bottom w:val="single" w:sz="8" w:space="0" w:color="auto"/>
              <w:right w:val="single" w:sz="8" w:space="0" w:color="auto"/>
            </w:tcBorders>
            <w:shd w:val="clear" w:color="000000" w:fill="FFFFFF"/>
            <w:noWrap/>
            <w:vAlign w:val="center"/>
            <w:hideMark/>
          </w:tcPr>
          <w:p w14:paraId="3E9E268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2" w:type="dxa"/>
            <w:tcBorders>
              <w:top w:val="nil"/>
              <w:left w:val="nil"/>
              <w:bottom w:val="single" w:sz="8" w:space="0" w:color="auto"/>
              <w:right w:val="single" w:sz="8" w:space="0" w:color="auto"/>
            </w:tcBorders>
            <w:shd w:val="clear" w:color="000000" w:fill="FFFFFF"/>
            <w:noWrap/>
            <w:vAlign w:val="center"/>
            <w:hideMark/>
          </w:tcPr>
          <w:p w14:paraId="5438C4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95" w:type="dxa"/>
            <w:tcBorders>
              <w:top w:val="nil"/>
              <w:left w:val="nil"/>
              <w:bottom w:val="single" w:sz="8" w:space="0" w:color="auto"/>
              <w:right w:val="single" w:sz="8" w:space="0" w:color="auto"/>
            </w:tcBorders>
            <w:shd w:val="clear" w:color="000000" w:fill="FFFFFF"/>
            <w:noWrap/>
            <w:vAlign w:val="center"/>
            <w:hideMark/>
          </w:tcPr>
          <w:p w14:paraId="20C47F0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784" w:type="dxa"/>
            <w:tcBorders>
              <w:top w:val="nil"/>
              <w:left w:val="nil"/>
              <w:bottom w:val="single" w:sz="8" w:space="0" w:color="auto"/>
              <w:right w:val="single" w:sz="8" w:space="0" w:color="auto"/>
            </w:tcBorders>
            <w:shd w:val="clear" w:color="000000" w:fill="FFFFFF"/>
            <w:noWrap/>
            <w:vAlign w:val="center"/>
            <w:hideMark/>
          </w:tcPr>
          <w:p w14:paraId="2D4B1F5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28</w:t>
            </w:r>
          </w:p>
        </w:tc>
        <w:tc>
          <w:tcPr>
            <w:tcW w:w="784" w:type="dxa"/>
            <w:tcBorders>
              <w:top w:val="nil"/>
              <w:left w:val="nil"/>
              <w:bottom w:val="single" w:sz="8" w:space="0" w:color="auto"/>
              <w:right w:val="single" w:sz="8" w:space="0" w:color="auto"/>
            </w:tcBorders>
            <w:shd w:val="clear" w:color="000000" w:fill="FFFFFF"/>
            <w:noWrap/>
            <w:vAlign w:val="center"/>
            <w:hideMark/>
          </w:tcPr>
          <w:p w14:paraId="35FF26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34</w:t>
            </w:r>
          </w:p>
        </w:tc>
      </w:tr>
      <w:tr w:rsidR="002679BF" w:rsidRPr="002679BF" w14:paraId="35049941" w14:textId="77777777" w:rsidTr="00672393">
        <w:trPr>
          <w:trHeight w:val="345"/>
        </w:trPr>
        <w:tc>
          <w:tcPr>
            <w:tcW w:w="2167" w:type="dxa"/>
            <w:tcBorders>
              <w:top w:val="nil"/>
              <w:left w:val="single" w:sz="8" w:space="0" w:color="auto"/>
              <w:bottom w:val="single" w:sz="8" w:space="0" w:color="auto"/>
              <w:right w:val="single" w:sz="8" w:space="0" w:color="auto"/>
            </w:tcBorders>
            <w:shd w:val="clear" w:color="000000" w:fill="FFFFFF"/>
            <w:noWrap/>
            <w:vAlign w:val="center"/>
            <w:hideMark/>
          </w:tcPr>
          <w:p w14:paraId="2FAC4AC7"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1678" w:type="dxa"/>
            <w:tcBorders>
              <w:top w:val="nil"/>
              <w:left w:val="nil"/>
              <w:bottom w:val="single" w:sz="8" w:space="0" w:color="auto"/>
              <w:right w:val="single" w:sz="8" w:space="0" w:color="auto"/>
            </w:tcBorders>
            <w:shd w:val="clear" w:color="000000" w:fill="FFFFFF"/>
            <w:noWrap/>
            <w:vAlign w:val="center"/>
            <w:hideMark/>
          </w:tcPr>
          <w:p w14:paraId="7FBD90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782" w:type="dxa"/>
            <w:tcBorders>
              <w:top w:val="nil"/>
              <w:left w:val="nil"/>
              <w:bottom w:val="single" w:sz="8" w:space="0" w:color="auto"/>
              <w:right w:val="single" w:sz="8" w:space="0" w:color="auto"/>
            </w:tcBorders>
            <w:shd w:val="clear" w:color="000000" w:fill="FFFFFF"/>
            <w:noWrap/>
            <w:vAlign w:val="center"/>
            <w:hideMark/>
          </w:tcPr>
          <w:p w14:paraId="26643BA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782" w:type="dxa"/>
            <w:tcBorders>
              <w:top w:val="nil"/>
              <w:left w:val="nil"/>
              <w:bottom w:val="single" w:sz="8" w:space="0" w:color="auto"/>
              <w:right w:val="single" w:sz="8" w:space="0" w:color="auto"/>
            </w:tcBorders>
            <w:shd w:val="clear" w:color="000000" w:fill="FFFFFF"/>
            <w:noWrap/>
            <w:vAlign w:val="center"/>
            <w:hideMark/>
          </w:tcPr>
          <w:p w14:paraId="6E504FD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782" w:type="dxa"/>
            <w:tcBorders>
              <w:top w:val="nil"/>
              <w:left w:val="nil"/>
              <w:bottom w:val="single" w:sz="8" w:space="0" w:color="auto"/>
              <w:right w:val="single" w:sz="8" w:space="0" w:color="auto"/>
            </w:tcBorders>
            <w:shd w:val="clear" w:color="000000" w:fill="FFFFFF"/>
            <w:noWrap/>
            <w:vAlign w:val="center"/>
            <w:hideMark/>
          </w:tcPr>
          <w:p w14:paraId="1A14392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782" w:type="dxa"/>
            <w:tcBorders>
              <w:top w:val="nil"/>
              <w:left w:val="nil"/>
              <w:bottom w:val="single" w:sz="8" w:space="0" w:color="auto"/>
              <w:right w:val="single" w:sz="8" w:space="0" w:color="auto"/>
            </w:tcBorders>
            <w:shd w:val="clear" w:color="000000" w:fill="FFFFFF"/>
            <w:noWrap/>
            <w:vAlign w:val="center"/>
            <w:hideMark/>
          </w:tcPr>
          <w:p w14:paraId="14E1A127"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782" w:type="dxa"/>
            <w:tcBorders>
              <w:top w:val="nil"/>
              <w:left w:val="nil"/>
              <w:bottom w:val="single" w:sz="8" w:space="0" w:color="auto"/>
              <w:right w:val="single" w:sz="8" w:space="0" w:color="auto"/>
            </w:tcBorders>
            <w:shd w:val="clear" w:color="000000" w:fill="FFFFFF"/>
            <w:noWrap/>
            <w:vAlign w:val="center"/>
            <w:hideMark/>
          </w:tcPr>
          <w:p w14:paraId="2EF0250B"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795" w:type="dxa"/>
            <w:tcBorders>
              <w:top w:val="nil"/>
              <w:left w:val="nil"/>
              <w:bottom w:val="single" w:sz="8" w:space="0" w:color="auto"/>
              <w:right w:val="single" w:sz="8" w:space="0" w:color="auto"/>
            </w:tcBorders>
            <w:shd w:val="clear" w:color="000000" w:fill="FFFFFF"/>
            <w:noWrap/>
            <w:vAlign w:val="center"/>
            <w:hideMark/>
          </w:tcPr>
          <w:p w14:paraId="4DC9E299"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173</w:t>
            </w:r>
          </w:p>
        </w:tc>
        <w:tc>
          <w:tcPr>
            <w:tcW w:w="784" w:type="dxa"/>
            <w:tcBorders>
              <w:top w:val="nil"/>
              <w:left w:val="nil"/>
              <w:bottom w:val="single" w:sz="8" w:space="0" w:color="auto"/>
              <w:right w:val="single" w:sz="8" w:space="0" w:color="auto"/>
            </w:tcBorders>
            <w:shd w:val="clear" w:color="000000" w:fill="FFFFFF"/>
            <w:noWrap/>
            <w:vAlign w:val="center"/>
            <w:hideMark/>
          </w:tcPr>
          <w:p w14:paraId="5506EBFC"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784" w:type="dxa"/>
            <w:tcBorders>
              <w:top w:val="nil"/>
              <w:left w:val="nil"/>
              <w:bottom w:val="single" w:sz="8" w:space="0" w:color="auto"/>
              <w:right w:val="single" w:sz="8" w:space="0" w:color="auto"/>
            </w:tcBorders>
            <w:shd w:val="clear" w:color="000000" w:fill="FFFFFF"/>
            <w:noWrap/>
            <w:vAlign w:val="center"/>
            <w:hideMark/>
          </w:tcPr>
          <w:p w14:paraId="05980BA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3C357753" w14:textId="1C7D2A56" w:rsidR="009531BD" w:rsidRDefault="00672393" w:rsidP="006721C8">
      <w:pPr>
        <w:spacing w:line="360" w:lineRule="auto"/>
        <w:jc w:val="both"/>
        <w:rPr>
          <w:rFonts w:ascii="Arial" w:hAnsi="Arial" w:cs="Arial"/>
          <w:color w:val="000000" w:themeColor="text1"/>
          <w:sz w:val="24"/>
          <w:szCs w:val="24"/>
        </w:rPr>
      </w:pPr>
      <w:r w:rsidRPr="002B5730">
        <w:rPr>
          <w:b/>
          <w:noProof/>
          <w:color w:val="000000" w:themeColor="text1"/>
        </w:rPr>
        <mc:AlternateContent>
          <mc:Choice Requires="wps">
            <w:drawing>
              <wp:anchor distT="0" distB="0" distL="114300" distR="114300" simplePos="0" relativeHeight="252483584" behindDoc="0" locked="0" layoutInCell="1" allowOverlap="1" wp14:anchorId="08928A63" wp14:editId="4DF1C9FD">
                <wp:simplePos x="0" y="0"/>
                <wp:positionH relativeFrom="margin">
                  <wp:posOffset>3303905</wp:posOffset>
                </wp:positionH>
                <wp:positionV relativeFrom="paragraph">
                  <wp:posOffset>55880</wp:posOffset>
                </wp:positionV>
                <wp:extent cx="3259455" cy="409575"/>
                <wp:effectExtent l="0" t="0" r="0" b="0"/>
                <wp:wrapNone/>
                <wp:docPr id="1270"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928A63" id="_x0000_s1099" type="#_x0000_t202" style="position:absolute;left:0;text-align:left;margin-left:260.15pt;margin-top:4.4pt;width:256.65pt;height:32.25pt;z-index:25248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" filled="f" stroked="f">
                <v:textbox>
                  <w:txbxContent>
                    <w:p w14:paraId="4B9123D1"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1A17F37A"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1C280C22"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application of vinyl ester resins in tanks and pipes for corrosion resistance materials and coatings holds the highest demand share rounding to 59.5%. It is widely used to manufacture tanks and vessels in Fiberglass Reinforced Plastics (FRP) coating and lining Industry.</w:t>
      </w:r>
    </w:p>
    <w:p w14:paraId="4766417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The corrosion resistance ability attracts its application in marine industry that accounts for 20% of the total demand share. Application in Renewables hold 6% market share.</w:t>
      </w:r>
    </w:p>
    <w:p w14:paraId="7CDFEB1F" w14:textId="7B671E2E" w:rsidR="00143C36" w:rsidRDefault="00143C36" w:rsidP="006721C8">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The increasing industrialization will drive the use of vinyl ester resins in tanks and pipes manufacturing which will dominate the vinyl ester resins market by taking </w:t>
      </w:r>
      <w:proofErr w:type="gramStart"/>
      <w:r w:rsidRPr="00672393">
        <w:rPr>
          <w:rFonts w:ascii="Arial" w:hAnsi="Arial" w:cs="Arial"/>
          <w:color w:val="000000" w:themeColor="text1"/>
          <w:sz w:val="24"/>
          <w:szCs w:val="24"/>
        </w:rPr>
        <w:t>an</w:t>
      </w:r>
      <w:proofErr w:type="gramEnd"/>
      <w:r w:rsidRPr="00672393">
        <w:rPr>
          <w:rFonts w:ascii="Arial" w:hAnsi="Arial" w:cs="Arial"/>
          <w:color w:val="000000" w:themeColor="text1"/>
          <w:sz w:val="24"/>
          <w:szCs w:val="24"/>
        </w:rPr>
        <w:t xml:space="preserve"> volume share of 167 thousand tonnes in 2030 rising from 97 thousand tonnes in 2020.</w:t>
      </w:r>
    </w:p>
    <w:p w14:paraId="3DFDC286" w14:textId="77777777" w:rsidR="00143C36" w:rsidRDefault="00143C36" w:rsidP="006721C8">
      <w:pPr>
        <w:spacing w:line="360" w:lineRule="auto"/>
        <w:jc w:val="both"/>
        <w:rPr>
          <w:rFonts w:ascii="Arial" w:hAnsi="Arial" w:cs="Arial"/>
          <w:color w:val="000000" w:themeColor="text1"/>
          <w:sz w:val="24"/>
          <w:szCs w:val="24"/>
        </w:rPr>
      </w:pPr>
    </w:p>
    <w:p w14:paraId="3316C860" w14:textId="5A545524"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3.2.4.4. Demand By Type</w:t>
      </w:r>
    </w:p>
    <w:p w14:paraId="56B6839E" w14:textId="4587BD47" w:rsidR="006721C8"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24F28EB" w14:textId="3FA23EDA" w:rsidR="00755D0C" w:rsidRPr="002B5730" w:rsidRDefault="00755D0C" w:rsidP="00447C32">
      <w:pPr>
        <w:rPr>
          <w:color w:val="000000" w:themeColor="text1"/>
        </w:rPr>
      </w:pPr>
      <w:r w:rsidRPr="002B5730">
        <w:rPr>
          <w:noProof/>
          <w:color w:val="000000" w:themeColor="text1"/>
        </w:rPr>
        <mc:AlternateContent>
          <mc:Choice Requires="wps">
            <w:drawing>
              <wp:anchor distT="0" distB="0" distL="114300" distR="114300" simplePos="0" relativeHeight="251697152" behindDoc="0" locked="0" layoutInCell="1" allowOverlap="1" wp14:anchorId="5F1B51E1" wp14:editId="6B06B3A0">
                <wp:simplePos x="0" y="0"/>
                <wp:positionH relativeFrom="margin">
                  <wp:posOffset>-85725</wp:posOffset>
                </wp:positionH>
                <wp:positionV relativeFrom="paragraph">
                  <wp:posOffset>165736</wp:posOffset>
                </wp:positionV>
                <wp:extent cx="6543675" cy="3562350"/>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562350"/>
                        </a:xfrm>
                        <a:prstGeom prst="rect">
                          <a:avLst/>
                        </a:prstGeom>
                        <a:noFill/>
                      </wps:spPr>
                      <wps:txb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100" type="#_x0000_t202" style="position:absolute;margin-left:-6.75pt;margin-top:13.05pt;width:515.25pt;height:28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" filled="f" stroked="f">
                <v:textbox>
                  <w:txbxContent>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4E8EC908">
                            <wp:extent cx="6360795" cy="3333750"/>
                            <wp:effectExtent l="0" t="0" r="1905" b="0"/>
                            <wp:docPr id="1261" name="Chart 1261">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xbxContent>
                </v:textbox>
                <w10:wrap anchorx="margin"/>
              </v:shape>
            </w:pict>
          </mc:Fallback>
        </mc:AlternateContent>
      </w:r>
    </w:p>
    <w:p w14:paraId="76832100" w14:textId="1F9606A5" w:rsidR="00755D0C" w:rsidRPr="002B5730" w:rsidRDefault="00755D0C" w:rsidP="00447C32">
      <w:pPr>
        <w:rPr>
          <w:color w:val="000000" w:themeColor="text1"/>
        </w:rPr>
      </w:pPr>
    </w:p>
    <w:p w14:paraId="5989B557" w14:textId="1AEC0F9B" w:rsidR="00755D0C" w:rsidRPr="002B5730" w:rsidRDefault="00755D0C" w:rsidP="00447C32">
      <w:pPr>
        <w:rPr>
          <w:color w:val="000000" w:themeColor="text1"/>
        </w:rPr>
      </w:pPr>
    </w:p>
    <w:p w14:paraId="519DB10E" w14:textId="299E42D9" w:rsidR="00755D0C" w:rsidRPr="002B5730" w:rsidRDefault="00755D0C" w:rsidP="00447C32">
      <w:pPr>
        <w:rPr>
          <w:color w:val="000000" w:themeColor="text1"/>
        </w:rPr>
      </w:pPr>
    </w:p>
    <w:p w14:paraId="377753BA" w14:textId="77FEEEB1" w:rsidR="00755D0C" w:rsidRPr="002B5730" w:rsidRDefault="00755D0C" w:rsidP="00447C32">
      <w:pPr>
        <w:rPr>
          <w:color w:val="000000" w:themeColor="text1"/>
        </w:rPr>
      </w:pPr>
    </w:p>
    <w:p w14:paraId="152CDB24" w14:textId="60E1BA15" w:rsidR="00755D0C" w:rsidRPr="002B5730" w:rsidRDefault="00755D0C" w:rsidP="00447C32">
      <w:pPr>
        <w:rPr>
          <w:color w:val="000000" w:themeColor="text1"/>
        </w:rPr>
      </w:pPr>
    </w:p>
    <w:p w14:paraId="437C40A3" w14:textId="6124F18D" w:rsidR="00755D0C" w:rsidRPr="002B5730" w:rsidRDefault="00755D0C" w:rsidP="00447C32">
      <w:pPr>
        <w:rPr>
          <w:color w:val="000000" w:themeColor="text1"/>
        </w:rPr>
      </w:pPr>
    </w:p>
    <w:p w14:paraId="77DAF6CA" w14:textId="318BFBBA" w:rsidR="00755D0C" w:rsidRPr="002B5730" w:rsidRDefault="00755D0C" w:rsidP="00447C32">
      <w:pPr>
        <w:rPr>
          <w:color w:val="000000" w:themeColor="text1"/>
        </w:rPr>
      </w:pPr>
    </w:p>
    <w:p w14:paraId="31C24D54" w14:textId="3D7F4FF6" w:rsidR="00755D0C" w:rsidRPr="002B5730" w:rsidRDefault="00755D0C" w:rsidP="00447C32">
      <w:pPr>
        <w:rPr>
          <w:color w:val="000000" w:themeColor="text1"/>
        </w:rPr>
      </w:pPr>
    </w:p>
    <w:p w14:paraId="2EC7979B" w14:textId="743939DE" w:rsidR="00755D0C" w:rsidRPr="002B5730" w:rsidRDefault="00755D0C" w:rsidP="00447C32">
      <w:pPr>
        <w:rPr>
          <w:color w:val="000000" w:themeColor="text1"/>
        </w:rPr>
      </w:pPr>
    </w:p>
    <w:p w14:paraId="0F34038B" w14:textId="526DEB77" w:rsidR="00755D0C" w:rsidRPr="002B5730" w:rsidRDefault="00F81BEE" w:rsidP="00447C32">
      <w:pPr>
        <w:rPr>
          <w:color w:val="000000" w:themeColor="text1"/>
        </w:rPr>
      </w:pPr>
      <w:r w:rsidRPr="002B5730">
        <w:rPr>
          <w:bCs/>
          <w:noProof/>
          <w:color w:val="000000" w:themeColor="text1"/>
        </w:rPr>
        <mc:AlternateContent>
          <mc:Choice Requires="wps">
            <w:drawing>
              <wp:anchor distT="0" distB="0" distL="114300" distR="114300" simplePos="0" relativeHeight="252026880" behindDoc="0" locked="0" layoutInCell="1" allowOverlap="1" wp14:anchorId="1CA65830" wp14:editId="389BE0A4">
                <wp:simplePos x="0" y="0"/>
                <wp:positionH relativeFrom="margin">
                  <wp:posOffset>1934210</wp:posOffset>
                </wp:positionH>
                <wp:positionV relativeFrom="paragraph">
                  <wp:posOffset>189865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101" type="#_x0000_t202" style="position:absolute;margin-left:152.3pt;margin-top:14.9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Pr="002B5730" w:rsidRDefault="00447C32" w:rsidP="00447C32">
      <w:pPr>
        <w:rPr>
          <w:color w:val="000000" w:themeColor="text1"/>
        </w:rPr>
      </w:pPr>
    </w:p>
    <w:p w14:paraId="3B1797DA" w14:textId="54EA5F1E" w:rsidR="00755D0C" w:rsidRDefault="00755D0C" w:rsidP="00447C32">
      <w:pPr>
        <w:rPr>
          <w:color w:val="000000" w:themeColor="text1"/>
        </w:rPr>
      </w:pPr>
    </w:p>
    <w:tbl>
      <w:tblPr>
        <w:tblW w:w="9996" w:type="dxa"/>
        <w:tblLook w:val="04A0" w:firstRow="1" w:lastRow="0" w:firstColumn="1" w:lastColumn="0" w:noHBand="0" w:noVBand="1"/>
      </w:tblPr>
      <w:tblGrid>
        <w:gridCol w:w="2526"/>
        <w:gridCol w:w="830"/>
        <w:gridCol w:w="830"/>
        <w:gridCol w:w="830"/>
        <w:gridCol w:w="830"/>
        <w:gridCol w:w="830"/>
        <w:gridCol w:w="830"/>
        <w:gridCol w:w="830"/>
        <w:gridCol w:w="830"/>
        <w:gridCol w:w="830"/>
      </w:tblGrid>
      <w:tr w:rsidR="002679BF" w:rsidRPr="002679BF" w14:paraId="01777390" w14:textId="77777777" w:rsidTr="002679BF">
        <w:trPr>
          <w:trHeight w:val="367"/>
        </w:trPr>
        <w:tc>
          <w:tcPr>
            <w:tcW w:w="2526"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D64496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Demand by Type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4B61D7BA"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2015</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039DE173"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2016</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ADEBB50"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2017</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DC4D14B"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2018</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29DECE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2019</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2F9759A1"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2020</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C563002"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2021E</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717C913E"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2025F</w:t>
            </w:r>
          </w:p>
        </w:tc>
        <w:tc>
          <w:tcPr>
            <w:tcW w:w="830" w:type="dxa"/>
            <w:tcBorders>
              <w:top w:val="single" w:sz="8" w:space="0" w:color="auto"/>
              <w:left w:val="nil"/>
              <w:bottom w:val="single" w:sz="8" w:space="0" w:color="auto"/>
              <w:right w:val="single" w:sz="8" w:space="0" w:color="auto"/>
            </w:tcBorders>
            <w:shd w:val="clear" w:color="000000" w:fill="C00000"/>
            <w:noWrap/>
            <w:vAlign w:val="center"/>
            <w:hideMark/>
          </w:tcPr>
          <w:p w14:paraId="52DCF387" w14:textId="77777777" w:rsidR="002679BF" w:rsidRPr="002679BF" w:rsidRDefault="002679BF" w:rsidP="002679BF">
            <w:pPr>
              <w:spacing w:after="0" w:line="240" w:lineRule="auto"/>
              <w:jc w:val="center"/>
              <w:rPr>
                <w:rFonts w:ascii="Arial" w:eastAsia="Times New Roman" w:hAnsi="Arial" w:cs="Arial"/>
                <w:b/>
                <w:bCs/>
                <w:color w:val="FFFFFF"/>
                <w:sz w:val="20"/>
                <w:szCs w:val="20"/>
                <w:lang w:eastAsia="en-IN"/>
              </w:rPr>
            </w:pPr>
            <w:r w:rsidRPr="002679BF">
              <w:rPr>
                <w:rFonts w:ascii="Arial" w:eastAsia="Times New Roman" w:hAnsi="Arial" w:cs="Arial"/>
                <w:b/>
                <w:bCs/>
                <w:color w:val="FFFFFF"/>
                <w:sz w:val="20"/>
                <w:szCs w:val="20"/>
                <w:lang w:val="en-US" w:eastAsia="en-IN"/>
              </w:rPr>
              <w:t>2030F</w:t>
            </w:r>
          </w:p>
        </w:tc>
      </w:tr>
      <w:tr w:rsidR="002679BF" w:rsidRPr="002679BF" w14:paraId="153D6BDC"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5E9915E8"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Bisphenol-</w:t>
            </w:r>
            <w:proofErr w:type="gramStart"/>
            <w:r w:rsidRPr="002679BF">
              <w:rPr>
                <w:rFonts w:ascii="Arial" w:eastAsia="Times New Roman" w:hAnsi="Arial" w:cs="Arial"/>
                <w:color w:val="000000"/>
                <w:sz w:val="20"/>
                <w:szCs w:val="20"/>
                <w:lang w:eastAsia="en-IN"/>
              </w:rPr>
              <w:t>A,F</w:t>
            </w:r>
            <w:proofErr w:type="gramEnd"/>
            <w:r w:rsidRPr="002679BF">
              <w:rPr>
                <w:rFonts w:ascii="Arial" w:eastAsia="Times New Roman" w:hAnsi="Arial" w:cs="Arial"/>
                <w:color w:val="000000"/>
                <w:sz w:val="20"/>
                <w:szCs w:val="20"/>
                <w:lang w:eastAsia="en-IN"/>
              </w:rPr>
              <w:t>,S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31EA40C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77</w:t>
            </w:r>
          </w:p>
        </w:tc>
        <w:tc>
          <w:tcPr>
            <w:tcW w:w="830" w:type="dxa"/>
            <w:tcBorders>
              <w:top w:val="nil"/>
              <w:left w:val="nil"/>
              <w:bottom w:val="single" w:sz="8" w:space="0" w:color="auto"/>
              <w:right w:val="single" w:sz="8" w:space="0" w:color="auto"/>
            </w:tcBorders>
            <w:shd w:val="clear" w:color="000000" w:fill="FFFFFF"/>
            <w:noWrap/>
            <w:vAlign w:val="center"/>
            <w:hideMark/>
          </w:tcPr>
          <w:p w14:paraId="02C3A28E"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79</w:t>
            </w:r>
          </w:p>
        </w:tc>
        <w:tc>
          <w:tcPr>
            <w:tcW w:w="830" w:type="dxa"/>
            <w:tcBorders>
              <w:top w:val="nil"/>
              <w:left w:val="nil"/>
              <w:bottom w:val="single" w:sz="8" w:space="0" w:color="auto"/>
              <w:right w:val="single" w:sz="8" w:space="0" w:color="auto"/>
            </w:tcBorders>
            <w:shd w:val="clear" w:color="000000" w:fill="FFFFFF"/>
            <w:noWrap/>
            <w:vAlign w:val="center"/>
            <w:hideMark/>
          </w:tcPr>
          <w:p w14:paraId="263FE506"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81</w:t>
            </w:r>
          </w:p>
        </w:tc>
        <w:tc>
          <w:tcPr>
            <w:tcW w:w="830" w:type="dxa"/>
            <w:tcBorders>
              <w:top w:val="nil"/>
              <w:left w:val="nil"/>
              <w:bottom w:val="single" w:sz="8" w:space="0" w:color="auto"/>
              <w:right w:val="single" w:sz="8" w:space="0" w:color="auto"/>
            </w:tcBorders>
            <w:shd w:val="clear" w:color="000000" w:fill="FFFFFF"/>
            <w:noWrap/>
            <w:vAlign w:val="center"/>
            <w:hideMark/>
          </w:tcPr>
          <w:p w14:paraId="7C41DCF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85</w:t>
            </w:r>
          </w:p>
        </w:tc>
        <w:tc>
          <w:tcPr>
            <w:tcW w:w="830" w:type="dxa"/>
            <w:tcBorders>
              <w:top w:val="nil"/>
              <w:left w:val="nil"/>
              <w:bottom w:val="single" w:sz="8" w:space="0" w:color="auto"/>
              <w:right w:val="single" w:sz="8" w:space="0" w:color="auto"/>
            </w:tcBorders>
            <w:shd w:val="clear" w:color="000000" w:fill="FFFFFF"/>
            <w:noWrap/>
            <w:vAlign w:val="center"/>
            <w:hideMark/>
          </w:tcPr>
          <w:p w14:paraId="05C5D82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88</w:t>
            </w:r>
          </w:p>
        </w:tc>
        <w:tc>
          <w:tcPr>
            <w:tcW w:w="830" w:type="dxa"/>
            <w:tcBorders>
              <w:top w:val="nil"/>
              <w:left w:val="nil"/>
              <w:bottom w:val="single" w:sz="8" w:space="0" w:color="auto"/>
              <w:right w:val="single" w:sz="8" w:space="0" w:color="auto"/>
            </w:tcBorders>
            <w:shd w:val="clear" w:color="000000" w:fill="FFFFFF"/>
            <w:noWrap/>
            <w:vAlign w:val="center"/>
            <w:hideMark/>
          </w:tcPr>
          <w:p w14:paraId="1202187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83</w:t>
            </w:r>
          </w:p>
        </w:tc>
        <w:tc>
          <w:tcPr>
            <w:tcW w:w="830" w:type="dxa"/>
            <w:tcBorders>
              <w:top w:val="nil"/>
              <w:left w:val="nil"/>
              <w:bottom w:val="single" w:sz="8" w:space="0" w:color="auto"/>
              <w:right w:val="single" w:sz="8" w:space="0" w:color="auto"/>
            </w:tcBorders>
            <w:shd w:val="clear" w:color="000000" w:fill="FFFFFF"/>
            <w:noWrap/>
            <w:vAlign w:val="center"/>
            <w:hideMark/>
          </w:tcPr>
          <w:p w14:paraId="7571BEA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87</w:t>
            </w:r>
          </w:p>
        </w:tc>
        <w:tc>
          <w:tcPr>
            <w:tcW w:w="830" w:type="dxa"/>
            <w:tcBorders>
              <w:top w:val="nil"/>
              <w:left w:val="nil"/>
              <w:bottom w:val="single" w:sz="8" w:space="0" w:color="auto"/>
              <w:right w:val="single" w:sz="8" w:space="0" w:color="auto"/>
            </w:tcBorders>
            <w:shd w:val="clear" w:color="000000" w:fill="FFFFFF"/>
            <w:noWrap/>
            <w:vAlign w:val="center"/>
            <w:hideMark/>
          </w:tcPr>
          <w:p w14:paraId="27AC380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109</w:t>
            </w:r>
          </w:p>
        </w:tc>
        <w:tc>
          <w:tcPr>
            <w:tcW w:w="830" w:type="dxa"/>
            <w:tcBorders>
              <w:top w:val="nil"/>
              <w:left w:val="nil"/>
              <w:bottom w:val="single" w:sz="8" w:space="0" w:color="auto"/>
              <w:right w:val="single" w:sz="8" w:space="0" w:color="auto"/>
            </w:tcBorders>
            <w:shd w:val="clear" w:color="000000" w:fill="FFFFFF"/>
            <w:noWrap/>
            <w:vAlign w:val="center"/>
            <w:hideMark/>
          </w:tcPr>
          <w:p w14:paraId="14EE4E4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141</w:t>
            </w:r>
          </w:p>
        </w:tc>
      </w:tr>
      <w:tr w:rsidR="002679BF" w:rsidRPr="002679BF" w14:paraId="5B38624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05F92A3" w14:textId="77777777" w:rsidR="002679BF" w:rsidRPr="002679BF" w:rsidRDefault="002679BF" w:rsidP="002679BF">
            <w:pPr>
              <w:spacing w:after="0" w:line="240" w:lineRule="auto"/>
              <w:rPr>
                <w:rFonts w:ascii="Arial" w:eastAsia="Times New Roman" w:hAnsi="Arial" w:cs="Arial"/>
                <w:color w:val="000000"/>
                <w:sz w:val="20"/>
                <w:szCs w:val="20"/>
                <w:lang w:eastAsia="en-IN"/>
              </w:rPr>
            </w:pPr>
            <w:proofErr w:type="spellStart"/>
            <w:r w:rsidRPr="002679BF">
              <w:rPr>
                <w:rFonts w:ascii="Arial" w:eastAsia="Times New Roman" w:hAnsi="Arial" w:cs="Arial"/>
                <w:color w:val="000000"/>
                <w:sz w:val="20"/>
                <w:szCs w:val="20"/>
                <w:lang w:eastAsia="en-IN"/>
              </w:rPr>
              <w:t>Novolac</w:t>
            </w:r>
            <w:proofErr w:type="spellEnd"/>
            <w:r w:rsidRPr="002679BF">
              <w:rPr>
                <w:rFonts w:ascii="Arial" w:eastAsia="Times New Roman" w:hAnsi="Arial" w:cs="Arial"/>
                <w:color w:val="000000"/>
                <w:sz w:val="20"/>
                <w:szCs w:val="20"/>
                <w:lang w:eastAsia="en-IN"/>
              </w:rPr>
              <w:t xml:space="preserve">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1D896E8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38</w:t>
            </w:r>
          </w:p>
        </w:tc>
        <w:tc>
          <w:tcPr>
            <w:tcW w:w="830" w:type="dxa"/>
            <w:tcBorders>
              <w:top w:val="nil"/>
              <w:left w:val="nil"/>
              <w:bottom w:val="single" w:sz="8" w:space="0" w:color="auto"/>
              <w:right w:val="single" w:sz="8" w:space="0" w:color="auto"/>
            </w:tcBorders>
            <w:shd w:val="clear" w:color="000000" w:fill="FFFFFF"/>
            <w:noWrap/>
            <w:vAlign w:val="center"/>
            <w:hideMark/>
          </w:tcPr>
          <w:p w14:paraId="3C6104E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40</w:t>
            </w:r>
          </w:p>
        </w:tc>
        <w:tc>
          <w:tcPr>
            <w:tcW w:w="830" w:type="dxa"/>
            <w:tcBorders>
              <w:top w:val="nil"/>
              <w:left w:val="nil"/>
              <w:bottom w:val="single" w:sz="8" w:space="0" w:color="auto"/>
              <w:right w:val="single" w:sz="8" w:space="0" w:color="auto"/>
            </w:tcBorders>
            <w:shd w:val="clear" w:color="000000" w:fill="FFFFFF"/>
            <w:noWrap/>
            <w:vAlign w:val="center"/>
            <w:hideMark/>
          </w:tcPr>
          <w:p w14:paraId="710715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41</w:t>
            </w:r>
          </w:p>
        </w:tc>
        <w:tc>
          <w:tcPr>
            <w:tcW w:w="830" w:type="dxa"/>
            <w:tcBorders>
              <w:top w:val="nil"/>
              <w:left w:val="nil"/>
              <w:bottom w:val="single" w:sz="8" w:space="0" w:color="auto"/>
              <w:right w:val="single" w:sz="8" w:space="0" w:color="auto"/>
            </w:tcBorders>
            <w:shd w:val="clear" w:color="000000" w:fill="FFFFFF"/>
            <w:noWrap/>
            <w:vAlign w:val="center"/>
            <w:hideMark/>
          </w:tcPr>
          <w:p w14:paraId="37DFE09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43</w:t>
            </w:r>
          </w:p>
        </w:tc>
        <w:tc>
          <w:tcPr>
            <w:tcW w:w="830" w:type="dxa"/>
            <w:tcBorders>
              <w:top w:val="nil"/>
              <w:left w:val="nil"/>
              <w:bottom w:val="single" w:sz="8" w:space="0" w:color="auto"/>
              <w:right w:val="single" w:sz="8" w:space="0" w:color="auto"/>
            </w:tcBorders>
            <w:shd w:val="clear" w:color="000000" w:fill="FFFFFF"/>
            <w:noWrap/>
            <w:vAlign w:val="center"/>
            <w:hideMark/>
          </w:tcPr>
          <w:p w14:paraId="22B6BD38"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5785DD1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42</w:t>
            </w:r>
          </w:p>
        </w:tc>
        <w:tc>
          <w:tcPr>
            <w:tcW w:w="830" w:type="dxa"/>
            <w:tcBorders>
              <w:top w:val="nil"/>
              <w:left w:val="nil"/>
              <w:bottom w:val="single" w:sz="8" w:space="0" w:color="auto"/>
              <w:right w:val="single" w:sz="8" w:space="0" w:color="auto"/>
            </w:tcBorders>
            <w:shd w:val="clear" w:color="000000" w:fill="FFFFFF"/>
            <w:noWrap/>
            <w:vAlign w:val="center"/>
            <w:hideMark/>
          </w:tcPr>
          <w:p w14:paraId="457EB93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45</w:t>
            </w:r>
          </w:p>
        </w:tc>
        <w:tc>
          <w:tcPr>
            <w:tcW w:w="830" w:type="dxa"/>
            <w:tcBorders>
              <w:top w:val="nil"/>
              <w:left w:val="nil"/>
              <w:bottom w:val="single" w:sz="8" w:space="0" w:color="auto"/>
              <w:right w:val="single" w:sz="8" w:space="0" w:color="auto"/>
            </w:tcBorders>
            <w:shd w:val="clear" w:color="000000" w:fill="FFFFFF"/>
            <w:noWrap/>
            <w:vAlign w:val="center"/>
            <w:hideMark/>
          </w:tcPr>
          <w:p w14:paraId="2993EC8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56</w:t>
            </w:r>
          </w:p>
        </w:tc>
        <w:tc>
          <w:tcPr>
            <w:tcW w:w="830" w:type="dxa"/>
            <w:tcBorders>
              <w:top w:val="nil"/>
              <w:left w:val="nil"/>
              <w:bottom w:val="single" w:sz="8" w:space="0" w:color="auto"/>
              <w:right w:val="single" w:sz="8" w:space="0" w:color="auto"/>
            </w:tcBorders>
            <w:shd w:val="clear" w:color="000000" w:fill="FFFFFF"/>
            <w:noWrap/>
            <w:vAlign w:val="center"/>
            <w:hideMark/>
          </w:tcPr>
          <w:p w14:paraId="2AE62C2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73</w:t>
            </w:r>
          </w:p>
        </w:tc>
      </w:tr>
      <w:tr w:rsidR="002679BF" w:rsidRPr="002679BF" w14:paraId="63151BE1"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1D1E3726"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Brominated vinyl ester resin</w:t>
            </w:r>
          </w:p>
        </w:tc>
        <w:tc>
          <w:tcPr>
            <w:tcW w:w="830" w:type="dxa"/>
            <w:tcBorders>
              <w:top w:val="nil"/>
              <w:left w:val="nil"/>
              <w:bottom w:val="single" w:sz="8" w:space="0" w:color="auto"/>
              <w:right w:val="single" w:sz="8" w:space="0" w:color="auto"/>
            </w:tcBorders>
            <w:shd w:val="clear" w:color="000000" w:fill="FFFFFF"/>
            <w:noWrap/>
            <w:vAlign w:val="center"/>
            <w:hideMark/>
          </w:tcPr>
          <w:p w14:paraId="2B3676F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637F74A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BAAA247"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4C204A72"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0DD4CA4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761285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15</w:t>
            </w:r>
          </w:p>
        </w:tc>
        <w:tc>
          <w:tcPr>
            <w:tcW w:w="830" w:type="dxa"/>
            <w:tcBorders>
              <w:top w:val="nil"/>
              <w:left w:val="nil"/>
              <w:bottom w:val="single" w:sz="8" w:space="0" w:color="auto"/>
              <w:right w:val="single" w:sz="8" w:space="0" w:color="auto"/>
            </w:tcBorders>
            <w:shd w:val="clear" w:color="000000" w:fill="FFFFFF"/>
            <w:noWrap/>
            <w:vAlign w:val="center"/>
            <w:hideMark/>
          </w:tcPr>
          <w:p w14:paraId="25545E1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16</w:t>
            </w:r>
          </w:p>
        </w:tc>
        <w:tc>
          <w:tcPr>
            <w:tcW w:w="830" w:type="dxa"/>
            <w:tcBorders>
              <w:top w:val="nil"/>
              <w:left w:val="nil"/>
              <w:bottom w:val="single" w:sz="8" w:space="0" w:color="auto"/>
              <w:right w:val="single" w:sz="8" w:space="0" w:color="auto"/>
            </w:tcBorders>
            <w:shd w:val="clear" w:color="000000" w:fill="FFFFFF"/>
            <w:noWrap/>
            <w:vAlign w:val="center"/>
            <w:hideMark/>
          </w:tcPr>
          <w:p w14:paraId="30A9F7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19</w:t>
            </w:r>
          </w:p>
        </w:tc>
        <w:tc>
          <w:tcPr>
            <w:tcW w:w="830" w:type="dxa"/>
            <w:tcBorders>
              <w:top w:val="nil"/>
              <w:left w:val="nil"/>
              <w:bottom w:val="single" w:sz="8" w:space="0" w:color="auto"/>
              <w:right w:val="single" w:sz="8" w:space="0" w:color="auto"/>
            </w:tcBorders>
            <w:shd w:val="clear" w:color="000000" w:fill="FFFFFF"/>
            <w:noWrap/>
            <w:vAlign w:val="center"/>
            <w:hideMark/>
          </w:tcPr>
          <w:p w14:paraId="03760E74"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r>
      <w:tr w:rsidR="002679BF" w:rsidRPr="002679BF" w14:paraId="73EDAC24"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3BDB793B" w14:textId="77777777" w:rsidR="002679BF" w:rsidRPr="002679BF" w:rsidRDefault="002679BF" w:rsidP="002679BF">
            <w:pPr>
              <w:spacing w:after="0" w:line="240" w:lineRule="auto"/>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Other</w:t>
            </w:r>
          </w:p>
        </w:tc>
        <w:tc>
          <w:tcPr>
            <w:tcW w:w="830" w:type="dxa"/>
            <w:tcBorders>
              <w:top w:val="nil"/>
              <w:left w:val="nil"/>
              <w:bottom w:val="single" w:sz="8" w:space="0" w:color="auto"/>
              <w:right w:val="single" w:sz="8" w:space="0" w:color="auto"/>
            </w:tcBorders>
            <w:shd w:val="clear" w:color="000000" w:fill="FFFFFF"/>
            <w:noWrap/>
            <w:vAlign w:val="center"/>
            <w:hideMark/>
          </w:tcPr>
          <w:p w14:paraId="6DC694E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764ABB1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23</w:t>
            </w:r>
          </w:p>
        </w:tc>
        <w:tc>
          <w:tcPr>
            <w:tcW w:w="830" w:type="dxa"/>
            <w:tcBorders>
              <w:top w:val="nil"/>
              <w:left w:val="nil"/>
              <w:bottom w:val="single" w:sz="8" w:space="0" w:color="auto"/>
              <w:right w:val="single" w:sz="8" w:space="0" w:color="auto"/>
            </w:tcBorders>
            <w:shd w:val="clear" w:color="000000" w:fill="FFFFFF"/>
            <w:noWrap/>
            <w:vAlign w:val="center"/>
            <w:hideMark/>
          </w:tcPr>
          <w:p w14:paraId="2BF8D15A"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3843BBF"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F4BDE5"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0225B3D1"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24</w:t>
            </w:r>
          </w:p>
        </w:tc>
        <w:tc>
          <w:tcPr>
            <w:tcW w:w="830" w:type="dxa"/>
            <w:tcBorders>
              <w:top w:val="nil"/>
              <w:left w:val="nil"/>
              <w:bottom w:val="single" w:sz="8" w:space="0" w:color="auto"/>
              <w:right w:val="single" w:sz="8" w:space="0" w:color="auto"/>
            </w:tcBorders>
            <w:shd w:val="clear" w:color="000000" w:fill="FFFFFF"/>
            <w:noWrap/>
            <w:vAlign w:val="center"/>
            <w:hideMark/>
          </w:tcPr>
          <w:p w14:paraId="7B700030"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25</w:t>
            </w:r>
          </w:p>
        </w:tc>
        <w:tc>
          <w:tcPr>
            <w:tcW w:w="830" w:type="dxa"/>
            <w:tcBorders>
              <w:top w:val="nil"/>
              <w:left w:val="nil"/>
              <w:bottom w:val="single" w:sz="8" w:space="0" w:color="auto"/>
              <w:right w:val="single" w:sz="8" w:space="0" w:color="auto"/>
            </w:tcBorders>
            <w:shd w:val="clear" w:color="000000" w:fill="FFFFFF"/>
            <w:noWrap/>
            <w:vAlign w:val="center"/>
            <w:hideMark/>
          </w:tcPr>
          <w:p w14:paraId="12C4292C"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31</w:t>
            </w:r>
          </w:p>
        </w:tc>
        <w:tc>
          <w:tcPr>
            <w:tcW w:w="830" w:type="dxa"/>
            <w:tcBorders>
              <w:top w:val="nil"/>
              <w:left w:val="nil"/>
              <w:bottom w:val="single" w:sz="8" w:space="0" w:color="auto"/>
              <w:right w:val="single" w:sz="8" w:space="0" w:color="auto"/>
            </w:tcBorders>
            <w:shd w:val="clear" w:color="000000" w:fill="FFFFFF"/>
            <w:noWrap/>
            <w:vAlign w:val="center"/>
            <w:hideMark/>
          </w:tcPr>
          <w:p w14:paraId="0A6C3303" w14:textId="77777777" w:rsidR="002679BF" w:rsidRPr="002679BF" w:rsidRDefault="002679BF" w:rsidP="002679BF">
            <w:pPr>
              <w:spacing w:after="0" w:line="240" w:lineRule="auto"/>
              <w:jc w:val="center"/>
              <w:rPr>
                <w:rFonts w:ascii="Arial" w:eastAsia="Times New Roman" w:hAnsi="Arial" w:cs="Arial"/>
                <w:color w:val="000000"/>
                <w:sz w:val="20"/>
                <w:szCs w:val="20"/>
                <w:lang w:eastAsia="en-IN"/>
              </w:rPr>
            </w:pPr>
            <w:r w:rsidRPr="002679BF">
              <w:rPr>
                <w:rFonts w:ascii="Arial" w:eastAsia="Times New Roman" w:hAnsi="Arial" w:cs="Arial"/>
                <w:color w:val="000000"/>
                <w:sz w:val="20"/>
                <w:szCs w:val="20"/>
                <w:lang w:eastAsia="en-IN"/>
              </w:rPr>
              <w:t>37</w:t>
            </w:r>
          </w:p>
        </w:tc>
      </w:tr>
      <w:tr w:rsidR="002679BF" w:rsidRPr="002679BF" w14:paraId="0FCC9C5F" w14:textId="77777777" w:rsidTr="002679BF">
        <w:trPr>
          <w:trHeight w:val="367"/>
        </w:trPr>
        <w:tc>
          <w:tcPr>
            <w:tcW w:w="2526" w:type="dxa"/>
            <w:tcBorders>
              <w:top w:val="nil"/>
              <w:left w:val="single" w:sz="8" w:space="0" w:color="auto"/>
              <w:bottom w:val="single" w:sz="8" w:space="0" w:color="auto"/>
              <w:right w:val="single" w:sz="8" w:space="0" w:color="auto"/>
            </w:tcBorders>
            <w:shd w:val="clear" w:color="000000" w:fill="FFFFFF"/>
            <w:noWrap/>
            <w:vAlign w:val="center"/>
            <w:hideMark/>
          </w:tcPr>
          <w:p w14:paraId="7FF1C7CD" w14:textId="77777777" w:rsidR="002679BF" w:rsidRPr="002679BF" w:rsidRDefault="002679BF" w:rsidP="002679BF">
            <w:pPr>
              <w:spacing w:after="0" w:line="240" w:lineRule="auto"/>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Total</w:t>
            </w:r>
          </w:p>
        </w:tc>
        <w:tc>
          <w:tcPr>
            <w:tcW w:w="830" w:type="dxa"/>
            <w:tcBorders>
              <w:top w:val="nil"/>
              <w:left w:val="nil"/>
              <w:bottom w:val="single" w:sz="8" w:space="0" w:color="auto"/>
              <w:right w:val="single" w:sz="8" w:space="0" w:color="auto"/>
            </w:tcBorders>
            <w:shd w:val="clear" w:color="000000" w:fill="FFFFFF"/>
            <w:noWrap/>
            <w:vAlign w:val="center"/>
            <w:hideMark/>
          </w:tcPr>
          <w:p w14:paraId="798B04D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153</w:t>
            </w:r>
          </w:p>
        </w:tc>
        <w:tc>
          <w:tcPr>
            <w:tcW w:w="830" w:type="dxa"/>
            <w:tcBorders>
              <w:top w:val="nil"/>
              <w:left w:val="nil"/>
              <w:bottom w:val="single" w:sz="8" w:space="0" w:color="auto"/>
              <w:right w:val="single" w:sz="8" w:space="0" w:color="auto"/>
            </w:tcBorders>
            <w:shd w:val="clear" w:color="000000" w:fill="FFFFFF"/>
            <w:noWrap/>
            <w:vAlign w:val="center"/>
            <w:hideMark/>
          </w:tcPr>
          <w:p w14:paraId="6546D38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157</w:t>
            </w:r>
          </w:p>
        </w:tc>
        <w:tc>
          <w:tcPr>
            <w:tcW w:w="830" w:type="dxa"/>
            <w:tcBorders>
              <w:top w:val="nil"/>
              <w:left w:val="nil"/>
              <w:bottom w:val="single" w:sz="8" w:space="0" w:color="auto"/>
              <w:right w:val="single" w:sz="8" w:space="0" w:color="auto"/>
            </w:tcBorders>
            <w:shd w:val="clear" w:color="000000" w:fill="FFFFFF"/>
            <w:noWrap/>
            <w:vAlign w:val="center"/>
            <w:hideMark/>
          </w:tcPr>
          <w:p w14:paraId="692DA6E6"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162</w:t>
            </w:r>
          </w:p>
        </w:tc>
        <w:tc>
          <w:tcPr>
            <w:tcW w:w="830" w:type="dxa"/>
            <w:tcBorders>
              <w:top w:val="nil"/>
              <w:left w:val="nil"/>
              <w:bottom w:val="single" w:sz="8" w:space="0" w:color="auto"/>
              <w:right w:val="single" w:sz="8" w:space="0" w:color="auto"/>
            </w:tcBorders>
            <w:shd w:val="clear" w:color="000000" w:fill="FFFFFF"/>
            <w:noWrap/>
            <w:vAlign w:val="center"/>
            <w:hideMark/>
          </w:tcPr>
          <w:p w14:paraId="1768C2F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169</w:t>
            </w:r>
          </w:p>
        </w:tc>
        <w:tc>
          <w:tcPr>
            <w:tcW w:w="830" w:type="dxa"/>
            <w:tcBorders>
              <w:top w:val="nil"/>
              <w:left w:val="nil"/>
              <w:bottom w:val="single" w:sz="8" w:space="0" w:color="auto"/>
              <w:right w:val="single" w:sz="8" w:space="0" w:color="auto"/>
            </w:tcBorders>
            <w:shd w:val="clear" w:color="000000" w:fill="FFFFFF"/>
            <w:noWrap/>
            <w:vAlign w:val="center"/>
            <w:hideMark/>
          </w:tcPr>
          <w:p w14:paraId="290D19EF"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174</w:t>
            </w:r>
          </w:p>
        </w:tc>
        <w:tc>
          <w:tcPr>
            <w:tcW w:w="830" w:type="dxa"/>
            <w:tcBorders>
              <w:top w:val="nil"/>
              <w:left w:val="nil"/>
              <w:bottom w:val="single" w:sz="8" w:space="0" w:color="auto"/>
              <w:right w:val="single" w:sz="8" w:space="0" w:color="auto"/>
            </w:tcBorders>
            <w:shd w:val="clear" w:color="000000" w:fill="FFFFFF"/>
            <w:noWrap/>
            <w:vAlign w:val="center"/>
            <w:hideMark/>
          </w:tcPr>
          <w:p w14:paraId="76A8BE3D"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164</w:t>
            </w:r>
          </w:p>
        </w:tc>
        <w:tc>
          <w:tcPr>
            <w:tcW w:w="830" w:type="dxa"/>
            <w:tcBorders>
              <w:top w:val="nil"/>
              <w:left w:val="nil"/>
              <w:bottom w:val="single" w:sz="8" w:space="0" w:color="auto"/>
              <w:right w:val="single" w:sz="8" w:space="0" w:color="auto"/>
            </w:tcBorders>
            <w:shd w:val="clear" w:color="000000" w:fill="FFFFFF"/>
            <w:noWrap/>
            <w:vAlign w:val="center"/>
            <w:hideMark/>
          </w:tcPr>
          <w:p w14:paraId="429710E3" w14:textId="3013D5A4" w:rsidR="002679BF" w:rsidRPr="002679BF" w:rsidRDefault="00143C36" w:rsidP="002679BF">
            <w:pPr>
              <w:spacing w:after="0" w:line="240" w:lineRule="auto"/>
              <w:jc w:val="center"/>
              <w:rPr>
                <w:rFonts w:ascii="Arial" w:eastAsia="Times New Roman" w:hAnsi="Arial" w:cs="Arial"/>
                <w:b/>
                <w:bCs/>
                <w:color w:val="000000"/>
                <w:sz w:val="20"/>
                <w:szCs w:val="20"/>
                <w:lang w:eastAsia="en-IN"/>
              </w:rPr>
            </w:pPr>
            <w:r w:rsidRPr="002B5730">
              <w:rPr>
                <w:bCs/>
                <w:noProof/>
                <w:color w:val="000000" w:themeColor="text1"/>
              </w:rPr>
              <mc:AlternateContent>
                <mc:Choice Requires="wps">
                  <w:drawing>
                    <wp:anchor distT="0" distB="0" distL="114300" distR="114300" simplePos="0" relativeHeight="252485632" behindDoc="0" locked="0" layoutInCell="1" allowOverlap="1" wp14:anchorId="50EF9E60" wp14:editId="16A0517F">
                      <wp:simplePos x="0" y="0"/>
                      <wp:positionH relativeFrom="margin">
                        <wp:posOffset>-2590165</wp:posOffset>
                      </wp:positionH>
                      <wp:positionV relativeFrom="paragraph">
                        <wp:posOffset>215265</wp:posOffset>
                      </wp:positionV>
                      <wp:extent cx="4400550" cy="307340"/>
                      <wp:effectExtent l="0" t="0" r="0" b="0"/>
                      <wp:wrapNone/>
                      <wp:docPr id="1271"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EF9E60" id="_x0000_s1102" type="#_x0000_t202" style="position:absolute;left:0;text-align:left;margin-left:-203.95pt;margin-top:16.95pt;width:346.5pt;height:24.2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" filled="f" stroked="f">
                      <v:textbox style="mso-fit-shape-to-text:t">
                        <w:txbxContent>
                          <w:p w14:paraId="2FCB22F2"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1F08766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679BF" w:rsidRPr="002679BF">
              <w:rPr>
                <w:rFonts w:ascii="Arial" w:eastAsia="Times New Roman" w:hAnsi="Arial" w:cs="Arial"/>
                <w:b/>
                <w:bCs/>
                <w:color w:val="000000"/>
                <w:sz w:val="20"/>
                <w:szCs w:val="20"/>
                <w:lang w:eastAsia="en-IN"/>
              </w:rPr>
              <w:t>173</w:t>
            </w:r>
          </w:p>
        </w:tc>
        <w:tc>
          <w:tcPr>
            <w:tcW w:w="830" w:type="dxa"/>
            <w:tcBorders>
              <w:top w:val="nil"/>
              <w:left w:val="nil"/>
              <w:bottom w:val="single" w:sz="8" w:space="0" w:color="auto"/>
              <w:right w:val="single" w:sz="8" w:space="0" w:color="auto"/>
            </w:tcBorders>
            <w:shd w:val="clear" w:color="000000" w:fill="FFFFFF"/>
            <w:noWrap/>
            <w:vAlign w:val="center"/>
            <w:hideMark/>
          </w:tcPr>
          <w:p w14:paraId="386FAF8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215</w:t>
            </w:r>
          </w:p>
        </w:tc>
        <w:tc>
          <w:tcPr>
            <w:tcW w:w="830" w:type="dxa"/>
            <w:tcBorders>
              <w:top w:val="nil"/>
              <w:left w:val="nil"/>
              <w:bottom w:val="single" w:sz="8" w:space="0" w:color="auto"/>
              <w:right w:val="single" w:sz="8" w:space="0" w:color="auto"/>
            </w:tcBorders>
            <w:shd w:val="clear" w:color="000000" w:fill="FFFFFF"/>
            <w:noWrap/>
            <w:vAlign w:val="center"/>
            <w:hideMark/>
          </w:tcPr>
          <w:p w14:paraId="2FACB5F1" w14:textId="77777777" w:rsidR="002679BF" w:rsidRPr="002679BF" w:rsidRDefault="002679BF" w:rsidP="002679BF">
            <w:pPr>
              <w:spacing w:after="0" w:line="240" w:lineRule="auto"/>
              <w:jc w:val="center"/>
              <w:rPr>
                <w:rFonts w:ascii="Arial" w:eastAsia="Times New Roman" w:hAnsi="Arial" w:cs="Arial"/>
                <w:b/>
                <w:bCs/>
                <w:color w:val="000000"/>
                <w:sz w:val="20"/>
                <w:szCs w:val="20"/>
                <w:lang w:eastAsia="en-IN"/>
              </w:rPr>
            </w:pPr>
            <w:r w:rsidRPr="002679BF">
              <w:rPr>
                <w:rFonts w:ascii="Arial" w:eastAsia="Times New Roman" w:hAnsi="Arial" w:cs="Arial"/>
                <w:b/>
                <w:bCs/>
                <w:color w:val="000000"/>
                <w:sz w:val="20"/>
                <w:szCs w:val="20"/>
                <w:lang w:eastAsia="en-IN"/>
              </w:rPr>
              <w:t>275</w:t>
            </w:r>
          </w:p>
        </w:tc>
      </w:tr>
    </w:tbl>
    <w:p w14:paraId="52CA2772" w14:textId="321D7B66" w:rsidR="009531BD" w:rsidRDefault="009531BD" w:rsidP="00260328">
      <w:pPr>
        <w:spacing w:line="360" w:lineRule="auto"/>
        <w:jc w:val="both"/>
        <w:rPr>
          <w:rFonts w:ascii="Arial" w:hAnsi="Arial" w:cs="Arial"/>
          <w:color w:val="000000" w:themeColor="text1"/>
          <w:sz w:val="24"/>
          <w:szCs w:val="24"/>
        </w:rPr>
      </w:pPr>
    </w:p>
    <w:p w14:paraId="08C1730B" w14:textId="26BAF567"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North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83</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12</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5</w:t>
      </w:r>
      <w:r w:rsidRPr="003757E0">
        <w:rPr>
          <w:rFonts w:ascii="Arial" w:eastAsia="Arial" w:hAnsi="Arial" w:cs="Arial"/>
          <w:bCs/>
          <w:i/>
          <w:iCs/>
          <w:color w:val="000000" w:themeColor="text1"/>
          <w:sz w:val="18"/>
          <w:szCs w:val="18"/>
        </w:rPr>
        <w:t>%, respectively.</w:t>
      </w:r>
    </w:p>
    <w:p w14:paraId="415E2AB4"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Bisphenol-</w:t>
      </w:r>
      <w:proofErr w:type="gramStart"/>
      <w:r w:rsidRPr="00672393">
        <w:rPr>
          <w:rFonts w:ascii="Arial" w:hAnsi="Arial" w:cs="Arial"/>
          <w:color w:val="000000" w:themeColor="text1"/>
          <w:sz w:val="24"/>
          <w:szCs w:val="24"/>
        </w:rPr>
        <w:t>A,F</w:t>
      </w:r>
      <w:proofErr w:type="gramEnd"/>
      <w:r w:rsidRPr="00672393">
        <w:rPr>
          <w:rFonts w:ascii="Arial" w:hAnsi="Arial" w:cs="Arial"/>
          <w:color w:val="000000" w:themeColor="text1"/>
          <w:sz w:val="24"/>
          <w:szCs w:val="24"/>
        </w:rPr>
        <w:t>,S vinyl ester enjoys the highest demand of 50.5% amounting to 83 thousand tonnes in 2020 owing to its corrosion and chemical resistance properties.</w:t>
      </w:r>
    </w:p>
    <w:p w14:paraId="5499215E" w14:textId="77777777"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Novolac</w:t>
      </w:r>
      <w:proofErr w:type="spellEnd"/>
      <w:r w:rsidRPr="00672393">
        <w:rPr>
          <w:rFonts w:ascii="Arial" w:hAnsi="Arial" w:cs="Arial"/>
          <w:color w:val="000000" w:themeColor="text1"/>
          <w:sz w:val="24"/>
          <w:szCs w:val="24"/>
        </w:rPr>
        <w:t xml:space="preserve"> vinyl ester contributes to 25.8% of the total demand in North America due to its excellent bonding and adhesion properties. They are specifically applied in harsh environments due to their high mechanical and thermal stability.</w:t>
      </w:r>
    </w:p>
    <w:p w14:paraId="0F2E1A11" w14:textId="066A555B" w:rsidR="00143C36" w:rsidRDefault="00143C36" w:rsidP="00260328">
      <w:pPr>
        <w:spacing w:line="360" w:lineRule="auto"/>
        <w:jc w:val="both"/>
        <w:rPr>
          <w:rFonts w:ascii="Arial" w:hAnsi="Arial" w:cs="Arial"/>
          <w:color w:val="000000" w:themeColor="text1"/>
          <w:sz w:val="24"/>
          <w:szCs w:val="24"/>
        </w:rPr>
        <w:sectPr w:rsidR="00143C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96DE6EB" w14:textId="77777777" w:rsidR="00E544BF" w:rsidRDefault="00E544BF" w:rsidP="00260328">
      <w:pPr>
        <w:spacing w:line="360" w:lineRule="auto"/>
        <w:jc w:val="both"/>
        <w:rPr>
          <w:rFonts w:ascii="Arial" w:hAnsi="Arial" w:cs="Arial"/>
          <w:color w:val="000000" w:themeColor="text1"/>
          <w:sz w:val="24"/>
          <w:szCs w:val="24"/>
        </w:rPr>
      </w:pPr>
    </w:p>
    <w:p w14:paraId="0E513B20" w14:textId="73058B3E" w:rsidR="009531BD" w:rsidRDefault="009531BD" w:rsidP="00260328">
      <w:pPr>
        <w:spacing w:line="360" w:lineRule="auto"/>
        <w:jc w:val="both"/>
        <w:rPr>
          <w:rFonts w:ascii="Arial" w:hAnsi="Arial" w:cs="Arial"/>
          <w:color w:val="000000" w:themeColor="text1"/>
          <w:sz w:val="24"/>
          <w:szCs w:val="24"/>
        </w:rPr>
        <w:sectPr w:rsidR="009531B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54B4957" w14:textId="5A46D999"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3.2.4.5. Demand By Sales Channel</w:t>
      </w:r>
    </w:p>
    <w:p w14:paraId="686295CD" w14:textId="5843E91F"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B7E1474" w14:textId="644976E7" w:rsidR="00447C32" w:rsidRPr="002B5730" w:rsidRDefault="00447C32" w:rsidP="00447C32">
      <w:pPr>
        <w:rPr>
          <w:color w:val="000000" w:themeColor="text1"/>
        </w:rPr>
      </w:pPr>
    </w:p>
    <w:p w14:paraId="26BA887D" w14:textId="50BE90CE" w:rsidR="00447C32" w:rsidRPr="002B5730" w:rsidRDefault="00447C32" w:rsidP="00447C32">
      <w:pPr>
        <w:rPr>
          <w:color w:val="000000" w:themeColor="text1"/>
        </w:rPr>
      </w:pPr>
    </w:p>
    <w:p w14:paraId="00FBD12E" w14:textId="70939FCD" w:rsidR="002A5D60" w:rsidRDefault="00C77616">
      <w:pPr>
        <w:rPr>
          <w:color w:val="000000" w:themeColor="text1"/>
        </w:rPr>
      </w:pPr>
      <w:r w:rsidRPr="002B5730">
        <w:rPr>
          <w:noProof/>
          <w:color w:val="000000" w:themeColor="text1"/>
        </w:rPr>
        <mc:AlternateContent>
          <mc:Choice Requires="wps">
            <w:drawing>
              <wp:anchor distT="0" distB="0" distL="114300" distR="114300" simplePos="0" relativeHeight="252116992" behindDoc="0" locked="0" layoutInCell="1" allowOverlap="1" wp14:anchorId="71E79125" wp14:editId="3584BA5A">
                <wp:simplePos x="0" y="0"/>
                <wp:positionH relativeFrom="margin">
                  <wp:posOffset>3676650</wp:posOffset>
                </wp:positionH>
                <wp:positionV relativeFrom="paragraph">
                  <wp:posOffset>2314575</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103" type="#_x0000_t202" style="position:absolute;margin-left:289.5pt;margin-top:182.2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2B5730">
        <w:rPr>
          <w:noProof/>
          <w:color w:val="000000" w:themeColor="text1"/>
        </w:rPr>
        <w:drawing>
          <wp:inline distT="0" distB="0" distL="0" distR="0" wp14:anchorId="32161D2E" wp14:editId="48442A78">
            <wp:extent cx="6410325" cy="2600000"/>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665FA6" w14:textId="74705DF6" w:rsidR="007E1CA0" w:rsidRDefault="007E1CA0">
      <w:pPr>
        <w:rPr>
          <w:color w:val="000000" w:themeColor="text1"/>
        </w:rPr>
      </w:pPr>
    </w:p>
    <w:p w14:paraId="15D18D79" w14:textId="77777777" w:rsidR="007E1CA0" w:rsidRDefault="007E1CA0">
      <w:pPr>
        <w:rPr>
          <w:color w:val="000000" w:themeColor="text1"/>
        </w:rPr>
      </w:pPr>
    </w:p>
    <w:tbl>
      <w:tblPr>
        <w:tblW w:w="10034" w:type="dxa"/>
        <w:tblLook w:val="04A0" w:firstRow="1" w:lastRow="0" w:firstColumn="1" w:lastColumn="0" w:noHBand="0" w:noVBand="1"/>
      </w:tblPr>
      <w:tblGrid>
        <w:gridCol w:w="2355"/>
        <w:gridCol w:w="1097"/>
        <w:gridCol w:w="1097"/>
        <w:gridCol w:w="1097"/>
        <w:gridCol w:w="1097"/>
        <w:gridCol w:w="1097"/>
        <w:gridCol w:w="1097"/>
        <w:gridCol w:w="1097"/>
      </w:tblGrid>
      <w:tr w:rsidR="007E1CA0" w:rsidRPr="007E1CA0" w14:paraId="463EA90C" w14:textId="77777777" w:rsidTr="007E1CA0">
        <w:trPr>
          <w:trHeight w:val="514"/>
        </w:trPr>
        <w:tc>
          <w:tcPr>
            <w:tcW w:w="2355"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31FAC20B" w14:textId="232D0C0A"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 xml:space="preserve">Demand by Sales Channel </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BF2EDD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2015</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19B6D1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2016</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32B5858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2017</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D0EC13"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2018</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01FD9928"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2019</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78E93792"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2020</w:t>
            </w:r>
          </w:p>
        </w:tc>
        <w:tc>
          <w:tcPr>
            <w:tcW w:w="1097" w:type="dxa"/>
            <w:tcBorders>
              <w:top w:val="single" w:sz="8" w:space="0" w:color="auto"/>
              <w:left w:val="nil"/>
              <w:bottom w:val="single" w:sz="8" w:space="0" w:color="auto"/>
              <w:right w:val="single" w:sz="8" w:space="0" w:color="auto"/>
            </w:tcBorders>
            <w:shd w:val="clear" w:color="000000" w:fill="C00000"/>
            <w:noWrap/>
            <w:vAlign w:val="center"/>
            <w:hideMark/>
          </w:tcPr>
          <w:p w14:paraId="2605C40B" w14:textId="77777777" w:rsidR="007E1CA0" w:rsidRPr="007E1CA0" w:rsidRDefault="007E1CA0" w:rsidP="007E1CA0">
            <w:pPr>
              <w:spacing w:after="0" w:line="240" w:lineRule="auto"/>
              <w:jc w:val="center"/>
              <w:rPr>
                <w:rFonts w:ascii="Arial" w:eastAsia="Times New Roman" w:hAnsi="Arial" w:cs="Arial"/>
                <w:b/>
                <w:bCs/>
                <w:color w:val="FFFFFF"/>
                <w:sz w:val="20"/>
                <w:szCs w:val="20"/>
                <w:lang w:eastAsia="en-IN"/>
              </w:rPr>
            </w:pPr>
            <w:r w:rsidRPr="007E1CA0">
              <w:rPr>
                <w:rFonts w:ascii="Arial" w:eastAsia="Times New Roman" w:hAnsi="Arial" w:cs="Arial"/>
                <w:b/>
                <w:bCs/>
                <w:color w:val="FFFFFF"/>
                <w:sz w:val="20"/>
                <w:szCs w:val="20"/>
                <w:lang w:val="en-US" w:eastAsia="en-IN"/>
              </w:rPr>
              <w:t>2021E</w:t>
            </w:r>
          </w:p>
        </w:tc>
      </w:tr>
      <w:tr w:rsidR="007E1CA0" w:rsidRPr="007E1CA0" w14:paraId="48F34024"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6CE7FD09"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1AE32DA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c>
          <w:tcPr>
            <w:tcW w:w="1097" w:type="dxa"/>
            <w:tcBorders>
              <w:top w:val="nil"/>
              <w:left w:val="nil"/>
              <w:bottom w:val="single" w:sz="8" w:space="0" w:color="auto"/>
              <w:right w:val="single" w:sz="8" w:space="0" w:color="auto"/>
            </w:tcBorders>
            <w:shd w:val="clear" w:color="000000" w:fill="FFFFFF"/>
            <w:noWrap/>
            <w:vAlign w:val="center"/>
            <w:hideMark/>
          </w:tcPr>
          <w:p w14:paraId="185AD1A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125</w:t>
            </w:r>
          </w:p>
        </w:tc>
        <w:tc>
          <w:tcPr>
            <w:tcW w:w="1097" w:type="dxa"/>
            <w:tcBorders>
              <w:top w:val="nil"/>
              <w:left w:val="nil"/>
              <w:bottom w:val="single" w:sz="8" w:space="0" w:color="auto"/>
              <w:right w:val="single" w:sz="8" w:space="0" w:color="auto"/>
            </w:tcBorders>
            <w:shd w:val="clear" w:color="000000" w:fill="FFFFFF"/>
            <w:noWrap/>
            <w:vAlign w:val="center"/>
            <w:hideMark/>
          </w:tcPr>
          <w:p w14:paraId="6F29F5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129</w:t>
            </w:r>
          </w:p>
        </w:tc>
        <w:tc>
          <w:tcPr>
            <w:tcW w:w="1097" w:type="dxa"/>
            <w:tcBorders>
              <w:top w:val="nil"/>
              <w:left w:val="nil"/>
              <w:bottom w:val="single" w:sz="8" w:space="0" w:color="auto"/>
              <w:right w:val="single" w:sz="8" w:space="0" w:color="auto"/>
            </w:tcBorders>
            <w:shd w:val="clear" w:color="000000" w:fill="FFFFFF"/>
            <w:noWrap/>
            <w:vAlign w:val="center"/>
            <w:hideMark/>
          </w:tcPr>
          <w:p w14:paraId="37AE61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135</w:t>
            </w:r>
          </w:p>
        </w:tc>
        <w:tc>
          <w:tcPr>
            <w:tcW w:w="1097" w:type="dxa"/>
            <w:tcBorders>
              <w:top w:val="nil"/>
              <w:left w:val="nil"/>
              <w:bottom w:val="single" w:sz="8" w:space="0" w:color="auto"/>
              <w:right w:val="single" w:sz="8" w:space="0" w:color="auto"/>
            </w:tcBorders>
            <w:shd w:val="clear" w:color="000000" w:fill="FFFFFF"/>
            <w:noWrap/>
            <w:vAlign w:val="center"/>
            <w:hideMark/>
          </w:tcPr>
          <w:p w14:paraId="37DEB22E"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140</w:t>
            </w:r>
          </w:p>
        </w:tc>
        <w:tc>
          <w:tcPr>
            <w:tcW w:w="1097" w:type="dxa"/>
            <w:tcBorders>
              <w:top w:val="nil"/>
              <w:left w:val="nil"/>
              <w:bottom w:val="single" w:sz="8" w:space="0" w:color="auto"/>
              <w:right w:val="single" w:sz="8" w:space="0" w:color="auto"/>
            </w:tcBorders>
            <w:shd w:val="clear" w:color="000000" w:fill="FFFFFF"/>
            <w:noWrap/>
            <w:vAlign w:val="center"/>
            <w:hideMark/>
          </w:tcPr>
          <w:p w14:paraId="75666A45"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130</w:t>
            </w:r>
          </w:p>
        </w:tc>
        <w:tc>
          <w:tcPr>
            <w:tcW w:w="1097" w:type="dxa"/>
            <w:tcBorders>
              <w:top w:val="nil"/>
              <w:left w:val="nil"/>
              <w:bottom w:val="single" w:sz="8" w:space="0" w:color="auto"/>
              <w:right w:val="single" w:sz="8" w:space="0" w:color="auto"/>
            </w:tcBorders>
            <w:shd w:val="clear" w:color="000000" w:fill="FFFFFF"/>
            <w:noWrap/>
            <w:vAlign w:val="center"/>
            <w:hideMark/>
          </w:tcPr>
          <w:p w14:paraId="7507D7EB"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122</w:t>
            </w:r>
          </w:p>
        </w:tc>
      </w:tr>
      <w:tr w:rsidR="007E1CA0" w:rsidRPr="007E1CA0" w14:paraId="1EAC574D"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36F082F7" w14:textId="77777777" w:rsidR="007E1CA0" w:rsidRPr="007E1CA0" w:rsidRDefault="007E1CA0" w:rsidP="007E1CA0">
            <w:pPr>
              <w:spacing w:after="0" w:line="240" w:lineRule="auto"/>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 xml:space="preserve">Indirect </w:t>
            </w:r>
          </w:p>
        </w:tc>
        <w:tc>
          <w:tcPr>
            <w:tcW w:w="1097" w:type="dxa"/>
            <w:tcBorders>
              <w:top w:val="nil"/>
              <w:left w:val="nil"/>
              <w:bottom w:val="single" w:sz="8" w:space="0" w:color="auto"/>
              <w:right w:val="single" w:sz="8" w:space="0" w:color="auto"/>
            </w:tcBorders>
            <w:shd w:val="clear" w:color="000000" w:fill="FFFFFF"/>
            <w:noWrap/>
            <w:vAlign w:val="center"/>
            <w:hideMark/>
          </w:tcPr>
          <w:p w14:paraId="43DD080F"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c>
          <w:tcPr>
            <w:tcW w:w="1097" w:type="dxa"/>
            <w:tcBorders>
              <w:top w:val="nil"/>
              <w:left w:val="nil"/>
              <w:bottom w:val="single" w:sz="8" w:space="0" w:color="auto"/>
              <w:right w:val="single" w:sz="8" w:space="0" w:color="auto"/>
            </w:tcBorders>
            <w:shd w:val="clear" w:color="000000" w:fill="FFFFFF"/>
            <w:noWrap/>
            <w:vAlign w:val="center"/>
            <w:hideMark/>
          </w:tcPr>
          <w:p w14:paraId="118B087C"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32</w:t>
            </w:r>
          </w:p>
        </w:tc>
        <w:tc>
          <w:tcPr>
            <w:tcW w:w="1097" w:type="dxa"/>
            <w:tcBorders>
              <w:top w:val="nil"/>
              <w:left w:val="nil"/>
              <w:bottom w:val="single" w:sz="8" w:space="0" w:color="auto"/>
              <w:right w:val="single" w:sz="8" w:space="0" w:color="auto"/>
            </w:tcBorders>
            <w:shd w:val="clear" w:color="000000" w:fill="FFFFFF"/>
            <w:noWrap/>
            <w:vAlign w:val="center"/>
            <w:hideMark/>
          </w:tcPr>
          <w:p w14:paraId="1DD1392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33</w:t>
            </w:r>
          </w:p>
        </w:tc>
        <w:tc>
          <w:tcPr>
            <w:tcW w:w="1097" w:type="dxa"/>
            <w:tcBorders>
              <w:top w:val="nil"/>
              <w:left w:val="nil"/>
              <w:bottom w:val="single" w:sz="8" w:space="0" w:color="auto"/>
              <w:right w:val="single" w:sz="8" w:space="0" w:color="auto"/>
            </w:tcBorders>
            <w:shd w:val="clear" w:color="000000" w:fill="FFFFFF"/>
            <w:noWrap/>
            <w:vAlign w:val="center"/>
            <w:hideMark/>
          </w:tcPr>
          <w:p w14:paraId="7E89E77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B822584"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1AE5E58A"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34</w:t>
            </w:r>
          </w:p>
        </w:tc>
        <w:tc>
          <w:tcPr>
            <w:tcW w:w="1097" w:type="dxa"/>
            <w:tcBorders>
              <w:top w:val="nil"/>
              <w:left w:val="nil"/>
              <w:bottom w:val="single" w:sz="8" w:space="0" w:color="auto"/>
              <w:right w:val="single" w:sz="8" w:space="0" w:color="auto"/>
            </w:tcBorders>
            <w:shd w:val="clear" w:color="000000" w:fill="FFFFFF"/>
            <w:noWrap/>
            <w:vAlign w:val="center"/>
            <w:hideMark/>
          </w:tcPr>
          <w:p w14:paraId="00A39589" w14:textId="77777777" w:rsidR="007E1CA0" w:rsidRPr="007E1CA0" w:rsidRDefault="007E1CA0" w:rsidP="007E1CA0">
            <w:pPr>
              <w:spacing w:after="0" w:line="240" w:lineRule="auto"/>
              <w:jc w:val="center"/>
              <w:rPr>
                <w:rFonts w:ascii="Arial" w:eastAsia="Times New Roman" w:hAnsi="Arial" w:cs="Arial"/>
                <w:color w:val="000000"/>
                <w:sz w:val="20"/>
                <w:szCs w:val="20"/>
                <w:lang w:eastAsia="en-IN"/>
              </w:rPr>
            </w:pPr>
            <w:r w:rsidRPr="007E1CA0">
              <w:rPr>
                <w:rFonts w:ascii="Arial" w:eastAsia="Times New Roman" w:hAnsi="Arial" w:cs="Arial"/>
                <w:color w:val="000000"/>
                <w:sz w:val="20"/>
                <w:szCs w:val="20"/>
                <w:lang w:eastAsia="en-IN"/>
              </w:rPr>
              <w:t>31</w:t>
            </w:r>
          </w:p>
        </w:tc>
      </w:tr>
      <w:tr w:rsidR="007E1CA0" w:rsidRPr="007E1CA0" w14:paraId="6CC79FD5" w14:textId="77777777" w:rsidTr="007E1CA0">
        <w:trPr>
          <w:trHeight w:val="514"/>
        </w:trPr>
        <w:tc>
          <w:tcPr>
            <w:tcW w:w="2355" w:type="dxa"/>
            <w:tcBorders>
              <w:top w:val="nil"/>
              <w:left w:val="single" w:sz="8" w:space="0" w:color="auto"/>
              <w:bottom w:val="single" w:sz="8" w:space="0" w:color="auto"/>
              <w:right w:val="single" w:sz="8" w:space="0" w:color="auto"/>
            </w:tcBorders>
            <w:shd w:val="clear" w:color="000000" w:fill="FFFFFF"/>
            <w:noWrap/>
            <w:vAlign w:val="center"/>
            <w:hideMark/>
          </w:tcPr>
          <w:p w14:paraId="549DF718" w14:textId="77777777" w:rsidR="007E1CA0" w:rsidRPr="007E1CA0" w:rsidRDefault="007E1CA0" w:rsidP="007E1CA0">
            <w:pPr>
              <w:spacing w:after="0" w:line="240" w:lineRule="auto"/>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Total</w:t>
            </w:r>
          </w:p>
        </w:tc>
        <w:tc>
          <w:tcPr>
            <w:tcW w:w="1097" w:type="dxa"/>
            <w:tcBorders>
              <w:top w:val="nil"/>
              <w:left w:val="nil"/>
              <w:bottom w:val="single" w:sz="8" w:space="0" w:color="auto"/>
              <w:right w:val="single" w:sz="8" w:space="0" w:color="auto"/>
            </w:tcBorders>
            <w:shd w:val="clear" w:color="000000" w:fill="FFFFFF"/>
            <w:noWrap/>
            <w:vAlign w:val="center"/>
            <w:hideMark/>
          </w:tcPr>
          <w:p w14:paraId="4B1D3C0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c>
          <w:tcPr>
            <w:tcW w:w="1097" w:type="dxa"/>
            <w:tcBorders>
              <w:top w:val="nil"/>
              <w:left w:val="nil"/>
              <w:bottom w:val="single" w:sz="8" w:space="0" w:color="auto"/>
              <w:right w:val="single" w:sz="8" w:space="0" w:color="auto"/>
            </w:tcBorders>
            <w:shd w:val="clear" w:color="000000" w:fill="FFFFFF"/>
            <w:noWrap/>
            <w:vAlign w:val="center"/>
            <w:hideMark/>
          </w:tcPr>
          <w:p w14:paraId="3B95CFA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157</w:t>
            </w:r>
          </w:p>
        </w:tc>
        <w:tc>
          <w:tcPr>
            <w:tcW w:w="1097" w:type="dxa"/>
            <w:tcBorders>
              <w:top w:val="nil"/>
              <w:left w:val="nil"/>
              <w:bottom w:val="single" w:sz="8" w:space="0" w:color="auto"/>
              <w:right w:val="single" w:sz="8" w:space="0" w:color="auto"/>
            </w:tcBorders>
            <w:shd w:val="clear" w:color="000000" w:fill="FFFFFF"/>
            <w:noWrap/>
            <w:vAlign w:val="center"/>
            <w:hideMark/>
          </w:tcPr>
          <w:p w14:paraId="7D4B5EED"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162</w:t>
            </w:r>
          </w:p>
        </w:tc>
        <w:tc>
          <w:tcPr>
            <w:tcW w:w="1097" w:type="dxa"/>
            <w:tcBorders>
              <w:top w:val="nil"/>
              <w:left w:val="nil"/>
              <w:bottom w:val="single" w:sz="8" w:space="0" w:color="auto"/>
              <w:right w:val="single" w:sz="8" w:space="0" w:color="auto"/>
            </w:tcBorders>
            <w:shd w:val="clear" w:color="000000" w:fill="FFFFFF"/>
            <w:noWrap/>
            <w:vAlign w:val="center"/>
            <w:hideMark/>
          </w:tcPr>
          <w:p w14:paraId="4F85AB93"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169</w:t>
            </w:r>
          </w:p>
        </w:tc>
        <w:tc>
          <w:tcPr>
            <w:tcW w:w="1097" w:type="dxa"/>
            <w:tcBorders>
              <w:top w:val="nil"/>
              <w:left w:val="nil"/>
              <w:bottom w:val="single" w:sz="8" w:space="0" w:color="auto"/>
              <w:right w:val="single" w:sz="8" w:space="0" w:color="auto"/>
            </w:tcBorders>
            <w:shd w:val="clear" w:color="000000" w:fill="FFFFFF"/>
            <w:noWrap/>
            <w:vAlign w:val="center"/>
            <w:hideMark/>
          </w:tcPr>
          <w:p w14:paraId="5613FB72"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174</w:t>
            </w:r>
          </w:p>
        </w:tc>
        <w:tc>
          <w:tcPr>
            <w:tcW w:w="1097" w:type="dxa"/>
            <w:tcBorders>
              <w:top w:val="nil"/>
              <w:left w:val="nil"/>
              <w:bottom w:val="single" w:sz="8" w:space="0" w:color="auto"/>
              <w:right w:val="single" w:sz="8" w:space="0" w:color="auto"/>
            </w:tcBorders>
            <w:shd w:val="clear" w:color="000000" w:fill="FFFFFF"/>
            <w:noWrap/>
            <w:vAlign w:val="center"/>
            <w:hideMark/>
          </w:tcPr>
          <w:p w14:paraId="57A22479"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164</w:t>
            </w:r>
          </w:p>
        </w:tc>
        <w:tc>
          <w:tcPr>
            <w:tcW w:w="1097" w:type="dxa"/>
            <w:tcBorders>
              <w:top w:val="nil"/>
              <w:left w:val="nil"/>
              <w:bottom w:val="single" w:sz="8" w:space="0" w:color="auto"/>
              <w:right w:val="single" w:sz="8" w:space="0" w:color="auto"/>
            </w:tcBorders>
            <w:shd w:val="clear" w:color="000000" w:fill="FFFFFF"/>
            <w:noWrap/>
            <w:vAlign w:val="center"/>
            <w:hideMark/>
          </w:tcPr>
          <w:p w14:paraId="025E0A8E" w14:textId="77777777" w:rsidR="007E1CA0" w:rsidRPr="007E1CA0" w:rsidRDefault="007E1CA0" w:rsidP="007E1CA0">
            <w:pPr>
              <w:spacing w:after="0" w:line="240" w:lineRule="auto"/>
              <w:jc w:val="center"/>
              <w:rPr>
                <w:rFonts w:ascii="Arial" w:eastAsia="Times New Roman" w:hAnsi="Arial" w:cs="Arial"/>
                <w:b/>
                <w:bCs/>
                <w:color w:val="000000"/>
                <w:sz w:val="20"/>
                <w:szCs w:val="20"/>
                <w:lang w:eastAsia="en-IN"/>
              </w:rPr>
            </w:pPr>
            <w:r w:rsidRPr="007E1CA0">
              <w:rPr>
                <w:rFonts w:ascii="Arial" w:eastAsia="Times New Roman" w:hAnsi="Arial" w:cs="Arial"/>
                <w:b/>
                <w:bCs/>
                <w:color w:val="000000"/>
                <w:sz w:val="20"/>
                <w:szCs w:val="20"/>
                <w:lang w:eastAsia="en-IN"/>
              </w:rPr>
              <w:t>153</w:t>
            </w:r>
          </w:p>
        </w:tc>
      </w:tr>
    </w:tbl>
    <w:p w14:paraId="720348B1" w14:textId="6F19D322" w:rsidR="009531BD" w:rsidRDefault="009531BD">
      <w:pPr>
        <w:rPr>
          <w:color w:val="000000" w:themeColor="text1"/>
        </w:rPr>
      </w:pPr>
      <w:r w:rsidRPr="002B5730">
        <w:rPr>
          <w:noProof/>
          <w:color w:val="000000" w:themeColor="text1"/>
        </w:rPr>
        <mc:AlternateContent>
          <mc:Choice Requires="wps">
            <w:drawing>
              <wp:anchor distT="0" distB="0" distL="114300" distR="114300" simplePos="0" relativeHeight="252487680" behindDoc="0" locked="0" layoutInCell="1" allowOverlap="1" wp14:anchorId="1BBF0984" wp14:editId="08CB960C">
                <wp:simplePos x="0" y="0"/>
                <wp:positionH relativeFrom="margin">
                  <wp:posOffset>3907790</wp:posOffset>
                </wp:positionH>
                <wp:positionV relativeFrom="paragraph">
                  <wp:posOffset>214630</wp:posOffset>
                </wp:positionV>
                <wp:extent cx="2588260" cy="200025"/>
                <wp:effectExtent l="0" t="0" r="0" b="0"/>
                <wp:wrapNone/>
                <wp:docPr id="1272" name="TextBox 4"/>
                <wp:cNvGraphicFramePr/>
                <a:graphic xmlns:a="http://schemas.openxmlformats.org/drawingml/2006/main">
                  <a:graphicData uri="http://schemas.microsoft.com/office/word/2010/wordprocessingShape">
                    <wps:wsp>
                      <wps:cNvSpPr txBox="1"/>
                      <wps:spPr>
                        <a:xfrm>
                          <a:off x="0" y="0"/>
                          <a:ext cx="2588260" cy="200025"/>
                        </a:xfrm>
                        <a:prstGeom prst="rect">
                          <a:avLst/>
                        </a:prstGeom>
                        <a:noFill/>
                      </wps:spPr>
                      <wps:txbx>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1BBF0984" id="_x0000_s1104" type="#_x0000_t202" style="position:absolute;margin-left:307.7pt;margin-top:16.9pt;width:203.8pt;height:15.75pt;z-index:25248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" filled="f" stroked="f">
                <v:textbox style="mso-fit-shape-to-text:t">
                  <w:txbxContent>
                    <w:p w14:paraId="128EA688" w14:textId="77777777" w:rsidR="008D1421" w:rsidRPr="00687E98" w:rsidRDefault="008D1421" w:rsidP="008D1421">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F81BEE">
        <w:rPr>
          <w:color w:val="000000" w:themeColor="text1"/>
        </w:rPr>
        <w:tab/>
      </w:r>
    </w:p>
    <w:p w14:paraId="0335FED3" w14:textId="494FBA7B" w:rsidR="009531BD" w:rsidRDefault="009531BD">
      <w:pPr>
        <w:rPr>
          <w:color w:val="000000" w:themeColor="text1"/>
        </w:rPr>
      </w:pPr>
    </w:p>
    <w:p w14:paraId="2331E737"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Vinyl ester resins manufacturers sell their product in bulk quantities directly to their customers in bulk quantities. Hence direct sales channels contribute to 79.8% of the total sales in this region.</w:t>
      </w:r>
    </w:p>
    <w:p w14:paraId="4C7FDE1B"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Indirect sales channel of vinyl ester resins come into play in cases where bulk volume is not required and demand for the same is addressed by distributors and agents.</w:t>
      </w:r>
    </w:p>
    <w:p w14:paraId="72619A3D" w14:textId="3D66CF9C" w:rsidR="009531BD" w:rsidRDefault="009531BD">
      <w:pPr>
        <w:rPr>
          <w:color w:val="000000" w:themeColor="text1"/>
        </w:rPr>
      </w:pPr>
    </w:p>
    <w:p w14:paraId="7B67E6D8" w14:textId="77777777" w:rsidR="009531BD" w:rsidRDefault="009531BD">
      <w:pPr>
        <w:rPr>
          <w:color w:val="000000" w:themeColor="text1"/>
        </w:rPr>
      </w:pPr>
    </w:p>
    <w:p w14:paraId="5A1C70A7" w14:textId="12338E23"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North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23D61EA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01AA3C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095BA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70E4AD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A5A223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EE0CCA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118605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33ACA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C72BF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9220839"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9A25A55"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47050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0940595F"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863BFA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North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5BBECE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7BB9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845E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23F2B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215.00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124334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CFCC9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2E86D4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B4640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86D4A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3DCD0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225.00</w:t>
            </w:r>
          </w:p>
        </w:tc>
      </w:tr>
      <w:tr w:rsidR="007B461A" w:rsidRPr="00113DAD" w14:paraId="0FACD498"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4B1574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26DD00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9D26D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169.77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8CCAE0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170.43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F3CB24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182.88</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69064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192.65</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687AC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194.34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3B7A2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181.28</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C97A2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179.12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5F806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197.09</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CEF5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200.24</w:t>
            </w:r>
          </w:p>
        </w:tc>
      </w:tr>
      <w:tr w:rsidR="007B461A" w:rsidRPr="00113DAD" w14:paraId="542A7A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4647B5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DDBEA2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B2D3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152.59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6D8BD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157.31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99EA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162.11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BE853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169.14</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F09180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174.44</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EC5D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163.53</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8C6FD9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172.74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4FC9D1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214.79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24785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274.88</w:t>
            </w:r>
          </w:p>
        </w:tc>
      </w:tr>
      <w:tr w:rsidR="007B461A" w:rsidRPr="00113DAD" w14:paraId="6CF1634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7CA1BE3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40C698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3936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CEFEA7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3.10%</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B02A62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FAC242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F459D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3.14%</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E276D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-6.25%</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99698B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5.63%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6DC9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DF9F5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4.82%</w:t>
            </w:r>
          </w:p>
        </w:tc>
      </w:tr>
      <w:tr w:rsidR="007B461A" w:rsidRPr="00113DAD" w14:paraId="505E3D8A"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0379EF3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7D9C30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1ACA8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6D8ED9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B1EC0F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5DED1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004C91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2A333E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0ACF6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6.38</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BC37BE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-17.69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574794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-74.65</w:t>
            </w:r>
          </w:p>
        </w:tc>
      </w:tr>
    </w:tbl>
    <w:p w14:paraId="4A6BA44F"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1264" behindDoc="0" locked="0" layoutInCell="1" allowOverlap="1" wp14:anchorId="60556DDB" wp14:editId="48644632">
                <wp:simplePos x="0" y="0"/>
                <wp:positionH relativeFrom="column">
                  <wp:posOffset>4585970</wp:posOffset>
                </wp:positionH>
                <wp:positionV relativeFrom="paragraph">
                  <wp:posOffset>67310</wp:posOffset>
                </wp:positionV>
                <wp:extent cx="1809277" cy="584775"/>
                <wp:effectExtent l="0" t="0" r="0" b="0"/>
                <wp:wrapNone/>
                <wp:docPr id="5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0556DDB" id="_x0000_s1105" type="#_x0000_t202" style="position:absolute;left:0;text-align:left;margin-left:361.1pt;margin-top:5.3pt;width:142.45pt;height:46.05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" filled="f" stroked="f">
                <v:textbox style="mso-fit-shape-to-text:t">
                  <w:txbxContent>
                    <w:p w14:paraId="5F63C758"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032F234" w14:textId="11C890CC"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3.2.4.6. Sales By Company</w:t>
      </w:r>
    </w:p>
    <w:p w14:paraId="477D6AE8" w14:textId="5EF0B4D3" w:rsidR="00555BDB"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North America Vinyl Ester Resin Sales, By Company,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2020</w:t>
      </w:r>
    </w:p>
    <w:p w14:paraId="107AC5F7" w14:textId="78510BEE" w:rsidR="00C77616" w:rsidRPr="002B5730" w:rsidRDefault="00C77616">
      <w:pPr>
        <w:rPr>
          <w:color w:val="000000" w:themeColor="text1"/>
        </w:rPr>
      </w:pPr>
    </w:p>
    <w:p w14:paraId="0227568F" w14:textId="76CD4F95"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84928" behindDoc="0" locked="0" layoutInCell="1" allowOverlap="1" wp14:anchorId="69FCA973" wp14:editId="06E3D53E">
                <wp:simplePos x="0" y="0"/>
                <wp:positionH relativeFrom="margin">
                  <wp:posOffset>4806950</wp:posOffset>
                </wp:positionH>
                <wp:positionV relativeFrom="paragraph">
                  <wp:posOffset>1996440</wp:posOffset>
                </wp:positionV>
                <wp:extent cx="1655445" cy="323850"/>
                <wp:effectExtent l="0" t="0" r="0" b="0"/>
                <wp:wrapNone/>
                <wp:docPr id="2081" name="TextBox 4"/>
                <wp:cNvGraphicFramePr/>
                <a:graphic xmlns:a="http://schemas.openxmlformats.org/drawingml/2006/main">
                  <a:graphicData uri="http://schemas.microsoft.com/office/word/2010/wordprocessingShape">
                    <wps:wsp>
                      <wps:cNvSpPr txBox="1"/>
                      <wps:spPr>
                        <a:xfrm>
                          <a:off x="0" y="0"/>
                          <a:ext cx="1655445" cy="323850"/>
                        </a:xfrm>
                        <a:prstGeom prst="rect">
                          <a:avLst/>
                        </a:prstGeom>
                        <a:noFill/>
                      </wps:spPr>
                      <wps:txb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FCA973" id="_x0000_s1106" type="#_x0000_t202" style="position:absolute;margin-left:378.5pt;margin-top:157.2pt;width:130.35pt;height:25.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" filled="f" stroked="f">
                <v:textbox>
                  <w:txbxContent>
                    <w:p w14:paraId="79968550" w14:textId="55E23F43"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47F33BEB" wp14:editId="17B09214">
            <wp:extent cx="6457950" cy="2208365"/>
            <wp:effectExtent l="0" t="0" r="0" b="1905"/>
            <wp:docPr id="2082" name="Chart 208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04E3A51" w14:textId="77777777" w:rsidR="00143C36" w:rsidRPr="00672393" w:rsidRDefault="00143C36" w:rsidP="00143C36">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t xml:space="preserve">AOC – </w:t>
      </w:r>
      <w:proofErr w:type="spellStart"/>
      <w:r w:rsidRPr="00672393">
        <w:rPr>
          <w:rFonts w:ascii="Arial" w:hAnsi="Arial" w:cs="Arial"/>
          <w:color w:val="000000" w:themeColor="text1"/>
          <w:sz w:val="24"/>
          <w:szCs w:val="24"/>
        </w:rPr>
        <w:t>Aliancys</w:t>
      </w:r>
      <w:proofErr w:type="spellEnd"/>
      <w:r w:rsidRPr="00672393">
        <w:rPr>
          <w:rFonts w:ascii="Arial" w:hAnsi="Arial" w:cs="Arial"/>
          <w:color w:val="000000" w:themeColor="text1"/>
          <w:sz w:val="24"/>
          <w:szCs w:val="24"/>
        </w:rPr>
        <w:t xml:space="preserve"> has emerged as the largest player holding a market share of more than 29%. </w:t>
      </w:r>
    </w:p>
    <w:p w14:paraId="661D0443" w14:textId="1DAF0756" w:rsidR="00143C36" w:rsidRPr="00672393" w:rsidRDefault="00143C36" w:rsidP="00143C36">
      <w:pPr>
        <w:spacing w:line="360" w:lineRule="auto"/>
        <w:jc w:val="both"/>
        <w:rPr>
          <w:rFonts w:ascii="Arial" w:hAnsi="Arial" w:cs="Arial"/>
          <w:color w:val="000000" w:themeColor="text1"/>
          <w:sz w:val="24"/>
          <w:szCs w:val="24"/>
        </w:rPr>
      </w:pPr>
      <w:proofErr w:type="spellStart"/>
      <w:r w:rsidRPr="00672393">
        <w:rPr>
          <w:rFonts w:ascii="Arial" w:hAnsi="Arial" w:cs="Arial"/>
          <w:color w:val="000000" w:themeColor="text1"/>
          <w:sz w:val="24"/>
          <w:szCs w:val="24"/>
        </w:rPr>
        <w:t>Polynt-Reichhold</w:t>
      </w:r>
      <w:proofErr w:type="spellEnd"/>
      <w:r w:rsidRPr="00672393">
        <w:rPr>
          <w:rFonts w:ascii="Arial" w:hAnsi="Arial" w:cs="Arial"/>
          <w:color w:val="000000" w:themeColor="text1"/>
          <w:sz w:val="24"/>
          <w:szCs w:val="24"/>
        </w:rPr>
        <w:t xml:space="preserve">, INEOS composites and </w:t>
      </w:r>
      <w:proofErr w:type="spellStart"/>
      <w:r w:rsidRPr="00672393">
        <w:rPr>
          <w:rFonts w:ascii="Arial" w:hAnsi="Arial" w:cs="Arial"/>
          <w:color w:val="000000" w:themeColor="text1"/>
          <w:sz w:val="24"/>
          <w:szCs w:val="24"/>
        </w:rPr>
        <w:t>Interplastics</w:t>
      </w:r>
      <w:proofErr w:type="spellEnd"/>
      <w:r w:rsidRPr="00672393">
        <w:rPr>
          <w:rFonts w:ascii="Arial" w:hAnsi="Arial" w:cs="Arial"/>
          <w:color w:val="000000" w:themeColor="text1"/>
          <w:sz w:val="24"/>
          <w:szCs w:val="24"/>
        </w:rPr>
        <w:t xml:space="preserve"> Corporation account for 17%, 14% and 7% market share respectively.</w:t>
      </w:r>
      <w:r>
        <w:rPr>
          <w:rFonts w:ascii="Arial" w:hAnsi="Arial" w:cs="Arial"/>
          <w:color w:val="000000" w:themeColor="text1"/>
          <w:sz w:val="24"/>
          <w:szCs w:val="24"/>
        </w:rPr>
        <w:t xml:space="preserve"> </w:t>
      </w:r>
      <w:r w:rsidRPr="00672393">
        <w:rPr>
          <w:rFonts w:ascii="Arial" w:hAnsi="Arial" w:cs="Arial"/>
          <w:color w:val="000000" w:themeColor="text1"/>
          <w:sz w:val="24"/>
          <w:szCs w:val="24"/>
        </w:rPr>
        <w:t>Strong sales network is the key reason behind the leading market position of the mentioned players.</w:t>
      </w:r>
    </w:p>
    <w:p w14:paraId="2DE0CD72" w14:textId="409E462C" w:rsidR="009531BD" w:rsidRDefault="009531BD">
      <w:pPr>
        <w:rPr>
          <w:color w:val="000000" w:themeColor="text1"/>
        </w:rPr>
      </w:pPr>
    </w:p>
    <w:p w14:paraId="527063A5" w14:textId="12F6E393" w:rsidR="009531BD" w:rsidRDefault="007E1CA0">
      <w:pPr>
        <w:rPr>
          <w:color w:val="000000" w:themeColor="text1"/>
        </w:rPr>
      </w:pPr>
      <w:r w:rsidRPr="002B5730">
        <w:rPr>
          <w:noProof/>
          <w:color w:val="000000" w:themeColor="text1"/>
        </w:rPr>
        <w:lastRenderedPageBreak/>
        <w:drawing>
          <wp:anchor distT="0" distB="0" distL="114300" distR="114300" simplePos="0" relativeHeight="251655165" behindDoc="1" locked="0" layoutInCell="1" allowOverlap="1" wp14:anchorId="3A92DBF0" wp14:editId="303A3A12">
            <wp:simplePos x="0" y="0"/>
            <wp:positionH relativeFrom="page">
              <wp:posOffset>-65405</wp:posOffset>
            </wp:positionH>
            <wp:positionV relativeFrom="paragraph">
              <wp:posOffset>-1082040</wp:posOffset>
            </wp:positionV>
            <wp:extent cx="7606665" cy="11085195"/>
            <wp:effectExtent l="0" t="0" r="0" b="19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06665" cy="1108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39753" w14:textId="3445BE6E" w:rsidR="009531BD" w:rsidRDefault="009531BD">
      <w:pPr>
        <w:rPr>
          <w:color w:val="000000" w:themeColor="text1"/>
        </w:rPr>
      </w:pPr>
    </w:p>
    <w:p w14:paraId="34749046" w14:textId="76CF91B0" w:rsidR="009531BD" w:rsidRDefault="009531BD">
      <w:pPr>
        <w:rPr>
          <w:color w:val="000000" w:themeColor="text1"/>
        </w:rPr>
      </w:pPr>
    </w:p>
    <w:p w14:paraId="1414F8FD" w14:textId="0F8EB224" w:rsidR="009531BD" w:rsidRDefault="009531BD">
      <w:pPr>
        <w:rPr>
          <w:color w:val="000000" w:themeColor="text1"/>
        </w:rPr>
      </w:pPr>
    </w:p>
    <w:p w14:paraId="46F3ED4B" w14:textId="454B9DDE" w:rsidR="009531BD" w:rsidRDefault="009531BD">
      <w:pPr>
        <w:rPr>
          <w:color w:val="000000" w:themeColor="text1"/>
        </w:rPr>
      </w:pPr>
    </w:p>
    <w:p w14:paraId="23E3D73C" w14:textId="76C4F03C" w:rsidR="009531BD" w:rsidRDefault="009531BD">
      <w:pPr>
        <w:rPr>
          <w:color w:val="000000" w:themeColor="text1"/>
        </w:rPr>
      </w:pPr>
    </w:p>
    <w:p w14:paraId="7C412D06" w14:textId="27C9A964" w:rsidR="009531BD" w:rsidRDefault="009531BD">
      <w:pPr>
        <w:rPr>
          <w:color w:val="000000" w:themeColor="text1"/>
        </w:rPr>
      </w:pPr>
    </w:p>
    <w:p w14:paraId="3C6A0A1D" w14:textId="6AC8D653" w:rsidR="009531BD" w:rsidRDefault="009531BD">
      <w:pPr>
        <w:rPr>
          <w:color w:val="000000" w:themeColor="text1"/>
        </w:rPr>
      </w:pPr>
    </w:p>
    <w:p w14:paraId="6D3963B0" w14:textId="4DAA35AB" w:rsidR="00447C32" w:rsidRPr="002B5730" w:rsidRDefault="00684347">
      <w:pPr>
        <w:rPr>
          <w:color w:val="000000" w:themeColor="text1"/>
        </w:rPr>
      </w:pPr>
      <w:r w:rsidRPr="002B5730">
        <w:rPr>
          <w:noProof/>
          <w:color w:val="000000" w:themeColor="text1"/>
        </w:rPr>
        <mc:AlternateContent>
          <mc:Choice Requires="wps">
            <w:drawing>
              <wp:anchor distT="0" distB="0" distL="114300" distR="114300" simplePos="0" relativeHeight="252148736" behindDoc="0" locked="0" layoutInCell="1" allowOverlap="1" wp14:anchorId="17CC0F70" wp14:editId="647BC276">
                <wp:simplePos x="0" y="0"/>
                <wp:positionH relativeFrom="page">
                  <wp:posOffset>2180590</wp:posOffset>
                </wp:positionH>
                <wp:positionV relativeFrom="paragraph">
                  <wp:posOffset>29210</wp:posOffset>
                </wp:positionV>
                <wp:extent cx="325437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437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107" type="#_x0000_t202" style="position:absolute;margin-left:171.7pt;margin-top:2.3pt;width:256.2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4AB51535" w14:textId="3E6AE00D" w:rsidR="00447C32" w:rsidRPr="002B5730" w:rsidRDefault="00447C32">
      <w:pPr>
        <w:rPr>
          <w:color w:val="000000" w:themeColor="text1"/>
        </w:rPr>
      </w:pPr>
    </w:p>
    <w:p w14:paraId="10DB2ADD" w14:textId="3F87CDED" w:rsidR="00260328" w:rsidRPr="002B5730" w:rsidRDefault="00260328">
      <w:pPr>
        <w:rPr>
          <w:color w:val="000000" w:themeColor="text1"/>
        </w:rPr>
      </w:pPr>
    </w:p>
    <w:p w14:paraId="26AEF29B" w14:textId="2F284DA9" w:rsidR="00260328" w:rsidRPr="002B5730" w:rsidRDefault="00260328">
      <w:pPr>
        <w:rPr>
          <w:color w:val="000000" w:themeColor="text1"/>
        </w:rPr>
      </w:pPr>
    </w:p>
    <w:p w14:paraId="66AD7AAD" w14:textId="70B1E1A7" w:rsidR="00260328" w:rsidRPr="002B5730" w:rsidRDefault="00260328">
      <w:pPr>
        <w:rPr>
          <w:color w:val="000000" w:themeColor="text1"/>
        </w:rPr>
      </w:pPr>
    </w:p>
    <w:p w14:paraId="727D375F" w14:textId="7DC0A40C" w:rsidR="00260328" w:rsidRPr="002B5730" w:rsidRDefault="00260328">
      <w:pPr>
        <w:rPr>
          <w:color w:val="000000" w:themeColor="text1"/>
        </w:rPr>
      </w:pPr>
    </w:p>
    <w:p w14:paraId="5CF763C7" w14:textId="54825A0C" w:rsidR="00260328" w:rsidRPr="002B5730" w:rsidRDefault="00260328">
      <w:pPr>
        <w:rPr>
          <w:color w:val="000000" w:themeColor="text1"/>
        </w:rPr>
      </w:pPr>
    </w:p>
    <w:p w14:paraId="4EBBBD88" w14:textId="7662D3BC" w:rsidR="00260328" w:rsidRPr="002B5730" w:rsidRDefault="00260328">
      <w:pPr>
        <w:rPr>
          <w:color w:val="000000" w:themeColor="text1"/>
        </w:rPr>
      </w:pPr>
    </w:p>
    <w:p w14:paraId="545C70BD" w14:textId="4DF5360C" w:rsidR="00260328" w:rsidRPr="002B5730" w:rsidRDefault="00260328">
      <w:pPr>
        <w:rPr>
          <w:color w:val="000000" w:themeColor="text1"/>
        </w:rPr>
      </w:pPr>
    </w:p>
    <w:p w14:paraId="21C401F5" w14:textId="778BDACF" w:rsidR="00260328" w:rsidRPr="002B5730" w:rsidRDefault="00260328">
      <w:pPr>
        <w:rPr>
          <w:color w:val="000000" w:themeColor="text1"/>
        </w:rPr>
      </w:pPr>
    </w:p>
    <w:p w14:paraId="4B5629FD" w14:textId="57DAFDB7" w:rsidR="00260328" w:rsidRPr="002B5730" w:rsidRDefault="00260328">
      <w:pPr>
        <w:rPr>
          <w:color w:val="000000" w:themeColor="text1"/>
        </w:rPr>
      </w:pPr>
    </w:p>
    <w:p w14:paraId="610A0D51" w14:textId="5905A946" w:rsidR="00260328" w:rsidRPr="002B5730" w:rsidRDefault="00676DE5">
      <w:pPr>
        <w:rPr>
          <w:color w:val="000000" w:themeColor="text1"/>
        </w:rPr>
      </w:pPr>
      <w:r w:rsidRPr="002B5730">
        <w:rPr>
          <w:noProof/>
          <w:color w:val="000000" w:themeColor="text1"/>
        </w:rPr>
        <w:drawing>
          <wp:anchor distT="0" distB="0" distL="114300" distR="114300" simplePos="0" relativeHeight="252151808" behindDoc="0" locked="0" layoutInCell="1" allowOverlap="1" wp14:anchorId="4E349354" wp14:editId="416955FE">
            <wp:simplePos x="0" y="0"/>
            <wp:positionH relativeFrom="column">
              <wp:posOffset>1797685</wp:posOffset>
            </wp:positionH>
            <wp:positionV relativeFrom="paragraph">
              <wp:posOffset>156210</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7EB63BC" w14:textId="6D2B89AC" w:rsidR="00260328" w:rsidRPr="002B5730" w:rsidRDefault="00260328">
      <w:pPr>
        <w:rPr>
          <w:color w:val="000000" w:themeColor="text1"/>
        </w:rPr>
      </w:pPr>
    </w:p>
    <w:p w14:paraId="6142C5BB" w14:textId="0D98C8A2" w:rsidR="00260328" w:rsidRPr="002B5730" w:rsidRDefault="00260328">
      <w:pPr>
        <w:rPr>
          <w:color w:val="000000" w:themeColor="text1"/>
        </w:rPr>
      </w:pPr>
    </w:p>
    <w:p w14:paraId="2F234048" w14:textId="4B93B8CD" w:rsidR="00260328" w:rsidRPr="002B5730" w:rsidRDefault="00676DE5" w:rsidP="00676DE5">
      <w:pPr>
        <w:tabs>
          <w:tab w:val="left" w:pos="1935"/>
          <w:tab w:val="left" w:pos="2370"/>
        </w:tabs>
        <w:rPr>
          <w:color w:val="000000" w:themeColor="text1"/>
        </w:rPr>
      </w:pPr>
      <w:r>
        <w:rPr>
          <w:color w:val="000000" w:themeColor="text1"/>
        </w:rPr>
        <w:tab/>
      </w:r>
      <w:r>
        <w:rPr>
          <w:color w:val="000000" w:themeColor="text1"/>
        </w:rPr>
        <w:tab/>
      </w:r>
    </w:p>
    <w:p w14:paraId="09945BBC" w14:textId="112B7CA5" w:rsidR="00447C32" w:rsidRPr="002B5730" w:rsidRDefault="00447C32">
      <w:pPr>
        <w:rPr>
          <w:color w:val="000000" w:themeColor="text1"/>
        </w:rPr>
      </w:pPr>
    </w:p>
    <w:p w14:paraId="7A21669C" w14:textId="2BBE65A5" w:rsidR="00447C32" w:rsidRPr="002B5730" w:rsidRDefault="00447C32">
      <w:pPr>
        <w:rPr>
          <w:color w:val="000000" w:themeColor="text1"/>
        </w:rPr>
      </w:pPr>
    </w:p>
    <w:p w14:paraId="53C29D4E" w14:textId="3EA0A7E5" w:rsidR="00A93F5E" w:rsidRDefault="00A93F5E" w:rsidP="00555BDB">
      <w:pPr>
        <w:ind w:firstLine="720"/>
      </w:pPr>
    </w:p>
    <w:p w14:paraId="3455CB64" w14:textId="5A6894F1" w:rsidR="00555BDB" w:rsidRDefault="00555BDB" w:rsidP="00555BDB">
      <w:pPr>
        <w:ind w:firstLine="720"/>
      </w:pPr>
    </w:p>
    <w:p w14:paraId="7926C4AE" w14:textId="5F542CF6" w:rsidR="00555BDB" w:rsidRDefault="00555BDB" w:rsidP="00555BDB">
      <w:pPr>
        <w:ind w:firstLine="720"/>
      </w:pPr>
    </w:p>
    <w:p w14:paraId="3B4DCCFB" w14:textId="51EDE963" w:rsidR="00555BDB" w:rsidRDefault="00555BDB" w:rsidP="00555BDB">
      <w:pPr>
        <w:ind w:firstLine="720"/>
      </w:pPr>
    </w:p>
    <w:p w14:paraId="2F1F56E7" w14:textId="5CD81118" w:rsidR="00555BDB" w:rsidRDefault="00555BDB" w:rsidP="00555BDB">
      <w:pPr>
        <w:ind w:firstLine="720"/>
      </w:pPr>
    </w:p>
    <w:p w14:paraId="73455F7F" w14:textId="726B5FB7" w:rsidR="00653B9A" w:rsidRDefault="00653B9A" w:rsidP="00A93F5E">
      <w:pPr>
        <w:rPr>
          <w:rFonts w:ascii="Arial" w:hAnsi="Arial" w:cs="Arial"/>
          <w:b/>
          <w:bCs/>
          <w:sz w:val="24"/>
          <w:szCs w:val="24"/>
        </w:rPr>
      </w:pPr>
    </w:p>
    <w:p w14:paraId="6C19902D" w14:textId="215C76C6" w:rsidR="00A93F5E" w:rsidRPr="0022076A" w:rsidRDefault="00A93F5E" w:rsidP="00A93F5E">
      <w:pPr>
        <w:rPr>
          <w:rFonts w:ascii="Arial" w:hAnsi="Arial" w:cs="Arial"/>
          <w:b/>
          <w:bCs/>
          <w:sz w:val="24"/>
          <w:szCs w:val="24"/>
        </w:rPr>
        <w:sectPr w:rsidR="00A93F5E" w:rsidRPr="0022076A" w:rsidSect="00092529">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Arial" w:hAnsi="Arial" w:cs="Arial"/>
          <w:b/>
          <w:bCs/>
          <w:sz w:val="24"/>
          <w:szCs w:val="24"/>
        </w:rPr>
        <w:lastRenderedPageBreak/>
        <w:t>South America</w:t>
      </w:r>
      <w:r w:rsidR="00555BDB">
        <w:rPr>
          <w:rFonts w:ascii="Arial" w:hAnsi="Arial" w:cs="Arial"/>
          <w:b/>
          <w:bCs/>
          <w:sz w:val="24"/>
          <w:szCs w:val="24"/>
        </w:rPr>
        <w:t xml:space="preserve"> Vinyl Ester</w:t>
      </w:r>
      <w:r>
        <w:rPr>
          <w:rFonts w:ascii="Arial" w:hAnsi="Arial" w:cs="Arial"/>
          <w:b/>
          <w:bCs/>
          <w:sz w:val="24"/>
          <w:szCs w:val="24"/>
        </w:rPr>
        <w:t xml:space="preserve"> Resin </w:t>
      </w:r>
      <w:r w:rsidRPr="00257590">
        <w:rPr>
          <w:rFonts w:ascii="Arial" w:hAnsi="Arial" w:cs="Arial"/>
          <w:b/>
          <w:bCs/>
          <w:sz w:val="24"/>
          <w:szCs w:val="24"/>
        </w:rPr>
        <w:t>Capacity</w:t>
      </w:r>
      <w:r w:rsidR="007C1CD8">
        <w:rPr>
          <w:rFonts w:ascii="Arial" w:hAnsi="Arial" w:cs="Arial"/>
          <w:b/>
          <w:bCs/>
          <w:sz w:val="24"/>
          <w:szCs w:val="24"/>
        </w:rPr>
        <w:t xml:space="preserve"> &amp;</w:t>
      </w:r>
      <w:r w:rsidRPr="00257590">
        <w:rPr>
          <w:rFonts w:ascii="Arial" w:hAnsi="Arial" w:cs="Arial"/>
          <w:b/>
          <w:bCs/>
          <w:sz w:val="24"/>
          <w:szCs w:val="24"/>
        </w:rPr>
        <w:t xml:space="preserve"> 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2BBCFC32" w14:textId="74DD6518" w:rsidR="00A93F5E" w:rsidRDefault="00A93F5E"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7744" behindDoc="0" locked="0" layoutInCell="1" allowOverlap="1" wp14:anchorId="77AC479F" wp14:editId="7C56D18C">
                <wp:simplePos x="0" y="0"/>
                <wp:positionH relativeFrom="column">
                  <wp:posOffset>5116063</wp:posOffset>
                </wp:positionH>
                <wp:positionV relativeFrom="paragraph">
                  <wp:posOffset>1797932</wp:posOffset>
                </wp:positionV>
                <wp:extent cx="1280160" cy="292735"/>
                <wp:effectExtent l="0" t="0" r="0" b="0"/>
                <wp:wrapNone/>
                <wp:docPr id="211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7AC479F" id="_x0000_s1108" type="#_x0000_t202" style="position:absolute;left:0;text-align:left;margin-left:402.85pt;margin-top:141.55pt;width:100.8pt;height:23.0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" filled="f" stroked="f">
                <v:textbox style="mso-fit-shape-to-text:t">
                  <w:txbxContent>
                    <w:p w14:paraId="0A96BC4D"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2B5730">
        <w:rPr>
          <w:noProof/>
          <w:color w:val="000000" w:themeColor="text1"/>
        </w:rPr>
        <w:drawing>
          <wp:inline distT="0" distB="0" distL="0" distR="0" wp14:anchorId="6C7C4CEA" wp14:editId="5354E65B">
            <wp:extent cx="6457950" cy="1883172"/>
            <wp:effectExtent l="0" t="0" r="0" b="3175"/>
            <wp:docPr id="220" name="Chart 220">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651A5B2" w14:textId="47D08AFA" w:rsidR="00A93F5E" w:rsidRDefault="00672393" w:rsidP="00672393">
      <w:pPr>
        <w:spacing w:line="360" w:lineRule="auto"/>
        <w:jc w:val="both"/>
        <w:rPr>
          <w:rFonts w:ascii="Arial" w:hAnsi="Arial" w:cs="Arial"/>
          <w:sz w:val="24"/>
          <w:szCs w:val="24"/>
        </w:rPr>
      </w:pPr>
      <w:r w:rsidRPr="00672393">
        <w:rPr>
          <w:rFonts w:ascii="Arial" w:hAnsi="Arial" w:cs="Arial"/>
          <w:sz w:val="24"/>
          <w:szCs w:val="24"/>
        </w:rPr>
        <w:t>In South America, as of 2020 the total capacity of vinyl ester stood at about 22 thousand tonnes with production of about 16 thousand tonnes. An increase in production of vinyl ester is estimated in forecasted years as the South American market recovers to its pre pandemic levels of economic activity.</w:t>
      </w:r>
    </w:p>
    <w:p w14:paraId="083DB8DD" w14:textId="77777777" w:rsidR="00672393" w:rsidRDefault="00672393" w:rsidP="00A93F5E">
      <w:pPr>
        <w:jc w:val="both"/>
        <w:rPr>
          <w:rFonts w:ascii="Arial" w:hAnsi="Arial" w:cs="Arial"/>
          <w:sz w:val="24"/>
          <w:szCs w:val="24"/>
        </w:rPr>
      </w:pPr>
    </w:p>
    <w:p w14:paraId="77947D67" w14:textId="77777777" w:rsidR="00555BDB" w:rsidRPr="00555BDB" w:rsidRDefault="00555BDB" w:rsidP="0061645E">
      <w:pPr>
        <w:rPr>
          <w:rFonts w:ascii="Arial" w:hAnsi="Arial" w:cs="Arial"/>
          <w:b/>
          <w:bCs/>
          <w:sz w:val="24"/>
          <w:szCs w:val="24"/>
        </w:rPr>
      </w:pPr>
      <w:r w:rsidRPr="00555BDB">
        <w:rPr>
          <w:rFonts w:ascii="Arial" w:hAnsi="Arial" w:cs="Arial"/>
          <w:b/>
          <w:bCs/>
          <w:sz w:val="24"/>
          <w:szCs w:val="24"/>
        </w:rPr>
        <w:t>3.2.5. South America Vinyl Ester Resin Demand Supply Outlook</w:t>
      </w:r>
    </w:p>
    <w:p w14:paraId="637BB5F6" w14:textId="4ED9FAE6"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Demand, By Volume (</w:t>
      </w:r>
      <w:r w:rsidR="007C5B32">
        <w:rPr>
          <w:rFonts w:ascii="Arial" w:hAnsi="Arial" w:cs="Arial"/>
          <w:b/>
          <w:bCs/>
          <w:sz w:val="24"/>
          <w:szCs w:val="24"/>
        </w:rPr>
        <w:t>000’</w:t>
      </w:r>
      <w:r w:rsidRPr="0061645E">
        <w:rPr>
          <w:rFonts w:ascii="Arial" w:hAnsi="Arial" w:cs="Arial"/>
          <w:b/>
          <w:bCs/>
          <w:sz w:val="24"/>
          <w:szCs w:val="24"/>
        </w:rPr>
        <w:t xml:space="preserve"> Tonnes), 2015–2030F</w:t>
      </w:r>
    </w:p>
    <w:p w14:paraId="3B2B5C8E" w14:textId="2FDB54FA" w:rsidR="002A5D60" w:rsidRPr="002B5730" w:rsidRDefault="00BF7D58">
      <w:pPr>
        <w:rPr>
          <w:color w:val="000000" w:themeColor="text1"/>
        </w:rPr>
      </w:pPr>
      <w:r w:rsidRPr="002B5730">
        <w:rPr>
          <w:noProof/>
          <w:color w:val="000000" w:themeColor="text1"/>
        </w:rPr>
        <mc:AlternateContent>
          <mc:Choice Requires="wps">
            <w:drawing>
              <wp:anchor distT="0" distB="0" distL="114300" distR="114300" simplePos="0" relativeHeight="252195840" behindDoc="0" locked="0" layoutInCell="1" allowOverlap="1" wp14:anchorId="3440ED88" wp14:editId="5E2530DD">
                <wp:simplePos x="0" y="0"/>
                <wp:positionH relativeFrom="column">
                  <wp:posOffset>4733867</wp:posOffset>
                </wp:positionH>
                <wp:positionV relativeFrom="paragraph">
                  <wp:posOffset>3639300</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109" type="#_x0000_t202" style="position:absolute;margin-left:372.75pt;margin-top:286.5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447C32" w:rsidRPr="002B5730">
        <w:rPr>
          <w:noProof/>
          <w:color w:val="000000" w:themeColor="text1"/>
        </w:rPr>
        <mc:AlternateContent>
          <mc:Choice Requires="wps">
            <w:drawing>
              <wp:anchor distT="0" distB="0" distL="114300" distR="114300" simplePos="0" relativeHeight="251708416" behindDoc="0" locked="0" layoutInCell="1" allowOverlap="1" wp14:anchorId="65557FA0" wp14:editId="754091B5">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wps:txbx>
                      <wps:bodyPr rtlCol="0" anchor="ctr">
                        <a:noAutofit/>
                      </wps:bodyPr>
                    </wps:wsp>
                  </a:graphicData>
                </a:graphic>
                <wp14:sizeRelV relativeFrom="margin">
                  <wp14:pctHeight>0</wp14:pctHeight>
                </wp14:sizeRelV>
              </wp:anchor>
            </w:drawing>
          </mc:Choice>
          <mc:Fallback>
            <w:pict>
              <v:rect w14:anchorId="65557FA0" id="_x0000_s1110"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ZaIQaewBAAAd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2021E-2030F</w:t>
                      </w:r>
                    </w:p>
                    <w:p w14:paraId="52B38A60"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4CD06FA6" w14:textId="0C6D0675" w:rsidR="00C556F0" w:rsidRDefault="003723C4" w:rsidP="007C1CD8">
                      <w:pPr>
                        <w:spacing w:line="360" w:lineRule="auto"/>
                        <w:jc w:val="center"/>
                        <w:textAlignment w:val="baseline"/>
                        <w:rPr>
                          <w:rFonts w:ascii="Verdana" w:eastAsia="Verdana" w:hAnsi="Verdana" w:cs="Verdana"/>
                          <w:b/>
                          <w:bCs/>
                          <w:color w:val="000000"/>
                          <w:kern w:val="24"/>
                          <w:sz w:val="18"/>
                          <w:szCs w:val="18"/>
                          <w:lang w:val="en-US"/>
                        </w:rPr>
                      </w:pPr>
                      <w:r w:rsidRPr="007C1CD8">
                        <w:rPr>
                          <w:rFonts w:ascii="Arial" w:eastAsia="Verdana" w:hAnsi="Arial" w:cs="Arial"/>
                          <w:b/>
                          <w:bCs/>
                          <w:color w:val="000000"/>
                          <w:kern w:val="24"/>
                          <w:sz w:val="20"/>
                          <w:szCs w:val="20"/>
                          <w:lang w:val="en-US"/>
                        </w:rPr>
                        <w:t>4.31</w:t>
                      </w:r>
                      <w:r w:rsidR="00C556F0" w:rsidRPr="007C1CD8">
                        <w:rPr>
                          <w:rFonts w:ascii="Arial" w:eastAsia="Verdana" w:hAnsi="Arial" w:cs="Arial"/>
                          <w:b/>
                          <w:bCs/>
                          <w:color w:val="000000"/>
                          <w:kern w:val="24"/>
                          <w:sz w:val="20"/>
                          <w:szCs w:val="20"/>
                          <w:lang w:val="en-US"/>
                        </w:rPr>
                        <w:t>% By Volume</w:t>
                      </w:r>
                    </w:p>
                  </w:txbxContent>
                </v:textbox>
              </v:rect>
            </w:pict>
          </mc:Fallback>
        </mc:AlternateContent>
      </w:r>
      <w:r w:rsidR="00447C32" w:rsidRPr="002B5730">
        <w:rPr>
          <w:noProof/>
          <w:color w:val="000000" w:themeColor="text1"/>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111"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ub7AEAAB0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" filled="f" stroked="f" strokeweight="1pt">
                <v:textbox>
                  <w:txbxContent>
                    <w:p w14:paraId="7FF79746"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2015-2020</w:t>
                      </w:r>
                    </w:p>
                    <w:p w14:paraId="587352C9" w14:textId="77777777" w:rsidR="00C556F0" w:rsidRPr="007C1CD8" w:rsidRDefault="00C556F0" w:rsidP="00C556F0">
                      <w:pPr>
                        <w:spacing w:line="360" w:lineRule="auto"/>
                        <w:jc w:val="center"/>
                        <w:textAlignment w:val="baseline"/>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 xml:space="preserve">CAGR </w:t>
                      </w:r>
                    </w:p>
                    <w:p w14:paraId="5B3BDAAF" w14:textId="77777777" w:rsidR="00C556F0" w:rsidRPr="007C1CD8" w:rsidRDefault="00C556F0" w:rsidP="00C556F0">
                      <w:pPr>
                        <w:spacing w:line="360" w:lineRule="auto"/>
                        <w:jc w:val="center"/>
                        <w:rPr>
                          <w:rFonts w:ascii="Arial" w:eastAsia="Verdana" w:hAnsi="Arial" w:cs="Arial"/>
                          <w:b/>
                          <w:bCs/>
                          <w:color w:val="000000"/>
                          <w:kern w:val="24"/>
                          <w:sz w:val="20"/>
                          <w:szCs w:val="20"/>
                          <w:lang w:val="en-US"/>
                        </w:rPr>
                      </w:pPr>
                      <w:r w:rsidRPr="007C1CD8">
                        <w:rPr>
                          <w:rFonts w:ascii="Arial" w:eastAsia="Verdana" w:hAnsi="Arial" w:cs="Arial"/>
                          <w:b/>
                          <w:bCs/>
                          <w:color w:val="000000"/>
                          <w:kern w:val="24"/>
                          <w:sz w:val="20"/>
                          <w:szCs w:val="20"/>
                          <w:lang w:val="en-US"/>
                        </w:rPr>
                        <w:t>0.67% By Volume</w:t>
                      </w:r>
                    </w:p>
                  </w:txbxContent>
                </v:textbox>
              </v:rect>
            </w:pict>
          </mc:Fallback>
        </mc:AlternateContent>
      </w:r>
      <w:r w:rsidR="00C556F0" w:rsidRPr="002B5730">
        <w:rPr>
          <w:noProof/>
          <w:color w:val="000000" w:themeColor="text1"/>
        </w:rPr>
        <w:drawing>
          <wp:inline distT="0" distB="0" distL="0" distR="0" wp14:anchorId="27A356F6" wp14:editId="17F71C5A">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D73064C" w14:textId="77777777" w:rsidR="00653B9A" w:rsidRDefault="00653B9A" w:rsidP="002B5C26">
      <w:pPr>
        <w:jc w:val="both"/>
        <w:rPr>
          <w:rFonts w:ascii="Arial" w:hAnsi="Arial" w:cs="Arial"/>
          <w:b/>
          <w:bCs/>
          <w:color w:val="000000" w:themeColor="text1"/>
          <w:sz w:val="24"/>
          <w:szCs w:val="24"/>
        </w:rPr>
      </w:pPr>
    </w:p>
    <w:p w14:paraId="0B9367AF" w14:textId="4232796D" w:rsidR="00653B9A" w:rsidRPr="00672393" w:rsidRDefault="00672393" w:rsidP="00672393">
      <w:pPr>
        <w:spacing w:line="360" w:lineRule="auto"/>
        <w:jc w:val="both"/>
        <w:rPr>
          <w:rFonts w:ascii="Arial" w:hAnsi="Arial" w:cs="Arial"/>
          <w:color w:val="000000" w:themeColor="text1"/>
          <w:sz w:val="24"/>
          <w:szCs w:val="24"/>
        </w:rPr>
      </w:pPr>
      <w:r w:rsidRPr="00672393">
        <w:rPr>
          <w:rFonts w:ascii="Arial" w:hAnsi="Arial" w:cs="Arial"/>
          <w:color w:val="000000" w:themeColor="text1"/>
          <w:sz w:val="24"/>
          <w:szCs w:val="24"/>
        </w:rPr>
        <w:lastRenderedPageBreak/>
        <w:t xml:space="preserve">The South American vinyl ester market grew at an average CAGR of 0.67% in terms of volume during the period 2015-2020 and is forecasted to grow at CAGR of 4.31% by 2030 owing to the increasing infrastructural development, increasing demand of manufacturing corrosion-resistant materials and growing demand of using </w:t>
      </w:r>
      <w:r w:rsidR="00CD321F" w:rsidRPr="00672393">
        <w:rPr>
          <w:rFonts w:ascii="Arial" w:hAnsi="Arial" w:cs="Arial"/>
          <w:color w:val="000000" w:themeColor="text1"/>
          <w:sz w:val="24"/>
          <w:szCs w:val="24"/>
        </w:rPr>
        <w:t>fibre</w:t>
      </w:r>
      <w:r w:rsidRPr="00672393">
        <w:rPr>
          <w:rFonts w:ascii="Arial" w:hAnsi="Arial" w:cs="Arial"/>
          <w:color w:val="000000" w:themeColor="text1"/>
          <w:sz w:val="24"/>
          <w:szCs w:val="24"/>
        </w:rPr>
        <w:t xml:space="preserve"> reinforced plastics for tanks and vessels.</w:t>
      </w:r>
    </w:p>
    <w:p w14:paraId="42C97057" w14:textId="76C6A888" w:rsidR="00653B9A" w:rsidRDefault="00653B9A" w:rsidP="002B5C26">
      <w:pPr>
        <w:jc w:val="both"/>
        <w:rPr>
          <w:rFonts w:ascii="Arial" w:hAnsi="Arial" w:cs="Arial"/>
          <w:b/>
          <w:bCs/>
          <w:color w:val="000000" w:themeColor="text1"/>
          <w:sz w:val="24"/>
          <w:szCs w:val="24"/>
        </w:rPr>
      </w:pPr>
      <w:r w:rsidRPr="002B5C26">
        <w:rPr>
          <w:rFonts w:ascii="Arial" w:hAnsi="Arial" w:cs="Arial"/>
          <w:noProof/>
          <w:color w:val="000000" w:themeColor="text1"/>
          <w:sz w:val="24"/>
          <w:szCs w:val="24"/>
        </w:rPr>
        <mc:AlternateContent>
          <mc:Choice Requires="wps">
            <w:drawing>
              <wp:anchor distT="45720" distB="45720" distL="114300" distR="114300" simplePos="0" relativeHeight="252536832" behindDoc="0" locked="0" layoutInCell="1" allowOverlap="1" wp14:anchorId="710B8CE4" wp14:editId="482C2638">
                <wp:simplePos x="0" y="0"/>
                <wp:positionH relativeFrom="column">
                  <wp:posOffset>-96520</wp:posOffset>
                </wp:positionH>
                <wp:positionV relativeFrom="paragraph">
                  <wp:posOffset>393700</wp:posOffset>
                </wp:positionV>
                <wp:extent cx="6638290" cy="1958975"/>
                <wp:effectExtent l="76200" t="57150" r="86360" b="117475"/>
                <wp:wrapSquare wrapText="bothSides"/>
                <wp:docPr id="2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8290" cy="1958975"/>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hemeClr val="accent2"/>
                        </a:lnRef>
                        <a:fillRef idx="3">
                          <a:schemeClr val="accent2"/>
                        </a:fillRef>
                        <a:effectRef idx="3">
                          <a:schemeClr val="accent2"/>
                        </a:effectRef>
                        <a:fontRef idx="minor">
                          <a:schemeClr val="lt1"/>
                        </a:fontRef>
                      </wps:style>
                      <wps:txb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B8CE4" id="_x0000_s1112" type="#_x0000_t202" style="position:absolute;left:0;text-align:left;margin-left:-7.6pt;margin-top:31pt;width:522.7pt;height:154.25pt;z-index:25253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" fillcolor="#ee853d [3029]" stroked="f">
                <v:fill color2="#ec7a2d [3173]" rotate="t" colors="0 #f18c55;.5 #f67b28;1 #e56b17" focus="100%" type="gradient">
                  <o:fill v:ext="view" type="gradientUnscaled"/>
                </v:fill>
                <v:shadow on="t" color="black" opacity="20971f" offset="0,2.2pt"/>
                <v:textbox>
                  <w:txbxContent>
                    <w:p w14:paraId="3017D9BC"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This increase in demand is led by strong demand growth in fiber reinforced plastics (FRP), marine components and wind energy sector. </w:t>
                      </w:r>
                    </w:p>
                    <w:p w14:paraId="5715A685" w14:textId="77777777"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Rising industrialization and urbanization have also contributed to the rising demand of the product in the region. </w:t>
                      </w:r>
                    </w:p>
                    <w:p w14:paraId="7B93385B" w14:textId="75158ED6" w:rsidR="00BF7D58" w:rsidRPr="00BF7D58" w:rsidRDefault="00BF7D58" w:rsidP="00F14E20">
                      <w:pPr>
                        <w:pStyle w:val="ListParagraph"/>
                        <w:numPr>
                          <w:ilvl w:val="0"/>
                          <w:numId w:val="10"/>
                        </w:numPr>
                        <w:spacing w:line="360" w:lineRule="auto"/>
                        <w:jc w:val="both"/>
                        <w:rPr>
                          <w:color w:val="000000" w:themeColor="text1"/>
                          <w:sz w:val="24"/>
                          <w:szCs w:val="24"/>
                        </w:rPr>
                      </w:pPr>
                      <w:r w:rsidRPr="00BF7D58">
                        <w:rPr>
                          <w:color w:val="000000" w:themeColor="text1"/>
                          <w:sz w:val="24"/>
                          <w:szCs w:val="24"/>
                        </w:rPr>
                        <w:t xml:space="preserve">The increase in demand in industrial applications where it is used as a lining system for water treatment, air pollution, chemical processing and mineral processing providing resistance from corrosion stimulated the market of vinyl ester resin in the region. </w:t>
                      </w:r>
                    </w:p>
                    <w:p w14:paraId="5C77464C" w14:textId="0B5A470E" w:rsidR="00BF7D58" w:rsidRDefault="00BF7D58"/>
                  </w:txbxContent>
                </v:textbox>
                <w10:wrap type="square"/>
              </v:shape>
            </w:pict>
          </mc:Fallback>
        </mc:AlternateContent>
      </w:r>
    </w:p>
    <w:p w14:paraId="0277F4F2" w14:textId="1B0E05A4" w:rsidR="00653B9A" w:rsidRDefault="00653B9A" w:rsidP="002B5C26">
      <w:pPr>
        <w:jc w:val="both"/>
        <w:rPr>
          <w:rFonts w:ascii="Arial" w:hAnsi="Arial" w:cs="Arial"/>
          <w:b/>
          <w:bCs/>
          <w:color w:val="000000" w:themeColor="text1"/>
          <w:sz w:val="24"/>
          <w:szCs w:val="24"/>
        </w:rPr>
      </w:pPr>
    </w:p>
    <w:p w14:paraId="4A0D9215" w14:textId="710D417A" w:rsidR="00653B9A" w:rsidRDefault="00653B9A" w:rsidP="002B5C26">
      <w:pPr>
        <w:jc w:val="both"/>
        <w:rPr>
          <w:rFonts w:ascii="Arial" w:hAnsi="Arial" w:cs="Arial"/>
          <w:b/>
          <w:bCs/>
          <w:color w:val="000000" w:themeColor="text1"/>
          <w:sz w:val="24"/>
          <w:szCs w:val="24"/>
        </w:rPr>
      </w:pPr>
    </w:p>
    <w:p w14:paraId="67C9CBCC" w14:textId="7E72DFE5" w:rsidR="00653B9A" w:rsidRDefault="00653B9A" w:rsidP="002B5C26">
      <w:pPr>
        <w:jc w:val="both"/>
        <w:rPr>
          <w:rFonts w:ascii="Arial" w:hAnsi="Arial" w:cs="Arial"/>
          <w:b/>
          <w:bCs/>
          <w:color w:val="000000" w:themeColor="text1"/>
          <w:sz w:val="24"/>
          <w:szCs w:val="24"/>
        </w:rPr>
      </w:pPr>
    </w:p>
    <w:p w14:paraId="2BA5B738" w14:textId="77363CC7" w:rsidR="003B1BF5" w:rsidRPr="002B5C26" w:rsidRDefault="002B5C26" w:rsidP="002B5C26">
      <w:pPr>
        <w:jc w:val="both"/>
        <w:rPr>
          <w:rFonts w:ascii="Arial" w:hAnsi="Arial" w:cs="Arial"/>
          <w:color w:val="000000" w:themeColor="text1"/>
          <w:sz w:val="24"/>
          <w:szCs w:val="24"/>
        </w:rPr>
      </w:pPr>
      <w:r w:rsidRPr="002B5C26">
        <w:rPr>
          <w:rFonts w:ascii="Arial" w:hAnsi="Arial" w:cs="Arial"/>
          <w:b/>
          <w:bCs/>
          <w:color w:val="000000" w:themeColor="text1"/>
          <w:sz w:val="24"/>
          <w:szCs w:val="24"/>
        </w:rPr>
        <w:t xml:space="preserve">Brazil Renewable Energy Production Percentage Share, By types of </w:t>
      </w:r>
      <w:r w:rsidR="006D4425" w:rsidRPr="002B5C26">
        <w:rPr>
          <w:rFonts w:ascii="Arial" w:hAnsi="Arial" w:cs="Arial"/>
          <w:b/>
          <w:bCs/>
          <w:color w:val="000000" w:themeColor="text1"/>
          <w:sz w:val="24"/>
          <w:szCs w:val="24"/>
        </w:rPr>
        <w:t>Sources</w:t>
      </w:r>
      <w:r w:rsidRPr="002B5C26">
        <w:rPr>
          <w:rFonts w:ascii="Arial" w:hAnsi="Arial" w:cs="Arial"/>
          <w:b/>
          <w:bCs/>
          <w:color w:val="000000" w:themeColor="text1"/>
          <w:sz w:val="24"/>
          <w:szCs w:val="24"/>
        </w:rPr>
        <w:t xml:space="preserve"> in 2020.</w:t>
      </w:r>
    </w:p>
    <w:p w14:paraId="50053D3E" w14:textId="2268D6FE" w:rsidR="003B1BF5" w:rsidRDefault="00545715">
      <w:pPr>
        <w:rPr>
          <w:color w:val="000000" w:themeColor="text1"/>
        </w:rPr>
      </w:pPr>
      <w:r w:rsidRPr="00545715">
        <w:rPr>
          <w:noProof/>
          <w:color w:val="000000" w:themeColor="text1"/>
        </w:rPr>
        <w:drawing>
          <wp:inline distT="0" distB="0" distL="0" distR="0" wp14:anchorId="65E439F3" wp14:editId="0E7938AA">
            <wp:extent cx="6457950" cy="3438525"/>
            <wp:effectExtent l="0" t="0" r="0" b="0"/>
            <wp:docPr id="2226" name="Chart 2226">
              <a:extLst xmlns:a="http://schemas.openxmlformats.org/drawingml/2006/main">
                <a:ext uri="{FF2B5EF4-FFF2-40B4-BE49-F238E27FC236}">
                  <a16:creationId xmlns:a16="http://schemas.microsoft.com/office/drawing/2014/main" id="{2AE15F28-3452-4499-85E5-ACAEFC2BAB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8E62FF7" w14:textId="5CFA851A" w:rsidR="00545715" w:rsidRDefault="00545715">
      <w:pPr>
        <w:rPr>
          <w:color w:val="000000" w:themeColor="text1"/>
        </w:rPr>
      </w:pPr>
    </w:p>
    <w:p w14:paraId="51E512C4" w14:textId="3E1C4588" w:rsidR="003B1BF5" w:rsidRDefault="003B1BF5">
      <w:pPr>
        <w:rPr>
          <w:color w:val="000000" w:themeColor="text1"/>
        </w:rPr>
      </w:pPr>
    </w:p>
    <w:p w14:paraId="0F716EB5" w14:textId="0FDB2538" w:rsidR="00555BDB" w:rsidRPr="0061645E" w:rsidRDefault="00555BDB" w:rsidP="00555BDB">
      <w:pPr>
        <w:rPr>
          <w:rFonts w:ascii="Arial" w:hAnsi="Arial" w:cs="Arial"/>
          <w:b/>
          <w:bCs/>
          <w:sz w:val="24"/>
          <w:szCs w:val="24"/>
        </w:rPr>
      </w:pPr>
      <w:r w:rsidRPr="0061645E">
        <w:rPr>
          <w:rFonts w:ascii="Arial" w:hAnsi="Arial" w:cs="Arial"/>
          <w:b/>
          <w:bCs/>
          <w:sz w:val="24"/>
          <w:szCs w:val="24"/>
        </w:rPr>
        <w:t>3.2.5.2. Operating Efficiency</w:t>
      </w:r>
    </w:p>
    <w:p w14:paraId="680370CE" w14:textId="20106878" w:rsidR="00E077DA" w:rsidRPr="0061645E" w:rsidRDefault="00E077DA">
      <w:pPr>
        <w:rPr>
          <w:rFonts w:ascii="Arial" w:hAnsi="Arial" w:cs="Arial"/>
          <w:b/>
          <w:bCs/>
          <w:sz w:val="24"/>
          <w:szCs w:val="24"/>
        </w:rPr>
      </w:pPr>
    </w:p>
    <w:p w14:paraId="04442896" w14:textId="5AD5019F" w:rsidR="00555BDB" w:rsidRPr="0061645E" w:rsidRDefault="00555BDB" w:rsidP="0061645E">
      <w:pPr>
        <w:rPr>
          <w:rFonts w:ascii="Arial" w:hAnsi="Arial" w:cs="Arial"/>
          <w:b/>
          <w:bCs/>
          <w:sz w:val="24"/>
          <w:szCs w:val="24"/>
        </w:rPr>
      </w:pPr>
      <w:r w:rsidRPr="0061645E">
        <w:rPr>
          <w:rFonts w:ascii="Arial" w:hAnsi="Arial" w:cs="Arial"/>
          <w:b/>
          <w:bCs/>
          <w:sz w:val="24"/>
          <w:szCs w:val="24"/>
        </w:rPr>
        <w:t>South America Vinyl Ester Resin Operating Efficiency (Percentage), 2015-2030F</w:t>
      </w:r>
    </w:p>
    <w:p w14:paraId="31C8D9E1" w14:textId="1945C06C" w:rsidR="00E20B48" w:rsidRPr="002B5730" w:rsidRDefault="00E20B48">
      <w:pPr>
        <w:rPr>
          <w:color w:val="000000" w:themeColor="text1"/>
        </w:rPr>
      </w:pPr>
    </w:p>
    <w:p w14:paraId="71BFCF7C" w14:textId="38F023F6" w:rsidR="002A5D60" w:rsidRDefault="00687E98">
      <w:pPr>
        <w:rPr>
          <w:color w:val="000000" w:themeColor="text1"/>
        </w:rPr>
      </w:pPr>
      <w:r w:rsidRPr="002B5730">
        <w:rPr>
          <w:noProof/>
          <w:color w:val="000000" w:themeColor="text1"/>
        </w:rPr>
        <mc:AlternateContent>
          <mc:Choice Requires="wps">
            <w:drawing>
              <wp:anchor distT="0" distB="0" distL="114300" distR="114300" simplePos="0" relativeHeight="252199936" behindDoc="0" locked="0" layoutInCell="1" allowOverlap="1" wp14:anchorId="71B09740" wp14:editId="2617C6C9">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11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F112AA" w:rsidRPr="002B5730">
        <w:rPr>
          <w:noProof/>
          <w:color w:val="000000" w:themeColor="text1"/>
        </w:rPr>
        <w:drawing>
          <wp:inline distT="0" distB="0" distL="0" distR="0" wp14:anchorId="336CE2FA" wp14:editId="6883C53C">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353E1E7" w14:textId="19355609" w:rsidR="003B1BF5" w:rsidRPr="00672393" w:rsidRDefault="00672393" w:rsidP="00672393">
      <w:pPr>
        <w:spacing w:line="360" w:lineRule="auto"/>
        <w:jc w:val="both"/>
        <w:rPr>
          <w:rFonts w:ascii="Arial" w:hAnsi="Arial" w:cs="Arial"/>
          <w:sz w:val="24"/>
          <w:szCs w:val="24"/>
        </w:rPr>
      </w:pPr>
      <w:r w:rsidRPr="00672393">
        <w:rPr>
          <w:rFonts w:ascii="Arial" w:hAnsi="Arial" w:cs="Arial"/>
          <w:sz w:val="24"/>
          <w:szCs w:val="24"/>
        </w:rPr>
        <w:t>There is a gradual increase in operating efficiency of all key manufacturers till 2019. The companies suffered a backlog in production efficiency rates in the year 2020 owing to the pandemic. However, as the South American market recovers to its pre pandemic levels of economic activity, the demand for vinyl ester in general is going to increase significantly showing operating efficiency of more than 70 %</w:t>
      </w:r>
    </w:p>
    <w:p w14:paraId="7D5B7AD3" w14:textId="11D13956" w:rsidR="00555BDB"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3.2.5.3. Demand By Application</w:t>
      </w:r>
    </w:p>
    <w:p w14:paraId="3B271871" w14:textId="3BD1C98C" w:rsidR="003D3AD1" w:rsidRPr="0061645E" w:rsidRDefault="00555BDB" w:rsidP="0061645E">
      <w:pPr>
        <w:spacing w:line="360" w:lineRule="auto"/>
        <w:rPr>
          <w:rFonts w:ascii="Arial" w:hAnsi="Arial" w:cs="Arial"/>
          <w:b/>
          <w:bCs/>
          <w:sz w:val="24"/>
          <w:szCs w:val="24"/>
        </w:rPr>
      </w:pPr>
      <w:r w:rsidRPr="0061645E">
        <w:rPr>
          <w:rFonts w:ascii="Arial" w:hAnsi="Arial" w:cs="Arial"/>
          <w:b/>
          <w:bCs/>
          <w:sz w:val="24"/>
          <w:szCs w:val="24"/>
        </w:rPr>
        <w:t>South America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49CC2287" w14:textId="236FB0AA" w:rsidR="003D3AD1" w:rsidRPr="002B5730" w:rsidRDefault="00672393">
      <w:pPr>
        <w:rPr>
          <w:color w:val="000000" w:themeColor="text1"/>
        </w:rPr>
      </w:pPr>
      <w:r w:rsidRPr="002B5730">
        <w:rPr>
          <w:b/>
          <w:noProof/>
          <w:color w:val="000000" w:themeColor="text1"/>
        </w:rPr>
        <mc:AlternateContent>
          <mc:Choice Requires="wps">
            <w:drawing>
              <wp:anchor distT="0" distB="0" distL="114300" distR="114300" simplePos="0" relativeHeight="252020736" behindDoc="0" locked="0" layoutInCell="1" allowOverlap="1" wp14:anchorId="0ECB9DCC" wp14:editId="181E9D63">
                <wp:simplePos x="0" y="0"/>
                <wp:positionH relativeFrom="margin">
                  <wp:posOffset>2876550</wp:posOffset>
                </wp:positionH>
                <wp:positionV relativeFrom="paragraph">
                  <wp:posOffset>2399665</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114" type="#_x0000_t202" style="position:absolute;margin-left:226.5pt;margin-top:188.95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B0ED8D7" wp14:editId="503B707E">
            <wp:extent cx="6457950" cy="2533650"/>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bl>
      <w:tblPr>
        <w:tblW w:w="10243" w:type="dxa"/>
        <w:tblInd w:w="-185" w:type="dxa"/>
        <w:tblLook w:val="04A0" w:firstRow="1" w:lastRow="0" w:firstColumn="1" w:lastColumn="0" w:noHBand="0" w:noVBand="1"/>
      </w:tblPr>
      <w:tblGrid>
        <w:gridCol w:w="1961"/>
        <w:gridCol w:w="859"/>
        <w:gridCol w:w="859"/>
        <w:gridCol w:w="859"/>
        <w:gridCol w:w="860"/>
        <w:gridCol w:w="981"/>
        <w:gridCol w:w="976"/>
        <w:gridCol w:w="976"/>
        <w:gridCol w:w="976"/>
        <w:gridCol w:w="936"/>
      </w:tblGrid>
      <w:tr w:rsidR="008D1421" w:rsidRPr="008D1421" w14:paraId="6CB129A4" w14:textId="77777777" w:rsidTr="008D1421">
        <w:trPr>
          <w:trHeight w:val="262"/>
        </w:trPr>
        <w:tc>
          <w:tcPr>
            <w:tcW w:w="196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CEA1B69" w14:textId="0ED93B82"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Application</w:t>
            </w:r>
            <w:r w:rsidR="007C5B32">
              <w:rPr>
                <w:rFonts w:ascii="Arial" w:eastAsia="Times New Roman" w:hAnsi="Arial" w:cs="Arial"/>
                <w:b/>
                <w:bCs/>
                <w:color w:val="FFFFFF" w:themeColor="background1"/>
                <w:sz w:val="20"/>
                <w:szCs w:val="20"/>
                <w:lang w:val="en-US"/>
              </w:rPr>
              <w:t xml:space="preserve"> </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0C2A5361"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9" w:type="dxa"/>
            <w:tcBorders>
              <w:top w:val="single" w:sz="4" w:space="0" w:color="auto"/>
              <w:left w:val="nil"/>
              <w:bottom w:val="single" w:sz="4" w:space="0" w:color="auto"/>
              <w:right w:val="single" w:sz="4" w:space="0" w:color="auto"/>
            </w:tcBorders>
            <w:shd w:val="clear" w:color="auto" w:fill="C00000"/>
            <w:noWrap/>
            <w:vAlign w:val="center"/>
            <w:hideMark/>
          </w:tcPr>
          <w:p w14:paraId="4ECD679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390CAE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60" w:type="dxa"/>
            <w:tcBorders>
              <w:top w:val="single" w:sz="4" w:space="0" w:color="auto"/>
              <w:left w:val="nil"/>
              <w:bottom w:val="single" w:sz="4" w:space="0" w:color="auto"/>
              <w:right w:val="single" w:sz="4" w:space="0" w:color="auto"/>
            </w:tcBorders>
            <w:shd w:val="clear" w:color="auto" w:fill="C00000"/>
            <w:noWrap/>
            <w:vAlign w:val="bottom"/>
            <w:hideMark/>
          </w:tcPr>
          <w:p w14:paraId="368C74D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1" w:type="dxa"/>
            <w:tcBorders>
              <w:top w:val="single" w:sz="4" w:space="0" w:color="auto"/>
              <w:left w:val="nil"/>
              <w:bottom w:val="single" w:sz="4" w:space="0" w:color="auto"/>
              <w:right w:val="single" w:sz="4" w:space="0" w:color="auto"/>
            </w:tcBorders>
            <w:shd w:val="clear" w:color="auto" w:fill="C00000"/>
            <w:noWrap/>
            <w:vAlign w:val="bottom"/>
            <w:hideMark/>
          </w:tcPr>
          <w:p w14:paraId="456C70B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6C2D174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18E3408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3BF7D62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36"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891CE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4751FDEF"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63975E07"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9" w:type="dxa"/>
            <w:tcBorders>
              <w:top w:val="nil"/>
              <w:left w:val="nil"/>
              <w:bottom w:val="single" w:sz="4" w:space="0" w:color="auto"/>
              <w:right w:val="single" w:sz="4" w:space="0" w:color="auto"/>
            </w:tcBorders>
            <w:shd w:val="clear" w:color="000000" w:fill="FFFFFF"/>
            <w:noWrap/>
            <w:vAlign w:val="center"/>
            <w:hideMark/>
          </w:tcPr>
          <w:p w14:paraId="40FF30A6" w14:textId="6DB3288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18FA1EAF" w14:textId="31A1D25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4E77D2E6" w14:textId="69D65A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60" w:type="dxa"/>
            <w:tcBorders>
              <w:top w:val="nil"/>
              <w:left w:val="nil"/>
              <w:bottom w:val="single" w:sz="4" w:space="0" w:color="auto"/>
              <w:right w:val="single" w:sz="4" w:space="0" w:color="auto"/>
            </w:tcBorders>
            <w:shd w:val="clear" w:color="000000" w:fill="FFFFFF"/>
            <w:noWrap/>
            <w:vAlign w:val="center"/>
            <w:hideMark/>
          </w:tcPr>
          <w:p w14:paraId="65E2ABA7" w14:textId="61F2E8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81" w:type="dxa"/>
            <w:tcBorders>
              <w:top w:val="nil"/>
              <w:left w:val="nil"/>
              <w:bottom w:val="single" w:sz="4" w:space="0" w:color="auto"/>
              <w:right w:val="single" w:sz="4" w:space="0" w:color="auto"/>
            </w:tcBorders>
            <w:shd w:val="clear" w:color="000000" w:fill="FFFFFF"/>
            <w:noWrap/>
            <w:vAlign w:val="center"/>
            <w:hideMark/>
          </w:tcPr>
          <w:p w14:paraId="43E0074D" w14:textId="390B082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76" w:type="dxa"/>
            <w:tcBorders>
              <w:top w:val="nil"/>
              <w:left w:val="nil"/>
              <w:bottom w:val="single" w:sz="4" w:space="0" w:color="auto"/>
              <w:right w:val="single" w:sz="4" w:space="0" w:color="auto"/>
            </w:tcBorders>
            <w:shd w:val="clear" w:color="000000" w:fill="FFFFFF"/>
            <w:noWrap/>
            <w:vAlign w:val="center"/>
            <w:hideMark/>
          </w:tcPr>
          <w:p w14:paraId="0484E274" w14:textId="1515D52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78F02892" w14:textId="41469F8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76" w:type="dxa"/>
            <w:tcBorders>
              <w:top w:val="nil"/>
              <w:left w:val="nil"/>
              <w:bottom w:val="single" w:sz="4" w:space="0" w:color="auto"/>
              <w:right w:val="single" w:sz="4" w:space="0" w:color="auto"/>
            </w:tcBorders>
            <w:shd w:val="clear" w:color="000000" w:fill="FFFFFF"/>
            <w:noWrap/>
            <w:vAlign w:val="center"/>
            <w:hideMark/>
          </w:tcPr>
          <w:p w14:paraId="2344AC02" w14:textId="0C72C46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936" w:type="dxa"/>
            <w:tcBorders>
              <w:top w:val="nil"/>
              <w:left w:val="nil"/>
              <w:bottom w:val="single" w:sz="4" w:space="0" w:color="auto"/>
              <w:right w:val="single" w:sz="4" w:space="0" w:color="auto"/>
            </w:tcBorders>
            <w:shd w:val="clear" w:color="000000" w:fill="FFFFFF"/>
            <w:noWrap/>
            <w:vAlign w:val="center"/>
            <w:hideMark/>
          </w:tcPr>
          <w:p w14:paraId="1D405037" w14:textId="68DFC6A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r>
      <w:tr w:rsidR="00195C31" w:rsidRPr="008D1421" w14:paraId="611D7B8E"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2F879D41"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9" w:type="dxa"/>
            <w:tcBorders>
              <w:top w:val="nil"/>
              <w:left w:val="nil"/>
              <w:bottom w:val="single" w:sz="4" w:space="0" w:color="auto"/>
              <w:right w:val="single" w:sz="4" w:space="0" w:color="auto"/>
            </w:tcBorders>
            <w:shd w:val="clear" w:color="000000" w:fill="FFFFFF"/>
            <w:noWrap/>
            <w:vAlign w:val="center"/>
            <w:hideMark/>
          </w:tcPr>
          <w:p w14:paraId="00A8A1E1" w14:textId="5AFDE5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6056F15B" w14:textId="08A36D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27607E1" w14:textId="473A9D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60" w:type="dxa"/>
            <w:tcBorders>
              <w:top w:val="nil"/>
              <w:left w:val="nil"/>
              <w:bottom w:val="single" w:sz="4" w:space="0" w:color="auto"/>
              <w:right w:val="single" w:sz="4" w:space="0" w:color="auto"/>
            </w:tcBorders>
            <w:shd w:val="clear" w:color="000000" w:fill="FFFFFF"/>
            <w:noWrap/>
            <w:vAlign w:val="center"/>
            <w:hideMark/>
          </w:tcPr>
          <w:p w14:paraId="0518FD30" w14:textId="5A0CD6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1" w:type="dxa"/>
            <w:tcBorders>
              <w:top w:val="nil"/>
              <w:left w:val="nil"/>
              <w:bottom w:val="single" w:sz="4" w:space="0" w:color="auto"/>
              <w:right w:val="single" w:sz="4" w:space="0" w:color="auto"/>
            </w:tcBorders>
            <w:shd w:val="clear" w:color="000000" w:fill="FFFFFF"/>
            <w:noWrap/>
            <w:vAlign w:val="center"/>
            <w:hideMark/>
          </w:tcPr>
          <w:p w14:paraId="2AB5C1A1" w14:textId="67E9747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19D207E3" w14:textId="7B3703B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298541DB" w14:textId="1C6199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32970969" w14:textId="3FC4C4E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42B627B1" w14:textId="75EDFA2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1834E481"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319D0A6"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9" w:type="dxa"/>
            <w:tcBorders>
              <w:top w:val="nil"/>
              <w:left w:val="nil"/>
              <w:bottom w:val="single" w:sz="4" w:space="0" w:color="auto"/>
              <w:right w:val="single" w:sz="4" w:space="0" w:color="auto"/>
            </w:tcBorders>
            <w:shd w:val="clear" w:color="000000" w:fill="FFFFFF"/>
            <w:noWrap/>
            <w:vAlign w:val="center"/>
            <w:hideMark/>
          </w:tcPr>
          <w:p w14:paraId="506656E1" w14:textId="6FF518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011FE922" w14:textId="6A0DAF4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59" w:type="dxa"/>
            <w:tcBorders>
              <w:top w:val="nil"/>
              <w:left w:val="nil"/>
              <w:bottom w:val="single" w:sz="4" w:space="0" w:color="auto"/>
              <w:right w:val="single" w:sz="4" w:space="0" w:color="auto"/>
            </w:tcBorders>
            <w:shd w:val="clear" w:color="000000" w:fill="FFFFFF"/>
            <w:noWrap/>
            <w:vAlign w:val="center"/>
            <w:hideMark/>
          </w:tcPr>
          <w:p w14:paraId="403F6656" w14:textId="63CA535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5B45D8CB" w14:textId="1E68E2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81" w:type="dxa"/>
            <w:tcBorders>
              <w:top w:val="nil"/>
              <w:left w:val="nil"/>
              <w:bottom w:val="single" w:sz="4" w:space="0" w:color="auto"/>
              <w:right w:val="single" w:sz="4" w:space="0" w:color="auto"/>
            </w:tcBorders>
            <w:shd w:val="clear" w:color="000000" w:fill="FFFFFF"/>
            <w:noWrap/>
            <w:vAlign w:val="center"/>
            <w:hideMark/>
          </w:tcPr>
          <w:p w14:paraId="219ACA1A" w14:textId="592DBD8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4A47FF91" w14:textId="2D10281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47243963" w14:textId="033FEB2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76" w:type="dxa"/>
            <w:tcBorders>
              <w:top w:val="nil"/>
              <w:left w:val="nil"/>
              <w:bottom w:val="single" w:sz="4" w:space="0" w:color="auto"/>
              <w:right w:val="single" w:sz="4" w:space="0" w:color="auto"/>
            </w:tcBorders>
            <w:shd w:val="clear" w:color="000000" w:fill="FFFFFF"/>
            <w:noWrap/>
            <w:vAlign w:val="center"/>
            <w:hideMark/>
          </w:tcPr>
          <w:p w14:paraId="7F70C5AF" w14:textId="657D6E2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36" w:type="dxa"/>
            <w:tcBorders>
              <w:top w:val="nil"/>
              <w:left w:val="nil"/>
              <w:bottom w:val="single" w:sz="4" w:space="0" w:color="auto"/>
              <w:right w:val="single" w:sz="4" w:space="0" w:color="auto"/>
            </w:tcBorders>
            <w:shd w:val="clear" w:color="000000" w:fill="FFFFFF"/>
            <w:noWrap/>
            <w:vAlign w:val="center"/>
            <w:hideMark/>
          </w:tcPr>
          <w:p w14:paraId="59331837" w14:textId="24AD1A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r>
      <w:tr w:rsidR="00195C31" w:rsidRPr="008D1421" w14:paraId="740A0C30"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2ED94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9" w:type="dxa"/>
            <w:tcBorders>
              <w:top w:val="nil"/>
              <w:left w:val="nil"/>
              <w:bottom w:val="single" w:sz="4" w:space="0" w:color="auto"/>
              <w:right w:val="single" w:sz="4" w:space="0" w:color="auto"/>
            </w:tcBorders>
            <w:shd w:val="clear" w:color="000000" w:fill="FFFFFF"/>
            <w:noWrap/>
            <w:vAlign w:val="center"/>
            <w:hideMark/>
          </w:tcPr>
          <w:p w14:paraId="6051EC94" w14:textId="2F5173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41EDD2AA" w14:textId="66B861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59" w:type="dxa"/>
            <w:tcBorders>
              <w:top w:val="nil"/>
              <w:left w:val="nil"/>
              <w:bottom w:val="single" w:sz="4" w:space="0" w:color="auto"/>
              <w:right w:val="single" w:sz="4" w:space="0" w:color="auto"/>
            </w:tcBorders>
            <w:shd w:val="clear" w:color="000000" w:fill="FFFFFF"/>
            <w:noWrap/>
            <w:vAlign w:val="center"/>
            <w:hideMark/>
          </w:tcPr>
          <w:p w14:paraId="5BB7A8FC" w14:textId="3FB97C3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60" w:type="dxa"/>
            <w:tcBorders>
              <w:top w:val="nil"/>
              <w:left w:val="nil"/>
              <w:bottom w:val="single" w:sz="4" w:space="0" w:color="auto"/>
              <w:right w:val="single" w:sz="4" w:space="0" w:color="auto"/>
            </w:tcBorders>
            <w:shd w:val="clear" w:color="000000" w:fill="FFFFFF"/>
            <w:noWrap/>
            <w:vAlign w:val="center"/>
            <w:hideMark/>
          </w:tcPr>
          <w:p w14:paraId="2FDAB499" w14:textId="223CF3D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81" w:type="dxa"/>
            <w:tcBorders>
              <w:top w:val="nil"/>
              <w:left w:val="nil"/>
              <w:bottom w:val="single" w:sz="4" w:space="0" w:color="auto"/>
              <w:right w:val="single" w:sz="4" w:space="0" w:color="auto"/>
            </w:tcBorders>
            <w:shd w:val="clear" w:color="000000" w:fill="FFFFFF"/>
            <w:noWrap/>
            <w:vAlign w:val="center"/>
            <w:hideMark/>
          </w:tcPr>
          <w:p w14:paraId="744F1E61" w14:textId="6863E04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76" w:type="dxa"/>
            <w:tcBorders>
              <w:top w:val="nil"/>
              <w:left w:val="nil"/>
              <w:bottom w:val="single" w:sz="4" w:space="0" w:color="auto"/>
              <w:right w:val="single" w:sz="4" w:space="0" w:color="auto"/>
            </w:tcBorders>
            <w:shd w:val="clear" w:color="000000" w:fill="FFFFFF"/>
            <w:noWrap/>
            <w:vAlign w:val="center"/>
            <w:hideMark/>
          </w:tcPr>
          <w:p w14:paraId="1A4D7669" w14:textId="5384D80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28C467B2" w14:textId="57693BA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1D76AEB" w14:textId="0E964C3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36" w:type="dxa"/>
            <w:tcBorders>
              <w:top w:val="nil"/>
              <w:left w:val="nil"/>
              <w:bottom w:val="single" w:sz="4" w:space="0" w:color="auto"/>
              <w:right w:val="single" w:sz="4" w:space="0" w:color="auto"/>
            </w:tcBorders>
            <w:shd w:val="clear" w:color="000000" w:fill="FFFFFF"/>
            <w:noWrap/>
            <w:vAlign w:val="center"/>
            <w:hideMark/>
          </w:tcPr>
          <w:p w14:paraId="56ED98C1" w14:textId="32D8BFE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r>
      <w:tr w:rsidR="00195C31" w:rsidRPr="008D1421" w14:paraId="01E07027" w14:textId="77777777" w:rsidTr="00AF59DD">
        <w:trPr>
          <w:trHeight w:val="309"/>
        </w:trPr>
        <w:tc>
          <w:tcPr>
            <w:tcW w:w="1961" w:type="dxa"/>
            <w:tcBorders>
              <w:top w:val="nil"/>
              <w:left w:val="single" w:sz="4" w:space="0" w:color="auto"/>
              <w:bottom w:val="single" w:sz="4" w:space="0" w:color="auto"/>
              <w:right w:val="single" w:sz="4" w:space="0" w:color="auto"/>
            </w:tcBorders>
            <w:shd w:val="clear" w:color="000000" w:fill="FFFFFF"/>
            <w:noWrap/>
            <w:vAlign w:val="bottom"/>
            <w:hideMark/>
          </w:tcPr>
          <w:p w14:paraId="408272BE" w14:textId="77777777" w:rsidR="00195C31" w:rsidRPr="00F27D0D" w:rsidRDefault="00195C31" w:rsidP="00195C31">
            <w:pPr>
              <w:spacing w:after="0" w:line="240" w:lineRule="auto"/>
              <w:rPr>
                <w:rFonts w:ascii="Arial" w:eastAsia="Times New Roman" w:hAnsi="Arial" w:cs="Arial"/>
                <w:b/>
                <w:bCs/>
                <w:color w:val="000000"/>
                <w:sz w:val="20"/>
                <w:szCs w:val="20"/>
                <w:lang w:val="en-US"/>
              </w:rPr>
            </w:pPr>
            <w:r w:rsidRPr="00F27D0D">
              <w:rPr>
                <w:rFonts w:ascii="Arial" w:hAnsi="Arial" w:cs="Arial"/>
                <w:b/>
                <w:bCs/>
                <w:color w:val="000000"/>
                <w:sz w:val="20"/>
                <w:szCs w:val="20"/>
              </w:rPr>
              <w:t>Total</w:t>
            </w:r>
          </w:p>
        </w:tc>
        <w:tc>
          <w:tcPr>
            <w:tcW w:w="859" w:type="dxa"/>
            <w:tcBorders>
              <w:top w:val="nil"/>
              <w:left w:val="nil"/>
              <w:bottom w:val="single" w:sz="4" w:space="0" w:color="auto"/>
              <w:right w:val="single" w:sz="4" w:space="0" w:color="auto"/>
            </w:tcBorders>
            <w:shd w:val="clear" w:color="000000" w:fill="FFFFFF"/>
            <w:noWrap/>
            <w:vAlign w:val="center"/>
            <w:hideMark/>
          </w:tcPr>
          <w:p w14:paraId="6778ACAD" w14:textId="66EA297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1B8557E5" w14:textId="4B452612"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59" w:type="dxa"/>
            <w:tcBorders>
              <w:top w:val="nil"/>
              <w:left w:val="nil"/>
              <w:bottom w:val="single" w:sz="4" w:space="0" w:color="auto"/>
              <w:right w:val="single" w:sz="4" w:space="0" w:color="auto"/>
            </w:tcBorders>
            <w:shd w:val="clear" w:color="000000" w:fill="FFFFFF"/>
            <w:noWrap/>
            <w:vAlign w:val="center"/>
            <w:hideMark/>
          </w:tcPr>
          <w:p w14:paraId="6589A702" w14:textId="3CBFE57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60" w:type="dxa"/>
            <w:tcBorders>
              <w:top w:val="nil"/>
              <w:left w:val="nil"/>
              <w:bottom w:val="single" w:sz="4" w:space="0" w:color="auto"/>
              <w:right w:val="single" w:sz="4" w:space="0" w:color="auto"/>
            </w:tcBorders>
            <w:shd w:val="clear" w:color="000000" w:fill="FFFFFF"/>
            <w:noWrap/>
            <w:vAlign w:val="center"/>
            <w:hideMark/>
          </w:tcPr>
          <w:p w14:paraId="6CD8E81E" w14:textId="563440F8"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81" w:type="dxa"/>
            <w:tcBorders>
              <w:top w:val="nil"/>
              <w:left w:val="nil"/>
              <w:bottom w:val="single" w:sz="4" w:space="0" w:color="auto"/>
              <w:right w:val="single" w:sz="4" w:space="0" w:color="auto"/>
            </w:tcBorders>
            <w:shd w:val="clear" w:color="000000" w:fill="FFFFFF"/>
            <w:noWrap/>
            <w:vAlign w:val="center"/>
            <w:hideMark/>
          </w:tcPr>
          <w:p w14:paraId="584DB26B" w14:textId="6B813494"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76" w:type="dxa"/>
            <w:tcBorders>
              <w:top w:val="nil"/>
              <w:left w:val="nil"/>
              <w:bottom w:val="single" w:sz="4" w:space="0" w:color="auto"/>
              <w:right w:val="single" w:sz="4" w:space="0" w:color="auto"/>
            </w:tcBorders>
            <w:shd w:val="clear" w:color="000000" w:fill="FFFFFF"/>
            <w:noWrap/>
            <w:vAlign w:val="center"/>
            <w:hideMark/>
          </w:tcPr>
          <w:p w14:paraId="37C2A5E3" w14:textId="46F32F0C"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76" w:type="dxa"/>
            <w:tcBorders>
              <w:top w:val="nil"/>
              <w:left w:val="nil"/>
              <w:bottom w:val="single" w:sz="4" w:space="0" w:color="auto"/>
              <w:right w:val="single" w:sz="4" w:space="0" w:color="auto"/>
            </w:tcBorders>
            <w:shd w:val="clear" w:color="000000" w:fill="FFFFFF"/>
            <w:noWrap/>
            <w:vAlign w:val="center"/>
            <w:hideMark/>
          </w:tcPr>
          <w:p w14:paraId="4162C856" w14:textId="6D8DB599"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76" w:type="dxa"/>
            <w:tcBorders>
              <w:top w:val="nil"/>
              <w:left w:val="nil"/>
              <w:bottom w:val="single" w:sz="4" w:space="0" w:color="auto"/>
              <w:right w:val="single" w:sz="4" w:space="0" w:color="auto"/>
            </w:tcBorders>
            <w:shd w:val="clear" w:color="000000" w:fill="FFFFFF"/>
            <w:noWrap/>
            <w:vAlign w:val="center"/>
            <w:hideMark/>
          </w:tcPr>
          <w:p w14:paraId="3BB9B210" w14:textId="7A94E367"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36" w:type="dxa"/>
            <w:tcBorders>
              <w:top w:val="nil"/>
              <w:left w:val="nil"/>
              <w:bottom w:val="single" w:sz="4" w:space="0" w:color="auto"/>
              <w:right w:val="single" w:sz="4" w:space="0" w:color="auto"/>
            </w:tcBorders>
            <w:shd w:val="clear" w:color="000000" w:fill="FFFFFF"/>
            <w:noWrap/>
            <w:vAlign w:val="center"/>
            <w:hideMark/>
          </w:tcPr>
          <w:p w14:paraId="0077756C" w14:textId="30DE1CA3" w:rsidR="00195C31" w:rsidRPr="00F27D0D"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0BC87C7A" w14:textId="2886A8CE" w:rsidR="00E2530D" w:rsidRDefault="008D1421" w:rsidP="00990C86">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
          <w:noProof/>
          <w:color w:val="000000" w:themeColor="text1"/>
        </w:rPr>
        <mc:AlternateContent>
          <mc:Choice Requires="wps">
            <w:drawing>
              <wp:anchor distT="0" distB="0" distL="114300" distR="114300" simplePos="0" relativeHeight="252489728" behindDoc="0" locked="0" layoutInCell="1" allowOverlap="1" wp14:anchorId="554C6DF7" wp14:editId="7CC74A19">
                <wp:simplePos x="0" y="0"/>
                <wp:positionH relativeFrom="margin">
                  <wp:posOffset>3040083</wp:posOffset>
                </wp:positionH>
                <wp:positionV relativeFrom="paragraph">
                  <wp:posOffset>11875</wp:posOffset>
                </wp:positionV>
                <wp:extent cx="3345180" cy="476250"/>
                <wp:effectExtent l="0" t="0" r="0" b="0"/>
                <wp:wrapNone/>
                <wp:docPr id="127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4C6DF7" id="_x0000_s1115" type="#_x0000_t202" style="position:absolute;left:0;text-align:left;margin-left:239.4pt;margin-top:.95pt;width:263.4pt;height:37.5pt;z-index:25248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" filled="f" stroked="f">
                <v:textbox>
                  <w:txbxContent>
                    <w:p w14:paraId="24BF3E55"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 xml:space="preserve">Others </w:t>
                      </w:r>
                      <w:r w:rsidRPr="00547E79">
                        <w:rPr>
                          <w:rFonts w:ascii="Verdana" w:eastAsia="Verdana" w:hAnsi="Verdana" w:cs="Verdana"/>
                          <w:i/>
                          <w:iCs/>
                          <w:color w:val="000000" w:themeColor="text1"/>
                          <w:kern w:val="24"/>
                          <w:sz w:val="12"/>
                          <w:szCs w:val="12"/>
                        </w:rPr>
                        <w:t>include Défense</w:t>
                      </w:r>
                      <w:r w:rsidRPr="003D3AD1">
                        <w:rPr>
                          <w:rFonts w:ascii="Verdana" w:eastAsia="Verdana" w:hAnsi="Verdana" w:cs="Verdana"/>
                          <w:i/>
                          <w:iCs/>
                          <w:color w:val="000000" w:themeColor="text1"/>
                          <w:kern w:val="24"/>
                          <w:sz w:val="12"/>
                          <w:szCs w:val="12"/>
                        </w:rPr>
                        <w:t>, Aerospace, Electrical and electronics etc.</w:t>
                      </w:r>
                    </w:p>
                    <w:p w14:paraId="57C6FA0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F5D65E9" w14:textId="77777777" w:rsidR="00195C31" w:rsidRDefault="00195C31" w:rsidP="00555BDB">
      <w:pPr>
        <w:spacing w:line="360" w:lineRule="auto"/>
        <w:jc w:val="both"/>
        <w:rPr>
          <w:rFonts w:ascii="Arial" w:hAnsi="Arial" w:cs="Arial"/>
          <w:sz w:val="24"/>
          <w:szCs w:val="24"/>
        </w:rPr>
      </w:pPr>
    </w:p>
    <w:p w14:paraId="24E3959A" w14:textId="26F0CFB7" w:rsidR="00195C31" w:rsidRPr="00195C31" w:rsidRDefault="00195C31" w:rsidP="00555BDB">
      <w:pPr>
        <w:spacing w:line="360" w:lineRule="auto"/>
        <w:jc w:val="both"/>
        <w:rPr>
          <w:rFonts w:ascii="Arial" w:hAnsi="Arial" w:cs="Arial"/>
          <w:sz w:val="24"/>
          <w:szCs w:val="24"/>
        </w:rPr>
      </w:pPr>
      <w:r w:rsidRPr="00195C31">
        <w:rPr>
          <w:rFonts w:ascii="Arial" w:hAnsi="Arial" w:cs="Arial"/>
          <w:sz w:val="24"/>
          <w:szCs w:val="24"/>
        </w:rPr>
        <w:t xml:space="preserve">Vinyl </w:t>
      </w:r>
      <w:r>
        <w:rPr>
          <w:rFonts w:ascii="Arial" w:hAnsi="Arial" w:cs="Arial"/>
          <w:sz w:val="24"/>
          <w:szCs w:val="24"/>
        </w:rPr>
        <w:t>E</w:t>
      </w:r>
      <w:r w:rsidRPr="00195C31">
        <w:rPr>
          <w:rFonts w:ascii="Arial" w:hAnsi="Arial" w:cs="Arial"/>
          <w:sz w:val="24"/>
          <w:szCs w:val="24"/>
        </w:rPr>
        <w:t>ster offers wide range of applications including pipes and tanks, marine components, renewables etc. Over the past several years, pipes and tanks segment holds largest market share in the vinyl ester market at about 60% as of 2020 and is forecasted to hold more than 60% market share by 2030 owing to increasing demand in Chlor-alkali and chemical industry, power generation industry, mining and metal industry, industrial water and wastewater industry, food processing industry, and pulp and paper industry.</w:t>
      </w:r>
    </w:p>
    <w:p w14:paraId="65BB36A6" w14:textId="77777777" w:rsidR="00195C31" w:rsidRDefault="00195C31" w:rsidP="00555BDB">
      <w:pPr>
        <w:spacing w:line="360" w:lineRule="auto"/>
        <w:jc w:val="both"/>
        <w:rPr>
          <w:rFonts w:ascii="Arial" w:hAnsi="Arial" w:cs="Arial"/>
          <w:b/>
          <w:bCs/>
          <w:sz w:val="24"/>
          <w:szCs w:val="24"/>
        </w:rPr>
      </w:pPr>
    </w:p>
    <w:p w14:paraId="616C840F" w14:textId="3D1B91F5" w:rsidR="00555BDB" w:rsidRPr="00555BDB" w:rsidRDefault="00555BDB" w:rsidP="00555BDB">
      <w:pPr>
        <w:spacing w:line="360" w:lineRule="auto"/>
        <w:jc w:val="both"/>
        <w:rPr>
          <w:rFonts w:ascii="Arial" w:hAnsi="Arial" w:cs="Arial"/>
          <w:b/>
          <w:bCs/>
          <w:sz w:val="24"/>
          <w:szCs w:val="24"/>
        </w:rPr>
      </w:pPr>
      <w:r w:rsidRPr="00555BDB">
        <w:rPr>
          <w:rFonts w:ascii="Arial" w:hAnsi="Arial" w:cs="Arial"/>
          <w:b/>
          <w:bCs/>
          <w:sz w:val="24"/>
          <w:szCs w:val="24"/>
        </w:rPr>
        <w:t>3.2.5.4. Demand By Type</w:t>
      </w:r>
    </w:p>
    <w:p w14:paraId="557EBBF9" w14:textId="64FB2C8D" w:rsidR="00555BDB" w:rsidRPr="0061645E" w:rsidRDefault="00555BDB" w:rsidP="00990C86">
      <w:pPr>
        <w:spacing w:line="360" w:lineRule="auto"/>
        <w:jc w:val="both"/>
        <w:rPr>
          <w:rFonts w:ascii="Arial" w:hAnsi="Arial" w:cs="Arial"/>
          <w:b/>
          <w:bCs/>
          <w:sz w:val="24"/>
          <w:szCs w:val="24"/>
        </w:rPr>
        <w:sectPr w:rsidR="00555BDB" w:rsidRP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A3CE3C" w14:textId="0C0CAF58" w:rsidR="00990C86" w:rsidRPr="0061645E" w:rsidRDefault="00555BDB" w:rsidP="00555BDB">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5B4DB596" w14:textId="36799D9A" w:rsidR="00023038" w:rsidRPr="002B5730" w:rsidRDefault="005F220B">
      <w:pPr>
        <w:rPr>
          <w:color w:val="000000" w:themeColor="text1"/>
        </w:rPr>
      </w:pPr>
      <w:r w:rsidRPr="002B5730">
        <w:rPr>
          <w:bCs/>
          <w:noProof/>
          <w:color w:val="000000" w:themeColor="text1"/>
        </w:rPr>
        <mc:AlternateContent>
          <mc:Choice Requires="wps">
            <w:drawing>
              <wp:anchor distT="0" distB="0" distL="114300" distR="114300" simplePos="0" relativeHeight="252028928" behindDoc="0" locked="0" layoutInCell="1" allowOverlap="1" wp14:anchorId="78933423" wp14:editId="130BFCB4">
                <wp:simplePos x="0" y="0"/>
                <wp:positionH relativeFrom="margin">
                  <wp:posOffset>2664460</wp:posOffset>
                </wp:positionH>
                <wp:positionV relativeFrom="paragraph">
                  <wp:posOffset>2935605</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116" type="#_x0000_t202" style="position:absolute;margin-left:209.8pt;margin-top:231.1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" filled="f" stroked="f">
                <v:textbox>
                  <w:txbxContent>
                    <w:p w14:paraId="28925BB4" w14:textId="77EB2424"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sidR="00C34E60">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1039EA" w:rsidRPr="002B5730">
        <w:rPr>
          <w:noProof/>
          <w:color w:val="000000" w:themeColor="text1"/>
        </w:rPr>
        <w:drawing>
          <wp:inline distT="0" distB="0" distL="0" distR="0" wp14:anchorId="03570095" wp14:editId="5BCF76C5">
            <wp:extent cx="6381750" cy="3333750"/>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bl>
      <w:tblPr>
        <w:tblW w:w="10480" w:type="dxa"/>
        <w:tblInd w:w="-185" w:type="dxa"/>
        <w:tblLook w:val="04A0" w:firstRow="1" w:lastRow="0" w:firstColumn="1" w:lastColumn="0" w:noHBand="0" w:noVBand="1"/>
      </w:tblPr>
      <w:tblGrid>
        <w:gridCol w:w="2007"/>
        <w:gridCol w:w="878"/>
        <w:gridCol w:w="878"/>
        <w:gridCol w:w="878"/>
        <w:gridCol w:w="880"/>
        <w:gridCol w:w="1004"/>
        <w:gridCol w:w="999"/>
        <w:gridCol w:w="999"/>
        <w:gridCol w:w="999"/>
        <w:gridCol w:w="958"/>
      </w:tblGrid>
      <w:tr w:rsidR="008D1421" w:rsidRPr="008D1421" w14:paraId="018F8D89" w14:textId="77777777" w:rsidTr="007C1CD8">
        <w:trPr>
          <w:trHeight w:val="521"/>
        </w:trPr>
        <w:tc>
          <w:tcPr>
            <w:tcW w:w="2007"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2736074" w14:textId="4DEA4EF8"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Demand by Type</w:t>
            </w:r>
            <w:r w:rsidR="007C5B32">
              <w:rPr>
                <w:rFonts w:ascii="Arial" w:eastAsia="Times New Roman" w:hAnsi="Arial" w:cs="Arial"/>
                <w:b/>
                <w:bCs/>
                <w:color w:val="FFFFFF" w:themeColor="background1"/>
                <w:sz w:val="20"/>
                <w:szCs w:val="20"/>
                <w:lang w:val="en-US"/>
              </w:rPr>
              <w:t xml:space="preserve"> </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7F483514"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8" w:type="dxa"/>
            <w:tcBorders>
              <w:top w:val="single" w:sz="4" w:space="0" w:color="auto"/>
              <w:left w:val="nil"/>
              <w:bottom w:val="single" w:sz="4" w:space="0" w:color="auto"/>
              <w:right w:val="single" w:sz="4" w:space="0" w:color="auto"/>
            </w:tcBorders>
            <w:shd w:val="clear" w:color="auto" w:fill="C00000"/>
            <w:noWrap/>
            <w:vAlign w:val="center"/>
            <w:hideMark/>
          </w:tcPr>
          <w:p w14:paraId="10293289"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8" w:type="dxa"/>
            <w:tcBorders>
              <w:top w:val="single" w:sz="4" w:space="0" w:color="auto"/>
              <w:left w:val="nil"/>
              <w:bottom w:val="single" w:sz="4" w:space="0" w:color="auto"/>
              <w:right w:val="single" w:sz="4" w:space="0" w:color="auto"/>
            </w:tcBorders>
            <w:shd w:val="clear" w:color="auto" w:fill="C00000"/>
            <w:noWrap/>
            <w:vAlign w:val="bottom"/>
            <w:hideMark/>
          </w:tcPr>
          <w:p w14:paraId="1784656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80" w:type="dxa"/>
            <w:tcBorders>
              <w:top w:val="single" w:sz="4" w:space="0" w:color="auto"/>
              <w:left w:val="nil"/>
              <w:bottom w:val="single" w:sz="4" w:space="0" w:color="auto"/>
              <w:right w:val="single" w:sz="4" w:space="0" w:color="auto"/>
            </w:tcBorders>
            <w:shd w:val="clear" w:color="auto" w:fill="C00000"/>
            <w:noWrap/>
            <w:vAlign w:val="bottom"/>
            <w:hideMark/>
          </w:tcPr>
          <w:p w14:paraId="4D32B34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4" w:type="dxa"/>
            <w:tcBorders>
              <w:top w:val="single" w:sz="4" w:space="0" w:color="auto"/>
              <w:left w:val="nil"/>
              <w:bottom w:val="single" w:sz="4" w:space="0" w:color="auto"/>
              <w:right w:val="single" w:sz="4" w:space="0" w:color="auto"/>
            </w:tcBorders>
            <w:shd w:val="clear" w:color="auto" w:fill="C00000"/>
            <w:noWrap/>
            <w:vAlign w:val="bottom"/>
            <w:hideMark/>
          </w:tcPr>
          <w:p w14:paraId="2D15621F"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28620E3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54C8FED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9" w:type="dxa"/>
            <w:tcBorders>
              <w:top w:val="single" w:sz="4" w:space="0" w:color="auto"/>
              <w:left w:val="nil"/>
              <w:bottom w:val="single" w:sz="4" w:space="0" w:color="auto"/>
              <w:right w:val="single" w:sz="4" w:space="0" w:color="auto"/>
            </w:tcBorders>
            <w:shd w:val="clear" w:color="auto" w:fill="C00000"/>
            <w:noWrap/>
            <w:vAlign w:val="bottom"/>
            <w:hideMark/>
          </w:tcPr>
          <w:p w14:paraId="725C64A3"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DFB022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264AA96"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B3566AE"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4AB11DF8" w14:textId="0E36568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07D782BF" w14:textId="6B30F8C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78" w:type="dxa"/>
            <w:tcBorders>
              <w:top w:val="nil"/>
              <w:left w:val="nil"/>
              <w:bottom w:val="single" w:sz="4" w:space="0" w:color="auto"/>
              <w:right w:val="single" w:sz="4" w:space="0" w:color="auto"/>
            </w:tcBorders>
            <w:shd w:val="clear" w:color="000000" w:fill="FFFFFF"/>
            <w:noWrap/>
            <w:vAlign w:val="center"/>
            <w:hideMark/>
          </w:tcPr>
          <w:p w14:paraId="71BF9015" w14:textId="3541015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80" w:type="dxa"/>
            <w:tcBorders>
              <w:top w:val="nil"/>
              <w:left w:val="nil"/>
              <w:bottom w:val="single" w:sz="4" w:space="0" w:color="auto"/>
              <w:right w:val="single" w:sz="4" w:space="0" w:color="auto"/>
            </w:tcBorders>
            <w:shd w:val="clear" w:color="000000" w:fill="FFFFFF"/>
            <w:noWrap/>
            <w:vAlign w:val="center"/>
            <w:hideMark/>
          </w:tcPr>
          <w:p w14:paraId="5D076665" w14:textId="6ED7BFE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04" w:type="dxa"/>
            <w:tcBorders>
              <w:top w:val="nil"/>
              <w:left w:val="nil"/>
              <w:bottom w:val="single" w:sz="4" w:space="0" w:color="auto"/>
              <w:right w:val="single" w:sz="4" w:space="0" w:color="auto"/>
            </w:tcBorders>
            <w:shd w:val="clear" w:color="000000" w:fill="FFFFFF"/>
            <w:noWrap/>
            <w:vAlign w:val="center"/>
            <w:hideMark/>
          </w:tcPr>
          <w:p w14:paraId="7FF018C3" w14:textId="5F701A7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99" w:type="dxa"/>
            <w:tcBorders>
              <w:top w:val="nil"/>
              <w:left w:val="nil"/>
              <w:bottom w:val="single" w:sz="4" w:space="0" w:color="auto"/>
              <w:right w:val="single" w:sz="4" w:space="0" w:color="auto"/>
            </w:tcBorders>
            <w:shd w:val="clear" w:color="000000" w:fill="FFFFFF"/>
            <w:noWrap/>
            <w:vAlign w:val="center"/>
            <w:hideMark/>
          </w:tcPr>
          <w:p w14:paraId="38F2FC82" w14:textId="0EE6312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5CCDD0E1" w14:textId="68953F4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99" w:type="dxa"/>
            <w:tcBorders>
              <w:top w:val="nil"/>
              <w:left w:val="nil"/>
              <w:bottom w:val="single" w:sz="4" w:space="0" w:color="auto"/>
              <w:right w:val="single" w:sz="4" w:space="0" w:color="auto"/>
            </w:tcBorders>
            <w:shd w:val="clear" w:color="000000" w:fill="FFFFFF"/>
            <w:noWrap/>
            <w:vAlign w:val="center"/>
            <w:hideMark/>
          </w:tcPr>
          <w:p w14:paraId="64E12CDF" w14:textId="360AE7C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58" w:type="dxa"/>
            <w:tcBorders>
              <w:top w:val="nil"/>
              <w:left w:val="nil"/>
              <w:bottom w:val="single" w:sz="4" w:space="0" w:color="auto"/>
              <w:right w:val="single" w:sz="4" w:space="0" w:color="auto"/>
            </w:tcBorders>
            <w:shd w:val="clear" w:color="000000" w:fill="FFFFFF"/>
            <w:noWrap/>
            <w:vAlign w:val="center"/>
            <w:hideMark/>
          </w:tcPr>
          <w:p w14:paraId="30D1F9B0" w14:textId="44C4A27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0C478877"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AF0E134" w14:textId="77777777" w:rsidR="00195C31" w:rsidRPr="008D1421" w:rsidRDefault="00195C31" w:rsidP="00195C31">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35FC883F" w14:textId="105F2D5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3403A923" w14:textId="731E06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8" w:type="dxa"/>
            <w:tcBorders>
              <w:top w:val="nil"/>
              <w:left w:val="nil"/>
              <w:bottom w:val="single" w:sz="4" w:space="0" w:color="auto"/>
              <w:right w:val="single" w:sz="4" w:space="0" w:color="auto"/>
            </w:tcBorders>
            <w:shd w:val="clear" w:color="000000" w:fill="FFFFFF"/>
            <w:noWrap/>
            <w:vAlign w:val="center"/>
            <w:hideMark/>
          </w:tcPr>
          <w:p w14:paraId="0B7C6BCD" w14:textId="2758148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80" w:type="dxa"/>
            <w:tcBorders>
              <w:top w:val="nil"/>
              <w:left w:val="nil"/>
              <w:bottom w:val="single" w:sz="4" w:space="0" w:color="auto"/>
              <w:right w:val="single" w:sz="4" w:space="0" w:color="auto"/>
            </w:tcBorders>
            <w:shd w:val="clear" w:color="000000" w:fill="FFFFFF"/>
            <w:noWrap/>
            <w:vAlign w:val="center"/>
            <w:hideMark/>
          </w:tcPr>
          <w:p w14:paraId="3F4040E9" w14:textId="0EBB8D1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4" w:type="dxa"/>
            <w:tcBorders>
              <w:top w:val="nil"/>
              <w:left w:val="nil"/>
              <w:bottom w:val="single" w:sz="4" w:space="0" w:color="auto"/>
              <w:right w:val="single" w:sz="4" w:space="0" w:color="auto"/>
            </w:tcBorders>
            <w:shd w:val="clear" w:color="000000" w:fill="FFFFFF"/>
            <w:noWrap/>
            <w:vAlign w:val="center"/>
            <w:hideMark/>
          </w:tcPr>
          <w:p w14:paraId="1F06EF48" w14:textId="6B8A513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9" w:type="dxa"/>
            <w:tcBorders>
              <w:top w:val="nil"/>
              <w:left w:val="nil"/>
              <w:bottom w:val="single" w:sz="4" w:space="0" w:color="auto"/>
              <w:right w:val="single" w:sz="4" w:space="0" w:color="auto"/>
            </w:tcBorders>
            <w:shd w:val="clear" w:color="000000" w:fill="FFFFFF"/>
            <w:noWrap/>
            <w:vAlign w:val="center"/>
            <w:hideMark/>
          </w:tcPr>
          <w:p w14:paraId="68165F51" w14:textId="68FA7B6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3D538F2D" w14:textId="746B534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9" w:type="dxa"/>
            <w:tcBorders>
              <w:top w:val="nil"/>
              <w:left w:val="nil"/>
              <w:bottom w:val="single" w:sz="4" w:space="0" w:color="auto"/>
              <w:right w:val="single" w:sz="4" w:space="0" w:color="auto"/>
            </w:tcBorders>
            <w:shd w:val="clear" w:color="000000" w:fill="FFFFFF"/>
            <w:noWrap/>
            <w:vAlign w:val="center"/>
            <w:hideMark/>
          </w:tcPr>
          <w:p w14:paraId="7BA2CCA4" w14:textId="6E56C0F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8" w:type="dxa"/>
            <w:tcBorders>
              <w:top w:val="nil"/>
              <w:left w:val="nil"/>
              <w:bottom w:val="single" w:sz="4" w:space="0" w:color="auto"/>
              <w:right w:val="single" w:sz="4" w:space="0" w:color="auto"/>
            </w:tcBorders>
            <w:shd w:val="clear" w:color="000000" w:fill="FFFFFF"/>
            <w:noWrap/>
            <w:vAlign w:val="center"/>
            <w:hideMark/>
          </w:tcPr>
          <w:p w14:paraId="7120A42F" w14:textId="3D1EFFB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195C31" w:rsidRPr="008D1421" w14:paraId="008EAF51" w14:textId="77777777" w:rsidTr="007B6EC3">
        <w:trPr>
          <w:trHeight w:val="612"/>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2F4AEFF5"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8" w:type="dxa"/>
            <w:tcBorders>
              <w:top w:val="nil"/>
              <w:left w:val="nil"/>
              <w:bottom w:val="single" w:sz="4" w:space="0" w:color="auto"/>
              <w:right w:val="single" w:sz="4" w:space="0" w:color="auto"/>
            </w:tcBorders>
            <w:shd w:val="clear" w:color="000000" w:fill="FFFFFF"/>
            <w:noWrap/>
            <w:vAlign w:val="center"/>
            <w:hideMark/>
          </w:tcPr>
          <w:p w14:paraId="68E462B8" w14:textId="101D09F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1CAC0915" w14:textId="3EB3491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78" w:type="dxa"/>
            <w:tcBorders>
              <w:top w:val="nil"/>
              <w:left w:val="nil"/>
              <w:bottom w:val="single" w:sz="4" w:space="0" w:color="auto"/>
              <w:right w:val="single" w:sz="4" w:space="0" w:color="auto"/>
            </w:tcBorders>
            <w:shd w:val="clear" w:color="000000" w:fill="FFFFFF"/>
            <w:noWrap/>
            <w:vAlign w:val="center"/>
            <w:hideMark/>
          </w:tcPr>
          <w:p w14:paraId="0EE5351C" w14:textId="0D0248F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880" w:type="dxa"/>
            <w:tcBorders>
              <w:top w:val="nil"/>
              <w:left w:val="nil"/>
              <w:bottom w:val="single" w:sz="4" w:space="0" w:color="auto"/>
              <w:right w:val="single" w:sz="4" w:space="0" w:color="auto"/>
            </w:tcBorders>
            <w:shd w:val="clear" w:color="000000" w:fill="FFFFFF"/>
            <w:noWrap/>
            <w:vAlign w:val="center"/>
            <w:hideMark/>
          </w:tcPr>
          <w:p w14:paraId="0A333BC8" w14:textId="6CF2AAA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1004" w:type="dxa"/>
            <w:tcBorders>
              <w:top w:val="nil"/>
              <w:left w:val="nil"/>
              <w:bottom w:val="single" w:sz="4" w:space="0" w:color="auto"/>
              <w:right w:val="single" w:sz="4" w:space="0" w:color="auto"/>
            </w:tcBorders>
            <w:shd w:val="clear" w:color="000000" w:fill="FFFFFF"/>
            <w:noWrap/>
            <w:vAlign w:val="center"/>
            <w:hideMark/>
          </w:tcPr>
          <w:p w14:paraId="6A891B81" w14:textId="5203DD6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28F11861" w14:textId="3109F82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44410606" w14:textId="21DDFEF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99" w:type="dxa"/>
            <w:tcBorders>
              <w:top w:val="nil"/>
              <w:left w:val="nil"/>
              <w:bottom w:val="single" w:sz="4" w:space="0" w:color="auto"/>
              <w:right w:val="single" w:sz="4" w:space="0" w:color="auto"/>
            </w:tcBorders>
            <w:shd w:val="clear" w:color="000000" w:fill="FFFFFF"/>
            <w:noWrap/>
            <w:vAlign w:val="center"/>
            <w:hideMark/>
          </w:tcPr>
          <w:p w14:paraId="11540F57" w14:textId="5904443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58" w:type="dxa"/>
            <w:tcBorders>
              <w:top w:val="nil"/>
              <w:left w:val="nil"/>
              <w:bottom w:val="single" w:sz="4" w:space="0" w:color="auto"/>
              <w:right w:val="single" w:sz="4" w:space="0" w:color="auto"/>
            </w:tcBorders>
            <w:shd w:val="clear" w:color="000000" w:fill="FFFFFF"/>
            <w:noWrap/>
            <w:vAlign w:val="center"/>
            <w:hideMark/>
          </w:tcPr>
          <w:p w14:paraId="3A94FBDA" w14:textId="7D59AF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r>
      <w:tr w:rsidR="00195C31" w:rsidRPr="008D1421" w14:paraId="0159AEC3" w14:textId="77777777" w:rsidTr="007B6EC3">
        <w:trPr>
          <w:trHeight w:val="467"/>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7CE87716" w14:textId="15208014"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w:t>
            </w:r>
          </w:p>
        </w:tc>
        <w:tc>
          <w:tcPr>
            <w:tcW w:w="878" w:type="dxa"/>
            <w:tcBorders>
              <w:top w:val="nil"/>
              <w:left w:val="nil"/>
              <w:bottom w:val="single" w:sz="4" w:space="0" w:color="auto"/>
              <w:right w:val="single" w:sz="4" w:space="0" w:color="auto"/>
            </w:tcBorders>
            <w:shd w:val="clear" w:color="000000" w:fill="FFFFFF"/>
            <w:noWrap/>
            <w:vAlign w:val="center"/>
            <w:hideMark/>
          </w:tcPr>
          <w:p w14:paraId="7D2D7DD4" w14:textId="7FE828B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5541168A" w14:textId="3BC09A0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78" w:type="dxa"/>
            <w:tcBorders>
              <w:top w:val="nil"/>
              <w:left w:val="nil"/>
              <w:bottom w:val="single" w:sz="4" w:space="0" w:color="auto"/>
              <w:right w:val="single" w:sz="4" w:space="0" w:color="auto"/>
            </w:tcBorders>
            <w:shd w:val="clear" w:color="000000" w:fill="FFFFFF"/>
            <w:noWrap/>
            <w:vAlign w:val="center"/>
            <w:hideMark/>
          </w:tcPr>
          <w:p w14:paraId="3D0A94F5" w14:textId="1D23D7A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80" w:type="dxa"/>
            <w:tcBorders>
              <w:top w:val="nil"/>
              <w:left w:val="nil"/>
              <w:bottom w:val="single" w:sz="4" w:space="0" w:color="auto"/>
              <w:right w:val="single" w:sz="4" w:space="0" w:color="auto"/>
            </w:tcBorders>
            <w:shd w:val="clear" w:color="000000" w:fill="FFFFFF"/>
            <w:noWrap/>
            <w:vAlign w:val="center"/>
            <w:hideMark/>
          </w:tcPr>
          <w:p w14:paraId="5A015943" w14:textId="44C82DC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04" w:type="dxa"/>
            <w:tcBorders>
              <w:top w:val="nil"/>
              <w:left w:val="nil"/>
              <w:bottom w:val="single" w:sz="4" w:space="0" w:color="auto"/>
              <w:right w:val="single" w:sz="4" w:space="0" w:color="auto"/>
            </w:tcBorders>
            <w:shd w:val="clear" w:color="000000" w:fill="FFFFFF"/>
            <w:noWrap/>
            <w:vAlign w:val="center"/>
            <w:hideMark/>
          </w:tcPr>
          <w:p w14:paraId="00CA4C84" w14:textId="4569530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6BE60A04" w14:textId="52F713A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99" w:type="dxa"/>
            <w:tcBorders>
              <w:top w:val="nil"/>
              <w:left w:val="nil"/>
              <w:bottom w:val="single" w:sz="4" w:space="0" w:color="auto"/>
              <w:right w:val="single" w:sz="4" w:space="0" w:color="auto"/>
            </w:tcBorders>
            <w:shd w:val="clear" w:color="000000" w:fill="FFFFFF"/>
            <w:noWrap/>
            <w:vAlign w:val="center"/>
            <w:hideMark/>
          </w:tcPr>
          <w:p w14:paraId="731B1FC8" w14:textId="39CCA4E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99" w:type="dxa"/>
            <w:tcBorders>
              <w:top w:val="nil"/>
              <w:left w:val="nil"/>
              <w:bottom w:val="single" w:sz="4" w:space="0" w:color="auto"/>
              <w:right w:val="single" w:sz="4" w:space="0" w:color="auto"/>
            </w:tcBorders>
            <w:shd w:val="clear" w:color="000000" w:fill="FFFFFF"/>
            <w:noWrap/>
            <w:vAlign w:val="center"/>
            <w:hideMark/>
          </w:tcPr>
          <w:p w14:paraId="63557EC7" w14:textId="50CBCB2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58" w:type="dxa"/>
            <w:tcBorders>
              <w:top w:val="nil"/>
              <w:left w:val="nil"/>
              <w:bottom w:val="single" w:sz="4" w:space="0" w:color="auto"/>
              <w:right w:val="single" w:sz="4" w:space="0" w:color="auto"/>
            </w:tcBorders>
            <w:shd w:val="clear" w:color="000000" w:fill="FFFFFF"/>
            <w:noWrap/>
            <w:vAlign w:val="center"/>
            <w:hideMark/>
          </w:tcPr>
          <w:p w14:paraId="2F0F8478" w14:textId="6AF7E31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335B2636" w14:textId="77777777" w:rsidTr="007B6EC3">
        <w:trPr>
          <w:trHeight w:val="431"/>
        </w:trPr>
        <w:tc>
          <w:tcPr>
            <w:tcW w:w="2007" w:type="dxa"/>
            <w:tcBorders>
              <w:top w:val="nil"/>
              <w:left w:val="single" w:sz="4" w:space="0" w:color="auto"/>
              <w:bottom w:val="single" w:sz="4" w:space="0" w:color="auto"/>
              <w:right w:val="single" w:sz="4" w:space="0" w:color="auto"/>
            </w:tcBorders>
            <w:shd w:val="clear" w:color="000000" w:fill="FFFFFF"/>
            <w:noWrap/>
            <w:vAlign w:val="bottom"/>
            <w:hideMark/>
          </w:tcPr>
          <w:p w14:paraId="68922709"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78" w:type="dxa"/>
            <w:tcBorders>
              <w:top w:val="nil"/>
              <w:left w:val="nil"/>
              <w:bottom w:val="single" w:sz="4" w:space="0" w:color="auto"/>
              <w:right w:val="single" w:sz="4" w:space="0" w:color="auto"/>
            </w:tcBorders>
            <w:shd w:val="clear" w:color="000000" w:fill="FFFFFF"/>
            <w:noWrap/>
            <w:vAlign w:val="center"/>
            <w:hideMark/>
          </w:tcPr>
          <w:p w14:paraId="49F066F3" w14:textId="4FC6CF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26AA660D" w14:textId="77B4DBD8"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878" w:type="dxa"/>
            <w:tcBorders>
              <w:top w:val="nil"/>
              <w:left w:val="nil"/>
              <w:bottom w:val="single" w:sz="4" w:space="0" w:color="auto"/>
              <w:right w:val="single" w:sz="4" w:space="0" w:color="auto"/>
            </w:tcBorders>
            <w:shd w:val="clear" w:color="000000" w:fill="FFFFFF"/>
            <w:noWrap/>
            <w:vAlign w:val="center"/>
            <w:hideMark/>
          </w:tcPr>
          <w:p w14:paraId="7219B82B" w14:textId="1F4A458A"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880" w:type="dxa"/>
            <w:tcBorders>
              <w:top w:val="nil"/>
              <w:left w:val="nil"/>
              <w:bottom w:val="single" w:sz="4" w:space="0" w:color="auto"/>
              <w:right w:val="single" w:sz="4" w:space="0" w:color="auto"/>
            </w:tcBorders>
            <w:shd w:val="clear" w:color="000000" w:fill="FFFFFF"/>
            <w:noWrap/>
            <w:vAlign w:val="center"/>
            <w:hideMark/>
          </w:tcPr>
          <w:p w14:paraId="5FBB3358" w14:textId="4F3E761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004" w:type="dxa"/>
            <w:tcBorders>
              <w:top w:val="nil"/>
              <w:left w:val="nil"/>
              <w:bottom w:val="single" w:sz="4" w:space="0" w:color="auto"/>
              <w:right w:val="single" w:sz="4" w:space="0" w:color="auto"/>
            </w:tcBorders>
            <w:shd w:val="clear" w:color="000000" w:fill="FFFFFF"/>
            <w:noWrap/>
            <w:vAlign w:val="center"/>
            <w:hideMark/>
          </w:tcPr>
          <w:p w14:paraId="2BAD9C33" w14:textId="1351D469"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999" w:type="dxa"/>
            <w:tcBorders>
              <w:top w:val="nil"/>
              <w:left w:val="nil"/>
              <w:bottom w:val="single" w:sz="4" w:space="0" w:color="auto"/>
              <w:right w:val="single" w:sz="4" w:space="0" w:color="auto"/>
            </w:tcBorders>
            <w:shd w:val="clear" w:color="000000" w:fill="FFFFFF"/>
            <w:noWrap/>
            <w:vAlign w:val="center"/>
            <w:hideMark/>
          </w:tcPr>
          <w:p w14:paraId="3E4E1337" w14:textId="6F209C23"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999" w:type="dxa"/>
            <w:tcBorders>
              <w:top w:val="nil"/>
              <w:left w:val="nil"/>
              <w:bottom w:val="single" w:sz="4" w:space="0" w:color="auto"/>
              <w:right w:val="single" w:sz="4" w:space="0" w:color="auto"/>
            </w:tcBorders>
            <w:shd w:val="clear" w:color="000000" w:fill="FFFFFF"/>
            <w:noWrap/>
            <w:vAlign w:val="center"/>
            <w:hideMark/>
          </w:tcPr>
          <w:p w14:paraId="5443F1C8" w14:textId="5AA62F5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999" w:type="dxa"/>
            <w:tcBorders>
              <w:top w:val="nil"/>
              <w:left w:val="nil"/>
              <w:bottom w:val="single" w:sz="4" w:space="0" w:color="auto"/>
              <w:right w:val="single" w:sz="4" w:space="0" w:color="auto"/>
            </w:tcBorders>
            <w:shd w:val="clear" w:color="000000" w:fill="FFFFFF"/>
            <w:noWrap/>
            <w:vAlign w:val="center"/>
            <w:hideMark/>
          </w:tcPr>
          <w:p w14:paraId="394B7417" w14:textId="29931B4F"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25</w:t>
            </w:r>
          </w:p>
        </w:tc>
        <w:tc>
          <w:tcPr>
            <w:tcW w:w="958" w:type="dxa"/>
            <w:tcBorders>
              <w:top w:val="nil"/>
              <w:left w:val="nil"/>
              <w:bottom w:val="single" w:sz="4" w:space="0" w:color="auto"/>
              <w:right w:val="single" w:sz="4" w:space="0" w:color="auto"/>
            </w:tcBorders>
            <w:shd w:val="clear" w:color="000000" w:fill="FFFFFF"/>
            <w:noWrap/>
            <w:vAlign w:val="center"/>
            <w:hideMark/>
          </w:tcPr>
          <w:p w14:paraId="368BFC4F" w14:textId="7DE5AE2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31</w:t>
            </w:r>
          </w:p>
        </w:tc>
      </w:tr>
    </w:tbl>
    <w:p w14:paraId="23CCCDE8" w14:textId="29A596FD" w:rsidR="00E2530D" w:rsidRDefault="008D1421" w:rsidP="0011489A">
      <w:pPr>
        <w:spacing w:line="360" w:lineRule="auto"/>
        <w:jc w:val="both"/>
        <w:rPr>
          <w:rFonts w:ascii="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491776" behindDoc="0" locked="0" layoutInCell="1" allowOverlap="1" wp14:anchorId="509E3DC7" wp14:editId="2989AF61">
                <wp:simplePos x="0" y="0"/>
                <wp:positionH relativeFrom="margin">
                  <wp:posOffset>2755075</wp:posOffset>
                </wp:positionH>
                <wp:positionV relativeFrom="paragraph">
                  <wp:posOffset>-635</wp:posOffset>
                </wp:positionV>
                <wp:extent cx="3724275" cy="400050"/>
                <wp:effectExtent l="0" t="0" r="0" b="0"/>
                <wp:wrapNone/>
                <wp:docPr id="1274"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09E3DC7" id="_x0000_s1117" type="#_x0000_t202" style="position:absolute;left:0;text-align:left;margin-left:216.95pt;margin-top:-.05pt;width:293.25pt;height:31.5pt;z-index:25249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" filled="f" stroked="f">
                <v:textbox>
                  <w:txbxContent>
                    <w:p w14:paraId="7992EFE1"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3D3AD1">
                        <w:rPr>
                          <w:rFonts w:ascii="Verdana" w:eastAsia="Verdana" w:hAnsi="Verdana" w:cs="Verdana"/>
                          <w:i/>
                          <w:iCs/>
                          <w:color w:val="000000" w:themeColor="text1"/>
                          <w:kern w:val="24"/>
                          <w:sz w:val="12"/>
                          <w:szCs w:val="12"/>
                        </w:rPr>
                        <w:t xml:space="preserve"> etc.</w:t>
                      </w:r>
                    </w:p>
                    <w:p w14:paraId="150987A6" w14:textId="77777777" w:rsidR="008D1421" w:rsidRPr="003D3AD1" w:rsidRDefault="008D1421" w:rsidP="008D1421">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C585746" w14:textId="7EF5E9C6" w:rsidR="003757E0" w:rsidRPr="003757E0" w:rsidRDefault="003757E0" w:rsidP="003757E0">
      <w:pPr>
        <w:tabs>
          <w:tab w:val="left" w:pos="1530"/>
        </w:tabs>
        <w:spacing w:line="48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enol- A, F and S</w:t>
      </w:r>
      <w:r>
        <w:rPr>
          <w:rFonts w:ascii="Arial" w:eastAsia="Arial" w:hAnsi="Arial" w:cs="Arial"/>
          <w:bCs/>
          <w:i/>
          <w:iCs/>
          <w:color w:val="000000" w:themeColor="text1"/>
          <w:sz w:val="18"/>
          <w:szCs w:val="18"/>
        </w:rPr>
        <w:t xml:space="preserve"> in South America</w:t>
      </w:r>
      <w:r w:rsidRPr="003757E0">
        <w:rPr>
          <w:rFonts w:ascii="Arial" w:eastAsia="Arial" w:hAnsi="Arial" w:cs="Arial"/>
          <w:bCs/>
          <w:i/>
          <w:iCs/>
          <w:color w:val="000000" w:themeColor="text1"/>
          <w:sz w:val="18"/>
          <w:szCs w:val="18"/>
        </w:rPr>
        <w:t xml:space="preserve"> was </w:t>
      </w:r>
      <w:r>
        <w:rPr>
          <w:rFonts w:ascii="Arial" w:eastAsia="Arial" w:hAnsi="Arial" w:cs="Arial"/>
          <w:bCs/>
          <w:i/>
          <w:iCs/>
          <w:color w:val="000000" w:themeColor="text1"/>
          <w:sz w:val="18"/>
          <w:szCs w:val="18"/>
        </w:rPr>
        <w:t>94</w:t>
      </w:r>
      <w:r w:rsidRPr="003757E0">
        <w:rPr>
          <w:rFonts w:ascii="Arial" w:eastAsia="Arial" w:hAnsi="Arial" w:cs="Arial"/>
          <w:bCs/>
          <w:i/>
          <w:iCs/>
          <w:color w:val="000000" w:themeColor="text1"/>
          <w:sz w:val="18"/>
          <w:szCs w:val="18"/>
        </w:rPr>
        <w:t xml:space="preserve">%, </w:t>
      </w:r>
      <w:r>
        <w:rPr>
          <w:rFonts w:ascii="Arial" w:eastAsia="Arial" w:hAnsi="Arial" w:cs="Arial"/>
          <w:bCs/>
          <w:i/>
          <w:iCs/>
          <w:color w:val="000000" w:themeColor="text1"/>
          <w:sz w:val="18"/>
          <w:szCs w:val="18"/>
        </w:rPr>
        <w:t>4</w:t>
      </w:r>
      <w:r w:rsidRPr="003757E0">
        <w:rPr>
          <w:rFonts w:ascii="Arial" w:eastAsia="Arial" w:hAnsi="Arial" w:cs="Arial"/>
          <w:bCs/>
          <w:i/>
          <w:iCs/>
          <w:color w:val="000000" w:themeColor="text1"/>
          <w:sz w:val="18"/>
          <w:szCs w:val="18"/>
        </w:rPr>
        <w:t xml:space="preserve">% and </w:t>
      </w:r>
      <w:r>
        <w:rPr>
          <w:rFonts w:ascii="Arial" w:eastAsia="Arial" w:hAnsi="Arial" w:cs="Arial"/>
          <w:bCs/>
          <w:i/>
          <w:iCs/>
          <w:color w:val="000000" w:themeColor="text1"/>
          <w:sz w:val="18"/>
          <w:szCs w:val="18"/>
        </w:rPr>
        <w:t>2</w:t>
      </w:r>
      <w:r w:rsidRPr="003757E0">
        <w:rPr>
          <w:rFonts w:ascii="Arial" w:eastAsia="Arial" w:hAnsi="Arial" w:cs="Arial"/>
          <w:bCs/>
          <w:i/>
          <w:iCs/>
          <w:color w:val="000000" w:themeColor="text1"/>
          <w:sz w:val="18"/>
          <w:szCs w:val="18"/>
        </w:rPr>
        <w:t>%, respectively.</w:t>
      </w:r>
    </w:p>
    <w:p w14:paraId="088D2735" w14:textId="77777777" w:rsidR="00195C31" w:rsidRPr="00195C31" w:rsidRDefault="00195C31" w:rsidP="00195C31">
      <w:pPr>
        <w:spacing w:line="360" w:lineRule="auto"/>
        <w:jc w:val="both"/>
        <w:rPr>
          <w:rFonts w:ascii="Arial" w:eastAsia="Verdana" w:hAnsi="Arial" w:cs="Arial"/>
          <w:color w:val="000000"/>
          <w:kern w:val="24"/>
          <w:sz w:val="24"/>
          <w:szCs w:val="24"/>
        </w:rPr>
      </w:pPr>
      <w:r w:rsidRPr="00195C31">
        <w:rPr>
          <w:rFonts w:ascii="Arial" w:eastAsia="Verdana" w:hAnsi="Arial" w:cs="Arial"/>
          <w:color w:val="000000"/>
          <w:kern w:val="24"/>
          <w:sz w:val="24"/>
          <w:szCs w:val="24"/>
        </w:rPr>
        <w:t>Depending on the type, Bisphenol-</w:t>
      </w:r>
      <w:proofErr w:type="gramStart"/>
      <w:r w:rsidRPr="00195C31">
        <w:rPr>
          <w:rFonts w:ascii="Arial" w:eastAsia="Verdana" w:hAnsi="Arial" w:cs="Arial"/>
          <w:color w:val="000000"/>
          <w:kern w:val="24"/>
          <w:sz w:val="24"/>
          <w:szCs w:val="24"/>
        </w:rPr>
        <w:t>A,F</w:t>
      </w:r>
      <w:proofErr w:type="gramEnd"/>
      <w:r w:rsidRPr="00195C31">
        <w:rPr>
          <w:rFonts w:ascii="Arial" w:eastAsia="Verdana" w:hAnsi="Arial" w:cs="Arial"/>
          <w:color w:val="000000"/>
          <w:kern w:val="24"/>
          <w:sz w:val="24"/>
          <w:szCs w:val="24"/>
        </w:rPr>
        <w:t xml:space="preserve">,S vinyl ester resin holds the largest demand share of about 49% as of 2020. It continues to dominate the market among other categories comprising of </w:t>
      </w:r>
      <w:proofErr w:type="spellStart"/>
      <w:r w:rsidRPr="00195C31">
        <w:rPr>
          <w:rFonts w:ascii="Arial" w:eastAsia="Verdana" w:hAnsi="Arial" w:cs="Arial"/>
          <w:color w:val="000000"/>
          <w:kern w:val="24"/>
          <w:sz w:val="24"/>
          <w:szCs w:val="24"/>
        </w:rPr>
        <w:t>Novolac</w:t>
      </w:r>
      <w:proofErr w:type="spellEnd"/>
      <w:r w:rsidRPr="00195C31">
        <w:rPr>
          <w:rFonts w:ascii="Arial" w:eastAsia="Verdana" w:hAnsi="Arial" w:cs="Arial"/>
          <w:color w:val="000000"/>
          <w:kern w:val="24"/>
          <w:sz w:val="24"/>
          <w:szCs w:val="24"/>
        </w:rPr>
        <w:t xml:space="preserve"> vinyl ester resin, Brominated vinyl ester resin and others which include Urethane Modified vinyl ester resin and Elastomer Modified vinyl ester resin.</w:t>
      </w:r>
    </w:p>
    <w:p w14:paraId="1A58E18C" w14:textId="77777777" w:rsidR="00672393" w:rsidRDefault="00672393" w:rsidP="007B461A">
      <w:pPr>
        <w:spacing w:line="360" w:lineRule="auto"/>
        <w:textAlignment w:val="baseline"/>
        <w:rPr>
          <w:rFonts w:ascii="Arial" w:eastAsia="Verdana" w:hAnsi="Arial" w:cs="Arial"/>
          <w:b/>
          <w:bCs/>
          <w:color w:val="000000"/>
          <w:kern w:val="24"/>
          <w:sz w:val="24"/>
          <w:szCs w:val="24"/>
        </w:rPr>
      </w:pPr>
    </w:p>
    <w:p w14:paraId="25A8A28A" w14:textId="42E9B1DA"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South America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19A5ED60"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170577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D8F13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6AB65A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68D11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829B25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2AAEDA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26AD3E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517C9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C25E56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4DE88D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8358E6E"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16374E0"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D90466F"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South America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2EAB988"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DC92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5FAF6E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DE2A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18CC6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F6647D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DDB9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22138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F87A6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1FFE79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22</w:t>
            </w:r>
          </w:p>
        </w:tc>
      </w:tr>
      <w:tr w:rsidR="007B461A" w:rsidRPr="00113DAD" w14:paraId="54CBBA54"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F878EF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2E85630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355C6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0260F1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F1CD57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037263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C1743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94BF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B70F68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17</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7ADD54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18</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2DD09B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20</w:t>
            </w:r>
          </w:p>
        </w:tc>
      </w:tr>
      <w:tr w:rsidR="00195C31" w:rsidRPr="00113DAD" w14:paraId="303D7546"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6B80F7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7E363818" w14:textId="77777777" w:rsidR="00195C31" w:rsidRPr="00113DAD" w:rsidRDefault="00195C31" w:rsidP="00195C31">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12F831" w14:textId="5A8633B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FC832DC" w14:textId="28E9C007"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541191" w14:textId="71AACE3C"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2BF58" w14:textId="41AD8D3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E35A60" w14:textId="735276DF"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22</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80EF2AF" w14:textId="534C5059"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810D4D" w14:textId="4607BA44"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21</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1E801C3" w14:textId="558D2496"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25</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C9877EB" w14:textId="74DFC79A" w:rsidR="00195C31" w:rsidRPr="00113DAD" w:rsidRDefault="00195C31" w:rsidP="00195C31">
            <w:pPr>
              <w:tabs>
                <w:tab w:val="left" w:pos="1290"/>
              </w:tabs>
              <w:spacing w:line="360" w:lineRule="auto"/>
              <w:jc w:val="center"/>
              <w:rPr>
                <w:rFonts w:ascii="Arial" w:eastAsia="Arial" w:hAnsi="Arial" w:cs="Arial"/>
                <w:color w:val="000000" w:themeColor="text1"/>
                <w:sz w:val="14"/>
                <w:szCs w:val="14"/>
                <w:lang w:val="en-US"/>
              </w:rPr>
            </w:pPr>
            <w:r>
              <w:rPr>
                <w:rFonts w:ascii="Arial" w:hAnsi="Arial" w:cs="Arial"/>
                <w:color w:val="000000"/>
                <w:sz w:val="14"/>
                <w:szCs w:val="14"/>
                <w:lang w:val="en-US"/>
              </w:rPr>
              <w:t>31</w:t>
            </w:r>
          </w:p>
        </w:tc>
      </w:tr>
      <w:tr w:rsidR="007B461A" w:rsidRPr="00113DAD" w14:paraId="33EB083F"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40C8BE7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040CD3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0E01A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16297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21AF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2.15%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EE166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3.64%</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8248E3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D702E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-9.71%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3A6FF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3.23%</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89E3B1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4.32%</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4CD7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4.05%</w:t>
            </w:r>
          </w:p>
        </w:tc>
      </w:tr>
      <w:tr w:rsidR="007B461A" w:rsidRPr="00113DAD" w14:paraId="32B0A9B4"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AA829BC"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055EAC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B1C100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E9FF0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E9A8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6F80DA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3154C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08D3E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5ABBAB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26B5D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01B4EF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-10.83</w:t>
            </w:r>
          </w:p>
        </w:tc>
      </w:tr>
    </w:tbl>
    <w:p w14:paraId="1FF1B527" w14:textId="035EAF8D" w:rsidR="00195C31" w:rsidRDefault="00195C31"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5360" behindDoc="0" locked="0" layoutInCell="1" allowOverlap="1" wp14:anchorId="2FDDCC13" wp14:editId="6B102726">
                <wp:simplePos x="0" y="0"/>
                <wp:positionH relativeFrom="column">
                  <wp:posOffset>4582160</wp:posOffset>
                </wp:positionH>
                <wp:positionV relativeFrom="paragraph">
                  <wp:posOffset>46355</wp:posOffset>
                </wp:positionV>
                <wp:extent cx="1809277" cy="584775"/>
                <wp:effectExtent l="0" t="0" r="0" b="0"/>
                <wp:wrapNone/>
                <wp:docPr id="69"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DDCC13" id="_x0000_s1118" type="#_x0000_t202" style="position:absolute;left:0;text-align:left;margin-left:360.8pt;margin-top:3.65pt;width:142.45pt;height:46.05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" filled="f" stroked="f">
                <v:textbox style="mso-fit-shape-to-text:t">
                  <w:txbxContent>
                    <w:p w14:paraId="4F986D5F"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43FD66D6" w14:textId="219B4CF0"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3793840A" w14:textId="63683444" w:rsidR="00195C31" w:rsidRDefault="00195C31" w:rsidP="007B461A">
      <w:pPr>
        <w:tabs>
          <w:tab w:val="left" w:pos="1290"/>
        </w:tabs>
        <w:spacing w:line="360" w:lineRule="auto"/>
        <w:jc w:val="both"/>
        <w:rPr>
          <w:rFonts w:ascii="Arial" w:eastAsia="Arial" w:hAnsi="Arial" w:cs="Arial"/>
          <w:color w:val="000000" w:themeColor="text1"/>
          <w:sz w:val="24"/>
          <w:szCs w:val="24"/>
        </w:rPr>
      </w:pPr>
    </w:p>
    <w:p w14:paraId="06503F48" w14:textId="151FE346" w:rsidR="007B461A" w:rsidRPr="007B461A" w:rsidRDefault="007B461A" w:rsidP="007B461A">
      <w:pPr>
        <w:tabs>
          <w:tab w:val="left" w:pos="1290"/>
        </w:tabs>
        <w:spacing w:line="360" w:lineRule="auto"/>
        <w:jc w:val="both"/>
        <w:rPr>
          <w:rFonts w:ascii="Arial" w:eastAsia="Arial" w:hAnsi="Arial" w:cs="Arial"/>
          <w:color w:val="000000" w:themeColor="text1"/>
          <w:sz w:val="24"/>
          <w:szCs w:val="24"/>
        </w:rPr>
      </w:pPr>
    </w:p>
    <w:p w14:paraId="52E40FE9" w14:textId="77777777" w:rsidR="0061645E" w:rsidRPr="0061645E" w:rsidRDefault="0061645E" w:rsidP="0061645E">
      <w:pPr>
        <w:rPr>
          <w:rFonts w:ascii="Arial" w:hAnsi="Arial" w:cs="Arial"/>
          <w:b/>
          <w:bCs/>
          <w:sz w:val="24"/>
          <w:szCs w:val="24"/>
        </w:rPr>
      </w:pPr>
      <w:r w:rsidRPr="0061645E">
        <w:rPr>
          <w:rFonts w:ascii="Arial" w:hAnsi="Arial" w:cs="Arial"/>
          <w:b/>
          <w:bCs/>
          <w:sz w:val="24"/>
          <w:szCs w:val="24"/>
        </w:rPr>
        <w:t>3.2.5.5. Demand By Sales Channel</w:t>
      </w:r>
    </w:p>
    <w:p w14:paraId="27F1A383" w14:textId="7C15032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South America Vinyl Ester Resin Market Share,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49381426" w14:textId="26612A97" w:rsidR="0061645E" w:rsidRDefault="0061645E">
      <w:pPr>
        <w:rPr>
          <w:color w:val="000000" w:themeColor="text1"/>
        </w:rPr>
        <w:sectPr w:rsidR="0061645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BDD1BDA" w14:textId="502F62D3" w:rsidR="00C77616" w:rsidRDefault="004644A7" w:rsidP="00C77616">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0064" behindDoc="0" locked="0" layoutInCell="1" allowOverlap="1" wp14:anchorId="7F232A19" wp14:editId="74EE663D">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119"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Dg0ZtKZAQAA&#10;Fw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1039EA" w:rsidRPr="002B5730">
        <w:rPr>
          <w:noProof/>
          <w:color w:val="000000" w:themeColor="text1"/>
        </w:rPr>
        <w:drawing>
          <wp:inline distT="0" distB="0" distL="0" distR="0" wp14:anchorId="54F4E152" wp14:editId="2215D420">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A5085EA" w14:textId="77777777" w:rsidR="00E2530D" w:rsidRPr="00967807" w:rsidRDefault="00E2530D" w:rsidP="00C77616">
      <w:pPr>
        <w:rPr>
          <w:color w:val="000000" w:themeColor="text1"/>
        </w:rPr>
      </w:pPr>
    </w:p>
    <w:tbl>
      <w:tblPr>
        <w:tblW w:w="10487" w:type="dxa"/>
        <w:tblInd w:w="-185" w:type="dxa"/>
        <w:tblLook w:val="04A0" w:firstRow="1" w:lastRow="0" w:firstColumn="1" w:lastColumn="0" w:noHBand="0" w:noVBand="1"/>
      </w:tblPr>
      <w:tblGrid>
        <w:gridCol w:w="2468"/>
        <w:gridCol w:w="1081"/>
        <w:gridCol w:w="1081"/>
        <w:gridCol w:w="1081"/>
        <w:gridCol w:w="1083"/>
        <w:gridCol w:w="1235"/>
        <w:gridCol w:w="1229"/>
        <w:gridCol w:w="1229"/>
      </w:tblGrid>
      <w:tr w:rsidR="00E2530D" w:rsidRPr="008D1421" w14:paraId="166FD692" w14:textId="77777777" w:rsidTr="007C1CD8">
        <w:trPr>
          <w:trHeight w:val="403"/>
        </w:trPr>
        <w:tc>
          <w:tcPr>
            <w:tcW w:w="246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0FFF894E" w14:textId="18C5CAEC" w:rsidR="00E2530D" w:rsidRPr="008D1421" w:rsidRDefault="00E2530D"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594333AD"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81" w:type="dxa"/>
            <w:tcBorders>
              <w:top w:val="single" w:sz="4" w:space="0" w:color="auto"/>
              <w:left w:val="nil"/>
              <w:bottom w:val="single" w:sz="4" w:space="0" w:color="auto"/>
              <w:right w:val="single" w:sz="4" w:space="0" w:color="auto"/>
            </w:tcBorders>
            <w:shd w:val="clear" w:color="auto" w:fill="C00000"/>
            <w:noWrap/>
            <w:vAlign w:val="center"/>
            <w:hideMark/>
          </w:tcPr>
          <w:p w14:paraId="0222527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81" w:type="dxa"/>
            <w:tcBorders>
              <w:top w:val="single" w:sz="4" w:space="0" w:color="auto"/>
              <w:left w:val="nil"/>
              <w:bottom w:val="single" w:sz="4" w:space="0" w:color="auto"/>
              <w:right w:val="single" w:sz="4" w:space="0" w:color="auto"/>
            </w:tcBorders>
            <w:shd w:val="clear" w:color="auto" w:fill="C00000"/>
            <w:noWrap/>
            <w:vAlign w:val="bottom"/>
            <w:hideMark/>
          </w:tcPr>
          <w:p w14:paraId="79C3225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83" w:type="dxa"/>
            <w:tcBorders>
              <w:top w:val="single" w:sz="4" w:space="0" w:color="auto"/>
              <w:left w:val="nil"/>
              <w:bottom w:val="single" w:sz="4" w:space="0" w:color="auto"/>
              <w:right w:val="single" w:sz="4" w:space="0" w:color="auto"/>
            </w:tcBorders>
            <w:shd w:val="clear" w:color="auto" w:fill="C00000"/>
            <w:noWrap/>
            <w:vAlign w:val="bottom"/>
            <w:hideMark/>
          </w:tcPr>
          <w:p w14:paraId="4E08F511"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235" w:type="dxa"/>
            <w:tcBorders>
              <w:top w:val="single" w:sz="4" w:space="0" w:color="auto"/>
              <w:left w:val="nil"/>
              <w:bottom w:val="single" w:sz="4" w:space="0" w:color="auto"/>
              <w:right w:val="single" w:sz="4" w:space="0" w:color="auto"/>
            </w:tcBorders>
            <w:shd w:val="clear" w:color="auto" w:fill="C00000"/>
            <w:noWrap/>
            <w:vAlign w:val="bottom"/>
            <w:hideMark/>
          </w:tcPr>
          <w:p w14:paraId="48AE6404"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653FDB4C"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229" w:type="dxa"/>
            <w:tcBorders>
              <w:top w:val="single" w:sz="4" w:space="0" w:color="auto"/>
              <w:left w:val="nil"/>
              <w:bottom w:val="single" w:sz="4" w:space="0" w:color="auto"/>
              <w:right w:val="single" w:sz="4" w:space="0" w:color="auto"/>
            </w:tcBorders>
            <w:shd w:val="clear" w:color="auto" w:fill="C00000"/>
            <w:noWrap/>
            <w:vAlign w:val="bottom"/>
            <w:hideMark/>
          </w:tcPr>
          <w:p w14:paraId="5DCCD763" w14:textId="77777777" w:rsidR="00E2530D" w:rsidRPr="008D1421" w:rsidRDefault="00E2530D"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195C31" w:rsidRPr="008D1421" w14:paraId="7F4C2C2C"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5B875E3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7335CF73" w14:textId="07EDBC3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081" w:type="dxa"/>
            <w:tcBorders>
              <w:top w:val="nil"/>
              <w:left w:val="nil"/>
              <w:bottom w:val="single" w:sz="4" w:space="0" w:color="auto"/>
              <w:right w:val="single" w:sz="4" w:space="0" w:color="auto"/>
            </w:tcBorders>
            <w:shd w:val="clear" w:color="000000" w:fill="FFFFFF"/>
            <w:noWrap/>
            <w:vAlign w:val="center"/>
            <w:hideMark/>
          </w:tcPr>
          <w:p w14:paraId="72645175" w14:textId="082C514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1" w:type="dxa"/>
            <w:tcBorders>
              <w:top w:val="nil"/>
              <w:left w:val="nil"/>
              <w:bottom w:val="single" w:sz="4" w:space="0" w:color="auto"/>
              <w:right w:val="single" w:sz="4" w:space="0" w:color="auto"/>
            </w:tcBorders>
            <w:shd w:val="clear" w:color="000000" w:fill="FFFFFF"/>
            <w:noWrap/>
            <w:vAlign w:val="center"/>
            <w:hideMark/>
          </w:tcPr>
          <w:p w14:paraId="0D95D7E3" w14:textId="11559C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83" w:type="dxa"/>
            <w:tcBorders>
              <w:top w:val="nil"/>
              <w:left w:val="nil"/>
              <w:bottom w:val="single" w:sz="4" w:space="0" w:color="auto"/>
              <w:right w:val="single" w:sz="4" w:space="0" w:color="auto"/>
            </w:tcBorders>
            <w:shd w:val="clear" w:color="000000" w:fill="FFFFFF"/>
            <w:noWrap/>
            <w:vAlign w:val="center"/>
            <w:hideMark/>
          </w:tcPr>
          <w:p w14:paraId="4887E5F9" w14:textId="6D48EAD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35" w:type="dxa"/>
            <w:tcBorders>
              <w:top w:val="nil"/>
              <w:left w:val="nil"/>
              <w:bottom w:val="single" w:sz="4" w:space="0" w:color="auto"/>
              <w:right w:val="single" w:sz="4" w:space="0" w:color="auto"/>
            </w:tcBorders>
            <w:shd w:val="clear" w:color="000000" w:fill="FFFFFF"/>
            <w:noWrap/>
            <w:vAlign w:val="center"/>
            <w:hideMark/>
          </w:tcPr>
          <w:p w14:paraId="208E5860" w14:textId="56D2558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229" w:type="dxa"/>
            <w:tcBorders>
              <w:top w:val="nil"/>
              <w:left w:val="nil"/>
              <w:bottom w:val="single" w:sz="4" w:space="0" w:color="auto"/>
              <w:right w:val="single" w:sz="4" w:space="0" w:color="auto"/>
            </w:tcBorders>
            <w:shd w:val="clear" w:color="000000" w:fill="FFFFFF"/>
            <w:noWrap/>
            <w:vAlign w:val="center"/>
            <w:hideMark/>
          </w:tcPr>
          <w:p w14:paraId="0FE12954" w14:textId="3922C98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1229" w:type="dxa"/>
            <w:tcBorders>
              <w:top w:val="nil"/>
              <w:left w:val="nil"/>
              <w:bottom w:val="single" w:sz="4" w:space="0" w:color="auto"/>
              <w:right w:val="single" w:sz="4" w:space="0" w:color="auto"/>
            </w:tcBorders>
            <w:shd w:val="clear" w:color="000000" w:fill="FFFFFF"/>
            <w:noWrap/>
            <w:vAlign w:val="center"/>
            <w:hideMark/>
          </w:tcPr>
          <w:p w14:paraId="4BFB35CF" w14:textId="7E760FF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5C5B0E51"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8479C5B"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81" w:type="dxa"/>
            <w:tcBorders>
              <w:top w:val="nil"/>
              <w:left w:val="nil"/>
              <w:bottom w:val="single" w:sz="4" w:space="0" w:color="auto"/>
              <w:right w:val="single" w:sz="4" w:space="0" w:color="auto"/>
            </w:tcBorders>
            <w:shd w:val="clear" w:color="000000" w:fill="FFFFFF"/>
            <w:noWrap/>
            <w:vAlign w:val="center"/>
            <w:hideMark/>
          </w:tcPr>
          <w:p w14:paraId="5E461903" w14:textId="3B2BD34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1" w:type="dxa"/>
            <w:tcBorders>
              <w:top w:val="nil"/>
              <w:left w:val="nil"/>
              <w:bottom w:val="single" w:sz="4" w:space="0" w:color="auto"/>
              <w:right w:val="single" w:sz="4" w:space="0" w:color="auto"/>
            </w:tcBorders>
            <w:shd w:val="clear" w:color="000000" w:fill="FFFFFF"/>
            <w:noWrap/>
            <w:vAlign w:val="center"/>
            <w:hideMark/>
          </w:tcPr>
          <w:p w14:paraId="423A6CA5" w14:textId="53368DB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1081" w:type="dxa"/>
            <w:tcBorders>
              <w:top w:val="nil"/>
              <w:left w:val="nil"/>
              <w:bottom w:val="single" w:sz="4" w:space="0" w:color="auto"/>
              <w:right w:val="single" w:sz="4" w:space="0" w:color="auto"/>
            </w:tcBorders>
            <w:shd w:val="clear" w:color="000000" w:fill="FFFFFF"/>
            <w:noWrap/>
            <w:vAlign w:val="center"/>
            <w:hideMark/>
          </w:tcPr>
          <w:p w14:paraId="5666C6A3" w14:textId="2FE9EF5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083" w:type="dxa"/>
            <w:tcBorders>
              <w:top w:val="nil"/>
              <w:left w:val="nil"/>
              <w:bottom w:val="single" w:sz="4" w:space="0" w:color="auto"/>
              <w:right w:val="single" w:sz="4" w:space="0" w:color="auto"/>
            </w:tcBorders>
            <w:shd w:val="clear" w:color="000000" w:fill="FFFFFF"/>
            <w:noWrap/>
            <w:vAlign w:val="center"/>
            <w:hideMark/>
          </w:tcPr>
          <w:p w14:paraId="3FDF4D1B" w14:textId="5655B09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35" w:type="dxa"/>
            <w:tcBorders>
              <w:top w:val="nil"/>
              <w:left w:val="nil"/>
              <w:bottom w:val="single" w:sz="4" w:space="0" w:color="auto"/>
              <w:right w:val="single" w:sz="4" w:space="0" w:color="auto"/>
            </w:tcBorders>
            <w:shd w:val="clear" w:color="000000" w:fill="FFFFFF"/>
            <w:noWrap/>
            <w:vAlign w:val="center"/>
            <w:hideMark/>
          </w:tcPr>
          <w:p w14:paraId="749DE23E" w14:textId="2D1546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67FD51C4" w14:textId="6EBA493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1229" w:type="dxa"/>
            <w:tcBorders>
              <w:top w:val="nil"/>
              <w:left w:val="nil"/>
              <w:bottom w:val="single" w:sz="4" w:space="0" w:color="auto"/>
              <w:right w:val="single" w:sz="4" w:space="0" w:color="auto"/>
            </w:tcBorders>
            <w:shd w:val="clear" w:color="000000" w:fill="FFFFFF"/>
            <w:noWrap/>
            <w:vAlign w:val="center"/>
            <w:hideMark/>
          </w:tcPr>
          <w:p w14:paraId="7C36C61C" w14:textId="1436E8E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r>
      <w:tr w:rsidR="00195C31" w:rsidRPr="008D1421" w14:paraId="5CC47092" w14:textId="77777777" w:rsidTr="00562F47">
        <w:trPr>
          <w:trHeight w:val="475"/>
        </w:trPr>
        <w:tc>
          <w:tcPr>
            <w:tcW w:w="2468" w:type="dxa"/>
            <w:tcBorders>
              <w:top w:val="nil"/>
              <w:left w:val="single" w:sz="4" w:space="0" w:color="auto"/>
              <w:bottom w:val="single" w:sz="4" w:space="0" w:color="auto"/>
              <w:right w:val="single" w:sz="4" w:space="0" w:color="auto"/>
            </w:tcBorders>
            <w:shd w:val="clear" w:color="000000" w:fill="FFFFFF"/>
            <w:noWrap/>
            <w:vAlign w:val="bottom"/>
            <w:hideMark/>
          </w:tcPr>
          <w:p w14:paraId="2C4113DE"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1081" w:type="dxa"/>
            <w:tcBorders>
              <w:top w:val="nil"/>
              <w:left w:val="nil"/>
              <w:bottom w:val="single" w:sz="4" w:space="0" w:color="auto"/>
              <w:right w:val="single" w:sz="4" w:space="0" w:color="auto"/>
            </w:tcBorders>
            <w:shd w:val="clear" w:color="000000" w:fill="FFFFFF"/>
            <w:noWrap/>
            <w:vAlign w:val="center"/>
            <w:hideMark/>
          </w:tcPr>
          <w:p w14:paraId="57A3E857" w14:textId="28CF87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46153064" w14:textId="1C16049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081" w:type="dxa"/>
            <w:tcBorders>
              <w:top w:val="nil"/>
              <w:left w:val="nil"/>
              <w:bottom w:val="single" w:sz="4" w:space="0" w:color="auto"/>
              <w:right w:val="single" w:sz="4" w:space="0" w:color="auto"/>
            </w:tcBorders>
            <w:shd w:val="clear" w:color="000000" w:fill="FFFFFF"/>
            <w:noWrap/>
            <w:vAlign w:val="center"/>
            <w:hideMark/>
          </w:tcPr>
          <w:p w14:paraId="35EE3D8D" w14:textId="1C5D2BB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21</w:t>
            </w:r>
          </w:p>
        </w:tc>
        <w:tc>
          <w:tcPr>
            <w:tcW w:w="1083" w:type="dxa"/>
            <w:tcBorders>
              <w:top w:val="nil"/>
              <w:left w:val="nil"/>
              <w:bottom w:val="single" w:sz="4" w:space="0" w:color="auto"/>
              <w:right w:val="single" w:sz="4" w:space="0" w:color="auto"/>
            </w:tcBorders>
            <w:shd w:val="clear" w:color="000000" w:fill="FFFFFF"/>
            <w:noWrap/>
            <w:vAlign w:val="center"/>
            <w:hideMark/>
          </w:tcPr>
          <w:p w14:paraId="0FBC202B" w14:textId="33EDF3F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35" w:type="dxa"/>
            <w:tcBorders>
              <w:top w:val="nil"/>
              <w:left w:val="nil"/>
              <w:bottom w:val="single" w:sz="4" w:space="0" w:color="auto"/>
              <w:right w:val="single" w:sz="4" w:space="0" w:color="auto"/>
            </w:tcBorders>
            <w:shd w:val="clear" w:color="000000" w:fill="FFFFFF"/>
            <w:noWrap/>
            <w:vAlign w:val="center"/>
            <w:hideMark/>
          </w:tcPr>
          <w:p w14:paraId="3F2AD236" w14:textId="78FC625E"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22</w:t>
            </w:r>
          </w:p>
        </w:tc>
        <w:tc>
          <w:tcPr>
            <w:tcW w:w="1229" w:type="dxa"/>
            <w:tcBorders>
              <w:top w:val="nil"/>
              <w:left w:val="nil"/>
              <w:bottom w:val="single" w:sz="4" w:space="0" w:color="auto"/>
              <w:right w:val="single" w:sz="4" w:space="0" w:color="auto"/>
            </w:tcBorders>
            <w:shd w:val="clear" w:color="000000" w:fill="FFFFFF"/>
            <w:noWrap/>
            <w:vAlign w:val="center"/>
            <w:hideMark/>
          </w:tcPr>
          <w:p w14:paraId="68CF2B1F" w14:textId="6A36B8C0"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c>
          <w:tcPr>
            <w:tcW w:w="1229" w:type="dxa"/>
            <w:tcBorders>
              <w:top w:val="nil"/>
              <w:left w:val="nil"/>
              <w:bottom w:val="single" w:sz="4" w:space="0" w:color="auto"/>
              <w:right w:val="single" w:sz="4" w:space="0" w:color="auto"/>
            </w:tcBorders>
            <w:shd w:val="clear" w:color="000000" w:fill="FFFFFF"/>
            <w:noWrap/>
            <w:vAlign w:val="center"/>
            <w:hideMark/>
          </w:tcPr>
          <w:p w14:paraId="6EB6255E" w14:textId="3C37302C"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20</w:t>
            </w:r>
          </w:p>
        </w:tc>
      </w:tr>
    </w:tbl>
    <w:p w14:paraId="7FC42E88" w14:textId="5E53DDF8" w:rsidR="00C77616" w:rsidRDefault="007C1CD8">
      <w:pPr>
        <w:rPr>
          <w:color w:val="000000" w:themeColor="text1"/>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3824" behindDoc="0" locked="0" layoutInCell="1" allowOverlap="1" wp14:anchorId="295BE4C8" wp14:editId="4872C01B">
                <wp:simplePos x="0" y="0"/>
                <wp:positionH relativeFrom="margin">
                  <wp:posOffset>4166235</wp:posOffset>
                </wp:positionH>
                <wp:positionV relativeFrom="paragraph">
                  <wp:posOffset>86566</wp:posOffset>
                </wp:positionV>
                <wp:extent cx="2337435" cy="200025"/>
                <wp:effectExtent l="0" t="0" r="0" b="0"/>
                <wp:wrapNone/>
                <wp:docPr id="1275"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95BE4C8" id="_x0000_s1120" type="#_x0000_t202" style="position:absolute;margin-left:328.05pt;margin-top:6.8pt;width:184.05pt;height:15.75pt;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" filled="f" stroked="f">
                <v:textbox style="mso-fit-shape-to-text:t">
                  <w:txbxContent>
                    <w:p w14:paraId="61679B35" w14:textId="77777777" w:rsidR="008D1421" w:rsidRPr="004644A7" w:rsidRDefault="008D1421" w:rsidP="008D1421">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F6A9971" w14:textId="178D616A" w:rsidR="00672393" w:rsidRDefault="00672393">
      <w:pPr>
        <w:rPr>
          <w:color w:val="000000" w:themeColor="text1"/>
        </w:rPr>
      </w:pPr>
    </w:p>
    <w:p w14:paraId="25DEDF6C" w14:textId="77777777" w:rsidR="00672393" w:rsidRDefault="00672393">
      <w:pPr>
        <w:rPr>
          <w:color w:val="000000" w:themeColor="text1"/>
        </w:rPr>
      </w:pPr>
    </w:p>
    <w:p w14:paraId="3A09376B" w14:textId="297632D8" w:rsidR="00A93F5E" w:rsidRDefault="00A93F5E">
      <w:pPr>
        <w:rPr>
          <w:color w:val="000000" w:themeColor="text1"/>
        </w:rPr>
      </w:pPr>
    </w:p>
    <w:p w14:paraId="7258F267" w14:textId="78880776" w:rsidR="00A93F5E" w:rsidRDefault="00A93F5E">
      <w:pPr>
        <w:rPr>
          <w:color w:val="000000" w:themeColor="text1"/>
        </w:rPr>
      </w:pPr>
    </w:p>
    <w:p w14:paraId="3541BC4E" w14:textId="66A283F6" w:rsidR="00A93F5E" w:rsidRPr="002B5730" w:rsidRDefault="00A93F5E">
      <w:pPr>
        <w:rPr>
          <w:color w:val="000000" w:themeColor="text1"/>
        </w:rPr>
      </w:pPr>
    </w:p>
    <w:p w14:paraId="7A1092D3" w14:textId="0162C949" w:rsidR="001039EA" w:rsidRPr="002B5730" w:rsidRDefault="001039EA">
      <w:pPr>
        <w:rPr>
          <w:color w:val="000000" w:themeColor="text1"/>
        </w:rPr>
      </w:pPr>
    </w:p>
    <w:p w14:paraId="173CB26B" w14:textId="785B79A2" w:rsidR="001039EA" w:rsidRPr="002B5730" w:rsidRDefault="004B0F37">
      <w:pPr>
        <w:rPr>
          <w:color w:val="000000" w:themeColor="text1"/>
        </w:rPr>
      </w:pPr>
      <w:r w:rsidRPr="002B5730">
        <w:rPr>
          <w:noProof/>
          <w:color w:val="000000" w:themeColor="text1"/>
        </w:rPr>
        <w:lastRenderedPageBreak/>
        <w:drawing>
          <wp:anchor distT="0" distB="0" distL="114300" distR="114300" simplePos="0" relativeHeight="252153856" behindDoc="1" locked="0" layoutInCell="1" allowOverlap="1" wp14:anchorId="29B65BB6" wp14:editId="25386336">
            <wp:simplePos x="0" y="0"/>
            <wp:positionH relativeFrom="page">
              <wp:posOffset>0</wp:posOffset>
            </wp:positionH>
            <wp:positionV relativeFrom="paragraph">
              <wp:posOffset>-1085053</wp:posOffset>
            </wp:positionV>
            <wp:extent cx="7620635" cy="10887710"/>
            <wp:effectExtent l="0" t="0" r="0" b="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635" cy="1088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198F5196" w:rsidR="001039EA" w:rsidRPr="002B5730" w:rsidRDefault="001039EA">
      <w:pPr>
        <w:rPr>
          <w:color w:val="000000" w:themeColor="text1"/>
        </w:rPr>
      </w:pPr>
    </w:p>
    <w:p w14:paraId="6962EB19" w14:textId="2763F34D" w:rsidR="001039EA" w:rsidRPr="002B5730" w:rsidRDefault="001039EA">
      <w:pPr>
        <w:rPr>
          <w:color w:val="000000" w:themeColor="text1"/>
        </w:rPr>
      </w:pPr>
    </w:p>
    <w:p w14:paraId="042CF0AD" w14:textId="4F2690E5" w:rsidR="001039EA" w:rsidRPr="002B5730" w:rsidRDefault="003B1BF5">
      <w:pPr>
        <w:rPr>
          <w:color w:val="000000" w:themeColor="text1"/>
        </w:rPr>
      </w:pPr>
      <w:r w:rsidRPr="002B5730">
        <w:rPr>
          <w:noProof/>
          <w:color w:val="000000" w:themeColor="text1"/>
        </w:rPr>
        <mc:AlternateContent>
          <mc:Choice Requires="wps">
            <w:drawing>
              <wp:anchor distT="0" distB="0" distL="114300" distR="114300" simplePos="0" relativeHeight="252155904" behindDoc="0" locked="0" layoutInCell="1" allowOverlap="1" wp14:anchorId="1185098E" wp14:editId="16A9D7E4">
                <wp:simplePos x="0" y="0"/>
                <wp:positionH relativeFrom="margin">
                  <wp:posOffset>1624330</wp:posOffset>
                </wp:positionH>
                <wp:positionV relativeFrom="paragraph">
                  <wp:posOffset>169883</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121" type="#_x0000_t202" style="position:absolute;margin-left:127.9pt;margin-top:13.4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2E2D369C" w:rsidR="001039EA" w:rsidRPr="002B5730" w:rsidRDefault="001039EA">
      <w:pPr>
        <w:rPr>
          <w:color w:val="000000" w:themeColor="text1"/>
        </w:rPr>
      </w:pPr>
    </w:p>
    <w:p w14:paraId="59516729" w14:textId="1567CB7B" w:rsidR="00E077DA" w:rsidRPr="002B5730" w:rsidRDefault="00E077DA">
      <w:pPr>
        <w:rPr>
          <w:color w:val="000000" w:themeColor="text1"/>
        </w:rPr>
      </w:pPr>
    </w:p>
    <w:p w14:paraId="55FC599E" w14:textId="00AA3E28" w:rsidR="00E077DA" w:rsidRPr="002B5730" w:rsidRDefault="00E077DA">
      <w:pPr>
        <w:rPr>
          <w:color w:val="000000" w:themeColor="text1"/>
        </w:rPr>
      </w:pPr>
    </w:p>
    <w:p w14:paraId="1BAEDCA9" w14:textId="0BDD6B7D" w:rsidR="00E077DA" w:rsidRPr="002B5730" w:rsidRDefault="00E077DA">
      <w:pPr>
        <w:rPr>
          <w:color w:val="000000" w:themeColor="text1"/>
        </w:rPr>
      </w:pPr>
    </w:p>
    <w:p w14:paraId="4C877317" w14:textId="1611E5D4" w:rsidR="00E077DA" w:rsidRPr="002B5730" w:rsidRDefault="00E077DA">
      <w:pPr>
        <w:rPr>
          <w:color w:val="000000" w:themeColor="text1"/>
        </w:rPr>
      </w:pPr>
    </w:p>
    <w:p w14:paraId="110E8ED2" w14:textId="5A3029E8" w:rsidR="00E077DA" w:rsidRPr="002B5730" w:rsidRDefault="00E077DA">
      <w:pPr>
        <w:rPr>
          <w:color w:val="000000" w:themeColor="text1"/>
        </w:rPr>
      </w:pPr>
    </w:p>
    <w:p w14:paraId="13FA0EC0" w14:textId="3A990E8A" w:rsidR="00E077DA" w:rsidRPr="002B5730" w:rsidRDefault="00E077DA">
      <w:pPr>
        <w:rPr>
          <w:color w:val="000000" w:themeColor="text1"/>
        </w:rPr>
      </w:pPr>
    </w:p>
    <w:p w14:paraId="5D3DA775" w14:textId="346A4EFD" w:rsidR="00E077DA" w:rsidRPr="002B5730" w:rsidRDefault="00E077DA">
      <w:pPr>
        <w:rPr>
          <w:color w:val="000000" w:themeColor="text1"/>
        </w:rPr>
      </w:pPr>
    </w:p>
    <w:p w14:paraId="4E734BD3" w14:textId="1626A6E6" w:rsidR="00E077DA" w:rsidRPr="002B5730" w:rsidRDefault="00A93F5E" w:rsidP="00A93F5E">
      <w:pPr>
        <w:tabs>
          <w:tab w:val="left" w:pos="2010"/>
          <w:tab w:val="left" w:pos="2445"/>
        </w:tabs>
        <w:rPr>
          <w:color w:val="000000" w:themeColor="text1"/>
        </w:rPr>
      </w:pPr>
      <w:r>
        <w:rPr>
          <w:color w:val="000000" w:themeColor="text1"/>
        </w:rPr>
        <w:tab/>
      </w:r>
      <w:r>
        <w:rPr>
          <w:color w:val="000000" w:themeColor="text1"/>
        </w:rPr>
        <w:tab/>
      </w:r>
    </w:p>
    <w:p w14:paraId="4091A7B8" w14:textId="4465F632" w:rsidR="00E077DA" w:rsidRPr="002B5730" w:rsidRDefault="00E077DA">
      <w:pPr>
        <w:rPr>
          <w:color w:val="000000" w:themeColor="text1"/>
        </w:rPr>
      </w:pPr>
    </w:p>
    <w:p w14:paraId="4ED58B9B" w14:textId="55C7FC3F" w:rsidR="00E077DA" w:rsidRPr="002B5730" w:rsidRDefault="00E077DA">
      <w:pPr>
        <w:rPr>
          <w:color w:val="000000" w:themeColor="text1"/>
        </w:rPr>
      </w:pPr>
    </w:p>
    <w:p w14:paraId="139FF3CB" w14:textId="49A84996" w:rsidR="00E077DA" w:rsidRPr="002B5730" w:rsidRDefault="00E077DA">
      <w:pPr>
        <w:rPr>
          <w:color w:val="000000" w:themeColor="text1"/>
        </w:rPr>
      </w:pPr>
    </w:p>
    <w:p w14:paraId="5BB5A3D7" w14:textId="0BB5D429" w:rsidR="009F5B91" w:rsidRPr="002B5730" w:rsidRDefault="009F5B91" w:rsidP="009F5B91">
      <w:pPr>
        <w:rPr>
          <w:color w:val="000000" w:themeColor="text1"/>
        </w:rPr>
      </w:pPr>
    </w:p>
    <w:p w14:paraId="625B64D1" w14:textId="1253F006" w:rsidR="009F5B91" w:rsidRPr="002B5730" w:rsidRDefault="009F5B91" w:rsidP="009F5B91">
      <w:pPr>
        <w:rPr>
          <w:color w:val="000000" w:themeColor="text1"/>
        </w:rPr>
      </w:pPr>
    </w:p>
    <w:p w14:paraId="593B5C35" w14:textId="4630C37F" w:rsidR="009F5B91" w:rsidRPr="002B5730" w:rsidRDefault="003B1BF5" w:rsidP="000D1A88">
      <w:pPr>
        <w:tabs>
          <w:tab w:val="left" w:pos="1485"/>
          <w:tab w:val="left" w:pos="1545"/>
        </w:tabs>
        <w:rPr>
          <w:color w:val="000000" w:themeColor="text1"/>
        </w:rPr>
      </w:pPr>
      <w:r w:rsidRPr="002B5730">
        <w:rPr>
          <w:noProof/>
          <w:color w:val="000000" w:themeColor="text1"/>
        </w:rPr>
        <w:drawing>
          <wp:anchor distT="0" distB="0" distL="114300" distR="114300" simplePos="0" relativeHeight="252158976" behindDoc="0" locked="0" layoutInCell="1" allowOverlap="1" wp14:anchorId="457058A9" wp14:editId="17937B28">
            <wp:simplePos x="0" y="0"/>
            <wp:positionH relativeFrom="margin">
              <wp:posOffset>1685925</wp:posOffset>
            </wp:positionH>
            <wp:positionV relativeFrom="paragraph">
              <wp:posOffset>82550</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D1A88" w:rsidRPr="002B5730">
        <w:rPr>
          <w:color w:val="000000" w:themeColor="text1"/>
        </w:rPr>
        <w:tab/>
      </w:r>
    </w:p>
    <w:p w14:paraId="554D43C1" w14:textId="3482C3EE" w:rsidR="009F5B91" w:rsidRPr="002B5730" w:rsidRDefault="009F5B91" w:rsidP="009F5B91">
      <w:pPr>
        <w:rPr>
          <w:color w:val="000000" w:themeColor="text1"/>
        </w:rPr>
      </w:pPr>
    </w:p>
    <w:p w14:paraId="102D2F8A" w14:textId="3C9343AA" w:rsidR="009F5B91" w:rsidRPr="002B5730" w:rsidRDefault="00A93F5E" w:rsidP="00A93F5E">
      <w:pPr>
        <w:tabs>
          <w:tab w:val="left" w:pos="1875"/>
        </w:tabs>
        <w:rPr>
          <w:color w:val="000000" w:themeColor="text1"/>
        </w:rPr>
      </w:pPr>
      <w:r>
        <w:rPr>
          <w:color w:val="000000" w:themeColor="text1"/>
        </w:rPr>
        <w:tab/>
      </w:r>
    </w:p>
    <w:p w14:paraId="30856E3E" w14:textId="0113748E" w:rsidR="009F5B91" w:rsidRPr="002B5730" w:rsidRDefault="009F5B91" w:rsidP="009F5B91">
      <w:pPr>
        <w:rPr>
          <w:color w:val="000000" w:themeColor="text1"/>
        </w:rPr>
      </w:pPr>
    </w:p>
    <w:p w14:paraId="09E30157" w14:textId="4B0178CF" w:rsidR="009F5B91" w:rsidRPr="002B5730" w:rsidRDefault="008664DB" w:rsidP="008664DB">
      <w:pPr>
        <w:tabs>
          <w:tab w:val="left" w:pos="1620"/>
        </w:tabs>
        <w:rPr>
          <w:color w:val="000000" w:themeColor="text1"/>
        </w:rPr>
      </w:pPr>
      <w:r w:rsidRPr="002B5730">
        <w:rPr>
          <w:color w:val="000000" w:themeColor="text1"/>
        </w:rPr>
        <w:tab/>
      </w:r>
    </w:p>
    <w:p w14:paraId="64B71EA6" w14:textId="46123E5F" w:rsidR="009F5B91" w:rsidRPr="002B5730" w:rsidRDefault="004644A7" w:rsidP="008664DB">
      <w:pPr>
        <w:tabs>
          <w:tab w:val="left" w:pos="1770"/>
          <w:tab w:val="left" w:pos="8145"/>
          <w:tab w:val="left" w:pos="8865"/>
          <w:tab w:val="right" w:pos="10170"/>
        </w:tabs>
        <w:rPr>
          <w:color w:val="000000" w:themeColor="text1"/>
        </w:rPr>
      </w:pPr>
      <w:r w:rsidRPr="002B5730">
        <w:rPr>
          <w:color w:val="000000" w:themeColor="text1"/>
        </w:rPr>
        <w:tab/>
      </w:r>
      <w:r w:rsidR="008664DB" w:rsidRPr="002B5730">
        <w:rPr>
          <w:color w:val="000000" w:themeColor="text1"/>
        </w:rPr>
        <w:tab/>
      </w:r>
      <w:r w:rsidR="008664DB" w:rsidRPr="002B5730">
        <w:rPr>
          <w:color w:val="000000" w:themeColor="text1"/>
        </w:rPr>
        <w:tab/>
      </w:r>
      <w:r w:rsidR="008664DB" w:rsidRPr="002B5730">
        <w:rPr>
          <w:color w:val="000000" w:themeColor="text1"/>
        </w:rPr>
        <w:tab/>
      </w:r>
    </w:p>
    <w:p w14:paraId="601FC169" w14:textId="7F8C589F" w:rsidR="009F5B91" w:rsidRPr="002B5730" w:rsidRDefault="009F5B91" w:rsidP="009F5B91">
      <w:pPr>
        <w:rPr>
          <w:color w:val="000000" w:themeColor="text1"/>
        </w:rPr>
      </w:pPr>
    </w:p>
    <w:p w14:paraId="3D4BC3B1" w14:textId="3EA07595" w:rsidR="009F5B91" w:rsidRPr="002B5730" w:rsidRDefault="000D1A88" w:rsidP="000D1A88">
      <w:pPr>
        <w:tabs>
          <w:tab w:val="left" w:pos="1875"/>
          <w:tab w:val="left" w:pos="8670"/>
        </w:tabs>
        <w:rPr>
          <w:color w:val="000000" w:themeColor="text1"/>
        </w:rPr>
      </w:pPr>
      <w:r w:rsidRPr="002B5730">
        <w:rPr>
          <w:color w:val="000000" w:themeColor="text1"/>
        </w:rPr>
        <w:tab/>
      </w:r>
      <w:r w:rsidRPr="002B5730">
        <w:rPr>
          <w:color w:val="000000" w:themeColor="text1"/>
        </w:rPr>
        <w:tab/>
      </w:r>
    </w:p>
    <w:p w14:paraId="1E9F4262" w14:textId="7724A8AA" w:rsidR="009F5B91" w:rsidRDefault="009F5B91" w:rsidP="009F5B91">
      <w:pPr>
        <w:rPr>
          <w:color w:val="000000" w:themeColor="text1"/>
        </w:rPr>
      </w:pPr>
    </w:p>
    <w:p w14:paraId="145871B7" w14:textId="2DB104BE" w:rsidR="00E2530D" w:rsidRDefault="00E2530D" w:rsidP="009F5B91">
      <w:pPr>
        <w:rPr>
          <w:color w:val="000000" w:themeColor="text1"/>
        </w:rPr>
      </w:pPr>
    </w:p>
    <w:p w14:paraId="00F4A7EA" w14:textId="27E30E26" w:rsidR="00E2530D" w:rsidRDefault="00E2530D" w:rsidP="009F5B91">
      <w:pPr>
        <w:rPr>
          <w:color w:val="000000" w:themeColor="text1"/>
        </w:rPr>
      </w:pPr>
    </w:p>
    <w:p w14:paraId="0913AF52" w14:textId="1C2D0195" w:rsidR="00E2530D" w:rsidRDefault="00E2530D" w:rsidP="009F5B91">
      <w:pPr>
        <w:rPr>
          <w:color w:val="000000" w:themeColor="text1"/>
        </w:rPr>
      </w:pPr>
    </w:p>
    <w:p w14:paraId="7A485A10" w14:textId="2E9A8134" w:rsidR="00E2530D" w:rsidRDefault="00E2530D" w:rsidP="009F5B91">
      <w:pPr>
        <w:rPr>
          <w:color w:val="000000" w:themeColor="text1"/>
        </w:rPr>
      </w:pPr>
    </w:p>
    <w:p w14:paraId="2C2E11EB" w14:textId="6B01BB3C" w:rsidR="003B1BF5" w:rsidRDefault="00A93F5E" w:rsidP="00A93F5E">
      <w:pPr>
        <w:rPr>
          <w:rFonts w:ascii="Arial" w:hAnsi="Arial" w:cs="Arial"/>
          <w:b/>
          <w:bCs/>
          <w:sz w:val="24"/>
          <w:szCs w:val="24"/>
        </w:rPr>
      </w:pPr>
      <w:r>
        <w:rPr>
          <w:rFonts w:ascii="Arial" w:hAnsi="Arial" w:cs="Arial"/>
          <w:b/>
          <w:bCs/>
          <w:sz w:val="24"/>
          <w:szCs w:val="24"/>
        </w:rPr>
        <w:lastRenderedPageBreak/>
        <w:t>Middle East &amp; Africa</w:t>
      </w:r>
      <w:r w:rsidRPr="0022076A">
        <w:rPr>
          <w:rFonts w:ascii="Arial" w:hAnsi="Arial" w:cs="Arial"/>
          <w:b/>
          <w:bCs/>
          <w:sz w:val="24"/>
          <w:szCs w:val="24"/>
        </w:rPr>
        <w:t xml:space="preserve"> </w:t>
      </w:r>
      <w:r w:rsidR="00925089">
        <w:rPr>
          <w:rFonts w:ascii="Arial" w:hAnsi="Arial" w:cs="Arial"/>
          <w:b/>
          <w:bCs/>
          <w:sz w:val="24"/>
          <w:szCs w:val="24"/>
        </w:rPr>
        <w:t>Vinyl Ester</w:t>
      </w:r>
      <w:r>
        <w:rPr>
          <w:rFonts w:ascii="Arial" w:hAnsi="Arial" w:cs="Arial"/>
          <w:b/>
          <w:bCs/>
          <w:sz w:val="24"/>
          <w:szCs w:val="24"/>
        </w:rPr>
        <w:t xml:space="preserve"> Resin </w:t>
      </w:r>
      <w:r w:rsidRPr="00257590">
        <w:rPr>
          <w:rFonts w:ascii="Arial" w:hAnsi="Arial" w:cs="Arial"/>
          <w:b/>
          <w:bCs/>
          <w:sz w:val="24"/>
          <w:szCs w:val="24"/>
        </w:rPr>
        <w:t>Capacity</w:t>
      </w:r>
      <w:r w:rsidR="004C7FEF">
        <w:rPr>
          <w:rFonts w:ascii="Arial" w:hAnsi="Arial" w:cs="Arial"/>
          <w:b/>
          <w:bCs/>
          <w:sz w:val="24"/>
          <w:szCs w:val="24"/>
        </w:rPr>
        <w:t xml:space="preserve"> &amp; </w:t>
      </w:r>
      <w:r w:rsidRPr="00257590">
        <w:rPr>
          <w:rFonts w:ascii="Arial" w:hAnsi="Arial" w:cs="Arial"/>
          <w:b/>
          <w:bCs/>
          <w:sz w:val="24"/>
          <w:szCs w:val="24"/>
        </w:rPr>
        <w:t>Production</w:t>
      </w:r>
      <w:r>
        <w:rPr>
          <w:rFonts w:ascii="Arial" w:hAnsi="Arial" w:cs="Arial"/>
          <w:b/>
          <w:bCs/>
          <w:sz w:val="24"/>
          <w:szCs w:val="24"/>
        </w:rPr>
        <w:t>, By Volume</w:t>
      </w:r>
      <w:r w:rsidR="007C5B32">
        <w:rPr>
          <w:rFonts w:ascii="Arial" w:hAnsi="Arial" w:cs="Arial"/>
          <w:b/>
          <w:bCs/>
          <w:sz w:val="24"/>
          <w:szCs w:val="24"/>
        </w:rPr>
        <w:t xml:space="preserve"> (000’ Tonnes)</w:t>
      </w:r>
      <w:r>
        <w:rPr>
          <w:rFonts w:ascii="Arial" w:hAnsi="Arial" w:cs="Arial"/>
          <w:b/>
          <w:bCs/>
          <w:sz w:val="24"/>
          <w:szCs w:val="24"/>
        </w:rPr>
        <w:t xml:space="preserve">, 2015 - 2030F </w:t>
      </w:r>
    </w:p>
    <w:p w14:paraId="59C2161F" w14:textId="65DCD32E" w:rsidR="004F4F10" w:rsidRDefault="00545715" w:rsidP="00A93F5E">
      <w:pPr>
        <w:spacing w:line="360" w:lineRule="auto"/>
        <w:jc w:val="both"/>
        <w:rPr>
          <w:rFonts w:ascii="Arial" w:hAnsi="Arial" w:cs="Arial"/>
          <w:sz w:val="24"/>
          <w:szCs w:val="24"/>
        </w:rPr>
      </w:pPr>
      <w:r>
        <w:rPr>
          <w:noProof/>
        </w:rPr>
        <mc:AlternateContent>
          <mc:Choice Requires="wps">
            <w:drawing>
              <wp:anchor distT="0" distB="0" distL="114300" distR="114300" simplePos="0" relativeHeight="252449792" behindDoc="0" locked="0" layoutInCell="1" allowOverlap="1" wp14:anchorId="7ED6364F" wp14:editId="045DA113">
                <wp:simplePos x="0" y="0"/>
                <wp:positionH relativeFrom="column">
                  <wp:posOffset>5078631</wp:posOffset>
                </wp:positionH>
                <wp:positionV relativeFrom="paragraph">
                  <wp:posOffset>1560797</wp:posOffset>
                </wp:positionV>
                <wp:extent cx="1280160" cy="292735"/>
                <wp:effectExtent l="0" t="0" r="0" b="0"/>
                <wp:wrapNone/>
                <wp:docPr id="2116"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ED6364F" id="_x0000_s1122" type="#_x0000_t202" style="position:absolute;left:0;text-align:left;margin-left:399.9pt;margin-top:122.9pt;width:100.8pt;height:23.0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" filled="f" stroked="f">
                <v:textbox style="mso-fit-shape-to-text:t">
                  <w:txbxContent>
                    <w:p w14:paraId="70AC916A" w14:textId="77777777" w:rsidR="00A93F5E" w:rsidRPr="005858C1" w:rsidRDefault="00A93F5E" w:rsidP="00A93F5E">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00A93F5E" w:rsidRPr="002B5730">
        <w:rPr>
          <w:rFonts w:ascii="Arial" w:eastAsia="Arial" w:hAnsi="Arial" w:cs="Arial"/>
          <w:noProof/>
          <w:color w:val="000000" w:themeColor="text1"/>
          <w:sz w:val="24"/>
          <w:szCs w:val="24"/>
        </w:rPr>
        <w:drawing>
          <wp:inline distT="0" distB="0" distL="0" distR="0" wp14:anchorId="7EC850D0" wp14:editId="7E7ACF49">
            <wp:extent cx="6362700" cy="1673233"/>
            <wp:effectExtent l="0" t="0" r="0" b="3175"/>
            <wp:docPr id="224" name="Chart 22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4F4F10">
        <w:rPr>
          <w:rFonts w:ascii="Arial" w:hAnsi="Arial" w:cs="Arial"/>
          <w:sz w:val="24"/>
          <w:szCs w:val="24"/>
        </w:rPr>
        <w:t xml:space="preserve"> </w:t>
      </w:r>
    </w:p>
    <w:p w14:paraId="1EB9891E" w14:textId="29DA8FDB" w:rsidR="00195C31" w:rsidRDefault="00195C31" w:rsidP="00A93F5E">
      <w:pPr>
        <w:spacing w:line="360" w:lineRule="auto"/>
        <w:jc w:val="both"/>
        <w:rPr>
          <w:rFonts w:ascii="Arial" w:hAnsi="Arial" w:cs="Arial"/>
          <w:sz w:val="24"/>
          <w:szCs w:val="24"/>
        </w:rPr>
      </w:pPr>
      <w:r w:rsidRPr="00195C31">
        <w:rPr>
          <w:rFonts w:ascii="Arial" w:hAnsi="Arial" w:cs="Arial"/>
          <w:sz w:val="24"/>
          <w:szCs w:val="24"/>
        </w:rPr>
        <w:t>In Middle East, as of 2020 the total capacity of vinyl ester stood at about 83 thousand tonnes with production of about 64 thousand tonnes. An increase in production of vinyl ester is estimated in forecasted years as the market recovers to its pre pandemic levels of economic activity.</w:t>
      </w:r>
    </w:p>
    <w:p w14:paraId="78F24009" w14:textId="13FF5D82" w:rsidR="00195C31" w:rsidRDefault="00195C31" w:rsidP="00195C31">
      <w:pPr>
        <w:spacing w:line="360" w:lineRule="auto"/>
        <w:jc w:val="both"/>
        <w:rPr>
          <w:rFonts w:ascii="Arial" w:hAnsi="Arial" w:cs="Arial"/>
          <w:sz w:val="24"/>
          <w:szCs w:val="24"/>
        </w:rPr>
      </w:pPr>
      <w:r w:rsidRPr="004F4F10">
        <w:rPr>
          <w:rFonts w:ascii="Arial" w:hAnsi="Arial" w:cs="Arial"/>
          <w:b/>
          <w:bCs/>
          <w:sz w:val="24"/>
          <w:szCs w:val="24"/>
        </w:rPr>
        <w:t>Major Demand Drivers of Vinyl Ester Resin During Forecast Period</w:t>
      </w:r>
    </w:p>
    <w:p w14:paraId="7E014809" w14:textId="77777777" w:rsidR="00195C31" w:rsidRPr="004F4F10" w:rsidRDefault="00195C31" w:rsidP="00F14E20">
      <w:pPr>
        <w:pStyle w:val="ListParagraph"/>
        <w:numPr>
          <w:ilvl w:val="0"/>
          <w:numId w:val="11"/>
        </w:numPr>
        <w:spacing w:line="360" w:lineRule="auto"/>
        <w:jc w:val="both"/>
        <w:rPr>
          <w:sz w:val="24"/>
          <w:szCs w:val="24"/>
        </w:rPr>
      </w:pPr>
      <w:r w:rsidRPr="004F4F10">
        <w:rPr>
          <w:b/>
          <w:bCs/>
          <w:sz w:val="24"/>
          <w:szCs w:val="24"/>
        </w:rPr>
        <w:t>Increasing Desalination Construction Projects</w:t>
      </w:r>
    </w:p>
    <w:p w14:paraId="123582A3" w14:textId="77777777" w:rsidR="00195C31"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GCC nations have limited water resources due to which these countries rely heavily on desalination plants. Due to growing population, GCC nation plans to construct more desalination projects such as </w:t>
      </w:r>
      <w:proofErr w:type="spellStart"/>
      <w:r w:rsidRPr="004C7FEF">
        <w:rPr>
          <w:rFonts w:ascii="Arial" w:hAnsi="Arial" w:cs="Arial"/>
          <w:sz w:val="24"/>
          <w:szCs w:val="24"/>
          <w:lang w:val="en-US"/>
        </w:rPr>
        <w:t>Shuaibah</w:t>
      </w:r>
      <w:proofErr w:type="spellEnd"/>
      <w:r w:rsidRPr="004C7FEF">
        <w:rPr>
          <w:rFonts w:ascii="Arial" w:hAnsi="Arial" w:cs="Arial"/>
          <w:sz w:val="24"/>
          <w:szCs w:val="24"/>
          <w:lang w:val="en-US"/>
        </w:rPr>
        <w:t xml:space="preserve"> IWPP, </w:t>
      </w:r>
      <w:r w:rsidRPr="004C7FEF">
        <w:rPr>
          <w:rFonts w:ascii="Arial" w:hAnsi="Arial" w:cs="Arial"/>
          <w:sz w:val="24"/>
          <w:szCs w:val="24"/>
          <w:lang w:val="pt-BR"/>
        </w:rPr>
        <w:t>Ras Abu Fontas A3 project, etc</w:t>
      </w:r>
      <w:r w:rsidRPr="004C7FEF">
        <w:rPr>
          <w:rFonts w:ascii="Arial" w:hAnsi="Arial" w:cs="Arial"/>
          <w:sz w:val="24"/>
          <w:szCs w:val="24"/>
          <w:lang w:val="en-US"/>
        </w:rPr>
        <w:t>. Countries such as Saudi Arabia plan to invest USD24.30 billion in desalination projects by 2026. These desalination plants are projected to drive need for FRP pipe</w:t>
      </w:r>
      <w:r>
        <w:rPr>
          <w:rFonts w:ascii="Arial" w:hAnsi="Arial" w:cs="Arial"/>
          <w:sz w:val="24"/>
          <w:szCs w:val="24"/>
          <w:lang w:val="en-US"/>
        </w:rPr>
        <w:t>s</w:t>
      </w:r>
      <w:r w:rsidRPr="004C7FEF">
        <w:rPr>
          <w:rFonts w:ascii="Arial" w:hAnsi="Arial" w:cs="Arial"/>
          <w:sz w:val="24"/>
          <w:szCs w:val="24"/>
          <w:lang w:val="en-US"/>
        </w:rPr>
        <w:t xml:space="preserve"> and tank</w:t>
      </w:r>
      <w:r>
        <w:rPr>
          <w:rFonts w:ascii="Arial" w:hAnsi="Arial" w:cs="Arial"/>
          <w:sz w:val="24"/>
          <w:szCs w:val="24"/>
          <w:lang w:val="en-US"/>
        </w:rPr>
        <w:t>s.</w:t>
      </w:r>
    </w:p>
    <w:p w14:paraId="29E15EBD" w14:textId="77777777" w:rsidR="00195C31" w:rsidRPr="004F4F10" w:rsidRDefault="00195C31" w:rsidP="00F14E20">
      <w:pPr>
        <w:pStyle w:val="ListParagraph"/>
        <w:numPr>
          <w:ilvl w:val="0"/>
          <w:numId w:val="11"/>
        </w:numPr>
        <w:jc w:val="both"/>
        <w:rPr>
          <w:sz w:val="24"/>
          <w:szCs w:val="24"/>
        </w:rPr>
      </w:pPr>
      <w:r w:rsidRPr="004F4F10">
        <w:rPr>
          <w:b/>
          <w:bCs/>
          <w:sz w:val="24"/>
          <w:szCs w:val="24"/>
        </w:rPr>
        <w:t>Smart Cities Development</w:t>
      </w:r>
    </w:p>
    <w:p w14:paraId="45FC42FD" w14:textId="77777777" w:rsidR="00195C31" w:rsidRPr="004C7FEF" w:rsidRDefault="00195C31" w:rsidP="00195C31">
      <w:pPr>
        <w:spacing w:line="360" w:lineRule="auto"/>
        <w:jc w:val="both"/>
        <w:rPr>
          <w:rFonts w:ascii="Arial" w:hAnsi="Arial" w:cs="Arial"/>
          <w:sz w:val="24"/>
          <w:szCs w:val="24"/>
          <w:lang w:val="en-US"/>
        </w:rPr>
      </w:pPr>
      <w:r w:rsidRPr="004C7FEF">
        <w:rPr>
          <w:rFonts w:ascii="Arial" w:hAnsi="Arial" w:cs="Arial"/>
          <w:sz w:val="24"/>
          <w:szCs w:val="24"/>
          <w:lang w:val="en-US"/>
        </w:rPr>
        <w:t xml:space="preserve">A smart city adopts high-end technological infrastructure incorporating comprehensive IT infrastructure, a network of sensors, cameras, wireless devices, and data centers for the effective delivery of essential services such as electricity, water supply, sanitation, etc. The vinyl ester resin manufacturers will benefit from smart city projects. In April 2017, Saudi Arabia announced an investment of USD70 billion for the development of four new “Economic Cities” on the concept of smart cities by 2030, with an aim to diversify its economy from hydrocarbon sector to other commercial sectors. </w:t>
      </w:r>
    </w:p>
    <w:p w14:paraId="79A2C4F0" w14:textId="77777777" w:rsidR="00195C31" w:rsidRPr="004F4F10" w:rsidRDefault="00195C31" w:rsidP="00F14E20">
      <w:pPr>
        <w:pStyle w:val="ListParagraph"/>
        <w:numPr>
          <w:ilvl w:val="0"/>
          <w:numId w:val="11"/>
        </w:numPr>
        <w:jc w:val="both"/>
        <w:rPr>
          <w:sz w:val="24"/>
          <w:szCs w:val="24"/>
        </w:rPr>
      </w:pPr>
      <w:r w:rsidRPr="004F4F10">
        <w:rPr>
          <w:b/>
          <w:bCs/>
          <w:sz w:val="24"/>
          <w:szCs w:val="24"/>
        </w:rPr>
        <w:t>Growth in Infrastructure Projects</w:t>
      </w:r>
    </w:p>
    <w:p w14:paraId="746A3401" w14:textId="77777777" w:rsidR="00195C31" w:rsidRDefault="00195C31" w:rsidP="00195C31">
      <w:pPr>
        <w:spacing w:line="360" w:lineRule="auto"/>
        <w:jc w:val="both"/>
        <w:rPr>
          <w:rFonts w:ascii="Arial" w:hAnsi="Arial" w:cs="Arial"/>
          <w:sz w:val="24"/>
          <w:szCs w:val="24"/>
          <w:lang w:val="en-US"/>
        </w:rPr>
      </w:pPr>
      <w:r w:rsidRPr="004F4F10">
        <w:rPr>
          <w:rFonts w:ascii="Arial" w:hAnsi="Arial" w:cs="Arial"/>
          <w:sz w:val="24"/>
          <w:szCs w:val="24"/>
          <w:lang w:val="en-US"/>
        </w:rPr>
        <w:t xml:space="preserve">GCC nations are boosting their infrastructure by investing heavily on development of railway, roadways, and seaports. Various metro projects have been initiated across different cities in GCC countries such as Jeddah Metro, Kuwait Metro, Doha Metro, Dubai Metro, etc. Development of railway network is projected to lead to the deployment of overhead railway lines and thus drive demand for </w:t>
      </w:r>
      <w:r>
        <w:rPr>
          <w:rFonts w:ascii="Arial" w:hAnsi="Arial" w:cs="Arial"/>
          <w:sz w:val="24"/>
          <w:szCs w:val="24"/>
          <w:lang w:val="en-US"/>
        </w:rPr>
        <w:t xml:space="preserve">unsaturated polyester resin including vinyl ester resin </w:t>
      </w:r>
      <w:r w:rsidRPr="004F4F10">
        <w:rPr>
          <w:rFonts w:ascii="Arial" w:hAnsi="Arial" w:cs="Arial"/>
          <w:sz w:val="24"/>
          <w:szCs w:val="24"/>
          <w:lang w:val="en-US"/>
        </w:rPr>
        <w:t>in the GCC region.</w:t>
      </w:r>
    </w:p>
    <w:p w14:paraId="7B6171CD" w14:textId="77777777" w:rsidR="00195C31" w:rsidRDefault="00195C31" w:rsidP="004C7FEF">
      <w:pPr>
        <w:jc w:val="both"/>
        <w:rPr>
          <w:rFonts w:ascii="Arial" w:hAnsi="Arial" w:cs="Arial"/>
          <w:b/>
          <w:bCs/>
          <w:sz w:val="24"/>
          <w:szCs w:val="24"/>
        </w:rPr>
      </w:pPr>
    </w:p>
    <w:p w14:paraId="7865230D" w14:textId="5D3CAA63" w:rsidR="004C7FEF" w:rsidRDefault="004F4F10" w:rsidP="004C7FEF">
      <w:pPr>
        <w:jc w:val="both"/>
        <w:rPr>
          <w:rFonts w:ascii="Arial" w:hAnsi="Arial" w:cs="Arial"/>
          <w:b/>
          <w:bCs/>
          <w:sz w:val="24"/>
          <w:szCs w:val="24"/>
        </w:rPr>
      </w:pPr>
      <w:r w:rsidRPr="004F4F10">
        <w:rPr>
          <w:rFonts w:ascii="Arial" w:hAnsi="Arial" w:cs="Arial"/>
          <w:b/>
          <w:bCs/>
          <w:sz w:val="24"/>
          <w:szCs w:val="24"/>
        </w:rPr>
        <w:t>Major Infrastructure and Industrial Projects in GCC Region under Planning or Execution, By Value, By 2020 (USD Million)</w:t>
      </w:r>
    </w:p>
    <w:tbl>
      <w:tblPr>
        <w:tblW w:w="10265" w:type="dxa"/>
        <w:tblLook w:val="0420" w:firstRow="1" w:lastRow="0" w:firstColumn="0" w:lastColumn="0" w:noHBand="0" w:noVBand="1"/>
      </w:tblPr>
      <w:tblGrid>
        <w:gridCol w:w="2099"/>
        <w:gridCol w:w="1361"/>
        <w:gridCol w:w="1361"/>
        <w:gridCol w:w="1361"/>
        <w:gridCol w:w="1361"/>
        <w:gridCol w:w="1361"/>
        <w:gridCol w:w="1361"/>
      </w:tblGrid>
      <w:tr w:rsidR="004F4F10" w:rsidRPr="004F4F10" w14:paraId="7509F161" w14:textId="77777777" w:rsidTr="004F4F10">
        <w:trPr>
          <w:trHeight w:val="491"/>
        </w:trPr>
        <w:tc>
          <w:tcPr>
            <w:tcW w:w="2099"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6A50AE5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Activity</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343C6B76"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Saudi Arabia</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0CF3686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UAE</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0F83B42"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Kuwait</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7E065400"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Qatar</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53D17C1C"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Oman</w:t>
            </w:r>
          </w:p>
        </w:tc>
        <w:tc>
          <w:tcPr>
            <w:tcW w:w="1361" w:type="dxa"/>
            <w:tcBorders>
              <w:top w:val="single" w:sz="4" w:space="0" w:color="auto"/>
              <w:left w:val="nil"/>
              <w:bottom w:val="single" w:sz="4" w:space="0" w:color="auto"/>
              <w:right w:val="single" w:sz="4" w:space="0" w:color="auto"/>
            </w:tcBorders>
            <w:shd w:val="clear" w:color="000000" w:fill="203764"/>
            <w:noWrap/>
            <w:vAlign w:val="bottom"/>
            <w:hideMark/>
          </w:tcPr>
          <w:p w14:paraId="26931E9B" w14:textId="77777777" w:rsidR="004F4F10" w:rsidRPr="004F4F10" w:rsidRDefault="004F4F10" w:rsidP="004F4F10">
            <w:pPr>
              <w:spacing w:after="0" w:line="240" w:lineRule="auto"/>
              <w:rPr>
                <w:rFonts w:ascii="Arial" w:eastAsia="Times New Roman" w:hAnsi="Arial" w:cs="Arial"/>
                <w:color w:val="FFFFFF"/>
                <w:sz w:val="20"/>
                <w:szCs w:val="20"/>
                <w:lang w:val="en-US"/>
              </w:rPr>
            </w:pPr>
            <w:r w:rsidRPr="004F4F10">
              <w:rPr>
                <w:rFonts w:ascii="Arial" w:eastAsia="Times New Roman" w:hAnsi="Arial" w:cs="Arial"/>
                <w:color w:val="FFFFFF"/>
                <w:sz w:val="20"/>
                <w:szCs w:val="20"/>
                <w:lang w:val="en-US"/>
              </w:rPr>
              <w:t>Bahrain</w:t>
            </w:r>
          </w:p>
        </w:tc>
      </w:tr>
      <w:tr w:rsidR="004F4F10" w:rsidRPr="004F4F10" w14:paraId="3AC3B3EA"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197E049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Chemical</w:t>
            </w:r>
          </w:p>
        </w:tc>
        <w:tc>
          <w:tcPr>
            <w:tcW w:w="1361" w:type="dxa"/>
            <w:tcBorders>
              <w:top w:val="nil"/>
              <w:left w:val="nil"/>
              <w:bottom w:val="single" w:sz="4" w:space="0" w:color="auto"/>
              <w:right w:val="single" w:sz="4" w:space="0" w:color="auto"/>
            </w:tcBorders>
            <w:shd w:val="clear" w:color="000000" w:fill="B4C6E7"/>
            <w:noWrap/>
            <w:vAlign w:val="bottom"/>
            <w:hideMark/>
          </w:tcPr>
          <w:p w14:paraId="12839D9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64,916</w:t>
            </w:r>
          </w:p>
        </w:tc>
        <w:tc>
          <w:tcPr>
            <w:tcW w:w="1361" w:type="dxa"/>
            <w:tcBorders>
              <w:top w:val="nil"/>
              <w:left w:val="nil"/>
              <w:bottom w:val="single" w:sz="4" w:space="0" w:color="auto"/>
              <w:right w:val="single" w:sz="4" w:space="0" w:color="auto"/>
            </w:tcBorders>
            <w:shd w:val="clear" w:color="000000" w:fill="B4C6E7"/>
            <w:noWrap/>
            <w:vAlign w:val="bottom"/>
            <w:hideMark/>
          </w:tcPr>
          <w:p w14:paraId="5E41067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24,809</w:t>
            </w:r>
          </w:p>
        </w:tc>
        <w:tc>
          <w:tcPr>
            <w:tcW w:w="1361" w:type="dxa"/>
            <w:tcBorders>
              <w:top w:val="nil"/>
              <w:left w:val="nil"/>
              <w:bottom w:val="single" w:sz="4" w:space="0" w:color="auto"/>
              <w:right w:val="single" w:sz="4" w:space="0" w:color="auto"/>
            </w:tcBorders>
            <w:shd w:val="clear" w:color="000000" w:fill="B4C6E7"/>
            <w:noWrap/>
            <w:vAlign w:val="bottom"/>
            <w:hideMark/>
          </w:tcPr>
          <w:p w14:paraId="7FA2CD7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565</w:t>
            </w:r>
          </w:p>
        </w:tc>
        <w:tc>
          <w:tcPr>
            <w:tcW w:w="1361" w:type="dxa"/>
            <w:tcBorders>
              <w:top w:val="nil"/>
              <w:left w:val="nil"/>
              <w:bottom w:val="single" w:sz="4" w:space="0" w:color="auto"/>
              <w:right w:val="single" w:sz="4" w:space="0" w:color="auto"/>
            </w:tcBorders>
            <w:shd w:val="clear" w:color="000000" w:fill="B4C6E7"/>
            <w:noWrap/>
            <w:vAlign w:val="bottom"/>
            <w:hideMark/>
          </w:tcPr>
          <w:p w14:paraId="23B02E5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1,484</w:t>
            </w:r>
          </w:p>
        </w:tc>
        <w:tc>
          <w:tcPr>
            <w:tcW w:w="1361" w:type="dxa"/>
            <w:tcBorders>
              <w:top w:val="nil"/>
              <w:left w:val="nil"/>
              <w:bottom w:val="single" w:sz="4" w:space="0" w:color="auto"/>
              <w:right w:val="single" w:sz="4" w:space="0" w:color="auto"/>
            </w:tcBorders>
            <w:shd w:val="clear" w:color="000000" w:fill="B4C6E7"/>
            <w:noWrap/>
            <w:vAlign w:val="bottom"/>
            <w:hideMark/>
          </w:tcPr>
          <w:p w14:paraId="38EE5B68"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15,450</w:t>
            </w:r>
          </w:p>
        </w:tc>
        <w:tc>
          <w:tcPr>
            <w:tcW w:w="1361" w:type="dxa"/>
            <w:tcBorders>
              <w:top w:val="nil"/>
              <w:left w:val="nil"/>
              <w:bottom w:val="single" w:sz="4" w:space="0" w:color="auto"/>
              <w:right w:val="single" w:sz="4" w:space="0" w:color="auto"/>
            </w:tcBorders>
            <w:shd w:val="clear" w:color="000000" w:fill="B4C6E7"/>
            <w:noWrap/>
            <w:vAlign w:val="bottom"/>
            <w:hideMark/>
          </w:tcPr>
          <w:p w14:paraId="2B3567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5,000</w:t>
            </w:r>
          </w:p>
        </w:tc>
      </w:tr>
      <w:tr w:rsidR="004F4F10" w:rsidRPr="004F4F10" w14:paraId="77E446F6"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0D9E2F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Construction</w:t>
            </w:r>
          </w:p>
        </w:tc>
        <w:tc>
          <w:tcPr>
            <w:tcW w:w="1361" w:type="dxa"/>
            <w:tcBorders>
              <w:top w:val="nil"/>
              <w:left w:val="nil"/>
              <w:bottom w:val="single" w:sz="4" w:space="0" w:color="auto"/>
              <w:right w:val="single" w:sz="4" w:space="0" w:color="auto"/>
            </w:tcBorders>
            <w:shd w:val="clear" w:color="000000" w:fill="B4C6E7"/>
            <w:noWrap/>
            <w:vAlign w:val="bottom"/>
            <w:hideMark/>
          </w:tcPr>
          <w:p w14:paraId="41E3DD3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475,218</w:t>
            </w:r>
          </w:p>
        </w:tc>
        <w:tc>
          <w:tcPr>
            <w:tcW w:w="1361" w:type="dxa"/>
            <w:tcBorders>
              <w:top w:val="nil"/>
              <w:left w:val="nil"/>
              <w:bottom w:val="single" w:sz="4" w:space="0" w:color="auto"/>
              <w:right w:val="single" w:sz="4" w:space="0" w:color="auto"/>
            </w:tcBorders>
            <w:shd w:val="clear" w:color="000000" w:fill="B4C6E7"/>
            <w:noWrap/>
            <w:vAlign w:val="bottom"/>
            <w:hideMark/>
          </w:tcPr>
          <w:p w14:paraId="5DAB550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539,793</w:t>
            </w:r>
          </w:p>
        </w:tc>
        <w:tc>
          <w:tcPr>
            <w:tcW w:w="1361" w:type="dxa"/>
            <w:tcBorders>
              <w:top w:val="nil"/>
              <w:left w:val="nil"/>
              <w:bottom w:val="single" w:sz="4" w:space="0" w:color="auto"/>
              <w:right w:val="single" w:sz="4" w:space="0" w:color="auto"/>
            </w:tcBorders>
            <w:shd w:val="clear" w:color="000000" w:fill="B4C6E7"/>
            <w:noWrap/>
            <w:vAlign w:val="bottom"/>
            <w:hideMark/>
          </w:tcPr>
          <w:p w14:paraId="10E92FF5"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80,080</w:t>
            </w:r>
          </w:p>
        </w:tc>
        <w:tc>
          <w:tcPr>
            <w:tcW w:w="1361" w:type="dxa"/>
            <w:tcBorders>
              <w:top w:val="nil"/>
              <w:left w:val="nil"/>
              <w:bottom w:val="single" w:sz="4" w:space="0" w:color="auto"/>
              <w:right w:val="single" w:sz="4" w:space="0" w:color="auto"/>
            </w:tcBorders>
            <w:shd w:val="clear" w:color="000000" w:fill="B4C6E7"/>
            <w:noWrap/>
            <w:vAlign w:val="bottom"/>
            <w:hideMark/>
          </w:tcPr>
          <w:p w14:paraId="5CE171A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139,843</w:t>
            </w:r>
          </w:p>
        </w:tc>
        <w:tc>
          <w:tcPr>
            <w:tcW w:w="1361" w:type="dxa"/>
            <w:tcBorders>
              <w:top w:val="nil"/>
              <w:left w:val="nil"/>
              <w:bottom w:val="single" w:sz="4" w:space="0" w:color="auto"/>
              <w:right w:val="single" w:sz="4" w:space="0" w:color="auto"/>
            </w:tcBorders>
            <w:shd w:val="clear" w:color="000000" w:fill="B4C6E7"/>
            <w:noWrap/>
            <w:vAlign w:val="bottom"/>
            <w:hideMark/>
          </w:tcPr>
          <w:p w14:paraId="4FD17DC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43,160</w:t>
            </w:r>
          </w:p>
        </w:tc>
        <w:tc>
          <w:tcPr>
            <w:tcW w:w="1361" w:type="dxa"/>
            <w:tcBorders>
              <w:top w:val="nil"/>
              <w:left w:val="nil"/>
              <w:bottom w:val="single" w:sz="4" w:space="0" w:color="auto"/>
              <w:right w:val="single" w:sz="4" w:space="0" w:color="auto"/>
            </w:tcBorders>
            <w:shd w:val="clear" w:color="000000" w:fill="B4C6E7"/>
            <w:noWrap/>
            <w:vAlign w:val="bottom"/>
            <w:hideMark/>
          </w:tcPr>
          <w:p w14:paraId="32D386B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30,967</w:t>
            </w:r>
          </w:p>
        </w:tc>
      </w:tr>
      <w:tr w:rsidR="004F4F10" w:rsidRPr="004F4F10" w14:paraId="7C657727"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0B8350D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Gas</w:t>
            </w:r>
          </w:p>
        </w:tc>
        <w:tc>
          <w:tcPr>
            <w:tcW w:w="1361" w:type="dxa"/>
            <w:tcBorders>
              <w:top w:val="nil"/>
              <w:left w:val="nil"/>
              <w:bottom w:val="single" w:sz="4" w:space="0" w:color="auto"/>
              <w:right w:val="single" w:sz="4" w:space="0" w:color="auto"/>
            </w:tcBorders>
            <w:shd w:val="clear" w:color="000000" w:fill="B4C6E7"/>
            <w:noWrap/>
            <w:vAlign w:val="bottom"/>
            <w:hideMark/>
          </w:tcPr>
          <w:p w14:paraId="47C028B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25,402</w:t>
            </w:r>
          </w:p>
        </w:tc>
        <w:tc>
          <w:tcPr>
            <w:tcW w:w="1361" w:type="dxa"/>
            <w:tcBorders>
              <w:top w:val="nil"/>
              <w:left w:val="nil"/>
              <w:bottom w:val="single" w:sz="4" w:space="0" w:color="auto"/>
              <w:right w:val="single" w:sz="4" w:space="0" w:color="auto"/>
            </w:tcBorders>
            <w:shd w:val="clear" w:color="000000" w:fill="B4C6E7"/>
            <w:noWrap/>
            <w:vAlign w:val="bottom"/>
            <w:hideMark/>
          </w:tcPr>
          <w:p w14:paraId="31E780B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21,083</w:t>
            </w:r>
          </w:p>
        </w:tc>
        <w:tc>
          <w:tcPr>
            <w:tcW w:w="1361" w:type="dxa"/>
            <w:tcBorders>
              <w:top w:val="nil"/>
              <w:left w:val="nil"/>
              <w:bottom w:val="single" w:sz="4" w:space="0" w:color="auto"/>
              <w:right w:val="single" w:sz="4" w:space="0" w:color="auto"/>
            </w:tcBorders>
            <w:shd w:val="clear" w:color="000000" w:fill="B4C6E7"/>
            <w:noWrap/>
            <w:vAlign w:val="bottom"/>
            <w:hideMark/>
          </w:tcPr>
          <w:p w14:paraId="19421D8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11,848</w:t>
            </w:r>
          </w:p>
        </w:tc>
        <w:tc>
          <w:tcPr>
            <w:tcW w:w="1361" w:type="dxa"/>
            <w:tcBorders>
              <w:top w:val="nil"/>
              <w:left w:val="nil"/>
              <w:bottom w:val="single" w:sz="4" w:space="0" w:color="auto"/>
              <w:right w:val="single" w:sz="4" w:space="0" w:color="auto"/>
            </w:tcBorders>
            <w:shd w:val="clear" w:color="000000" w:fill="B4C6E7"/>
            <w:noWrap/>
            <w:vAlign w:val="bottom"/>
            <w:hideMark/>
          </w:tcPr>
          <w:p w14:paraId="1873F2E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12,889</w:t>
            </w:r>
          </w:p>
        </w:tc>
        <w:tc>
          <w:tcPr>
            <w:tcW w:w="1361" w:type="dxa"/>
            <w:tcBorders>
              <w:top w:val="nil"/>
              <w:left w:val="nil"/>
              <w:bottom w:val="single" w:sz="4" w:space="0" w:color="auto"/>
              <w:right w:val="single" w:sz="4" w:space="0" w:color="auto"/>
            </w:tcBorders>
            <w:shd w:val="clear" w:color="000000" w:fill="B4C6E7"/>
            <w:noWrap/>
            <w:vAlign w:val="bottom"/>
            <w:hideMark/>
          </w:tcPr>
          <w:p w14:paraId="333B45F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25,712</w:t>
            </w:r>
          </w:p>
        </w:tc>
        <w:tc>
          <w:tcPr>
            <w:tcW w:w="1361" w:type="dxa"/>
            <w:tcBorders>
              <w:top w:val="nil"/>
              <w:left w:val="nil"/>
              <w:bottom w:val="single" w:sz="4" w:space="0" w:color="auto"/>
              <w:right w:val="single" w:sz="4" w:space="0" w:color="auto"/>
            </w:tcBorders>
            <w:shd w:val="clear" w:color="000000" w:fill="B4C6E7"/>
            <w:noWrap/>
            <w:vAlign w:val="bottom"/>
            <w:hideMark/>
          </w:tcPr>
          <w:p w14:paraId="03F8D73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1,258</w:t>
            </w:r>
          </w:p>
        </w:tc>
      </w:tr>
      <w:tr w:rsidR="004F4F10" w:rsidRPr="004F4F10" w14:paraId="66AF126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5B98FE0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Industrial</w:t>
            </w:r>
          </w:p>
        </w:tc>
        <w:tc>
          <w:tcPr>
            <w:tcW w:w="1361" w:type="dxa"/>
            <w:tcBorders>
              <w:top w:val="nil"/>
              <w:left w:val="nil"/>
              <w:bottom w:val="single" w:sz="4" w:space="0" w:color="auto"/>
              <w:right w:val="single" w:sz="4" w:space="0" w:color="auto"/>
            </w:tcBorders>
            <w:shd w:val="clear" w:color="000000" w:fill="B4C6E7"/>
            <w:noWrap/>
            <w:vAlign w:val="bottom"/>
            <w:hideMark/>
          </w:tcPr>
          <w:p w14:paraId="1755BA3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28,717</w:t>
            </w:r>
          </w:p>
        </w:tc>
        <w:tc>
          <w:tcPr>
            <w:tcW w:w="1361" w:type="dxa"/>
            <w:tcBorders>
              <w:top w:val="nil"/>
              <w:left w:val="nil"/>
              <w:bottom w:val="single" w:sz="4" w:space="0" w:color="auto"/>
              <w:right w:val="single" w:sz="4" w:space="0" w:color="auto"/>
            </w:tcBorders>
            <w:shd w:val="clear" w:color="000000" w:fill="B4C6E7"/>
            <w:noWrap/>
            <w:vAlign w:val="bottom"/>
            <w:hideMark/>
          </w:tcPr>
          <w:p w14:paraId="4ED4C25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8,996</w:t>
            </w:r>
          </w:p>
        </w:tc>
        <w:tc>
          <w:tcPr>
            <w:tcW w:w="1361" w:type="dxa"/>
            <w:tcBorders>
              <w:top w:val="nil"/>
              <w:left w:val="nil"/>
              <w:bottom w:val="single" w:sz="4" w:space="0" w:color="auto"/>
              <w:right w:val="single" w:sz="4" w:space="0" w:color="auto"/>
            </w:tcBorders>
            <w:shd w:val="clear" w:color="000000" w:fill="B4C6E7"/>
            <w:noWrap/>
            <w:vAlign w:val="bottom"/>
            <w:hideMark/>
          </w:tcPr>
          <w:p w14:paraId="53315E73"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250</w:t>
            </w:r>
          </w:p>
        </w:tc>
        <w:tc>
          <w:tcPr>
            <w:tcW w:w="1361" w:type="dxa"/>
            <w:tcBorders>
              <w:top w:val="nil"/>
              <w:left w:val="nil"/>
              <w:bottom w:val="single" w:sz="4" w:space="0" w:color="auto"/>
              <w:right w:val="single" w:sz="4" w:space="0" w:color="auto"/>
            </w:tcBorders>
            <w:shd w:val="clear" w:color="000000" w:fill="B4C6E7"/>
            <w:noWrap/>
            <w:vAlign w:val="bottom"/>
            <w:hideMark/>
          </w:tcPr>
          <w:p w14:paraId="2801348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970</w:t>
            </w:r>
          </w:p>
        </w:tc>
        <w:tc>
          <w:tcPr>
            <w:tcW w:w="1361" w:type="dxa"/>
            <w:tcBorders>
              <w:top w:val="nil"/>
              <w:left w:val="nil"/>
              <w:bottom w:val="single" w:sz="4" w:space="0" w:color="auto"/>
              <w:right w:val="single" w:sz="4" w:space="0" w:color="auto"/>
            </w:tcBorders>
            <w:shd w:val="clear" w:color="000000" w:fill="B4C6E7"/>
            <w:noWrap/>
            <w:vAlign w:val="bottom"/>
            <w:hideMark/>
          </w:tcPr>
          <w:p w14:paraId="5147DA5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12,179</w:t>
            </w:r>
          </w:p>
        </w:tc>
        <w:tc>
          <w:tcPr>
            <w:tcW w:w="1361" w:type="dxa"/>
            <w:tcBorders>
              <w:top w:val="nil"/>
              <w:left w:val="nil"/>
              <w:bottom w:val="single" w:sz="4" w:space="0" w:color="auto"/>
              <w:right w:val="single" w:sz="4" w:space="0" w:color="auto"/>
            </w:tcBorders>
            <w:shd w:val="clear" w:color="000000" w:fill="B4C6E7"/>
            <w:noWrap/>
            <w:vAlign w:val="bottom"/>
            <w:hideMark/>
          </w:tcPr>
          <w:p w14:paraId="4C90B65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4,656</w:t>
            </w:r>
          </w:p>
        </w:tc>
      </w:tr>
      <w:tr w:rsidR="004F4F10" w:rsidRPr="004F4F10" w14:paraId="3D013DEB"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6562A0A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Oil</w:t>
            </w:r>
          </w:p>
        </w:tc>
        <w:tc>
          <w:tcPr>
            <w:tcW w:w="1361" w:type="dxa"/>
            <w:tcBorders>
              <w:top w:val="nil"/>
              <w:left w:val="nil"/>
              <w:bottom w:val="single" w:sz="4" w:space="0" w:color="auto"/>
              <w:right w:val="single" w:sz="4" w:space="0" w:color="auto"/>
            </w:tcBorders>
            <w:shd w:val="clear" w:color="000000" w:fill="B4C6E7"/>
            <w:noWrap/>
            <w:vAlign w:val="bottom"/>
            <w:hideMark/>
          </w:tcPr>
          <w:p w14:paraId="13B95A2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23,409</w:t>
            </w:r>
          </w:p>
        </w:tc>
        <w:tc>
          <w:tcPr>
            <w:tcW w:w="1361" w:type="dxa"/>
            <w:tcBorders>
              <w:top w:val="nil"/>
              <w:left w:val="nil"/>
              <w:bottom w:val="single" w:sz="4" w:space="0" w:color="auto"/>
              <w:right w:val="single" w:sz="4" w:space="0" w:color="auto"/>
            </w:tcBorders>
            <w:shd w:val="clear" w:color="000000" w:fill="B4C6E7"/>
            <w:noWrap/>
            <w:vAlign w:val="bottom"/>
            <w:hideMark/>
          </w:tcPr>
          <w:p w14:paraId="48C4EC0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50,899</w:t>
            </w:r>
          </w:p>
        </w:tc>
        <w:tc>
          <w:tcPr>
            <w:tcW w:w="1361" w:type="dxa"/>
            <w:tcBorders>
              <w:top w:val="nil"/>
              <w:left w:val="nil"/>
              <w:bottom w:val="single" w:sz="4" w:space="0" w:color="auto"/>
              <w:right w:val="single" w:sz="4" w:space="0" w:color="auto"/>
            </w:tcBorders>
            <w:shd w:val="clear" w:color="000000" w:fill="B4C6E7"/>
            <w:noWrap/>
            <w:vAlign w:val="bottom"/>
            <w:hideMark/>
          </w:tcPr>
          <w:p w14:paraId="459EA7A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55,188</w:t>
            </w:r>
          </w:p>
        </w:tc>
        <w:tc>
          <w:tcPr>
            <w:tcW w:w="1361" w:type="dxa"/>
            <w:tcBorders>
              <w:top w:val="nil"/>
              <w:left w:val="nil"/>
              <w:bottom w:val="single" w:sz="4" w:space="0" w:color="auto"/>
              <w:right w:val="single" w:sz="4" w:space="0" w:color="auto"/>
            </w:tcBorders>
            <w:shd w:val="clear" w:color="000000" w:fill="B4C6E7"/>
            <w:noWrap/>
            <w:vAlign w:val="bottom"/>
            <w:hideMark/>
          </w:tcPr>
          <w:p w14:paraId="72934BF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16,559</w:t>
            </w:r>
          </w:p>
        </w:tc>
        <w:tc>
          <w:tcPr>
            <w:tcW w:w="1361" w:type="dxa"/>
            <w:tcBorders>
              <w:top w:val="nil"/>
              <w:left w:val="nil"/>
              <w:bottom w:val="single" w:sz="4" w:space="0" w:color="auto"/>
              <w:right w:val="single" w:sz="4" w:space="0" w:color="auto"/>
            </w:tcBorders>
            <w:shd w:val="clear" w:color="000000" w:fill="B4C6E7"/>
            <w:noWrap/>
            <w:vAlign w:val="bottom"/>
            <w:hideMark/>
          </w:tcPr>
          <w:p w14:paraId="17D75FAA"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14,659</w:t>
            </w:r>
          </w:p>
        </w:tc>
        <w:tc>
          <w:tcPr>
            <w:tcW w:w="1361" w:type="dxa"/>
            <w:tcBorders>
              <w:top w:val="nil"/>
              <w:left w:val="nil"/>
              <w:bottom w:val="single" w:sz="4" w:space="0" w:color="auto"/>
              <w:right w:val="single" w:sz="4" w:space="0" w:color="auto"/>
            </w:tcBorders>
            <w:shd w:val="clear" w:color="000000" w:fill="B4C6E7"/>
            <w:noWrap/>
            <w:vAlign w:val="bottom"/>
            <w:hideMark/>
          </w:tcPr>
          <w:p w14:paraId="3C7DB12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5,025</w:t>
            </w:r>
          </w:p>
        </w:tc>
      </w:tr>
      <w:tr w:rsidR="004F4F10" w:rsidRPr="004F4F10" w14:paraId="28A36F0C"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73B12EA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Power</w:t>
            </w:r>
          </w:p>
        </w:tc>
        <w:tc>
          <w:tcPr>
            <w:tcW w:w="1361" w:type="dxa"/>
            <w:tcBorders>
              <w:top w:val="nil"/>
              <w:left w:val="nil"/>
              <w:bottom w:val="single" w:sz="4" w:space="0" w:color="auto"/>
              <w:right w:val="single" w:sz="4" w:space="0" w:color="auto"/>
            </w:tcBorders>
            <w:shd w:val="clear" w:color="000000" w:fill="B4C6E7"/>
            <w:noWrap/>
            <w:vAlign w:val="bottom"/>
            <w:hideMark/>
          </w:tcPr>
          <w:p w14:paraId="6F584F3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332,305</w:t>
            </w:r>
          </w:p>
        </w:tc>
        <w:tc>
          <w:tcPr>
            <w:tcW w:w="1361" w:type="dxa"/>
            <w:tcBorders>
              <w:top w:val="nil"/>
              <w:left w:val="nil"/>
              <w:bottom w:val="single" w:sz="4" w:space="0" w:color="auto"/>
              <w:right w:val="single" w:sz="4" w:space="0" w:color="auto"/>
            </w:tcBorders>
            <w:shd w:val="clear" w:color="000000" w:fill="B4C6E7"/>
            <w:noWrap/>
            <w:vAlign w:val="bottom"/>
            <w:hideMark/>
          </w:tcPr>
          <w:p w14:paraId="29E36C1D"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35,055</w:t>
            </w:r>
          </w:p>
        </w:tc>
        <w:tc>
          <w:tcPr>
            <w:tcW w:w="1361" w:type="dxa"/>
            <w:tcBorders>
              <w:top w:val="nil"/>
              <w:left w:val="nil"/>
              <w:bottom w:val="single" w:sz="4" w:space="0" w:color="auto"/>
              <w:right w:val="single" w:sz="4" w:space="0" w:color="auto"/>
            </w:tcBorders>
            <w:shd w:val="clear" w:color="000000" w:fill="B4C6E7"/>
            <w:noWrap/>
            <w:vAlign w:val="bottom"/>
            <w:hideMark/>
          </w:tcPr>
          <w:p w14:paraId="14B74F82"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29,019</w:t>
            </w:r>
          </w:p>
        </w:tc>
        <w:tc>
          <w:tcPr>
            <w:tcW w:w="1361" w:type="dxa"/>
            <w:tcBorders>
              <w:top w:val="nil"/>
              <w:left w:val="nil"/>
              <w:bottom w:val="single" w:sz="4" w:space="0" w:color="auto"/>
              <w:right w:val="single" w:sz="4" w:space="0" w:color="auto"/>
            </w:tcBorders>
            <w:shd w:val="clear" w:color="000000" w:fill="B4C6E7"/>
            <w:noWrap/>
            <w:vAlign w:val="bottom"/>
            <w:hideMark/>
          </w:tcPr>
          <w:p w14:paraId="5771DFD4"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8,785</w:t>
            </w:r>
          </w:p>
        </w:tc>
        <w:tc>
          <w:tcPr>
            <w:tcW w:w="1361" w:type="dxa"/>
            <w:tcBorders>
              <w:top w:val="nil"/>
              <w:left w:val="nil"/>
              <w:bottom w:val="single" w:sz="4" w:space="0" w:color="auto"/>
              <w:right w:val="single" w:sz="4" w:space="0" w:color="auto"/>
            </w:tcBorders>
            <w:shd w:val="clear" w:color="000000" w:fill="B4C6E7"/>
            <w:noWrap/>
            <w:vAlign w:val="bottom"/>
            <w:hideMark/>
          </w:tcPr>
          <w:p w14:paraId="46A4AB4C"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9,039</w:t>
            </w:r>
          </w:p>
        </w:tc>
        <w:tc>
          <w:tcPr>
            <w:tcW w:w="1361" w:type="dxa"/>
            <w:tcBorders>
              <w:top w:val="nil"/>
              <w:left w:val="nil"/>
              <w:bottom w:val="single" w:sz="4" w:space="0" w:color="auto"/>
              <w:right w:val="single" w:sz="4" w:space="0" w:color="auto"/>
            </w:tcBorders>
            <w:shd w:val="clear" w:color="000000" w:fill="B4C6E7"/>
            <w:noWrap/>
            <w:vAlign w:val="bottom"/>
            <w:hideMark/>
          </w:tcPr>
          <w:p w14:paraId="364C4FF0"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6,148</w:t>
            </w:r>
          </w:p>
        </w:tc>
      </w:tr>
      <w:tr w:rsidR="004F4F10" w:rsidRPr="004F4F10" w14:paraId="1166ADA4"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0E7F66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Transport</w:t>
            </w:r>
          </w:p>
        </w:tc>
        <w:tc>
          <w:tcPr>
            <w:tcW w:w="1361" w:type="dxa"/>
            <w:tcBorders>
              <w:top w:val="nil"/>
              <w:left w:val="nil"/>
              <w:bottom w:val="single" w:sz="4" w:space="0" w:color="auto"/>
              <w:right w:val="single" w:sz="4" w:space="0" w:color="auto"/>
            </w:tcBorders>
            <w:shd w:val="clear" w:color="000000" w:fill="B4C6E7"/>
            <w:noWrap/>
            <w:vAlign w:val="bottom"/>
            <w:hideMark/>
          </w:tcPr>
          <w:p w14:paraId="7DE58FFB"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217,569</w:t>
            </w:r>
          </w:p>
        </w:tc>
        <w:tc>
          <w:tcPr>
            <w:tcW w:w="1361" w:type="dxa"/>
            <w:tcBorders>
              <w:top w:val="nil"/>
              <w:left w:val="nil"/>
              <w:bottom w:val="single" w:sz="4" w:space="0" w:color="auto"/>
              <w:right w:val="single" w:sz="4" w:space="0" w:color="auto"/>
            </w:tcBorders>
            <w:shd w:val="clear" w:color="000000" w:fill="B4C6E7"/>
            <w:noWrap/>
            <w:vAlign w:val="bottom"/>
            <w:hideMark/>
          </w:tcPr>
          <w:p w14:paraId="6AD18EF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99,226</w:t>
            </w:r>
          </w:p>
        </w:tc>
        <w:tc>
          <w:tcPr>
            <w:tcW w:w="1361" w:type="dxa"/>
            <w:tcBorders>
              <w:top w:val="nil"/>
              <w:left w:val="nil"/>
              <w:bottom w:val="single" w:sz="4" w:space="0" w:color="auto"/>
              <w:right w:val="single" w:sz="4" w:space="0" w:color="auto"/>
            </w:tcBorders>
            <w:shd w:val="clear" w:color="000000" w:fill="B4C6E7"/>
            <w:noWrap/>
            <w:vAlign w:val="bottom"/>
            <w:hideMark/>
          </w:tcPr>
          <w:p w14:paraId="04665A1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46,876</w:t>
            </w:r>
          </w:p>
        </w:tc>
        <w:tc>
          <w:tcPr>
            <w:tcW w:w="1361" w:type="dxa"/>
            <w:tcBorders>
              <w:top w:val="nil"/>
              <w:left w:val="nil"/>
              <w:bottom w:val="single" w:sz="4" w:space="0" w:color="auto"/>
              <w:right w:val="single" w:sz="4" w:space="0" w:color="auto"/>
            </w:tcBorders>
            <w:shd w:val="clear" w:color="000000" w:fill="B4C6E7"/>
            <w:noWrap/>
            <w:vAlign w:val="bottom"/>
            <w:hideMark/>
          </w:tcPr>
          <w:p w14:paraId="659B25C1"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103,083</w:t>
            </w:r>
          </w:p>
        </w:tc>
        <w:tc>
          <w:tcPr>
            <w:tcW w:w="1361" w:type="dxa"/>
            <w:tcBorders>
              <w:top w:val="nil"/>
              <w:left w:val="nil"/>
              <w:bottom w:val="single" w:sz="4" w:space="0" w:color="auto"/>
              <w:right w:val="single" w:sz="4" w:space="0" w:color="auto"/>
            </w:tcBorders>
            <w:shd w:val="clear" w:color="000000" w:fill="B4C6E7"/>
            <w:noWrap/>
            <w:vAlign w:val="bottom"/>
            <w:hideMark/>
          </w:tcPr>
          <w:p w14:paraId="0C04518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36,506</w:t>
            </w:r>
          </w:p>
        </w:tc>
        <w:tc>
          <w:tcPr>
            <w:tcW w:w="1361" w:type="dxa"/>
            <w:tcBorders>
              <w:top w:val="nil"/>
              <w:left w:val="nil"/>
              <w:bottom w:val="single" w:sz="4" w:space="0" w:color="auto"/>
              <w:right w:val="single" w:sz="4" w:space="0" w:color="auto"/>
            </w:tcBorders>
            <w:shd w:val="clear" w:color="000000" w:fill="B4C6E7"/>
            <w:noWrap/>
            <w:vAlign w:val="bottom"/>
            <w:hideMark/>
          </w:tcPr>
          <w:p w14:paraId="1CB9726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11,050</w:t>
            </w:r>
          </w:p>
        </w:tc>
      </w:tr>
      <w:tr w:rsidR="004F4F10" w:rsidRPr="004F4F10" w14:paraId="21E24823" w14:textId="77777777" w:rsidTr="004F4F10">
        <w:trPr>
          <w:trHeight w:val="491"/>
        </w:trPr>
        <w:tc>
          <w:tcPr>
            <w:tcW w:w="2099" w:type="dxa"/>
            <w:tcBorders>
              <w:top w:val="nil"/>
              <w:left w:val="single" w:sz="4" w:space="0" w:color="auto"/>
              <w:bottom w:val="single" w:sz="4" w:space="0" w:color="auto"/>
              <w:right w:val="single" w:sz="4" w:space="0" w:color="auto"/>
            </w:tcBorders>
            <w:shd w:val="clear" w:color="000000" w:fill="8EA9DB"/>
            <w:noWrap/>
            <w:vAlign w:val="bottom"/>
            <w:hideMark/>
          </w:tcPr>
          <w:p w14:paraId="2B202659"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Water</w:t>
            </w:r>
          </w:p>
        </w:tc>
        <w:tc>
          <w:tcPr>
            <w:tcW w:w="1361" w:type="dxa"/>
            <w:tcBorders>
              <w:top w:val="nil"/>
              <w:left w:val="nil"/>
              <w:bottom w:val="single" w:sz="4" w:space="0" w:color="auto"/>
              <w:right w:val="single" w:sz="4" w:space="0" w:color="auto"/>
            </w:tcBorders>
            <w:shd w:val="clear" w:color="000000" w:fill="B4C6E7"/>
            <w:noWrap/>
            <w:vAlign w:val="bottom"/>
            <w:hideMark/>
          </w:tcPr>
          <w:p w14:paraId="0B6BFFE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36,035</w:t>
            </w:r>
          </w:p>
        </w:tc>
        <w:tc>
          <w:tcPr>
            <w:tcW w:w="1361" w:type="dxa"/>
            <w:tcBorders>
              <w:top w:val="nil"/>
              <w:left w:val="nil"/>
              <w:bottom w:val="single" w:sz="4" w:space="0" w:color="auto"/>
              <w:right w:val="single" w:sz="4" w:space="0" w:color="auto"/>
            </w:tcBorders>
            <w:shd w:val="clear" w:color="000000" w:fill="B4C6E7"/>
            <w:noWrap/>
            <w:vAlign w:val="bottom"/>
            <w:hideMark/>
          </w:tcPr>
          <w:p w14:paraId="4944CCA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6,253</w:t>
            </w:r>
          </w:p>
        </w:tc>
        <w:tc>
          <w:tcPr>
            <w:tcW w:w="1361" w:type="dxa"/>
            <w:tcBorders>
              <w:top w:val="nil"/>
              <w:left w:val="nil"/>
              <w:bottom w:val="single" w:sz="4" w:space="0" w:color="auto"/>
              <w:right w:val="single" w:sz="4" w:space="0" w:color="auto"/>
            </w:tcBorders>
            <w:shd w:val="clear" w:color="000000" w:fill="B4C6E7"/>
            <w:noWrap/>
            <w:vAlign w:val="bottom"/>
            <w:hideMark/>
          </w:tcPr>
          <w:p w14:paraId="6F6D1CE7"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8,732</w:t>
            </w:r>
          </w:p>
        </w:tc>
        <w:tc>
          <w:tcPr>
            <w:tcW w:w="1361" w:type="dxa"/>
            <w:tcBorders>
              <w:top w:val="nil"/>
              <w:left w:val="nil"/>
              <w:bottom w:val="single" w:sz="4" w:space="0" w:color="auto"/>
              <w:right w:val="single" w:sz="4" w:space="0" w:color="auto"/>
            </w:tcBorders>
            <w:shd w:val="clear" w:color="000000" w:fill="B4C6E7"/>
            <w:noWrap/>
            <w:vAlign w:val="bottom"/>
            <w:hideMark/>
          </w:tcPr>
          <w:p w14:paraId="47FAC71F"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16,098</w:t>
            </w:r>
          </w:p>
        </w:tc>
        <w:tc>
          <w:tcPr>
            <w:tcW w:w="1361" w:type="dxa"/>
            <w:tcBorders>
              <w:top w:val="nil"/>
              <w:left w:val="nil"/>
              <w:bottom w:val="single" w:sz="4" w:space="0" w:color="auto"/>
              <w:right w:val="single" w:sz="4" w:space="0" w:color="auto"/>
            </w:tcBorders>
            <w:shd w:val="clear" w:color="000000" w:fill="B4C6E7"/>
            <w:noWrap/>
            <w:vAlign w:val="bottom"/>
            <w:hideMark/>
          </w:tcPr>
          <w:p w14:paraId="7AB5DE2E"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6,860</w:t>
            </w:r>
          </w:p>
        </w:tc>
        <w:tc>
          <w:tcPr>
            <w:tcW w:w="1361" w:type="dxa"/>
            <w:tcBorders>
              <w:top w:val="nil"/>
              <w:left w:val="nil"/>
              <w:bottom w:val="single" w:sz="4" w:space="0" w:color="auto"/>
              <w:right w:val="single" w:sz="4" w:space="0" w:color="auto"/>
            </w:tcBorders>
            <w:shd w:val="clear" w:color="000000" w:fill="B4C6E7"/>
            <w:noWrap/>
            <w:vAlign w:val="bottom"/>
            <w:hideMark/>
          </w:tcPr>
          <w:p w14:paraId="2E197676" w14:textId="77777777" w:rsidR="004F4F10" w:rsidRPr="004F4F10" w:rsidRDefault="004F4F10" w:rsidP="004F4F10">
            <w:pPr>
              <w:spacing w:after="0" w:line="240" w:lineRule="auto"/>
              <w:rPr>
                <w:rFonts w:ascii="Arial" w:eastAsia="Times New Roman" w:hAnsi="Arial" w:cs="Arial"/>
                <w:color w:val="000000"/>
                <w:sz w:val="20"/>
                <w:szCs w:val="20"/>
                <w:lang w:val="en-US"/>
              </w:rPr>
            </w:pPr>
            <w:r w:rsidRPr="004F4F10">
              <w:rPr>
                <w:rFonts w:ascii="Arial" w:eastAsia="Times New Roman" w:hAnsi="Arial" w:cs="Arial"/>
                <w:color w:val="000000"/>
                <w:sz w:val="20"/>
                <w:szCs w:val="20"/>
                <w:lang w:val="en-US"/>
              </w:rPr>
              <w:t>1,778</w:t>
            </w:r>
          </w:p>
        </w:tc>
      </w:tr>
    </w:tbl>
    <w:p w14:paraId="06757BE1" w14:textId="6457BD82" w:rsidR="004F4F10" w:rsidRDefault="004F4F10" w:rsidP="004C7FEF">
      <w:pPr>
        <w:jc w:val="both"/>
        <w:rPr>
          <w:rFonts w:ascii="Arial" w:hAnsi="Arial" w:cs="Arial"/>
          <w:sz w:val="24"/>
          <w:szCs w:val="24"/>
          <w:lang w:val="en-US"/>
        </w:rPr>
      </w:pPr>
    </w:p>
    <w:p w14:paraId="26CB7EC0" w14:textId="159D76C6" w:rsidR="00A93F5E" w:rsidRDefault="00A93F5E" w:rsidP="00A93F5E">
      <w:pPr>
        <w:jc w:val="both"/>
        <w:rPr>
          <w:rFonts w:ascii="Arial" w:hAnsi="Arial" w:cs="Arial"/>
          <w:sz w:val="24"/>
          <w:szCs w:val="24"/>
        </w:rPr>
      </w:pPr>
    </w:p>
    <w:p w14:paraId="1192C9D3" w14:textId="4C1A0560" w:rsidR="0061645E" w:rsidRPr="0061645E" w:rsidRDefault="00A93F5E" w:rsidP="004C7FEF">
      <w:pPr>
        <w:jc w:val="both"/>
        <w:rPr>
          <w:sz w:val="24"/>
          <w:szCs w:val="24"/>
          <w:highlight w:val="yellow"/>
        </w:rPr>
      </w:pPr>
      <w:r w:rsidRPr="005C1BF1">
        <w:rPr>
          <w:sz w:val="24"/>
          <w:szCs w:val="24"/>
        </w:rPr>
        <w:t xml:space="preserve"> </w:t>
      </w:r>
      <w:r w:rsidR="0061645E" w:rsidRPr="005C1BF1">
        <w:rPr>
          <w:rFonts w:ascii="Arial" w:hAnsi="Arial" w:cs="Arial"/>
          <w:b/>
          <w:bCs/>
          <w:sz w:val="24"/>
          <w:szCs w:val="24"/>
        </w:rPr>
        <w:t>3.2.6. Middle</w:t>
      </w:r>
      <w:r w:rsidR="0061645E" w:rsidRPr="0061645E">
        <w:rPr>
          <w:rFonts w:ascii="Arial" w:hAnsi="Arial" w:cs="Arial"/>
          <w:b/>
          <w:bCs/>
          <w:sz w:val="24"/>
          <w:szCs w:val="24"/>
        </w:rPr>
        <w:t xml:space="preserve"> East &amp; Africa Vinyl Ester Resin Demand Supply Outlook</w:t>
      </w:r>
    </w:p>
    <w:p w14:paraId="6305425D" w14:textId="3675687F"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Middle East &amp; Africa Vinyl Ester Resin Demand, By Volume (</w:t>
      </w:r>
      <w:r w:rsidR="007C5B32">
        <w:rPr>
          <w:rFonts w:ascii="Arial" w:hAnsi="Arial" w:cs="Arial"/>
          <w:b/>
          <w:bCs/>
          <w:sz w:val="24"/>
          <w:szCs w:val="24"/>
        </w:rPr>
        <w:t>000</w:t>
      </w:r>
      <w:r w:rsidR="005C1BF1">
        <w:rPr>
          <w:rFonts w:ascii="Arial" w:hAnsi="Arial" w:cs="Arial"/>
          <w:b/>
          <w:bCs/>
          <w:sz w:val="24"/>
          <w:szCs w:val="24"/>
        </w:rPr>
        <w:t xml:space="preserve">’ </w:t>
      </w:r>
      <w:r w:rsidR="005C1BF1" w:rsidRPr="0061645E">
        <w:rPr>
          <w:rFonts w:ascii="Arial" w:hAnsi="Arial" w:cs="Arial"/>
          <w:b/>
          <w:bCs/>
          <w:sz w:val="24"/>
          <w:szCs w:val="24"/>
        </w:rPr>
        <w:t>Tonnes</w:t>
      </w:r>
      <w:r w:rsidRPr="0061645E">
        <w:rPr>
          <w:rFonts w:ascii="Arial" w:hAnsi="Arial" w:cs="Arial"/>
          <w:b/>
          <w:bCs/>
          <w:sz w:val="24"/>
          <w:szCs w:val="24"/>
        </w:rPr>
        <w:t>), 2015–2030F</w:t>
      </w:r>
    </w:p>
    <w:p w14:paraId="6125457B" w14:textId="12BF9D18"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9856" behindDoc="0" locked="0" layoutInCell="1" allowOverlap="1" wp14:anchorId="4FBDCE0D" wp14:editId="30972ED3">
                <wp:simplePos x="0" y="0"/>
                <wp:positionH relativeFrom="column">
                  <wp:posOffset>4370705</wp:posOffset>
                </wp:positionH>
                <wp:positionV relativeFrom="paragraph">
                  <wp:posOffset>1947545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FBDCE0D" id="_x0000_s1123" style="position:absolute;margin-left:344.15pt;margin-top:153.3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45BE88E2" w:rsidR="00A14586" w:rsidRDefault="003723C4"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5.05</w:t>
                      </w:r>
                      <w:r w:rsidR="00A14586">
                        <w:rPr>
                          <w:rFonts w:ascii="Verdana" w:eastAsia="Verdana" w:hAnsi="Verdana" w:cs="Verdana"/>
                          <w:b/>
                          <w:bCs/>
                          <w:color w:val="000000"/>
                          <w:kern w:val="24"/>
                          <w:sz w:val="18"/>
                          <w:szCs w:val="18"/>
                        </w:rPr>
                        <w:t>% By Volume</w:t>
                      </w:r>
                    </w:p>
                  </w:txbxContent>
                </v:textbox>
              </v:rect>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68832" behindDoc="0" locked="0" layoutInCell="1" allowOverlap="1" wp14:anchorId="1203D32F" wp14:editId="281D125A">
                <wp:simplePos x="0" y="0"/>
                <wp:positionH relativeFrom="column">
                  <wp:posOffset>913765</wp:posOffset>
                </wp:positionH>
                <wp:positionV relativeFrom="paragraph">
                  <wp:posOffset>1959610</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124" style="position:absolute;margin-left:71.95pt;margin-top:154.3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B5730">
        <w:rPr>
          <w:rFonts w:ascii="Arial" w:eastAsia="Arial" w:hAnsi="Arial" w:cs="Arial"/>
          <w:noProof/>
          <w:color w:val="000000" w:themeColor="text1"/>
          <w:sz w:val="24"/>
          <w:szCs w:val="24"/>
        </w:rPr>
        <w:drawing>
          <wp:inline distT="0" distB="0" distL="0" distR="0" wp14:anchorId="4651EC7D" wp14:editId="34EE05E8">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DE76236" w14:textId="5BFA68E6" w:rsidR="00A14586" w:rsidRPr="002B5730" w:rsidRDefault="00195C31"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0880" behindDoc="0" locked="0" layoutInCell="1" allowOverlap="1" wp14:anchorId="689E140D" wp14:editId="19C962C1">
                <wp:simplePos x="0" y="0"/>
                <wp:positionH relativeFrom="margin">
                  <wp:posOffset>4231005</wp:posOffset>
                </wp:positionH>
                <wp:positionV relativeFrom="paragraph">
                  <wp:posOffset>50165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125" type="#_x0000_t202" style="position:absolute;margin-left:333.15pt;margin-top:3.9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FE48294" w:rsidR="00A14586" w:rsidRPr="002B5730" w:rsidRDefault="00195C31" w:rsidP="00195C31">
      <w:pPr>
        <w:spacing w:line="360" w:lineRule="auto"/>
        <w:rPr>
          <w:rFonts w:ascii="Arial" w:eastAsia="Arial" w:hAnsi="Arial" w:cs="Arial"/>
          <w:color w:val="000000" w:themeColor="text1"/>
          <w:sz w:val="24"/>
          <w:szCs w:val="24"/>
        </w:rPr>
      </w:pPr>
      <w:r w:rsidRPr="00195C31">
        <w:rPr>
          <w:rFonts w:ascii="Arial" w:eastAsia="Arial" w:hAnsi="Arial" w:cs="Arial"/>
          <w:color w:val="000000" w:themeColor="text1"/>
          <w:sz w:val="24"/>
          <w:szCs w:val="24"/>
        </w:rPr>
        <w:t xml:space="preserve">The Middle East vinyl ester market grew at an average CAGR of 1.86% in terms of volume during the period 2015-2020 and is forecasted to grow at CAGR of 5.05% by 2030 owing to rising demand from end user industries.  </w:t>
      </w:r>
    </w:p>
    <w:p w14:paraId="013E9665" w14:textId="77777777" w:rsidR="001C74F9" w:rsidRDefault="001C74F9" w:rsidP="00974A90">
      <w:pPr>
        <w:spacing w:line="360" w:lineRule="auto"/>
        <w:jc w:val="both"/>
        <w:rPr>
          <w:rFonts w:ascii="Arial" w:hAnsi="Arial" w:cs="Arial"/>
          <w:color w:val="000000" w:themeColor="text1"/>
          <w:sz w:val="24"/>
          <w:szCs w:val="24"/>
        </w:rPr>
        <w:sectPr w:rsidR="001C74F9"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09E3DDD" w14:textId="08E7EA0F" w:rsidR="001C74F9" w:rsidRDefault="001C74F9" w:rsidP="00A14586">
      <w:pPr>
        <w:rPr>
          <w:rFonts w:ascii="Arial" w:eastAsia="Arial" w:hAnsi="Arial" w:cs="Arial"/>
          <w:color w:val="000000" w:themeColor="text1"/>
          <w:sz w:val="24"/>
          <w:szCs w:val="24"/>
        </w:rPr>
      </w:pPr>
    </w:p>
    <w:p w14:paraId="3B81D276" w14:textId="5136ACE6" w:rsidR="0061645E" w:rsidRPr="0061645E" w:rsidRDefault="0061645E" w:rsidP="0061645E">
      <w:pPr>
        <w:rPr>
          <w:rFonts w:ascii="Arial" w:hAnsi="Arial" w:cs="Arial"/>
          <w:b/>
          <w:bCs/>
          <w:sz w:val="24"/>
          <w:szCs w:val="24"/>
        </w:rPr>
      </w:pPr>
      <w:r w:rsidRPr="0061645E">
        <w:rPr>
          <w:rFonts w:ascii="Arial" w:hAnsi="Arial" w:cs="Arial"/>
          <w:b/>
          <w:bCs/>
          <w:sz w:val="24"/>
          <w:szCs w:val="24"/>
        </w:rPr>
        <w:t>3.2.6.2. Operating Efficiency</w:t>
      </w:r>
    </w:p>
    <w:p w14:paraId="62285FC8" w14:textId="08859BE1" w:rsidR="0061645E" w:rsidRPr="0061645E" w:rsidRDefault="0061645E" w:rsidP="0061645E">
      <w:pPr>
        <w:spacing w:line="360" w:lineRule="auto"/>
        <w:rPr>
          <w:rFonts w:ascii="Arial" w:hAnsi="Arial" w:cs="Arial"/>
          <w:b/>
          <w:bCs/>
          <w:sz w:val="24"/>
          <w:szCs w:val="24"/>
        </w:rPr>
      </w:pPr>
      <w:r w:rsidRPr="0061645E">
        <w:rPr>
          <w:rFonts w:ascii="Arial" w:hAnsi="Arial" w:cs="Arial"/>
          <w:b/>
          <w:bCs/>
          <w:sz w:val="24"/>
          <w:szCs w:val="24"/>
        </w:rPr>
        <w:t>Middle East &amp; Africa Vinyl Ester Resin Operating Efficiency (Percentage), 2015-2030F</w:t>
      </w:r>
    </w:p>
    <w:p w14:paraId="512362BC" w14:textId="7C47A84F" w:rsidR="009F5EE3" w:rsidRDefault="00974A90"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4976" behindDoc="0" locked="0" layoutInCell="1" allowOverlap="1" wp14:anchorId="6A30B871" wp14:editId="6410CC05">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126"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490160B" wp14:editId="3DE33A77">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22E9DB3" w14:textId="5B5ECCCE" w:rsidR="00195C31" w:rsidRPr="00195C31" w:rsidRDefault="00195C31" w:rsidP="00195C31">
      <w:pPr>
        <w:spacing w:line="360" w:lineRule="auto"/>
        <w:jc w:val="both"/>
        <w:textAlignment w:val="baseline"/>
        <w:rPr>
          <w:rFonts w:ascii="Arial" w:hAnsi="Arial" w:cs="Arial"/>
          <w:sz w:val="24"/>
          <w:szCs w:val="24"/>
        </w:rPr>
      </w:pPr>
      <w:r w:rsidRPr="00195C31">
        <w:rPr>
          <w:rFonts w:ascii="Arial" w:hAnsi="Arial" w:cs="Arial"/>
          <w:sz w:val="24"/>
          <w:szCs w:val="24"/>
        </w:rPr>
        <w:t>There is a gradual increase in operating efficiency of all key manufacturers till 2019. The companies suffered a backlog in production efficiency rates in the year 2020 owing to the pandemic. However, post pandemic as the middle east market recovers, the demand for vinyl ester in general is going to increase significantly showing operating efficiency of more than 70 % and forecasted to reach about 90% by 2030.</w:t>
      </w:r>
    </w:p>
    <w:p w14:paraId="7AD9B34A" w14:textId="5DDE3F48"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3.2.6.3. Demand By Application</w:t>
      </w:r>
    </w:p>
    <w:p w14:paraId="0ED4FB10" w14:textId="6BC0E6E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45: Middle East &amp; Africa Vinyl Ester Resin Demand, By Application,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77404E70" w14:textId="6FC76539" w:rsidR="00A14586" w:rsidRPr="002B5730" w:rsidRDefault="000D1A88" w:rsidP="009F5EE3">
      <w:pPr>
        <w:tabs>
          <w:tab w:val="left" w:pos="975"/>
        </w:tabs>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80096" behindDoc="0" locked="0" layoutInCell="1" allowOverlap="1" wp14:anchorId="63984247" wp14:editId="6E868E79">
                <wp:simplePos x="0" y="0"/>
                <wp:positionH relativeFrom="margin">
                  <wp:posOffset>3243580</wp:posOffset>
                </wp:positionH>
                <wp:positionV relativeFrom="paragraph">
                  <wp:posOffset>2508885</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127" type="#_x0000_t202" style="position:absolute;margin-left:255.4pt;margin-top:197.55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4C83855B" wp14:editId="3CCB40D8">
            <wp:extent cx="6410325" cy="2844800"/>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bl>
      <w:tblPr>
        <w:tblW w:w="10117" w:type="dxa"/>
        <w:tblInd w:w="-5" w:type="dxa"/>
        <w:tblLook w:val="04A0" w:firstRow="1" w:lastRow="0" w:firstColumn="1" w:lastColumn="0" w:noHBand="0" w:noVBand="1"/>
      </w:tblPr>
      <w:tblGrid>
        <w:gridCol w:w="1960"/>
        <w:gridCol w:w="857"/>
        <w:gridCol w:w="857"/>
        <w:gridCol w:w="857"/>
        <w:gridCol w:w="859"/>
        <w:gridCol w:w="980"/>
        <w:gridCol w:w="976"/>
        <w:gridCol w:w="976"/>
        <w:gridCol w:w="976"/>
        <w:gridCol w:w="819"/>
      </w:tblGrid>
      <w:tr w:rsidR="008D1421" w:rsidRPr="008D1421" w14:paraId="095FC6B6" w14:textId="77777777" w:rsidTr="00751D1F">
        <w:trPr>
          <w:trHeight w:val="395"/>
        </w:trPr>
        <w:tc>
          <w:tcPr>
            <w:tcW w:w="1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350A1D40" w14:textId="45FB3F0B"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lastRenderedPageBreak/>
              <w:t xml:space="preserve">Demand by </w:t>
            </w:r>
            <w:r w:rsidR="007C5B32">
              <w:rPr>
                <w:rFonts w:ascii="Arial" w:eastAsia="Times New Roman" w:hAnsi="Arial" w:cs="Arial"/>
                <w:b/>
                <w:bCs/>
                <w:color w:val="FFFFFF" w:themeColor="background1"/>
                <w:sz w:val="20"/>
                <w:szCs w:val="20"/>
                <w:lang w:val="en-US"/>
              </w:rPr>
              <w:t xml:space="preserve">Application (000’ </w:t>
            </w:r>
            <w:proofErr w:type="spellStart"/>
            <w:r w:rsidR="007C5B32">
              <w:rPr>
                <w:rFonts w:ascii="Arial" w:eastAsia="Times New Roman" w:hAnsi="Arial" w:cs="Arial"/>
                <w:b/>
                <w:bCs/>
                <w:color w:val="FFFFFF" w:themeColor="background1"/>
                <w:sz w:val="20"/>
                <w:szCs w:val="20"/>
                <w:lang w:val="en-US"/>
              </w:rPr>
              <w:t>Tonnes</w:t>
            </w:r>
            <w:proofErr w:type="spellEnd"/>
            <w:r w:rsidR="007C5B32">
              <w:rPr>
                <w:rFonts w:ascii="Arial" w:eastAsia="Times New Roman" w:hAnsi="Arial" w:cs="Arial"/>
                <w:b/>
                <w:bCs/>
                <w:color w:val="FFFFFF" w:themeColor="background1"/>
                <w:sz w:val="20"/>
                <w:szCs w:val="20"/>
                <w:lang w:val="en-US"/>
              </w:rPr>
              <w:t>)</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6010EF4C"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57" w:type="dxa"/>
            <w:tcBorders>
              <w:top w:val="single" w:sz="4" w:space="0" w:color="auto"/>
              <w:left w:val="nil"/>
              <w:bottom w:val="single" w:sz="4" w:space="0" w:color="auto"/>
              <w:right w:val="single" w:sz="4" w:space="0" w:color="auto"/>
            </w:tcBorders>
            <w:shd w:val="clear" w:color="auto" w:fill="C00000"/>
            <w:noWrap/>
            <w:vAlign w:val="center"/>
            <w:hideMark/>
          </w:tcPr>
          <w:p w14:paraId="04B928A7"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57" w:type="dxa"/>
            <w:tcBorders>
              <w:top w:val="single" w:sz="4" w:space="0" w:color="auto"/>
              <w:left w:val="nil"/>
              <w:bottom w:val="single" w:sz="4" w:space="0" w:color="auto"/>
              <w:right w:val="single" w:sz="4" w:space="0" w:color="auto"/>
            </w:tcBorders>
            <w:shd w:val="clear" w:color="auto" w:fill="C00000"/>
            <w:noWrap/>
            <w:vAlign w:val="bottom"/>
            <w:hideMark/>
          </w:tcPr>
          <w:p w14:paraId="4E5953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59" w:type="dxa"/>
            <w:tcBorders>
              <w:top w:val="single" w:sz="4" w:space="0" w:color="auto"/>
              <w:left w:val="nil"/>
              <w:bottom w:val="single" w:sz="4" w:space="0" w:color="auto"/>
              <w:right w:val="single" w:sz="4" w:space="0" w:color="auto"/>
            </w:tcBorders>
            <w:shd w:val="clear" w:color="auto" w:fill="C00000"/>
            <w:noWrap/>
            <w:vAlign w:val="bottom"/>
            <w:hideMark/>
          </w:tcPr>
          <w:p w14:paraId="53EBF8D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980" w:type="dxa"/>
            <w:tcBorders>
              <w:top w:val="single" w:sz="4" w:space="0" w:color="auto"/>
              <w:left w:val="nil"/>
              <w:bottom w:val="single" w:sz="4" w:space="0" w:color="auto"/>
              <w:right w:val="single" w:sz="4" w:space="0" w:color="auto"/>
            </w:tcBorders>
            <w:shd w:val="clear" w:color="auto" w:fill="C00000"/>
            <w:noWrap/>
            <w:vAlign w:val="bottom"/>
            <w:hideMark/>
          </w:tcPr>
          <w:p w14:paraId="1EB6975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DD8BDC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5EF50E40"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76" w:type="dxa"/>
            <w:tcBorders>
              <w:top w:val="single" w:sz="4" w:space="0" w:color="auto"/>
              <w:left w:val="nil"/>
              <w:bottom w:val="single" w:sz="4" w:space="0" w:color="auto"/>
              <w:right w:val="single" w:sz="4" w:space="0" w:color="auto"/>
            </w:tcBorders>
            <w:shd w:val="clear" w:color="auto" w:fill="C00000"/>
            <w:noWrap/>
            <w:vAlign w:val="bottom"/>
            <w:hideMark/>
          </w:tcPr>
          <w:p w14:paraId="42C6824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81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5087EB6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195C31" w:rsidRPr="008D1421" w14:paraId="05BAF65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3A56EF3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Pipes &amp; Tanks</w:t>
            </w:r>
          </w:p>
        </w:tc>
        <w:tc>
          <w:tcPr>
            <w:tcW w:w="857" w:type="dxa"/>
            <w:tcBorders>
              <w:top w:val="nil"/>
              <w:left w:val="nil"/>
              <w:bottom w:val="single" w:sz="4" w:space="0" w:color="auto"/>
              <w:right w:val="single" w:sz="4" w:space="0" w:color="auto"/>
            </w:tcBorders>
            <w:shd w:val="clear" w:color="000000" w:fill="FFFFFF"/>
            <w:noWrap/>
            <w:vAlign w:val="center"/>
            <w:hideMark/>
          </w:tcPr>
          <w:p w14:paraId="3424B6B3" w14:textId="3A32189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857" w:type="dxa"/>
            <w:tcBorders>
              <w:top w:val="nil"/>
              <w:left w:val="nil"/>
              <w:bottom w:val="single" w:sz="4" w:space="0" w:color="auto"/>
              <w:right w:val="single" w:sz="4" w:space="0" w:color="auto"/>
            </w:tcBorders>
            <w:shd w:val="clear" w:color="000000" w:fill="FFFFFF"/>
            <w:noWrap/>
            <w:vAlign w:val="center"/>
            <w:hideMark/>
          </w:tcPr>
          <w:p w14:paraId="7F81CC10" w14:textId="555DEC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857" w:type="dxa"/>
            <w:tcBorders>
              <w:top w:val="nil"/>
              <w:left w:val="nil"/>
              <w:bottom w:val="single" w:sz="4" w:space="0" w:color="auto"/>
              <w:right w:val="single" w:sz="4" w:space="0" w:color="auto"/>
            </w:tcBorders>
            <w:shd w:val="clear" w:color="000000" w:fill="FFFFFF"/>
            <w:noWrap/>
            <w:vAlign w:val="center"/>
            <w:hideMark/>
          </w:tcPr>
          <w:p w14:paraId="317E7641" w14:textId="261D665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859" w:type="dxa"/>
            <w:tcBorders>
              <w:top w:val="nil"/>
              <w:left w:val="nil"/>
              <w:bottom w:val="single" w:sz="4" w:space="0" w:color="auto"/>
              <w:right w:val="single" w:sz="4" w:space="0" w:color="auto"/>
            </w:tcBorders>
            <w:shd w:val="clear" w:color="000000" w:fill="FFFFFF"/>
            <w:noWrap/>
            <w:vAlign w:val="center"/>
            <w:hideMark/>
          </w:tcPr>
          <w:p w14:paraId="5B8B5994" w14:textId="146FD4C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80" w:type="dxa"/>
            <w:tcBorders>
              <w:top w:val="nil"/>
              <w:left w:val="nil"/>
              <w:bottom w:val="single" w:sz="4" w:space="0" w:color="auto"/>
              <w:right w:val="single" w:sz="4" w:space="0" w:color="auto"/>
            </w:tcBorders>
            <w:shd w:val="clear" w:color="000000" w:fill="FFFFFF"/>
            <w:noWrap/>
            <w:vAlign w:val="center"/>
            <w:hideMark/>
          </w:tcPr>
          <w:p w14:paraId="0BF864ED" w14:textId="77A1FCA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976" w:type="dxa"/>
            <w:tcBorders>
              <w:top w:val="nil"/>
              <w:left w:val="nil"/>
              <w:bottom w:val="single" w:sz="4" w:space="0" w:color="auto"/>
              <w:right w:val="single" w:sz="4" w:space="0" w:color="auto"/>
            </w:tcBorders>
            <w:shd w:val="clear" w:color="000000" w:fill="FFFFFF"/>
            <w:noWrap/>
            <w:vAlign w:val="center"/>
            <w:hideMark/>
          </w:tcPr>
          <w:p w14:paraId="534489A0" w14:textId="06B8305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76" w:type="dxa"/>
            <w:tcBorders>
              <w:top w:val="nil"/>
              <w:left w:val="nil"/>
              <w:bottom w:val="single" w:sz="4" w:space="0" w:color="auto"/>
              <w:right w:val="single" w:sz="4" w:space="0" w:color="auto"/>
            </w:tcBorders>
            <w:shd w:val="clear" w:color="000000" w:fill="FFFFFF"/>
            <w:noWrap/>
            <w:vAlign w:val="center"/>
            <w:hideMark/>
          </w:tcPr>
          <w:p w14:paraId="07609B71" w14:textId="7183C4E9"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76" w:type="dxa"/>
            <w:tcBorders>
              <w:top w:val="nil"/>
              <w:left w:val="nil"/>
              <w:bottom w:val="single" w:sz="4" w:space="0" w:color="auto"/>
              <w:right w:val="single" w:sz="4" w:space="0" w:color="auto"/>
            </w:tcBorders>
            <w:shd w:val="clear" w:color="000000" w:fill="FFFFFF"/>
            <w:noWrap/>
            <w:vAlign w:val="center"/>
            <w:hideMark/>
          </w:tcPr>
          <w:p w14:paraId="20D85487" w14:textId="387DCA6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42</w:t>
            </w:r>
          </w:p>
        </w:tc>
        <w:tc>
          <w:tcPr>
            <w:tcW w:w="819" w:type="dxa"/>
            <w:tcBorders>
              <w:top w:val="nil"/>
              <w:left w:val="nil"/>
              <w:bottom w:val="single" w:sz="4" w:space="0" w:color="auto"/>
              <w:right w:val="single" w:sz="4" w:space="0" w:color="auto"/>
            </w:tcBorders>
            <w:shd w:val="clear" w:color="000000" w:fill="FFFFFF"/>
            <w:noWrap/>
            <w:vAlign w:val="center"/>
            <w:hideMark/>
          </w:tcPr>
          <w:p w14:paraId="0D4E08F9" w14:textId="280D25D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r>
      <w:tr w:rsidR="00195C31" w:rsidRPr="008D1421" w14:paraId="0695348A"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70898F84"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Marine Components</w:t>
            </w:r>
          </w:p>
        </w:tc>
        <w:tc>
          <w:tcPr>
            <w:tcW w:w="857" w:type="dxa"/>
            <w:tcBorders>
              <w:top w:val="nil"/>
              <w:left w:val="nil"/>
              <w:bottom w:val="single" w:sz="4" w:space="0" w:color="auto"/>
              <w:right w:val="single" w:sz="4" w:space="0" w:color="auto"/>
            </w:tcBorders>
            <w:shd w:val="clear" w:color="000000" w:fill="FFFFFF"/>
            <w:noWrap/>
            <w:vAlign w:val="center"/>
            <w:hideMark/>
          </w:tcPr>
          <w:p w14:paraId="6853BD54" w14:textId="04FD181E"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6F931B73" w14:textId="2A58E082"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7" w:type="dxa"/>
            <w:tcBorders>
              <w:top w:val="nil"/>
              <w:left w:val="nil"/>
              <w:bottom w:val="single" w:sz="4" w:space="0" w:color="auto"/>
              <w:right w:val="single" w:sz="4" w:space="0" w:color="auto"/>
            </w:tcBorders>
            <w:shd w:val="clear" w:color="000000" w:fill="FFFFFF"/>
            <w:noWrap/>
            <w:vAlign w:val="center"/>
            <w:hideMark/>
          </w:tcPr>
          <w:p w14:paraId="7991061B" w14:textId="3B558FB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c>
          <w:tcPr>
            <w:tcW w:w="859" w:type="dxa"/>
            <w:tcBorders>
              <w:top w:val="nil"/>
              <w:left w:val="nil"/>
              <w:bottom w:val="single" w:sz="4" w:space="0" w:color="auto"/>
              <w:right w:val="single" w:sz="4" w:space="0" w:color="auto"/>
            </w:tcBorders>
            <w:shd w:val="clear" w:color="000000" w:fill="FFFFFF"/>
            <w:noWrap/>
            <w:vAlign w:val="center"/>
            <w:hideMark/>
          </w:tcPr>
          <w:p w14:paraId="4BA43969" w14:textId="7F47A04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80" w:type="dxa"/>
            <w:tcBorders>
              <w:top w:val="nil"/>
              <w:left w:val="nil"/>
              <w:bottom w:val="single" w:sz="4" w:space="0" w:color="auto"/>
              <w:right w:val="single" w:sz="4" w:space="0" w:color="auto"/>
            </w:tcBorders>
            <w:shd w:val="clear" w:color="000000" w:fill="FFFFFF"/>
            <w:noWrap/>
            <w:vAlign w:val="center"/>
            <w:hideMark/>
          </w:tcPr>
          <w:p w14:paraId="763B57DE" w14:textId="2D00472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5DA6E0F9" w14:textId="67603BA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6119E13" w14:textId="2F5A11D8"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976" w:type="dxa"/>
            <w:tcBorders>
              <w:top w:val="nil"/>
              <w:left w:val="nil"/>
              <w:bottom w:val="single" w:sz="4" w:space="0" w:color="auto"/>
              <w:right w:val="single" w:sz="4" w:space="0" w:color="auto"/>
            </w:tcBorders>
            <w:shd w:val="clear" w:color="000000" w:fill="FFFFFF"/>
            <w:noWrap/>
            <w:vAlign w:val="center"/>
            <w:hideMark/>
          </w:tcPr>
          <w:p w14:paraId="68A8E428" w14:textId="0B4B62B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819" w:type="dxa"/>
            <w:tcBorders>
              <w:top w:val="nil"/>
              <w:left w:val="nil"/>
              <w:bottom w:val="single" w:sz="4" w:space="0" w:color="auto"/>
              <w:right w:val="single" w:sz="4" w:space="0" w:color="auto"/>
            </w:tcBorders>
            <w:shd w:val="clear" w:color="000000" w:fill="FFFFFF"/>
            <w:noWrap/>
            <w:vAlign w:val="center"/>
            <w:hideMark/>
          </w:tcPr>
          <w:p w14:paraId="065BB0AB" w14:textId="67125F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r>
      <w:tr w:rsidR="00195C31" w:rsidRPr="008D1421" w14:paraId="23E516AD"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50D5040"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Renewables</w:t>
            </w:r>
          </w:p>
        </w:tc>
        <w:tc>
          <w:tcPr>
            <w:tcW w:w="857" w:type="dxa"/>
            <w:tcBorders>
              <w:top w:val="nil"/>
              <w:left w:val="nil"/>
              <w:bottom w:val="single" w:sz="4" w:space="0" w:color="auto"/>
              <w:right w:val="single" w:sz="4" w:space="0" w:color="auto"/>
            </w:tcBorders>
            <w:shd w:val="clear" w:color="000000" w:fill="FFFFFF"/>
            <w:noWrap/>
            <w:vAlign w:val="center"/>
            <w:hideMark/>
          </w:tcPr>
          <w:p w14:paraId="0ACC70FC" w14:textId="561DF1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60171CD5" w14:textId="6A1A3B6C"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7" w:type="dxa"/>
            <w:tcBorders>
              <w:top w:val="nil"/>
              <w:left w:val="nil"/>
              <w:bottom w:val="single" w:sz="4" w:space="0" w:color="auto"/>
              <w:right w:val="single" w:sz="4" w:space="0" w:color="auto"/>
            </w:tcBorders>
            <w:shd w:val="clear" w:color="000000" w:fill="FFFFFF"/>
            <w:noWrap/>
            <w:vAlign w:val="center"/>
            <w:hideMark/>
          </w:tcPr>
          <w:p w14:paraId="71B9F470" w14:textId="76893204"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59" w:type="dxa"/>
            <w:tcBorders>
              <w:top w:val="nil"/>
              <w:left w:val="nil"/>
              <w:bottom w:val="single" w:sz="4" w:space="0" w:color="auto"/>
              <w:right w:val="single" w:sz="4" w:space="0" w:color="auto"/>
            </w:tcBorders>
            <w:shd w:val="clear" w:color="000000" w:fill="FFFFFF"/>
            <w:noWrap/>
            <w:vAlign w:val="center"/>
            <w:hideMark/>
          </w:tcPr>
          <w:p w14:paraId="05E35D75" w14:textId="1ECD8601"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80" w:type="dxa"/>
            <w:tcBorders>
              <w:top w:val="nil"/>
              <w:left w:val="nil"/>
              <w:bottom w:val="single" w:sz="4" w:space="0" w:color="auto"/>
              <w:right w:val="single" w:sz="4" w:space="0" w:color="auto"/>
            </w:tcBorders>
            <w:shd w:val="clear" w:color="000000" w:fill="FFFFFF"/>
            <w:noWrap/>
            <w:vAlign w:val="center"/>
            <w:hideMark/>
          </w:tcPr>
          <w:p w14:paraId="7E851336" w14:textId="3CB8F083"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523F0A48" w14:textId="0B5D317F"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76" w:type="dxa"/>
            <w:tcBorders>
              <w:top w:val="nil"/>
              <w:left w:val="nil"/>
              <w:bottom w:val="single" w:sz="4" w:space="0" w:color="auto"/>
              <w:right w:val="single" w:sz="4" w:space="0" w:color="auto"/>
            </w:tcBorders>
            <w:shd w:val="clear" w:color="000000" w:fill="FFFFFF"/>
            <w:noWrap/>
            <w:vAlign w:val="center"/>
            <w:hideMark/>
          </w:tcPr>
          <w:p w14:paraId="577A5C2C" w14:textId="717E3AF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976" w:type="dxa"/>
            <w:tcBorders>
              <w:top w:val="nil"/>
              <w:left w:val="nil"/>
              <w:bottom w:val="single" w:sz="4" w:space="0" w:color="auto"/>
              <w:right w:val="single" w:sz="4" w:space="0" w:color="auto"/>
            </w:tcBorders>
            <w:shd w:val="clear" w:color="000000" w:fill="FFFFFF"/>
            <w:noWrap/>
            <w:vAlign w:val="center"/>
            <w:hideMark/>
          </w:tcPr>
          <w:p w14:paraId="0EAA121C" w14:textId="6F0DF5A7"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w:t>
            </w:r>
          </w:p>
        </w:tc>
        <w:tc>
          <w:tcPr>
            <w:tcW w:w="819" w:type="dxa"/>
            <w:tcBorders>
              <w:top w:val="nil"/>
              <w:left w:val="nil"/>
              <w:bottom w:val="single" w:sz="4" w:space="0" w:color="auto"/>
              <w:right w:val="single" w:sz="4" w:space="0" w:color="auto"/>
            </w:tcBorders>
            <w:shd w:val="clear" w:color="000000" w:fill="FFFFFF"/>
            <w:noWrap/>
            <w:vAlign w:val="center"/>
            <w:hideMark/>
          </w:tcPr>
          <w:p w14:paraId="24F69CAB" w14:textId="6599804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r>
      <w:tr w:rsidR="00195C31" w:rsidRPr="008D1421" w14:paraId="3C84DC5E"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26A3BA6C" w14:textId="77777777" w:rsidR="00195C31" w:rsidRPr="008D1421" w:rsidRDefault="00195C31" w:rsidP="00195C31">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Others</w:t>
            </w:r>
          </w:p>
        </w:tc>
        <w:tc>
          <w:tcPr>
            <w:tcW w:w="857" w:type="dxa"/>
            <w:tcBorders>
              <w:top w:val="nil"/>
              <w:left w:val="nil"/>
              <w:bottom w:val="single" w:sz="4" w:space="0" w:color="auto"/>
              <w:right w:val="single" w:sz="4" w:space="0" w:color="auto"/>
            </w:tcBorders>
            <w:shd w:val="clear" w:color="000000" w:fill="FFFFFF"/>
            <w:noWrap/>
            <w:vAlign w:val="center"/>
            <w:hideMark/>
          </w:tcPr>
          <w:p w14:paraId="72339753" w14:textId="0644386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857" w:type="dxa"/>
            <w:tcBorders>
              <w:top w:val="nil"/>
              <w:left w:val="nil"/>
              <w:bottom w:val="single" w:sz="4" w:space="0" w:color="auto"/>
              <w:right w:val="single" w:sz="4" w:space="0" w:color="auto"/>
            </w:tcBorders>
            <w:shd w:val="clear" w:color="000000" w:fill="FFFFFF"/>
            <w:noWrap/>
            <w:vAlign w:val="center"/>
            <w:hideMark/>
          </w:tcPr>
          <w:p w14:paraId="4041400A" w14:textId="495D4BE0"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57" w:type="dxa"/>
            <w:tcBorders>
              <w:top w:val="nil"/>
              <w:left w:val="nil"/>
              <w:bottom w:val="single" w:sz="4" w:space="0" w:color="auto"/>
              <w:right w:val="single" w:sz="4" w:space="0" w:color="auto"/>
            </w:tcBorders>
            <w:shd w:val="clear" w:color="000000" w:fill="FFFFFF"/>
            <w:noWrap/>
            <w:vAlign w:val="center"/>
            <w:hideMark/>
          </w:tcPr>
          <w:p w14:paraId="2242A743" w14:textId="4DC390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859" w:type="dxa"/>
            <w:tcBorders>
              <w:top w:val="nil"/>
              <w:left w:val="nil"/>
              <w:bottom w:val="single" w:sz="4" w:space="0" w:color="auto"/>
              <w:right w:val="single" w:sz="4" w:space="0" w:color="auto"/>
            </w:tcBorders>
            <w:shd w:val="clear" w:color="000000" w:fill="FFFFFF"/>
            <w:noWrap/>
            <w:vAlign w:val="center"/>
            <w:hideMark/>
          </w:tcPr>
          <w:p w14:paraId="721770D5" w14:textId="57C666BD"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80" w:type="dxa"/>
            <w:tcBorders>
              <w:top w:val="nil"/>
              <w:left w:val="nil"/>
              <w:bottom w:val="single" w:sz="4" w:space="0" w:color="auto"/>
              <w:right w:val="single" w:sz="4" w:space="0" w:color="auto"/>
            </w:tcBorders>
            <w:shd w:val="clear" w:color="000000" w:fill="FFFFFF"/>
            <w:noWrap/>
            <w:vAlign w:val="center"/>
            <w:hideMark/>
          </w:tcPr>
          <w:p w14:paraId="08507DC3" w14:textId="150442E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12F5685A" w14:textId="776F5806"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76" w:type="dxa"/>
            <w:tcBorders>
              <w:top w:val="nil"/>
              <w:left w:val="nil"/>
              <w:bottom w:val="single" w:sz="4" w:space="0" w:color="auto"/>
              <w:right w:val="single" w:sz="4" w:space="0" w:color="auto"/>
            </w:tcBorders>
            <w:shd w:val="clear" w:color="000000" w:fill="FFFFFF"/>
            <w:noWrap/>
            <w:vAlign w:val="center"/>
            <w:hideMark/>
          </w:tcPr>
          <w:p w14:paraId="6BB0F53F" w14:textId="208AF48B"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76" w:type="dxa"/>
            <w:tcBorders>
              <w:top w:val="nil"/>
              <w:left w:val="nil"/>
              <w:bottom w:val="single" w:sz="4" w:space="0" w:color="auto"/>
              <w:right w:val="single" w:sz="4" w:space="0" w:color="auto"/>
            </w:tcBorders>
            <w:shd w:val="clear" w:color="000000" w:fill="FFFFFF"/>
            <w:noWrap/>
            <w:vAlign w:val="center"/>
            <w:hideMark/>
          </w:tcPr>
          <w:p w14:paraId="66F118FD" w14:textId="206298BA"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19" w:type="dxa"/>
            <w:tcBorders>
              <w:top w:val="nil"/>
              <w:left w:val="nil"/>
              <w:bottom w:val="single" w:sz="4" w:space="0" w:color="auto"/>
              <w:right w:val="single" w:sz="4" w:space="0" w:color="auto"/>
            </w:tcBorders>
            <w:shd w:val="clear" w:color="000000" w:fill="FFFFFF"/>
            <w:noWrap/>
            <w:vAlign w:val="center"/>
            <w:hideMark/>
          </w:tcPr>
          <w:p w14:paraId="3D6DE8B2" w14:textId="1E47FCA5" w:rsidR="00195C31" w:rsidRPr="008D1421" w:rsidRDefault="00195C31" w:rsidP="00195C31">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r>
      <w:tr w:rsidR="00195C31" w:rsidRPr="008D1421" w14:paraId="5EA1C040" w14:textId="77777777" w:rsidTr="00751D1F">
        <w:trPr>
          <w:trHeight w:val="466"/>
        </w:trPr>
        <w:tc>
          <w:tcPr>
            <w:tcW w:w="1960" w:type="dxa"/>
            <w:tcBorders>
              <w:top w:val="nil"/>
              <w:left w:val="single" w:sz="4" w:space="0" w:color="auto"/>
              <w:bottom w:val="single" w:sz="4" w:space="0" w:color="auto"/>
              <w:right w:val="single" w:sz="4" w:space="0" w:color="auto"/>
            </w:tcBorders>
            <w:shd w:val="clear" w:color="000000" w:fill="FFFFFF"/>
            <w:noWrap/>
            <w:vAlign w:val="bottom"/>
            <w:hideMark/>
          </w:tcPr>
          <w:p w14:paraId="5006C49C" w14:textId="77777777" w:rsidR="00195C31" w:rsidRPr="00B36DA0" w:rsidRDefault="00195C31" w:rsidP="00195C31">
            <w:pPr>
              <w:spacing w:after="0" w:line="240" w:lineRule="auto"/>
              <w:rPr>
                <w:rFonts w:ascii="Arial" w:eastAsia="Times New Roman" w:hAnsi="Arial" w:cs="Arial"/>
                <w:b/>
                <w:bCs/>
                <w:color w:val="000000"/>
                <w:sz w:val="20"/>
                <w:szCs w:val="20"/>
                <w:lang w:val="en-US"/>
              </w:rPr>
            </w:pPr>
            <w:r w:rsidRPr="00B36DA0">
              <w:rPr>
                <w:rFonts w:ascii="Arial" w:hAnsi="Arial" w:cs="Arial"/>
                <w:b/>
                <w:bCs/>
                <w:color w:val="000000"/>
                <w:sz w:val="20"/>
                <w:szCs w:val="20"/>
              </w:rPr>
              <w:t>Total</w:t>
            </w:r>
          </w:p>
        </w:tc>
        <w:tc>
          <w:tcPr>
            <w:tcW w:w="857" w:type="dxa"/>
            <w:tcBorders>
              <w:top w:val="nil"/>
              <w:left w:val="nil"/>
              <w:bottom w:val="single" w:sz="4" w:space="0" w:color="auto"/>
              <w:right w:val="single" w:sz="4" w:space="0" w:color="auto"/>
            </w:tcBorders>
            <w:shd w:val="clear" w:color="000000" w:fill="FFFFFF"/>
            <w:noWrap/>
            <w:vAlign w:val="center"/>
            <w:hideMark/>
          </w:tcPr>
          <w:p w14:paraId="2EB172EF" w14:textId="79488EF1"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857" w:type="dxa"/>
            <w:tcBorders>
              <w:top w:val="nil"/>
              <w:left w:val="nil"/>
              <w:bottom w:val="single" w:sz="4" w:space="0" w:color="auto"/>
              <w:right w:val="single" w:sz="4" w:space="0" w:color="auto"/>
            </w:tcBorders>
            <w:shd w:val="clear" w:color="000000" w:fill="FFFFFF"/>
            <w:noWrap/>
            <w:vAlign w:val="center"/>
            <w:hideMark/>
          </w:tcPr>
          <w:p w14:paraId="689301A1" w14:textId="019E762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857" w:type="dxa"/>
            <w:tcBorders>
              <w:top w:val="nil"/>
              <w:left w:val="nil"/>
              <w:bottom w:val="single" w:sz="4" w:space="0" w:color="auto"/>
              <w:right w:val="single" w:sz="4" w:space="0" w:color="auto"/>
            </w:tcBorders>
            <w:shd w:val="clear" w:color="000000" w:fill="FFFFFF"/>
            <w:noWrap/>
            <w:vAlign w:val="center"/>
            <w:hideMark/>
          </w:tcPr>
          <w:p w14:paraId="6AB27047" w14:textId="6ABC8F0D"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859" w:type="dxa"/>
            <w:tcBorders>
              <w:top w:val="nil"/>
              <w:left w:val="nil"/>
              <w:bottom w:val="single" w:sz="4" w:space="0" w:color="auto"/>
              <w:right w:val="single" w:sz="4" w:space="0" w:color="auto"/>
            </w:tcBorders>
            <w:shd w:val="clear" w:color="000000" w:fill="FFFFFF"/>
            <w:noWrap/>
            <w:vAlign w:val="center"/>
            <w:hideMark/>
          </w:tcPr>
          <w:p w14:paraId="5A8A381F" w14:textId="5C77234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80" w:type="dxa"/>
            <w:tcBorders>
              <w:top w:val="nil"/>
              <w:left w:val="nil"/>
              <w:bottom w:val="single" w:sz="4" w:space="0" w:color="auto"/>
              <w:right w:val="single" w:sz="4" w:space="0" w:color="auto"/>
            </w:tcBorders>
            <w:shd w:val="clear" w:color="000000" w:fill="FFFFFF"/>
            <w:noWrap/>
            <w:vAlign w:val="center"/>
            <w:hideMark/>
          </w:tcPr>
          <w:p w14:paraId="0397DF6C" w14:textId="1B1E56B5"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976" w:type="dxa"/>
            <w:tcBorders>
              <w:top w:val="nil"/>
              <w:left w:val="nil"/>
              <w:bottom w:val="single" w:sz="4" w:space="0" w:color="auto"/>
              <w:right w:val="single" w:sz="4" w:space="0" w:color="auto"/>
            </w:tcBorders>
            <w:shd w:val="clear" w:color="000000" w:fill="FFFFFF"/>
            <w:noWrap/>
            <w:vAlign w:val="center"/>
            <w:hideMark/>
          </w:tcPr>
          <w:p w14:paraId="7462E3C2" w14:textId="3D11EBE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976" w:type="dxa"/>
            <w:tcBorders>
              <w:top w:val="nil"/>
              <w:left w:val="nil"/>
              <w:bottom w:val="single" w:sz="4" w:space="0" w:color="auto"/>
              <w:right w:val="single" w:sz="4" w:space="0" w:color="auto"/>
            </w:tcBorders>
            <w:shd w:val="clear" w:color="000000" w:fill="FFFFFF"/>
            <w:noWrap/>
            <w:vAlign w:val="center"/>
            <w:hideMark/>
          </w:tcPr>
          <w:p w14:paraId="10C88C28" w14:textId="758949A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976" w:type="dxa"/>
            <w:tcBorders>
              <w:top w:val="nil"/>
              <w:left w:val="nil"/>
              <w:bottom w:val="single" w:sz="4" w:space="0" w:color="auto"/>
              <w:right w:val="single" w:sz="4" w:space="0" w:color="auto"/>
            </w:tcBorders>
            <w:shd w:val="clear" w:color="000000" w:fill="FFFFFF"/>
            <w:noWrap/>
            <w:vAlign w:val="center"/>
            <w:hideMark/>
          </w:tcPr>
          <w:p w14:paraId="3AF33AAC" w14:textId="22253284"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73</w:t>
            </w:r>
          </w:p>
        </w:tc>
        <w:tc>
          <w:tcPr>
            <w:tcW w:w="819" w:type="dxa"/>
            <w:tcBorders>
              <w:top w:val="nil"/>
              <w:left w:val="nil"/>
              <w:bottom w:val="single" w:sz="4" w:space="0" w:color="auto"/>
              <w:right w:val="single" w:sz="4" w:space="0" w:color="auto"/>
            </w:tcBorders>
            <w:shd w:val="clear" w:color="000000" w:fill="FFFFFF"/>
            <w:noWrap/>
            <w:vAlign w:val="center"/>
            <w:hideMark/>
          </w:tcPr>
          <w:p w14:paraId="7241BAA2" w14:textId="5C0AD5F7" w:rsidR="00195C31" w:rsidRPr="00B36DA0" w:rsidRDefault="00195C31" w:rsidP="00195C31">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92</w:t>
            </w:r>
          </w:p>
        </w:tc>
      </w:tr>
    </w:tbl>
    <w:p w14:paraId="4F3C6F12" w14:textId="39996979" w:rsidR="00E2530D" w:rsidRDefault="00905DCB" w:rsidP="00117792">
      <w:pPr>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540928" behindDoc="0" locked="0" layoutInCell="1" allowOverlap="1" wp14:anchorId="4D7026CA" wp14:editId="3B1C3439">
                <wp:simplePos x="0" y="0"/>
                <wp:positionH relativeFrom="margin">
                  <wp:posOffset>3384467</wp:posOffset>
                </wp:positionH>
                <wp:positionV relativeFrom="paragraph">
                  <wp:posOffset>-16609</wp:posOffset>
                </wp:positionV>
                <wp:extent cx="3169285" cy="307777"/>
                <wp:effectExtent l="0" t="0" r="0" b="0"/>
                <wp:wrapNone/>
                <wp:docPr id="2199"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D7026CA" id="_x0000_s1128" type="#_x0000_t202" style="position:absolute;left:0;text-align:left;margin-left:266.5pt;margin-top:-1.3pt;width:249.55pt;height:24.25pt;z-index:25254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" filled="f" stroked="f">
                <v:textbox style="mso-fit-shape-to-text:t">
                  <w:txbxContent>
                    <w:p w14:paraId="5D562BDA"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4DDD3079" w14:textId="77777777" w:rsidR="00905DCB" w:rsidRPr="000D1A88" w:rsidRDefault="00905DCB" w:rsidP="00905DCB">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3B020C1" w14:textId="3B20762F" w:rsidR="00751D1F" w:rsidRDefault="00751D1F" w:rsidP="00117792">
      <w:pPr>
        <w:spacing w:line="360" w:lineRule="auto"/>
        <w:jc w:val="both"/>
        <w:rPr>
          <w:rFonts w:ascii="Arial" w:eastAsia="Arial" w:hAnsi="Arial" w:cs="Arial"/>
          <w:color w:val="000000" w:themeColor="text1"/>
          <w:sz w:val="24"/>
          <w:szCs w:val="24"/>
        </w:rPr>
        <w:sectPr w:rsidR="00751D1F"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751D1F">
        <w:rPr>
          <w:rFonts w:ascii="Arial" w:eastAsia="Arial" w:hAnsi="Arial" w:cs="Arial"/>
          <w:color w:val="000000" w:themeColor="text1"/>
          <w:sz w:val="24"/>
          <w:szCs w:val="24"/>
        </w:rPr>
        <w:t>In Middle East region, vinyl ester finds their major application in pipes and tanks followed by marine components, renewables etc. Pipes and tanks segment holds largest market share in the vinyl ester market at about 56% as of 2020.</w:t>
      </w:r>
    </w:p>
    <w:p w14:paraId="546FCF92" w14:textId="77777777"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3.2.6.4. Demand By Type</w:t>
      </w:r>
    </w:p>
    <w:p w14:paraId="6E71042C" w14:textId="59B204BB"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46: Middle East &amp; Africa Vinyl Ester Resin Demand, By Type,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2015–2030F</w:t>
      </w:r>
    </w:p>
    <w:p w14:paraId="38772891" w14:textId="294E352E" w:rsidR="00A14586" w:rsidRPr="002B5730" w:rsidRDefault="00A14586" w:rsidP="00A14586">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1779072" behindDoc="0" locked="0" layoutInCell="1" allowOverlap="1" wp14:anchorId="6896DB73" wp14:editId="61DFDFA0">
                <wp:simplePos x="0" y="0"/>
                <wp:positionH relativeFrom="margin">
                  <wp:posOffset>2705100</wp:posOffset>
                </wp:positionH>
                <wp:positionV relativeFrom="paragraph">
                  <wp:posOffset>3402735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TextBox 6" o:spid="_x0000_s1129" type="#_x0000_t202" style="position:absolute;margin-left:213pt;margin-top:267.9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" filled="f" stroked="f">
                <v:textbox>
                  <w:txbxContent>
                    <w:p w14:paraId="220EF887" w14:textId="2629CAD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sidR="00282F0B">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523C7172" wp14:editId="0EC8558B">
            <wp:extent cx="6448425" cy="4227615"/>
            <wp:effectExtent l="0" t="0" r="0" b="1905"/>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3D61DA1" w14:textId="77777777" w:rsidR="00905DCB" w:rsidRDefault="00905DCB" w:rsidP="00523848">
      <w:pPr>
        <w:tabs>
          <w:tab w:val="left" w:pos="1275"/>
        </w:tabs>
        <w:spacing w:line="360" w:lineRule="auto"/>
        <w:jc w:val="both"/>
        <w:rPr>
          <w:rFonts w:ascii="Arial" w:eastAsia="Arial" w:hAnsi="Arial" w:cs="Arial"/>
          <w:color w:val="000000" w:themeColor="text1"/>
          <w:sz w:val="24"/>
          <w:szCs w:val="24"/>
        </w:rPr>
      </w:pPr>
    </w:p>
    <w:p w14:paraId="53A9D2B0" w14:textId="77904C2F" w:rsidR="001C74F9" w:rsidRDefault="008D1421" w:rsidP="00523848">
      <w:pPr>
        <w:tabs>
          <w:tab w:val="left" w:pos="1275"/>
        </w:tabs>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w:lastRenderedPageBreak/>
        <mc:AlternateContent>
          <mc:Choice Requires="wps">
            <w:drawing>
              <wp:anchor distT="0" distB="0" distL="114300" distR="114300" simplePos="0" relativeHeight="252497920" behindDoc="0" locked="0" layoutInCell="1" allowOverlap="1" wp14:anchorId="41492348" wp14:editId="16E3FF3B">
                <wp:simplePos x="0" y="0"/>
                <wp:positionH relativeFrom="margin">
                  <wp:posOffset>2707005</wp:posOffset>
                </wp:positionH>
                <wp:positionV relativeFrom="paragraph">
                  <wp:posOffset>1964690</wp:posOffset>
                </wp:positionV>
                <wp:extent cx="3736340" cy="409575"/>
                <wp:effectExtent l="0" t="0" r="0" b="0"/>
                <wp:wrapNone/>
                <wp:docPr id="1277" name="TextBox 6"/>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492348" id="_x0000_s1130" type="#_x0000_t202" style="position:absolute;left:0;text-align:left;margin-left:213.15pt;margin-top:154.7pt;width:294.2pt;height:32.25pt;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" filled="f" stroked="f">
                <v:textbox>
                  <w:txbxContent>
                    <w:p w14:paraId="023D6146"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w:t>
                      </w:r>
                      <w:r>
                        <w:rPr>
                          <w:rFonts w:ascii="Verdana" w:eastAsia="Verdana" w:hAnsi="Verdana" w:cs="Verdana"/>
                          <w:i/>
                          <w:iCs/>
                          <w:color w:val="000000" w:themeColor="text1"/>
                          <w:kern w:val="24"/>
                          <w:sz w:val="12"/>
                          <w:szCs w:val="12"/>
                        </w:rPr>
                        <w:t>,</w:t>
                      </w:r>
                      <w:r w:rsidRPr="000D1A88">
                        <w:rPr>
                          <w:rFonts w:ascii="Verdana" w:eastAsia="Verdana" w:hAnsi="Verdana" w:cs="Verdana"/>
                          <w:i/>
                          <w:iCs/>
                          <w:color w:val="000000" w:themeColor="text1"/>
                          <w:kern w:val="24"/>
                          <w:sz w:val="12"/>
                          <w:szCs w:val="12"/>
                        </w:rPr>
                        <w:t xml:space="preserve"> etc.</w:t>
                      </w:r>
                    </w:p>
                    <w:p w14:paraId="07C96165" w14:textId="77777777" w:rsidR="008D1421" w:rsidRPr="000D1A88" w:rsidRDefault="008D1421" w:rsidP="008D1421">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tbl>
      <w:tblPr>
        <w:tblW w:w="10444" w:type="dxa"/>
        <w:tblInd w:w="-185" w:type="dxa"/>
        <w:tblLook w:val="04A0" w:firstRow="1" w:lastRow="0" w:firstColumn="1" w:lastColumn="0" w:noHBand="0" w:noVBand="1"/>
      </w:tblPr>
      <w:tblGrid>
        <w:gridCol w:w="2000"/>
        <w:gridCol w:w="876"/>
        <w:gridCol w:w="876"/>
        <w:gridCol w:w="876"/>
        <w:gridCol w:w="877"/>
        <w:gridCol w:w="1000"/>
        <w:gridCol w:w="995"/>
        <w:gridCol w:w="995"/>
        <w:gridCol w:w="995"/>
        <w:gridCol w:w="954"/>
      </w:tblGrid>
      <w:tr w:rsidR="008D1421" w:rsidRPr="008D1421" w14:paraId="4639CD48" w14:textId="77777777" w:rsidTr="008D1421">
        <w:trPr>
          <w:trHeight w:val="267"/>
        </w:trPr>
        <w:tc>
          <w:tcPr>
            <w:tcW w:w="200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127C8071" w14:textId="41D2F423" w:rsidR="008D1421" w:rsidRPr="008D1421" w:rsidRDefault="008D1421"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Demand by Type</w:t>
            </w:r>
            <w:r w:rsidR="007C5B32">
              <w:rPr>
                <w:rFonts w:ascii="Arial" w:eastAsia="Times New Roman" w:hAnsi="Arial" w:cs="Arial"/>
                <w:b/>
                <w:bCs/>
                <w:color w:val="FFFFFF" w:themeColor="background1"/>
                <w:sz w:val="20"/>
                <w:szCs w:val="20"/>
                <w:lang w:val="en-US"/>
              </w:rPr>
              <w:t xml:space="preserve"> </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D581AE2"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876" w:type="dxa"/>
            <w:tcBorders>
              <w:top w:val="single" w:sz="4" w:space="0" w:color="auto"/>
              <w:left w:val="nil"/>
              <w:bottom w:val="single" w:sz="4" w:space="0" w:color="auto"/>
              <w:right w:val="single" w:sz="4" w:space="0" w:color="auto"/>
            </w:tcBorders>
            <w:shd w:val="clear" w:color="auto" w:fill="C00000"/>
            <w:noWrap/>
            <w:vAlign w:val="center"/>
            <w:hideMark/>
          </w:tcPr>
          <w:p w14:paraId="480C33E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876" w:type="dxa"/>
            <w:tcBorders>
              <w:top w:val="single" w:sz="4" w:space="0" w:color="auto"/>
              <w:left w:val="nil"/>
              <w:bottom w:val="single" w:sz="4" w:space="0" w:color="auto"/>
              <w:right w:val="single" w:sz="4" w:space="0" w:color="auto"/>
            </w:tcBorders>
            <w:shd w:val="clear" w:color="auto" w:fill="C00000"/>
            <w:noWrap/>
            <w:vAlign w:val="bottom"/>
            <w:hideMark/>
          </w:tcPr>
          <w:p w14:paraId="1730230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877" w:type="dxa"/>
            <w:tcBorders>
              <w:top w:val="single" w:sz="4" w:space="0" w:color="auto"/>
              <w:left w:val="nil"/>
              <w:bottom w:val="single" w:sz="4" w:space="0" w:color="auto"/>
              <w:right w:val="single" w:sz="4" w:space="0" w:color="auto"/>
            </w:tcBorders>
            <w:shd w:val="clear" w:color="auto" w:fill="C00000"/>
            <w:noWrap/>
            <w:vAlign w:val="bottom"/>
            <w:hideMark/>
          </w:tcPr>
          <w:p w14:paraId="2CBC6B8E"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000" w:type="dxa"/>
            <w:tcBorders>
              <w:top w:val="single" w:sz="4" w:space="0" w:color="auto"/>
              <w:left w:val="nil"/>
              <w:bottom w:val="single" w:sz="4" w:space="0" w:color="auto"/>
              <w:right w:val="single" w:sz="4" w:space="0" w:color="auto"/>
            </w:tcBorders>
            <w:shd w:val="clear" w:color="auto" w:fill="C00000"/>
            <w:noWrap/>
            <w:vAlign w:val="bottom"/>
            <w:hideMark/>
          </w:tcPr>
          <w:p w14:paraId="53770046"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17526788"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4F5A87AD"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c>
          <w:tcPr>
            <w:tcW w:w="995" w:type="dxa"/>
            <w:tcBorders>
              <w:top w:val="single" w:sz="4" w:space="0" w:color="auto"/>
              <w:left w:val="nil"/>
              <w:bottom w:val="single" w:sz="4" w:space="0" w:color="auto"/>
              <w:right w:val="single" w:sz="4" w:space="0" w:color="auto"/>
            </w:tcBorders>
            <w:shd w:val="clear" w:color="auto" w:fill="C00000"/>
            <w:noWrap/>
            <w:vAlign w:val="bottom"/>
            <w:hideMark/>
          </w:tcPr>
          <w:p w14:paraId="21422295"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2025F</w:t>
            </w:r>
          </w:p>
        </w:tc>
        <w:tc>
          <w:tcPr>
            <w:tcW w:w="954"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D1C6ACA" w14:textId="77777777" w:rsidR="008D1421" w:rsidRPr="008D1421" w:rsidRDefault="008D1421"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2030F</w:t>
            </w:r>
          </w:p>
        </w:tc>
      </w:tr>
      <w:tr w:rsidR="00751D1F" w:rsidRPr="008D1421" w14:paraId="5DB0A4AC"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32850D69"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Bisphenol-</w:t>
            </w:r>
            <w:proofErr w:type="gramStart"/>
            <w:r w:rsidRPr="008D1421">
              <w:rPr>
                <w:rFonts w:ascii="Arial" w:hAnsi="Arial" w:cs="Arial"/>
                <w:color w:val="000000"/>
                <w:sz w:val="20"/>
                <w:szCs w:val="20"/>
              </w:rPr>
              <w:t>A,F</w:t>
            </w:r>
            <w:proofErr w:type="gramEnd"/>
            <w:r w:rsidRPr="008D1421">
              <w:rPr>
                <w:rFonts w:ascii="Arial" w:hAnsi="Arial" w:cs="Arial"/>
                <w:color w:val="000000"/>
                <w:sz w:val="20"/>
                <w:szCs w:val="20"/>
              </w:rPr>
              <w:t>,S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35604F36" w14:textId="119A1B0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76" w:type="dxa"/>
            <w:tcBorders>
              <w:top w:val="nil"/>
              <w:left w:val="nil"/>
              <w:bottom w:val="single" w:sz="4" w:space="0" w:color="auto"/>
              <w:right w:val="single" w:sz="4" w:space="0" w:color="auto"/>
            </w:tcBorders>
            <w:shd w:val="clear" w:color="000000" w:fill="FFFFFF"/>
            <w:noWrap/>
            <w:vAlign w:val="center"/>
            <w:hideMark/>
          </w:tcPr>
          <w:p w14:paraId="4ACB8AD5" w14:textId="29FB346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6" w:type="dxa"/>
            <w:tcBorders>
              <w:top w:val="nil"/>
              <w:left w:val="nil"/>
              <w:bottom w:val="single" w:sz="4" w:space="0" w:color="auto"/>
              <w:right w:val="single" w:sz="4" w:space="0" w:color="auto"/>
            </w:tcBorders>
            <w:shd w:val="clear" w:color="000000" w:fill="FFFFFF"/>
            <w:noWrap/>
            <w:vAlign w:val="center"/>
            <w:hideMark/>
          </w:tcPr>
          <w:p w14:paraId="7D99DA67" w14:textId="04793D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77" w:type="dxa"/>
            <w:tcBorders>
              <w:top w:val="nil"/>
              <w:left w:val="nil"/>
              <w:bottom w:val="single" w:sz="4" w:space="0" w:color="auto"/>
              <w:right w:val="single" w:sz="4" w:space="0" w:color="auto"/>
            </w:tcBorders>
            <w:shd w:val="clear" w:color="000000" w:fill="FFFFFF"/>
            <w:noWrap/>
            <w:vAlign w:val="center"/>
            <w:hideMark/>
          </w:tcPr>
          <w:p w14:paraId="125C9722" w14:textId="7AE425C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30</w:t>
            </w:r>
          </w:p>
        </w:tc>
        <w:tc>
          <w:tcPr>
            <w:tcW w:w="1000" w:type="dxa"/>
            <w:tcBorders>
              <w:top w:val="nil"/>
              <w:left w:val="nil"/>
              <w:bottom w:val="single" w:sz="4" w:space="0" w:color="auto"/>
              <w:right w:val="single" w:sz="4" w:space="0" w:color="auto"/>
            </w:tcBorders>
            <w:shd w:val="clear" w:color="000000" w:fill="FFFFFF"/>
            <w:noWrap/>
            <w:vAlign w:val="center"/>
            <w:hideMark/>
          </w:tcPr>
          <w:p w14:paraId="051EB49E" w14:textId="445EA46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95" w:type="dxa"/>
            <w:tcBorders>
              <w:top w:val="nil"/>
              <w:left w:val="nil"/>
              <w:bottom w:val="single" w:sz="4" w:space="0" w:color="auto"/>
              <w:right w:val="single" w:sz="4" w:space="0" w:color="auto"/>
            </w:tcBorders>
            <w:shd w:val="clear" w:color="000000" w:fill="FFFFFF"/>
            <w:noWrap/>
            <w:vAlign w:val="center"/>
            <w:hideMark/>
          </w:tcPr>
          <w:p w14:paraId="0603CCE5" w14:textId="100924F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29</w:t>
            </w:r>
          </w:p>
        </w:tc>
        <w:tc>
          <w:tcPr>
            <w:tcW w:w="995" w:type="dxa"/>
            <w:tcBorders>
              <w:top w:val="nil"/>
              <w:left w:val="nil"/>
              <w:bottom w:val="single" w:sz="4" w:space="0" w:color="auto"/>
              <w:right w:val="single" w:sz="4" w:space="0" w:color="auto"/>
            </w:tcBorders>
            <w:shd w:val="clear" w:color="000000" w:fill="FFFFFF"/>
            <w:noWrap/>
            <w:vAlign w:val="center"/>
            <w:hideMark/>
          </w:tcPr>
          <w:p w14:paraId="5AD82935" w14:textId="3403A3D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c>
          <w:tcPr>
            <w:tcW w:w="995" w:type="dxa"/>
            <w:tcBorders>
              <w:top w:val="nil"/>
              <w:left w:val="nil"/>
              <w:bottom w:val="single" w:sz="4" w:space="0" w:color="auto"/>
              <w:right w:val="single" w:sz="4" w:space="0" w:color="auto"/>
            </w:tcBorders>
            <w:shd w:val="clear" w:color="000000" w:fill="FFFFFF"/>
            <w:noWrap/>
            <w:vAlign w:val="center"/>
            <w:hideMark/>
          </w:tcPr>
          <w:p w14:paraId="266BAF5F" w14:textId="376BC4E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38</w:t>
            </w:r>
          </w:p>
        </w:tc>
        <w:tc>
          <w:tcPr>
            <w:tcW w:w="954" w:type="dxa"/>
            <w:tcBorders>
              <w:top w:val="nil"/>
              <w:left w:val="nil"/>
              <w:bottom w:val="single" w:sz="4" w:space="0" w:color="auto"/>
              <w:right w:val="single" w:sz="4" w:space="0" w:color="auto"/>
            </w:tcBorders>
            <w:shd w:val="clear" w:color="000000" w:fill="FFFFFF"/>
            <w:noWrap/>
            <w:vAlign w:val="center"/>
            <w:hideMark/>
          </w:tcPr>
          <w:p w14:paraId="4F85DE5E" w14:textId="4928DB7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r>
      <w:tr w:rsidR="00751D1F" w:rsidRPr="008D1421" w14:paraId="5371EA6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CAA433C" w14:textId="77777777" w:rsidR="00751D1F" w:rsidRPr="008D1421" w:rsidRDefault="00751D1F" w:rsidP="00751D1F">
            <w:pPr>
              <w:spacing w:after="0" w:line="240" w:lineRule="auto"/>
              <w:rPr>
                <w:rFonts w:ascii="Arial" w:eastAsia="Times New Roman" w:hAnsi="Arial" w:cs="Arial"/>
                <w:color w:val="000000"/>
                <w:sz w:val="20"/>
                <w:szCs w:val="20"/>
                <w:lang w:val="en-US"/>
              </w:rPr>
            </w:pPr>
            <w:proofErr w:type="spellStart"/>
            <w:r w:rsidRPr="008D1421">
              <w:rPr>
                <w:rFonts w:ascii="Arial" w:hAnsi="Arial" w:cs="Arial"/>
                <w:color w:val="000000"/>
                <w:sz w:val="20"/>
                <w:szCs w:val="20"/>
              </w:rPr>
              <w:t>Novolac</w:t>
            </w:r>
            <w:proofErr w:type="spellEnd"/>
            <w:r w:rsidRPr="008D1421">
              <w:rPr>
                <w:rFonts w:ascii="Arial" w:hAnsi="Arial" w:cs="Arial"/>
                <w:color w:val="000000"/>
                <w:sz w:val="20"/>
                <w:szCs w:val="20"/>
              </w:rPr>
              <w:t xml:space="preserve">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0AE22C18" w14:textId="2E3E178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876" w:type="dxa"/>
            <w:tcBorders>
              <w:top w:val="nil"/>
              <w:left w:val="nil"/>
              <w:bottom w:val="single" w:sz="4" w:space="0" w:color="auto"/>
              <w:right w:val="single" w:sz="4" w:space="0" w:color="auto"/>
            </w:tcBorders>
            <w:shd w:val="clear" w:color="000000" w:fill="FFFFFF"/>
            <w:noWrap/>
            <w:vAlign w:val="center"/>
            <w:hideMark/>
          </w:tcPr>
          <w:p w14:paraId="21C23949" w14:textId="32528FD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w:t>
            </w:r>
          </w:p>
        </w:tc>
        <w:tc>
          <w:tcPr>
            <w:tcW w:w="876" w:type="dxa"/>
            <w:tcBorders>
              <w:top w:val="nil"/>
              <w:left w:val="nil"/>
              <w:bottom w:val="single" w:sz="4" w:space="0" w:color="auto"/>
              <w:right w:val="single" w:sz="4" w:space="0" w:color="auto"/>
            </w:tcBorders>
            <w:shd w:val="clear" w:color="000000" w:fill="FFFFFF"/>
            <w:noWrap/>
            <w:vAlign w:val="center"/>
            <w:hideMark/>
          </w:tcPr>
          <w:p w14:paraId="331C7193" w14:textId="33CE6AE8"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877" w:type="dxa"/>
            <w:tcBorders>
              <w:top w:val="nil"/>
              <w:left w:val="nil"/>
              <w:bottom w:val="single" w:sz="4" w:space="0" w:color="auto"/>
              <w:right w:val="single" w:sz="4" w:space="0" w:color="auto"/>
            </w:tcBorders>
            <w:shd w:val="clear" w:color="000000" w:fill="FFFFFF"/>
            <w:noWrap/>
            <w:vAlign w:val="center"/>
            <w:hideMark/>
          </w:tcPr>
          <w:p w14:paraId="653DD5E3" w14:textId="31117A5F"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1000" w:type="dxa"/>
            <w:tcBorders>
              <w:top w:val="nil"/>
              <w:left w:val="nil"/>
              <w:bottom w:val="single" w:sz="4" w:space="0" w:color="auto"/>
              <w:right w:val="single" w:sz="4" w:space="0" w:color="auto"/>
            </w:tcBorders>
            <w:shd w:val="clear" w:color="000000" w:fill="FFFFFF"/>
            <w:noWrap/>
            <w:vAlign w:val="center"/>
            <w:hideMark/>
          </w:tcPr>
          <w:p w14:paraId="10435C3B" w14:textId="69AD3CA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0335F318" w14:textId="3276D9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16</w:t>
            </w:r>
          </w:p>
        </w:tc>
        <w:tc>
          <w:tcPr>
            <w:tcW w:w="995" w:type="dxa"/>
            <w:tcBorders>
              <w:top w:val="nil"/>
              <w:left w:val="nil"/>
              <w:bottom w:val="single" w:sz="4" w:space="0" w:color="auto"/>
              <w:right w:val="single" w:sz="4" w:space="0" w:color="auto"/>
            </w:tcBorders>
            <w:shd w:val="clear" w:color="000000" w:fill="FFFFFF"/>
            <w:noWrap/>
            <w:vAlign w:val="center"/>
            <w:hideMark/>
          </w:tcPr>
          <w:p w14:paraId="47BB80E9" w14:textId="0E9D4C0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17</w:t>
            </w:r>
          </w:p>
        </w:tc>
        <w:tc>
          <w:tcPr>
            <w:tcW w:w="995" w:type="dxa"/>
            <w:tcBorders>
              <w:top w:val="nil"/>
              <w:left w:val="nil"/>
              <w:bottom w:val="single" w:sz="4" w:space="0" w:color="auto"/>
              <w:right w:val="single" w:sz="4" w:space="0" w:color="auto"/>
            </w:tcBorders>
            <w:shd w:val="clear" w:color="000000" w:fill="FFFFFF"/>
            <w:noWrap/>
            <w:vAlign w:val="center"/>
            <w:hideMark/>
          </w:tcPr>
          <w:p w14:paraId="45144EEB" w14:textId="40DC918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954" w:type="dxa"/>
            <w:tcBorders>
              <w:top w:val="nil"/>
              <w:left w:val="nil"/>
              <w:bottom w:val="single" w:sz="4" w:space="0" w:color="auto"/>
              <w:right w:val="single" w:sz="4" w:space="0" w:color="auto"/>
            </w:tcBorders>
            <w:shd w:val="clear" w:color="000000" w:fill="FFFFFF"/>
            <w:noWrap/>
            <w:vAlign w:val="center"/>
            <w:hideMark/>
          </w:tcPr>
          <w:p w14:paraId="450E5F7C" w14:textId="73D04BE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27</w:t>
            </w:r>
          </w:p>
        </w:tc>
      </w:tr>
      <w:tr w:rsidR="00751D1F" w:rsidRPr="008D1421" w14:paraId="740BACF2"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5439F012"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Brominated vinyl ester resin</w:t>
            </w:r>
          </w:p>
        </w:tc>
        <w:tc>
          <w:tcPr>
            <w:tcW w:w="876" w:type="dxa"/>
            <w:tcBorders>
              <w:top w:val="nil"/>
              <w:left w:val="nil"/>
              <w:bottom w:val="single" w:sz="4" w:space="0" w:color="auto"/>
              <w:right w:val="single" w:sz="4" w:space="0" w:color="auto"/>
            </w:tcBorders>
            <w:shd w:val="clear" w:color="000000" w:fill="FFFFFF"/>
            <w:noWrap/>
            <w:vAlign w:val="center"/>
            <w:hideMark/>
          </w:tcPr>
          <w:p w14:paraId="4DBBB20A" w14:textId="2DF6F08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4A9F8C2" w14:textId="4D589EB0"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77B8FD1F" w14:textId="5705C55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7" w:type="dxa"/>
            <w:tcBorders>
              <w:top w:val="nil"/>
              <w:left w:val="nil"/>
              <w:bottom w:val="single" w:sz="4" w:space="0" w:color="auto"/>
              <w:right w:val="single" w:sz="4" w:space="0" w:color="auto"/>
            </w:tcBorders>
            <w:shd w:val="clear" w:color="000000" w:fill="FFFFFF"/>
            <w:noWrap/>
            <w:vAlign w:val="center"/>
            <w:hideMark/>
          </w:tcPr>
          <w:p w14:paraId="0ED37584" w14:textId="5C86473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1000" w:type="dxa"/>
            <w:tcBorders>
              <w:top w:val="nil"/>
              <w:left w:val="nil"/>
              <w:bottom w:val="single" w:sz="4" w:space="0" w:color="auto"/>
              <w:right w:val="single" w:sz="4" w:space="0" w:color="auto"/>
            </w:tcBorders>
            <w:shd w:val="clear" w:color="000000" w:fill="FFFFFF"/>
            <w:noWrap/>
            <w:vAlign w:val="center"/>
            <w:hideMark/>
          </w:tcPr>
          <w:p w14:paraId="6150081E" w14:textId="473FF7E9"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56544575" w14:textId="057351B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9F97C2E" w14:textId="6CEF2C7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995" w:type="dxa"/>
            <w:tcBorders>
              <w:top w:val="nil"/>
              <w:left w:val="nil"/>
              <w:bottom w:val="single" w:sz="4" w:space="0" w:color="auto"/>
              <w:right w:val="single" w:sz="4" w:space="0" w:color="auto"/>
            </w:tcBorders>
            <w:shd w:val="clear" w:color="000000" w:fill="FFFFFF"/>
            <w:noWrap/>
            <w:vAlign w:val="center"/>
            <w:hideMark/>
          </w:tcPr>
          <w:p w14:paraId="778A06F3" w14:textId="5D52D6AD"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54" w:type="dxa"/>
            <w:tcBorders>
              <w:top w:val="nil"/>
              <w:left w:val="nil"/>
              <w:bottom w:val="single" w:sz="4" w:space="0" w:color="auto"/>
              <w:right w:val="single" w:sz="4" w:space="0" w:color="auto"/>
            </w:tcBorders>
            <w:shd w:val="clear" w:color="000000" w:fill="FFFFFF"/>
            <w:noWrap/>
            <w:vAlign w:val="center"/>
            <w:hideMark/>
          </w:tcPr>
          <w:p w14:paraId="6DE13719" w14:textId="539A6F3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75620044"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7EF6AB48"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Other chemistry</w:t>
            </w:r>
          </w:p>
        </w:tc>
        <w:tc>
          <w:tcPr>
            <w:tcW w:w="876" w:type="dxa"/>
            <w:tcBorders>
              <w:top w:val="nil"/>
              <w:left w:val="nil"/>
              <w:bottom w:val="single" w:sz="4" w:space="0" w:color="auto"/>
              <w:right w:val="single" w:sz="4" w:space="0" w:color="auto"/>
            </w:tcBorders>
            <w:shd w:val="clear" w:color="000000" w:fill="FFFFFF"/>
            <w:noWrap/>
            <w:vAlign w:val="center"/>
            <w:hideMark/>
          </w:tcPr>
          <w:p w14:paraId="5815F499" w14:textId="2B85861E"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6" w:type="dxa"/>
            <w:tcBorders>
              <w:top w:val="nil"/>
              <w:left w:val="nil"/>
              <w:bottom w:val="single" w:sz="4" w:space="0" w:color="auto"/>
              <w:right w:val="single" w:sz="4" w:space="0" w:color="auto"/>
            </w:tcBorders>
            <w:shd w:val="clear" w:color="000000" w:fill="FFFFFF"/>
            <w:noWrap/>
            <w:vAlign w:val="center"/>
            <w:hideMark/>
          </w:tcPr>
          <w:p w14:paraId="5D556CC5" w14:textId="3BDD42C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w:t>
            </w:r>
          </w:p>
        </w:tc>
        <w:tc>
          <w:tcPr>
            <w:tcW w:w="876" w:type="dxa"/>
            <w:tcBorders>
              <w:top w:val="nil"/>
              <w:left w:val="nil"/>
              <w:bottom w:val="single" w:sz="4" w:space="0" w:color="auto"/>
              <w:right w:val="single" w:sz="4" w:space="0" w:color="auto"/>
            </w:tcBorders>
            <w:shd w:val="clear" w:color="000000" w:fill="FFFFFF"/>
            <w:noWrap/>
            <w:vAlign w:val="center"/>
            <w:hideMark/>
          </w:tcPr>
          <w:p w14:paraId="313A9D94" w14:textId="48AF3B8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877" w:type="dxa"/>
            <w:tcBorders>
              <w:top w:val="nil"/>
              <w:left w:val="nil"/>
              <w:bottom w:val="single" w:sz="4" w:space="0" w:color="auto"/>
              <w:right w:val="single" w:sz="4" w:space="0" w:color="auto"/>
            </w:tcBorders>
            <w:shd w:val="clear" w:color="000000" w:fill="FFFFFF"/>
            <w:noWrap/>
            <w:vAlign w:val="center"/>
            <w:hideMark/>
          </w:tcPr>
          <w:p w14:paraId="30BC12B4" w14:textId="673ACCDB"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1000" w:type="dxa"/>
            <w:tcBorders>
              <w:top w:val="nil"/>
              <w:left w:val="nil"/>
              <w:bottom w:val="single" w:sz="4" w:space="0" w:color="auto"/>
              <w:right w:val="single" w:sz="4" w:space="0" w:color="auto"/>
            </w:tcBorders>
            <w:shd w:val="clear" w:color="000000" w:fill="FFFFFF"/>
            <w:noWrap/>
            <w:vAlign w:val="center"/>
            <w:hideMark/>
          </w:tcPr>
          <w:p w14:paraId="3A26585C" w14:textId="718144A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7</w:t>
            </w:r>
          </w:p>
        </w:tc>
        <w:tc>
          <w:tcPr>
            <w:tcW w:w="995" w:type="dxa"/>
            <w:tcBorders>
              <w:top w:val="nil"/>
              <w:left w:val="nil"/>
              <w:bottom w:val="single" w:sz="4" w:space="0" w:color="auto"/>
              <w:right w:val="single" w:sz="4" w:space="0" w:color="auto"/>
            </w:tcBorders>
            <w:shd w:val="clear" w:color="000000" w:fill="FFFFFF"/>
            <w:noWrap/>
            <w:vAlign w:val="center"/>
            <w:hideMark/>
          </w:tcPr>
          <w:p w14:paraId="6C189A82" w14:textId="0311669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06EC6C4F" w14:textId="0D41EC6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w:t>
            </w:r>
          </w:p>
        </w:tc>
        <w:tc>
          <w:tcPr>
            <w:tcW w:w="995" w:type="dxa"/>
            <w:tcBorders>
              <w:top w:val="nil"/>
              <w:left w:val="nil"/>
              <w:bottom w:val="single" w:sz="4" w:space="0" w:color="auto"/>
              <w:right w:val="single" w:sz="4" w:space="0" w:color="auto"/>
            </w:tcBorders>
            <w:shd w:val="clear" w:color="000000" w:fill="FFFFFF"/>
            <w:noWrap/>
            <w:vAlign w:val="center"/>
            <w:hideMark/>
          </w:tcPr>
          <w:p w14:paraId="38B448F8" w14:textId="28ED3F6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c>
          <w:tcPr>
            <w:tcW w:w="954" w:type="dxa"/>
            <w:tcBorders>
              <w:top w:val="nil"/>
              <w:left w:val="nil"/>
              <w:bottom w:val="single" w:sz="4" w:space="0" w:color="auto"/>
              <w:right w:val="single" w:sz="4" w:space="0" w:color="auto"/>
            </w:tcBorders>
            <w:shd w:val="clear" w:color="000000" w:fill="FFFFFF"/>
            <w:noWrap/>
            <w:vAlign w:val="center"/>
            <w:hideMark/>
          </w:tcPr>
          <w:p w14:paraId="776EEC09" w14:textId="613632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w:t>
            </w:r>
          </w:p>
        </w:tc>
      </w:tr>
      <w:tr w:rsidR="00751D1F" w:rsidRPr="008D1421" w14:paraId="6FF12AA8" w14:textId="77777777" w:rsidTr="00D87191">
        <w:trPr>
          <w:trHeight w:val="314"/>
        </w:trPr>
        <w:tc>
          <w:tcPr>
            <w:tcW w:w="2000" w:type="dxa"/>
            <w:tcBorders>
              <w:top w:val="nil"/>
              <w:left w:val="single" w:sz="4" w:space="0" w:color="auto"/>
              <w:bottom w:val="single" w:sz="4" w:space="0" w:color="auto"/>
              <w:right w:val="single" w:sz="4" w:space="0" w:color="auto"/>
            </w:tcBorders>
            <w:shd w:val="clear" w:color="000000" w:fill="FFFFFF"/>
            <w:noWrap/>
            <w:vAlign w:val="bottom"/>
            <w:hideMark/>
          </w:tcPr>
          <w:p w14:paraId="4BB1193A"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Total</w:t>
            </w:r>
          </w:p>
        </w:tc>
        <w:tc>
          <w:tcPr>
            <w:tcW w:w="876" w:type="dxa"/>
            <w:tcBorders>
              <w:top w:val="nil"/>
              <w:left w:val="nil"/>
              <w:bottom w:val="single" w:sz="4" w:space="0" w:color="auto"/>
              <w:right w:val="single" w:sz="4" w:space="0" w:color="auto"/>
            </w:tcBorders>
            <w:shd w:val="clear" w:color="000000" w:fill="FFFFFF"/>
            <w:noWrap/>
            <w:vAlign w:val="center"/>
            <w:hideMark/>
          </w:tcPr>
          <w:p w14:paraId="6421AEE5" w14:textId="6F0999F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51</w:t>
            </w:r>
          </w:p>
        </w:tc>
        <w:tc>
          <w:tcPr>
            <w:tcW w:w="876" w:type="dxa"/>
            <w:tcBorders>
              <w:top w:val="nil"/>
              <w:left w:val="nil"/>
              <w:bottom w:val="single" w:sz="4" w:space="0" w:color="auto"/>
              <w:right w:val="single" w:sz="4" w:space="0" w:color="auto"/>
            </w:tcBorders>
            <w:shd w:val="clear" w:color="000000" w:fill="FFFFFF"/>
            <w:noWrap/>
            <w:vAlign w:val="center"/>
            <w:hideMark/>
          </w:tcPr>
          <w:p w14:paraId="7B3F6573" w14:textId="41CAAFB3"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53</w:t>
            </w:r>
          </w:p>
        </w:tc>
        <w:tc>
          <w:tcPr>
            <w:tcW w:w="876" w:type="dxa"/>
            <w:tcBorders>
              <w:top w:val="nil"/>
              <w:left w:val="nil"/>
              <w:bottom w:val="single" w:sz="4" w:space="0" w:color="auto"/>
              <w:right w:val="single" w:sz="4" w:space="0" w:color="auto"/>
            </w:tcBorders>
            <w:shd w:val="clear" w:color="000000" w:fill="FFFFFF"/>
            <w:noWrap/>
            <w:vAlign w:val="center"/>
            <w:hideMark/>
          </w:tcPr>
          <w:p w14:paraId="4A23D9F3" w14:textId="399E0C00"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55</w:t>
            </w:r>
          </w:p>
        </w:tc>
        <w:tc>
          <w:tcPr>
            <w:tcW w:w="877" w:type="dxa"/>
            <w:tcBorders>
              <w:top w:val="nil"/>
              <w:left w:val="nil"/>
              <w:bottom w:val="single" w:sz="4" w:space="0" w:color="auto"/>
              <w:right w:val="single" w:sz="4" w:space="0" w:color="auto"/>
            </w:tcBorders>
            <w:shd w:val="clear" w:color="000000" w:fill="FFFFFF"/>
            <w:noWrap/>
            <w:vAlign w:val="center"/>
            <w:hideMark/>
          </w:tcPr>
          <w:p w14:paraId="5C6D0BC7" w14:textId="36912FD2"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1000" w:type="dxa"/>
            <w:tcBorders>
              <w:top w:val="nil"/>
              <w:left w:val="nil"/>
              <w:bottom w:val="single" w:sz="4" w:space="0" w:color="auto"/>
              <w:right w:val="single" w:sz="4" w:space="0" w:color="auto"/>
            </w:tcBorders>
            <w:shd w:val="clear" w:color="000000" w:fill="FFFFFF"/>
            <w:noWrap/>
            <w:vAlign w:val="center"/>
            <w:hideMark/>
          </w:tcPr>
          <w:p w14:paraId="5E69BC97" w14:textId="2810E8C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61</w:t>
            </w:r>
          </w:p>
        </w:tc>
        <w:tc>
          <w:tcPr>
            <w:tcW w:w="995" w:type="dxa"/>
            <w:tcBorders>
              <w:top w:val="nil"/>
              <w:left w:val="nil"/>
              <w:bottom w:val="single" w:sz="4" w:space="0" w:color="auto"/>
              <w:right w:val="single" w:sz="4" w:space="0" w:color="auto"/>
            </w:tcBorders>
            <w:shd w:val="clear" w:color="000000" w:fill="FFFFFF"/>
            <w:noWrap/>
            <w:vAlign w:val="center"/>
            <w:hideMark/>
          </w:tcPr>
          <w:p w14:paraId="1974CAE5" w14:textId="414A8FA4"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56</w:t>
            </w:r>
          </w:p>
        </w:tc>
        <w:tc>
          <w:tcPr>
            <w:tcW w:w="995" w:type="dxa"/>
            <w:tcBorders>
              <w:top w:val="nil"/>
              <w:left w:val="nil"/>
              <w:bottom w:val="single" w:sz="4" w:space="0" w:color="auto"/>
              <w:right w:val="single" w:sz="4" w:space="0" w:color="auto"/>
            </w:tcBorders>
            <w:shd w:val="clear" w:color="000000" w:fill="FFFFFF"/>
            <w:noWrap/>
            <w:vAlign w:val="center"/>
            <w:hideMark/>
          </w:tcPr>
          <w:p w14:paraId="30986518" w14:textId="05D87C5B"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59</w:t>
            </w:r>
          </w:p>
        </w:tc>
        <w:tc>
          <w:tcPr>
            <w:tcW w:w="995" w:type="dxa"/>
            <w:tcBorders>
              <w:top w:val="nil"/>
              <w:left w:val="nil"/>
              <w:bottom w:val="single" w:sz="4" w:space="0" w:color="auto"/>
              <w:right w:val="single" w:sz="4" w:space="0" w:color="auto"/>
            </w:tcBorders>
            <w:shd w:val="clear" w:color="000000" w:fill="FFFFFF"/>
            <w:noWrap/>
            <w:vAlign w:val="center"/>
            <w:hideMark/>
          </w:tcPr>
          <w:p w14:paraId="45BD428E" w14:textId="4DD052DA"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73</w:t>
            </w:r>
          </w:p>
        </w:tc>
        <w:tc>
          <w:tcPr>
            <w:tcW w:w="954" w:type="dxa"/>
            <w:tcBorders>
              <w:top w:val="nil"/>
              <w:left w:val="nil"/>
              <w:bottom w:val="single" w:sz="4" w:space="0" w:color="auto"/>
              <w:right w:val="single" w:sz="4" w:space="0" w:color="auto"/>
            </w:tcBorders>
            <w:shd w:val="clear" w:color="000000" w:fill="FFFFFF"/>
            <w:noWrap/>
            <w:vAlign w:val="center"/>
            <w:hideMark/>
          </w:tcPr>
          <w:p w14:paraId="710F3856" w14:textId="4EF7235F" w:rsidR="00751D1F" w:rsidRPr="00751D1F" w:rsidRDefault="00751D1F" w:rsidP="00751D1F">
            <w:pPr>
              <w:spacing w:after="0" w:line="240" w:lineRule="auto"/>
              <w:jc w:val="center"/>
              <w:rPr>
                <w:rFonts w:ascii="Arial" w:eastAsia="Times New Roman" w:hAnsi="Arial" w:cs="Arial"/>
                <w:b/>
                <w:bCs/>
                <w:color w:val="000000" w:themeColor="text1"/>
                <w:sz w:val="20"/>
                <w:szCs w:val="20"/>
                <w:lang w:val="en-US"/>
              </w:rPr>
            </w:pPr>
            <w:r w:rsidRPr="00751D1F">
              <w:rPr>
                <w:rFonts w:ascii="Arial" w:hAnsi="Arial" w:cs="Arial"/>
                <w:b/>
                <w:bCs/>
                <w:color w:val="000000"/>
                <w:sz w:val="20"/>
                <w:szCs w:val="20"/>
              </w:rPr>
              <w:t>92</w:t>
            </w:r>
          </w:p>
        </w:tc>
      </w:tr>
    </w:tbl>
    <w:p w14:paraId="5B8A7C08" w14:textId="4737B4C9" w:rsidR="00E2530D" w:rsidRDefault="00E2530D" w:rsidP="00523848">
      <w:pPr>
        <w:tabs>
          <w:tab w:val="left" w:pos="1275"/>
        </w:tabs>
        <w:spacing w:line="360" w:lineRule="auto"/>
        <w:jc w:val="both"/>
        <w:rPr>
          <w:rFonts w:ascii="Arial" w:eastAsia="Arial" w:hAnsi="Arial" w:cs="Arial"/>
          <w:color w:val="000000" w:themeColor="text1"/>
          <w:sz w:val="24"/>
          <w:szCs w:val="24"/>
        </w:rPr>
        <w:sectPr w:rsidR="00E2530D"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1A95D4E" w14:textId="54ECB609" w:rsidR="003757E0" w:rsidRPr="00ED7DD8" w:rsidRDefault="003757E0" w:rsidP="003757E0">
      <w:pPr>
        <w:tabs>
          <w:tab w:val="left" w:pos="1530"/>
        </w:tabs>
        <w:spacing w:line="480" w:lineRule="auto"/>
        <w:rPr>
          <w:rFonts w:ascii="Arial" w:eastAsia="Arial" w:hAnsi="Arial" w:cs="Arial"/>
          <w:bCs/>
          <w:i/>
          <w:iCs/>
          <w:color w:val="000000" w:themeColor="text1"/>
          <w:sz w:val="16"/>
          <w:szCs w:val="16"/>
        </w:rPr>
      </w:pPr>
      <w:r w:rsidRPr="00ED7DD8">
        <w:rPr>
          <w:rFonts w:ascii="Arial" w:eastAsia="Arial" w:hAnsi="Arial" w:cs="Arial"/>
          <w:bCs/>
          <w:i/>
          <w:iCs/>
          <w:color w:val="000000" w:themeColor="text1"/>
          <w:sz w:val="16"/>
          <w:szCs w:val="16"/>
        </w:rPr>
        <w:t>*Note: In 2020, the percentage distribution of Bisphenol- A, F and S in Middle East &amp; Africa was 86%, 10% and 4%, respectively.</w:t>
      </w:r>
    </w:p>
    <w:p w14:paraId="18105083" w14:textId="4757C463" w:rsidR="00751D1F" w:rsidRPr="00751D1F" w:rsidRDefault="00751D1F" w:rsidP="00751D1F">
      <w:pPr>
        <w:tabs>
          <w:tab w:val="left" w:pos="1530"/>
        </w:tabs>
        <w:spacing w:line="360" w:lineRule="auto"/>
        <w:jc w:val="both"/>
        <w:rPr>
          <w:rFonts w:ascii="Arial" w:eastAsia="Arial" w:hAnsi="Arial" w:cs="Arial"/>
          <w:bCs/>
          <w:color w:val="000000" w:themeColor="text1"/>
          <w:sz w:val="24"/>
          <w:szCs w:val="24"/>
        </w:rPr>
      </w:pPr>
      <w:r w:rsidRPr="00751D1F">
        <w:rPr>
          <w:rFonts w:ascii="Arial" w:eastAsia="Arial" w:hAnsi="Arial" w:cs="Arial"/>
          <w:bCs/>
          <w:color w:val="000000" w:themeColor="text1"/>
          <w:sz w:val="24"/>
          <w:szCs w:val="24"/>
        </w:rPr>
        <w:t>Depending on the type, Bisphenol-</w:t>
      </w:r>
      <w:proofErr w:type="gramStart"/>
      <w:r w:rsidRPr="00751D1F">
        <w:rPr>
          <w:rFonts w:ascii="Arial" w:eastAsia="Arial" w:hAnsi="Arial" w:cs="Arial"/>
          <w:bCs/>
          <w:color w:val="000000" w:themeColor="text1"/>
          <w:sz w:val="24"/>
          <w:szCs w:val="24"/>
        </w:rPr>
        <w:t>A,F</w:t>
      </w:r>
      <w:proofErr w:type="gramEnd"/>
      <w:r w:rsidRPr="00751D1F">
        <w:rPr>
          <w:rFonts w:ascii="Arial" w:eastAsia="Arial" w:hAnsi="Arial" w:cs="Arial"/>
          <w:bCs/>
          <w:color w:val="000000" w:themeColor="text1"/>
          <w:sz w:val="24"/>
          <w:szCs w:val="24"/>
        </w:rPr>
        <w:t xml:space="preserve">,S vinyl ester resin holds the largest demand share of about 52% as of 2020. It continues to dominate the market among other categories comprising of </w:t>
      </w:r>
      <w:proofErr w:type="spellStart"/>
      <w:r w:rsidRPr="00751D1F">
        <w:rPr>
          <w:rFonts w:ascii="Arial" w:eastAsia="Arial" w:hAnsi="Arial" w:cs="Arial"/>
          <w:bCs/>
          <w:color w:val="000000" w:themeColor="text1"/>
          <w:sz w:val="24"/>
          <w:szCs w:val="24"/>
        </w:rPr>
        <w:t>Novolac</w:t>
      </w:r>
      <w:proofErr w:type="spellEnd"/>
      <w:r w:rsidRPr="00751D1F">
        <w:rPr>
          <w:rFonts w:ascii="Arial" w:eastAsia="Arial" w:hAnsi="Arial" w:cs="Arial"/>
          <w:bCs/>
          <w:color w:val="000000" w:themeColor="text1"/>
          <w:sz w:val="24"/>
          <w:szCs w:val="24"/>
        </w:rPr>
        <w:t xml:space="preserve"> vinyl ester resin, Brominated vinyl ester resin and others which include Urethane Modified vinyl ester resin and Elastomer Modified vinyl ester resin.</w:t>
      </w:r>
    </w:p>
    <w:p w14:paraId="767DDD2C" w14:textId="77777777" w:rsidR="00751D1F" w:rsidRDefault="00751D1F" w:rsidP="007B461A">
      <w:pPr>
        <w:spacing w:line="360" w:lineRule="auto"/>
        <w:textAlignment w:val="baseline"/>
        <w:rPr>
          <w:rFonts w:ascii="Arial" w:eastAsia="Verdana" w:hAnsi="Arial" w:cs="Arial"/>
          <w:b/>
          <w:bCs/>
          <w:color w:val="000000"/>
          <w:kern w:val="24"/>
          <w:sz w:val="24"/>
          <w:szCs w:val="24"/>
        </w:rPr>
      </w:pPr>
    </w:p>
    <w:p w14:paraId="010E18E3" w14:textId="5FBD2694"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t>Middle East &amp; Africa Vinyl Ester Resin Demand Supply Analysis, By Volume, 2015-2030F (Thousand Tonnes)</w:t>
      </w:r>
    </w:p>
    <w:tbl>
      <w:tblPr>
        <w:tblW w:w="10004" w:type="dxa"/>
        <w:jc w:val="center"/>
        <w:tblCellMar>
          <w:left w:w="0" w:type="dxa"/>
          <w:right w:w="0" w:type="dxa"/>
        </w:tblCellMar>
        <w:tblLook w:val="0420" w:firstRow="1" w:lastRow="0" w:firstColumn="0" w:lastColumn="0" w:noHBand="0" w:noVBand="1"/>
      </w:tblPr>
      <w:tblGrid>
        <w:gridCol w:w="1046"/>
        <w:gridCol w:w="1199"/>
        <w:gridCol w:w="860"/>
        <w:gridCol w:w="860"/>
        <w:gridCol w:w="860"/>
        <w:gridCol w:w="860"/>
        <w:gridCol w:w="751"/>
        <w:gridCol w:w="968"/>
        <w:gridCol w:w="868"/>
        <w:gridCol w:w="866"/>
        <w:gridCol w:w="866"/>
      </w:tblGrid>
      <w:tr w:rsidR="007B461A" w:rsidRPr="00113DAD" w14:paraId="526BDEEE" w14:textId="77777777" w:rsidTr="005B1169">
        <w:trPr>
          <w:trHeight w:val="384"/>
          <w:jc w:val="center"/>
        </w:trPr>
        <w:tc>
          <w:tcPr>
            <w:tcW w:w="104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4DD779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9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F41750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D339A7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FB8E42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314F7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65EE2C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51"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12E44BC"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70F975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C2EDE64"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D169C1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6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576ED84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6288E61B" w14:textId="77777777" w:rsidTr="005B1169">
        <w:trPr>
          <w:trHeight w:val="441"/>
          <w:jc w:val="center"/>
        </w:trPr>
        <w:tc>
          <w:tcPr>
            <w:tcW w:w="104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5420B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Middle East &amp; Africa</w:t>
            </w:r>
          </w:p>
        </w:tc>
        <w:tc>
          <w:tcPr>
            <w:tcW w:w="1199"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2977AE3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F62AA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2D1D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8C4235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78C36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75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0AA5F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9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88EF2A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EFF509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3C3E1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c>
          <w:tcPr>
            <w:tcW w:w="866"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CA78AE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83</w:t>
            </w:r>
          </w:p>
        </w:tc>
      </w:tr>
      <w:tr w:rsidR="007B461A" w:rsidRPr="00113DAD" w14:paraId="7DE9F345" w14:textId="77777777" w:rsidTr="005B1169">
        <w:trPr>
          <w:trHeight w:val="38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38F0955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009EFEC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A10B0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330291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9A522C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3535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758AC2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68</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FD01AA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64</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D9B0FAC"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B50A4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71</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C57587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78</w:t>
            </w:r>
          </w:p>
        </w:tc>
      </w:tr>
      <w:tr w:rsidR="007B461A" w:rsidRPr="00113DAD" w14:paraId="4EF7E563"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326972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4A817B06"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459766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50.89</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72177A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53.10</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9F95B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54.95</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E4A52C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58.53</w:t>
            </w:r>
          </w:p>
        </w:tc>
        <w:tc>
          <w:tcPr>
            <w:tcW w:w="75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4563E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60.98</w:t>
            </w:r>
          </w:p>
        </w:tc>
        <w:tc>
          <w:tcPr>
            <w:tcW w:w="9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BA1485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55.79</w:t>
            </w: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623F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58.83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51B931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73.14</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E6167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91.68</w:t>
            </w:r>
          </w:p>
        </w:tc>
      </w:tr>
      <w:tr w:rsidR="007B461A" w:rsidRPr="00113DAD" w14:paraId="27BEFCE1" w14:textId="77777777" w:rsidTr="005B1169">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1727D5DE"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6E44636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0A5C09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1D9D219"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4.33%</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C5DC4E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3.49%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4569D44"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6.51%</w:t>
            </w:r>
          </w:p>
        </w:tc>
        <w:tc>
          <w:tcPr>
            <w:tcW w:w="75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DC2D0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4.20%</w:t>
            </w:r>
          </w:p>
        </w:tc>
        <w:tc>
          <w:tcPr>
            <w:tcW w:w="9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EB7E1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-8.51%</w:t>
            </w:r>
          </w:p>
        </w:tc>
        <w:tc>
          <w:tcPr>
            <w:tcW w:w="86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F4726D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7A9BA4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5.05%</w:t>
            </w:r>
          </w:p>
        </w:tc>
        <w:tc>
          <w:tcPr>
            <w:tcW w:w="866"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5B39A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4.42%</w:t>
            </w:r>
          </w:p>
        </w:tc>
      </w:tr>
      <w:tr w:rsidR="00C62BA4" w:rsidRPr="00113DAD" w14:paraId="0FA9CEBC" w14:textId="77777777" w:rsidTr="00E06A18">
        <w:trPr>
          <w:trHeight w:val="624"/>
          <w:jc w:val="center"/>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64F81555" w14:textId="77777777"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p>
        </w:tc>
        <w:tc>
          <w:tcPr>
            <w:tcW w:w="1199"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1C5756AA" w14:textId="577ED24D" w:rsidR="00C62BA4" w:rsidRPr="00113DAD" w:rsidRDefault="00C62BA4"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r>
              <w:rPr>
                <w:rFonts w:ascii="Arial" w:eastAsia="Arial" w:hAnsi="Arial" w:cs="Arial"/>
                <w:b/>
                <w:bCs/>
                <w:color w:val="000000" w:themeColor="text1"/>
                <w:sz w:val="14"/>
                <w:szCs w:val="14"/>
              </w:rPr>
              <w:t>*</w:t>
            </w:r>
          </w:p>
        </w:tc>
        <w:tc>
          <w:tcPr>
            <w:tcW w:w="5159" w:type="dxa"/>
            <w:gridSpan w:val="6"/>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70AEF901" w14:textId="1DA0FB72"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p>
        </w:tc>
        <w:tc>
          <w:tcPr>
            <w:tcW w:w="86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39380BF"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7.23</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BEC9B9"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-1.99</w:t>
            </w:r>
          </w:p>
        </w:tc>
        <w:tc>
          <w:tcPr>
            <w:tcW w:w="866"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E4D89BC" w14:textId="77777777" w:rsidR="00C62BA4" w:rsidRPr="00113DAD" w:rsidRDefault="00C62BA4"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-13.96</w:t>
            </w:r>
          </w:p>
        </w:tc>
      </w:tr>
    </w:tbl>
    <w:p w14:paraId="72B81563" w14:textId="18691022" w:rsidR="005C1BF1" w:rsidRP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7408" behindDoc="0" locked="0" layoutInCell="1" allowOverlap="1" wp14:anchorId="7B599504" wp14:editId="7C01AB0A">
                <wp:simplePos x="0" y="0"/>
                <wp:positionH relativeFrom="column">
                  <wp:posOffset>2335603</wp:posOffset>
                </wp:positionH>
                <wp:positionV relativeFrom="paragraph">
                  <wp:posOffset>731</wp:posOffset>
                </wp:positionV>
                <wp:extent cx="4034730" cy="584775"/>
                <wp:effectExtent l="0" t="0" r="0" b="0"/>
                <wp:wrapNone/>
                <wp:docPr id="19" name="TextBox 4"/>
                <wp:cNvGraphicFramePr/>
                <a:graphic xmlns:a="http://schemas.openxmlformats.org/drawingml/2006/main">
                  <a:graphicData uri="http://schemas.microsoft.com/office/word/2010/wordprocessingShape">
                    <wps:wsp>
                      <wps:cNvSpPr txBox="1"/>
                      <wps:spPr>
                        <a:xfrm>
                          <a:off x="0" y="0"/>
                          <a:ext cx="4034730" cy="584775"/>
                        </a:xfrm>
                        <a:prstGeom prst="rect">
                          <a:avLst/>
                        </a:prstGeom>
                        <a:noFill/>
                      </wps:spPr>
                      <wps:txbx>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599504" id="_x0000_s1131" type="#_x0000_t202" style="position:absolute;left:0;text-align:left;margin-left:183.9pt;margin-top:.05pt;width:317.7pt;height:46.0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" filled="f" stroked="f">
                <v:textbox style="mso-fit-shape-to-text:t">
                  <w:txbxContent>
                    <w:p w14:paraId="27DA6980" w14:textId="74B29E13" w:rsidR="007B461A" w:rsidRDefault="007B461A" w:rsidP="00C62BA4">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p w14:paraId="03673D16" w14:textId="7C5FD0A8" w:rsidR="00C62BA4" w:rsidRPr="00C62BA4" w:rsidRDefault="00C62BA4" w:rsidP="00F14E20">
                      <w:pPr>
                        <w:pStyle w:val="ListParagraph"/>
                        <w:numPr>
                          <w:ilvl w:val="0"/>
                          <w:numId w:val="28"/>
                        </w:numPr>
                        <w:jc w:val="right"/>
                        <w:textAlignment w:val="baseline"/>
                        <w:rPr>
                          <w:rFonts w:ascii="Verdana" w:eastAsia="Verdana" w:hAnsi="Verdana" w:cs="Verdana"/>
                          <w:i/>
                          <w:iCs/>
                          <w:color w:val="7F7F7F"/>
                          <w:kern w:val="24"/>
                          <w:sz w:val="12"/>
                          <w:szCs w:val="12"/>
                        </w:rPr>
                      </w:pPr>
                      <w:r>
                        <w:rPr>
                          <w:rFonts w:ascii="Verdana" w:eastAsia="Verdana" w:hAnsi="Verdana" w:cs="Verdana"/>
                          <w:i/>
                          <w:iCs/>
                          <w:color w:val="7F7F7F"/>
                          <w:kern w:val="24"/>
                          <w:sz w:val="12"/>
                          <w:szCs w:val="12"/>
                        </w:rPr>
                        <w:t xml:space="preserve">Demand-Supply Gap is considered for forecast period only. </w:t>
                      </w:r>
                    </w:p>
                  </w:txbxContent>
                </v:textbox>
              </v:shape>
            </w:pict>
          </mc:Fallback>
        </mc:AlternateContent>
      </w:r>
    </w:p>
    <w:p w14:paraId="0DF6A643" w14:textId="77777777" w:rsidR="00751D1F" w:rsidRDefault="00751D1F" w:rsidP="0061645E">
      <w:pPr>
        <w:spacing w:line="360" w:lineRule="auto"/>
        <w:textAlignment w:val="baseline"/>
        <w:rPr>
          <w:rFonts w:ascii="Arial" w:hAnsi="Arial" w:cs="Arial"/>
          <w:b/>
          <w:bCs/>
          <w:sz w:val="24"/>
          <w:szCs w:val="24"/>
        </w:rPr>
      </w:pPr>
    </w:p>
    <w:p w14:paraId="3E878202" w14:textId="77777777" w:rsidR="00751D1F" w:rsidRDefault="00751D1F" w:rsidP="0061645E">
      <w:pPr>
        <w:spacing w:line="360" w:lineRule="auto"/>
        <w:textAlignment w:val="baseline"/>
        <w:rPr>
          <w:rFonts w:ascii="Arial" w:hAnsi="Arial" w:cs="Arial"/>
          <w:b/>
          <w:bCs/>
          <w:sz w:val="24"/>
          <w:szCs w:val="24"/>
        </w:rPr>
      </w:pPr>
    </w:p>
    <w:p w14:paraId="007D3DEC" w14:textId="77777777" w:rsidR="00751D1F" w:rsidRDefault="00751D1F" w:rsidP="0061645E">
      <w:pPr>
        <w:spacing w:line="360" w:lineRule="auto"/>
        <w:textAlignment w:val="baseline"/>
        <w:rPr>
          <w:rFonts w:ascii="Arial" w:hAnsi="Arial" w:cs="Arial"/>
          <w:b/>
          <w:bCs/>
          <w:sz w:val="24"/>
          <w:szCs w:val="24"/>
        </w:rPr>
      </w:pPr>
    </w:p>
    <w:p w14:paraId="478BE878" w14:textId="08780C51"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lastRenderedPageBreak/>
        <w:t xml:space="preserve">3.2.6.5. Demand By Sales Channel </w:t>
      </w:r>
    </w:p>
    <w:p w14:paraId="1C7D360A" w14:textId="3022F3B9" w:rsidR="0061645E" w:rsidRPr="0061645E" w:rsidRDefault="0061645E" w:rsidP="0061645E">
      <w:pPr>
        <w:spacing w:line="360" w:lineRule="auto"/>
        <w:textAlignment w:val="baseline"/>
        <w:rPr>
          <w:rFonts w:ascii="Arial" w:hAnsi="Arial" w:cs="Arial"/>
          <w:b/>
          <w:bCs/>
          <w:sz w:val="24"/>
          <w:szCs w:val="24"/>
        </w:rPr>
      </w:pPr>
      <w:r w:rsidRPr="0061645E">
        <w:rPr>
          <w:rFonts w:ascii="Arial" w:hAnsi="Arial" w:cs="Arial"/>
          <w:b/>
          <w:bCs/>
          <w:sz w:val="24"/>
          <w:szCs w:val="24"/>
        </w:rPr>
        <w:t>Figure 47: Middle East &amp; Africa Vinyl Ester Resin Demand, By Sales Channel, By Volume</w:t>
      </w:r>
      <w:r w:rsidR="007C5B32">
        <w:rPr>
          <w:rFonts w:ascii="Arial" w:hAnsi="Arial" w:cs="Arial"/>
          <w:b/>
          <w:bCs/>
          <w:sz w:val="24"/>
          <w:szCs w:val="24"/>
        </w:rPr>
        <w:t xml:space="preserve"> (000’ Tonnes)</w:t>
      </w:r>
      <w:r w:rsidR="00B36DA0">
        <w:rPr>
          <w:rFonts w:ascii="Arial" w:hAnsi="Arial" w:cs="Arial"/>
          <w:b/>
          <w:bCs/>
          <w:sz w:val="24"/>
          <w:szCs w:val="24"/>
        </w:rPr>
        <w:t xml:space="preserve"> (%)</w:t>
      </w:r>
      <w:r w:rsidRPr="0061645E">
        <w:rPr>
          <w:rFonts w:ascii="Arial" w:hAnsi="Arial" w:cs="Arial"/>
          <w:b/>
          <w:bCs/>
          <w:sz w:val="24"/>
          <w:szCs w:val="24"/>
        </w:rPr>
        <w:t>, 2015–2020</w:t>
      </w:r>
    </w:p>
    <w:p w14:paraId="390A1B6A" w14:textId="226D932A" w:rsidR="00A14586" w:rsidRPr="002B5730" w:rsidRDefault="00A14586" w:rsidP="00A14586">
      <w:pPr>
        <w:tabs>
          <w:tab w:val="left" w:pos="1275"/>
        </w:tabs>
        <w:rPr>
          <w:rFonts w:ascii="Arial" w:eastAsia="Arial" w:hAnsi="Arial" w:cs="Arial"/>
          <w:color w:val="000000" w:themeColor="text1"/>
          <w:sz w:val="24"/>
          <w:szCs w:val="24"/>
        </w:rPr>
      </w:pPr>
    </w:p>
    <w:p w14:paraId="7A5AF8D5" w14:textId="1F77608B" w:rsidR="003008F2" w:rsidRDefault="003008F2"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122112" behindDoc="0" locked="0" layoutInCell="1" allowOverlap="1" wp14:anchorId="1072F07E" wp14:editId="795D6F46">
                <wp:simplePos x="0" y="0"/>
                <wp:positionH relativeFrom="margin">
                  <wp:posOffset>3698240</wp:posOffset>
                </wp:positionH>
                <wp:positionV relativeFrom="paragraph">
                  <wp:posOffset>1656080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132" type="#_x0000_t202" style="position:absolute;margin-left:291.2pt;margin-top:130.4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B5730">
        <w:rPr>
          <w:rFonts w:ascii="Arial" w:eastAsia="Arial" w:hAnsi="Arial" w:cs="Arial"/>
          <w:noProof/>
          <w:color w:val="000000" w:themeColor="text1"/>
          <w:sz w:val="24"/>
          <w:szCs w:val="24"/>
        </w:rPr>
        <w:drawing>
          <wp:inline distT="0" distB="0" distL="0" distR="0" wp14:anchorId="7D9FB719" wp14:editId="44F0F9E0">
            <wp:extent cx="6353175" cy="186690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A14586" w:rsidRPr="002B5730">
        <w:rPr>
          <w:rFonts w:ascii="Arial" w:eastAsia="Arial" w:hAnsi="Arial" w:cs="Arial"/>
          <w:color w:val="000000" w:themeColor="text1"/>
          <w:sz w:val="24"/>
          <w:szCs w:val="24"/>
        </w:rPr>
        <w:tab/>
      </w:r>
    </w:p>
    <w:p w14:paraId="41BF790E" w14:textId="4D4192CB" w:rsidR="00E2530D" w:rsidRDefault="00E2530D" w:rsidP="009F5EE3">
      <w:pPr>
        <w:rPr>
          <w:rFonts w:ascii="Arial" w:eastAsia="Arial" w:hAnsi="Arial" w:cs="Arial"/>
          <w:color w:val="000000" w:themeColor="text1"/>
          <w:sz w:val="24"/>
          <w:szCs w:val="24"/>
        </w:rPr>
      </w:pPr>
    </w:p>
    <w:tbl>
      <w:tblPr>
        <w:tblW w:w="9985" w:type="dxa"/>
        <w:tblInd w:w="-5" w:type="dxa"/>
        <w:tblLook w:val="04A0" w:firstRow="1" w:lastRow="0" w:firstColumn="1" w:lastColumn="0" w:noHBand="0" w:noVBand="1"/>
      </w:tblPr>
      <w:tblGrid>
        <w:gridCol w:w="2351"/>
        <w:gridCol w:w="1029"/>
        <w:gridCol w:w="1029"/>
        <w:gridCol w:w="1029"/>
        <w:gridCol w:w="1031"/>
        <w:gridCol w:w="1176"/>
        <w:gridCol w:w="1170"/>
        <w:gridCol w:w="1170"/>
      </w:tblGrid>
      <w:tr w:rsidR="008D6F84" w:rsidRPr="008D1421" w14:paraId="2E8735ED" w14:textId="77777777" w:rsidTr="00751D1F">
        <w:trPr>
          <w:trHeight w:val="347"/>
        </w:trPr>
        <w:tc>
          <w:tcPr>
            <w:tcW w:w="2351"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58777E86" w14:textId="60086CCE" w:rsidR="008D6F84" w:rsidRPr="008D1421" w:rsidRDefault="008D6F84" w:rsidP="00BF252C">
            <w:pPr>
              <w:spacing w:after="0" w:line="24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 xml:space="preserve">Demand by </w:t>
            </w:r>
            <w:r w:rsidR="007C5B32">
              <w:rPr>
                <w:rFonts w:ascii="Arial" w:eastAsia="Times New Roman" w:hAnsi="Arial" w:cs="Arial"/>
                <w:b/>
                <w:bCs/>
                <w:color w:val="FFFFFF" w:themeColor="background1"/>
                <w:sz w:val="20"/>
                <w:szCs w:val="20"/>
                <w:lang w:val="en-US"/>
              </w:rPr>
              <w:t xml:space="preserve">Sales Channel </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7B3DD303"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2015</w:t>
            </w:r>
          </w:p>
        </w:tc>
        <w:tc>
          <w:tcPr>
            <w:tcW w:w="1029" w:type="dxa"/>
            <w:tcBorders>
              <w:top w:val="single" w:sz="4" w:space="0" w:color="auto"/>
              <w:left w:val="nil"/>
              <w:bottom w:val="single" w:sz="4" w:space="0" w:color="auto"/>
              <w:right w:val="single" w:sz="4" w:space="0" w:color="auto"/>
            </w:tcBorders>
            <w:shd w:val="clear" w:color="auto" w:fill="C00000"/>
            <w:noWrap/>
            <w:vAlign w:val="center"/>
            <w:hideMark/>
          </w:tcPr>
          <w:p w14:paraId="0DD50F5B"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2016</w:t>
            </w:r>
          </w:p>
        </w:tc>
        <w:tc>
          <w:tcPr>
            <w:tcW w:w="1029" w:type="dxa"/>
            <w:tcBorders>
              <w:top w:val="single" w:sz="4" w:space="0" w:color="auto"/>
              <w:left w:val="nil"/>
              <w:bottom w:val="single" w:sz="4" w:space="0" w:color="auto"/>
              <w:right w:val="single" w:sz="4" w:space="0" w:color="auto"/>
            </w:tcBorders>
            <w:shd w:val="clear" w:color="auto" w:fill="C00000"/>
            <w:noWrap/>
            <w:vAlign w:val="bottom"/>
            <w:hideMark/>
          </w:tcPr>
          <w:p w14:paraId="41BAD3E0"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2017</w:t>
            </w:r>
          </w:p>
        </w:tc>
        <w:tc>
          <w:tcPr>
            <w:tcW w:w="1031" w:type="dxa"/>
            <w:tcBorders>
              <w:top w:val="single" w:sz="4" w:space="0" w:color="auto"/>
              <w:left w:val="nil"/>
              <w:bottom w:val="single" w:sz="4" w:space="0" w:color="auto"/>
              <w:right w:val="single" w:sz="4" w:space="0" w:color="auto"/>
            </w:tcBorders>
            <w:shd w:val="clear" w:color="auto" w:fill="C00000"/>
            <w:noWrap/>
            <w:vAlign w:val="bottom"/>
            <w:hideMark/>
          </w:tcPr>
          <w:p w14:paraId="375F0C98"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2018</w:t>
            </w:r>
          </w:p>
        </w:tc>
        <w:tc>
          <w:tcPr>
            <w:tcW w:w="1176" w:type="dxa"/>
            <w:tcBorders>
              <w:top w:val="single" w:sz="4" w:space="0" w:color="auto"/>
              <w:left w:val="nil"/>
              <w:bottom w:val="single" w:sz="4" w:space="0" w:color="auto"/>
              <w:right w:val="single" w:sz="4" w:space="0" w:color="auto"/>
            </w:tcBorders>
            <w:shd w:val="clear" w:color="auto" w:fill="C00000"/>
            <w:noWrap/>
            <w:vAlign w:val="bottom"/>
            <w:hideMark/>
          </w:tcPr>
          <w:p w14:paraId="5473035A"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2019</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B546F42"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2020</w:t>
            </w:r>
          </w:p>
        </w:tc>
        <w:tc>
          <w:tcPr>
            <w:tcW w:w="1170" w:type="dxa"/>
            <w:tcBorders>
              <w:top w:val="single" w:sz="4" w:space="0" w:color="auto"/>
              <w:left w:val="nil"/>
              <w:bottom w:val="single" w:sz="4" w:space="0" w:color="auto"/>
              <w:right w:val="single" w:sz="4" w:space="0" w:color="auto"/>
            </w:tcBorders>
            <w:shd w:val="clear" w:color="auto" w:fill="C00000"/>
            <w:noWrap/>
            <w:vAlign w:val="bottom"/>
            <w:hideMark/>
          </w:tcPr>
          <w:p w14:paraId="513D0F77" w14:textId="77777777" w:rsidR="008D6F84" w:rsidRPr="008D1421" w:rsidRDefault="008D6F84" w:rsidP="00BF252C">
            <w:pPr>
              <w:spacing w:after="0" w:line="480" w:lineRule="auto"/>
              <w:jc w:val="center"/>
              <w:rPr>
                <w:rFonts w:ascii="Arial" w:eastAsia="Times New Roman" w:hAnsi="Arial" w:cs="Arial"/>
                <w:b/>
                <w:bCs/>
                <w:color w:val="FFFFFF" w:themeColor="background1"/>
                <w:sz w:val="20"/>
                <w:szCs w:val="20"/>
                <w:lang w:val="en-US"/>
              </w:rPr>
            </w:pPr>
            <w:r w:rsidRPr="008D1421">
              <w:rPr>
                <w:rFonts w:ascii="Arial" w:eastAsia="Times New Roman" w:hAnsi="Arial" w:cs="Arial"/>
                <w:b/>
                <w:bCs/>
                <w:color w:val="FFFFFF" w:themeColor="background1"/>
                <w:sz w:val="20"/>
                <w:szCs w:val="20"/>
                <w:lang w:val="en-US"/>
              </w:rPr>
              <w:t>2021E</w:t>
            </w:r>
          </w:p>
        </w:tc>
      </w:tr>
      <w:tr w:rsidR="00751D1F" w:rsidRPr="008D1421" w14:paraId="47243165"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142C9BF1"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0E673409" w14:textId="2052405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c>
          <w:tcPr>
            <w:tcW w:w="1029" w:type="dxa"/>
            <w:tcBorders>
              <w:top w:val="nil"/>
              <w:left w:val="nil"/>
              <w:bottom w:val="single" w:sz="4" w:space="0" w:color="auto"/>
              <w:right w:val="single" w:sz="4" w:space="0" w:color="auto"/>
            </w:tcBorders>
            <w:shd w:val="clear" w:color="000000" w:fill="FFFFFF"/>
            <w:noWrap/>
            <w:vAlign w:val="center"/>
            <w:hideMark/>
          </w:tcPr>
          <w:p w14:paraId="2843FBB0" w14:textId="328DA282"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43</w:t>
            </w:r>
          </w:p>
        </w:tc>
        <w:tc>
          <w:tcPr>
            <w:tcW w:w="1029" w:type="dxa"/>
            <w:tcBorders>
              <w:top w:val="nil"/>
              <w:left w:val="nil"/>
              <w:bottom w:val="single" w:sz="4" w:space="0" w:color="auto"/>
              <w:right w:val="single" w:sz="4" w:space="0" w:color="auto"/>
            </w:tcBorders>
            <w:shd w:val="clear" w:color="000000" w:fill="FFFFFF"/>
            <w:noWrap/>
            <w:vAlign w:val="center"/>
            <w:hideMark/>
          </w:tcPr>
          <w:p w14:paraId="531B4E2D" w14:textId="60D8E0C1"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44</w:t>
            </w:r>
          </w:p>
        </w:tc>
        <w:tc>
          <w:tcPr>
            <w:tcW w:w="1031" w:type="dxa"/>
            <w:tcBorders>
              <w:top w:val="nil"/>
              <w:left w:val="nil"/>
              <w:bottom w:val="single" w:sz="4" w:space="0" w:color="auto"/>
              <w:right w:val="single" w:sz="4" w:space="0" w:color="auto"/>
            </w:tcBorders>
            <w:shd w:val="clear" w:color="000000" w:fill="FFFFFF"/>
            <w:noWrap/>
            <w:vAlign w:val="center"/>
            <w:hideMark/>
          </w:tcPr>
          <w:p w14:paraId="5992F9E0" w14:textId="756EC5D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47</w:t>
            </w:r>
          </w:p>
        </w:tc>
        <w:tc>
          <w:tcPr>
            <w:tcW w:w="1176" w:type="dxa"/>
            <w:tcBorders>
              <w:top w:val="nil"/>
              <w:left w:val="nil"/>
              <w:bottom w:val="single" w:sz="4" w:space="0" w:color="auto"/>
              <w:right w:val="single" w:sz="4" w:space="0" w:color="auto"/>
            </w:tcBorders>
            <w:shd w:val="clear" w:color="000000" w:fill="FFFFFF"/>
            <w:noWrap/>
            <w:vAlign w:val="center"/>
            <w:hideMark/>
          </w:tcPr>
          <w:p w14:paraId="7688E4EE" w14:textId="42F5EE45"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49</w:t>
            </w:r>
          </w:p>
        </w:tc>
        <w:tc>
          <w:tcPr>
            <w:tcW w:w="1170" w:type="dxa"/>
            <w:tcBorders>
              <w:top w:val="nil"/>
              <w:left w:val="nil"/>
              <w:bottom w:val="single" w:sz="4" w:space="0" w:color="auto"/>
              <w:right w:val="single" w:sz="4" w:space="0" w:color="auto"/>
            </w:tcBorders>
            <w:shd w:val="clear" w:color="000000" w:fill="FFFFFF"/>
            <w:noWrap/>
            <w:vAlign w:val="center"/>
            <w:hideMark/>
          </w:tcPr>
          <w:p w14:paraId="7CC38780" w14:textId="19D7807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1170" w:type="dxa"/>
            <w:tcBorders>
              <w:top w:val="nil"/>
              <w:left w:val="nil"/>
              <w:bottom w:val="single" w:sz="4" w:space="0" w:color="auto"/>
              <w:right w:val="single" w:sz="4" w:space="0" w:color="auto"/>
            </w:tcBorders>
            <w:shd w:val="clear" w:color="000000" w:fill="FFFFFF"/>
            <w:noWrap/>
            <w:vAlign w:val="center"/>
            <w:hideMark/>
          </w:tcPr>
          <w:p w14:paraId="7432423E" w14:textId="61A7137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41</w:t>
            </w:r>
          </w:p>
        </w:tc>
      </w:tr>
      <w:tr w:rsidR="00751D1F" w:rsidRPr="008D1421" w14:paraId="51F926A3" w14:textId="77777777" w:rsidTr="00263209">
        <w:trPr>
          <w:trHeight w:val="411"/>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287C6AF" w14:textId="77777777" w:rsidR="00751D1F" w:rsidRPr="008D1421" w:rsidRDefault="00751D1F" w:rsidP="00751D1F">
            <w:pPr>
              <w:spacing w:after="0" w:line="240" w:lineRule="auto"/>
              <w:rPr>
                <w:rFonts w:ascii="Arial" w:eastAsia="Times New Roman" w:hAnsi="Arial" w:cs="Arial"/>
                <w:color w:val="000000"/>
                <w:sz w:val="20"/>
                <w:szCs w:val="20"/>
                <w:lang w:val="en-US"/>
              </w:rPr>
            </w:pPr>
            <w:r w:rsidRPr="008D1421">
              <w:rPr>
                <w:rFonts w:ascii="Arial" w:hAnsi="Arial" w:cs="Arial"/>
                <w:color w:val="000000"/>
                <w:sz w:val="20"/>
                <w:szCs w:val="20"/>
              </w:rPr>
              <w:t xml:space="preserve">Indirect </w:t>
            </w:r>
          </w:p>
        </w:tc>
        <w:tc>
          <w:tcPr>
            <w:tcW w:w="1029" w:type="dxa"/>
            <w:tcBorders>
              <w:top w:val="nil"/>
              <w:left w:val="nil"/>
              <w:bottom w:val="single" w:sz="4" w:space="0" w:color="auto"/>
              <w:right w:val="single" w:sz="4" w:space="0" w:color="auto"/>
            </w:tcBorders>
            <w:shd w:val="clear" w:color="000000" w:fill="FFFFFF"/>
            <w:noWrap/>
            <w:vAlign w:val="center"/>
            <w:hideMark/>
          </w:tcPr>
          <w:p w14:paraId="3DDDFCFE" w14:textId="46E8387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83F78D0" w14:textId="6576F644"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c>
          <w:tcPr>
            <w:tcW w:w="1029" w:type="dxa"/>
            <w:tcBorders>
              <w:top w:val="nil"/>
              <w:left w:val="nil"/>
              <w:bottom w:val="single" w:sz="4" w:space="0" w:color="auto"/>
              <w:right w:val="single" w:sz="4" w:space="0" w:color="auto"/>
            </w:tcBorders>
            <w:shd w:val="clear" w:color="000000" w:fill="FFFFFF"/>
            <w:noWrap/>
            <w:vAlign w:val="center"/>
            <w:hideMark/>
          </w:tcPr>
          <w:p w14:paraId="060A838E" w14:textId="6879D1B7"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31" w:type="dxa"/>
            <w:tcBorders>
              <w:top w:val="nil"/>
              <w:left w:val="nil"/>
              <w:bottom w:val="single" w:sz="4" w:space="0" w:color="auto"/>
              <w:right w:val="single" w:sz="4" w:space="0" w:color="auto"/>
            </w:tcBorders>
            <w:shd w:val="clear" w:color="000000" w:fill="FFFFFF"/>
            <w:noWrap/>
            <w:vAlign w:val="center"/>
            <w:hideMark/>
          </w:tcPr>
          <w:p w14:paraId="5C6596B5" w14:textId="5B1BCAEC"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6" w:type="dxa"/>
            <w:tcBorders>
              <w:top w:val="nil"/>
              <w:left w:val="nil"/>
              <w:bottom w:val="single" w:sz="4" w:space="0" w:color="auto"/>
              <w:right w:val="single" w:sz="4" w:space="0" w:color="auto"/>
            </w:tcBorders>
            <w:shd w:val="clear" w:color="000000" w:fill="FFFFFF"/>
            <w:noWrap/>
            <w:vAlign w:val="center"/>
            <w:hideMark/>
          </w:tcPr>
          <w:p w14:paraId="40537977" w14:textId="6948511A"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170" w:type="dxa"/>
            <w:tcBorders>
              <w:top w:val="nil"/>
              <w:left w:val="nil"/>
              <w:bottom w:val="single" w:sz="4" w:space="0" w:color="auto"/>
              <w:right w:val="single" w:sz="4" w:space="0" w:color="auto"/>
            </w:tcBorders>
            <w:shd w:val="clear" w:color="000000" w:fill="FFFFFF"/>
            <w:noWrap/>
            <w:vAlign w:val="center"/>
            <w:hideMark/>
          </w:tcPr>
          <w:p w14:paraId="5D67B0A8" w14:textId="6E6E40E3"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170" w:type="dxa"/>
            <w:tcBorders>
              <w:top w:val="nil"/>
              <w:left w:val="nil"/>
              <w:bottom w:val="single" w:sz="4" w:space="0" w:color="auto"/>
              <w:right w:val="single" w:sz="4" w:space="0" w:color="auto"/>
            </w:tcBorders>
            <w:shd w:val="clear" w:color="000000" w:fill="FFFFFF"/>
            <w:noWrap/>
            <w:vAlign w:val="center"/>
            <w:hideMark/>
          </w:tcPr>
          <w:p w14:paraId="6DF1027B" w14:textId="500AA136" w:rsidR="00751D1F" w:rsidRPr="008D1421" w:rsidRDefault="00751D1F" w:rsidP="00751D1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w:t>
            </w:r>
          </w:p>
        </w:tc>
      </w:tr>
      <w:tr w:rsidR="00751D1F" w:rsidRPr="008D1421" w14:paraId="0DEBB1CB" w14:textId="77777777" w:rsidTr="00263209">
        <w:trPr>
          <w:trHeight w:val="399"/>
        </w:trPr>
        <w:tc>
          <w:tcPr>
            <w:tcW w:w="2351" w:type="dxa"/>
            <w:tcBorders>
              <w:top w:val="nil"/>
              <w:left w:val="single" w:sz="4" w:space="0" w:color="auto"/>
              <w:bottom w:val="single" w:sz="4" w:space="0" w:color="auto"/>
              <w:right w:val="single" w:sz="4" w:space="0" w:color="auto"/>
            </w:tcBorders>
            <w:shd w:val="clear" w:color="000000" w:fill="FFFFFF"/>
            <w:noWrap/>
            <w:vAlign w:val="bottom"/>
            <w:hideMark/>
          </w:tcPr>
          <w:p w14:paraId="5E4C2217" w14:textId="77777777" w:rsidR="00751D1F" w:rsidRPr="00905DCB" w:rsidRDefault="00751D1F" w:rsidP="00751D1F">
            <w:pPr>
              <w:spacing w:after="0" w:line="240" w:lineRule="auto"/>
              <w:rPr>
                <w:rFonts w:ascii="Arial" w:eastAsia="Times New Roman" w:hAnsi="Arial" w:cs="Arial"/>
                <w:b/>
                <w:bCs/>
                <w:color w:val="000000"/>
                <w:sz w:val="20"/>
                <w:szCs w:val="20"/>
                <w:lang w:val="en-US"/>
              </w:rPr>
            </w:pPr>
            <w:r w:rsidRPr="00905DCB">
              <w:rPr>
                <w:rFonts w:ascii="Arial" w:hAnsi="Arial" w:cs="Arial"/>
                <w:b/>
                <w:bCs/>
                <w:color w:val="000000"/>
                <w:sz w:val="20"/>
                <w:szCs w:val="20"/>
              </w:rPr>
              <w:t>Total</w:t>
            </w:r>
          </w:p>
        </w:tc>
        <w:tc>
          <w:tcPr>
            <w:tcW w:w="1029" w:type="dxa"/>
            <w:tcBorders>
              <w:top w:val="nil"/>
              <w:left w:val="nil"/>
              <w:bottom w:val="single" w:sz="4" w:space="0" w:color="auto"/>
              <w:right w:val="single" w:sz="4" w:space="0" w:color="auto"/>
            </w:tcBorders>
            <w:shd w:val="clear" w:color="000000" w:fill="FFFFFF"/>
            <w:noWrap/>
            <w:vAlign w:val="center"/>
            <w:hideMark/>
          </w:tcPr>
          <w:p w14:paraId="29C4B542" w14:textId="5F72DC21"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c>
          <w:tcPr>
            <w:tcW w:w="1029" w:type="dxa"/>
            <w:tcBorders>
              <w:top w:val="nil"/>
              <w:left w:val="nil"/>
              <w:bottom w:val="single" w:sz="4" w:space="0" w:color="auto"/>
              <w:right w:val="single" w:sz="4" w:space="0" w:color="auto"/>
            </w:tcBorders>
            <w:shd w:val="clear" w:color="000000" w:fill="FFFFFF"/>
            <w:noWrap/>
            <w:vAlign w:val="center"/>
            <w:hideMark/>
          </w:tcPr>
          <w:p w14:paraId="7A6A63D7" w14:textId="78515B50"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53</w:t>
            </w:r>
          </w:p>
        </w:tc>
        <w:tc>
          <w:tcPr>
            <w:tcW w:w="1029" w:type="dxa"/>
            <w:tcBorders>
              <w:top w:val="nil"/>
              <w:left w:val="nil"/>
              <w:bottom w:val="single" w:sz="4" w:space="0" w:color="auto"/>
              <w:right w:val="single" w:sz="4" w:space="0" w:color="auto"/>
            </w:tcBorders>
            <w:shd w:val="clear" w:color="000000" w:fill="FFFFFF"/>
            <w:noWrap/>
            <w:vAlign w:val="center"/>
            <w:hideMark/>
          </w:tcPr>
          <w:p w14:paraId="5E851827" w14:textId="125BA5F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55</w:t>
            </w:r>
          </w:p>
        </w:tc>
        <w:tc>
          <w:tcPr>
            <w:tcW w:w="1031" w:type="dxa"/>
            <w:tcBorders>
              <w:top w:val="nil"/>
              <w:left w:val="nil"/>
              <w:bottom w:val="single" w:sz="4" w:space="0" w:color="auto"/>
              <w:right w:val="single" w:sz="4" w:space="0" w:color="auto"/>
            </w:tcBorders>
            <w:shd w:val="clear" w:color="000000" w:fill="FFFFFF"/>
            <w:noWrap/>
            <w:vAlign w:val="center"/>
            <w:hideMark/>
          </w:tcPr>
          <w:p w14:paraId="32FC837C" w14:textId="173CDEDE"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59</w:t>
            </w:r>
          </w:p>
        </w:tc>
        <w:tc>
          <w:tcPr>
            <w:tcW w:w="1176" w:type="dxa"/>
            <w:tcBorders>
              <w:top w:val="nil"/>
              <w:left w:val="nil"/>
              <w:bottom w:val="single" w:sz="4" w:space="0" w:color="auto"/>
              <w:right w:val="single" w:sz="4" w:space="0" w:color="auto"/>
            </w:tcBorders>
            <w:shd w:val="clear" w:color="000000" w:fill="FFFFFF"/>
            <w:noWrap/>
            <w:vAlign w:val="center"/>
            <w:hideMark/>
          </w:tcPr>
          <w:p w14:paraId="1C4CF46E" w14:textId="2202383C"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61</w:t>
            </w:r>
          </w:p>
        </w:tc>
        <w:tc>
          <w:tcPr>
            <w:tcW w:w="1170" w:type="dxa"/>
            <w:tcBorders>
              <w:top w:val="nil"/>
              <w:left w:val="nil"/>
              <w:bottom w:val="single" w:sz="4" w:space="0" w:color="auto"/>
              <w:right w:val="single" w:sz="4" w:space="0" w:color="auto"/>
            </w:tcBorders>
            <w:shd w:val="clear" w:color="000000" w:fill="FFFFFF"/>
            <w:noWrap/>
            <w:vAlign w:val="center"/>
            <w:hideMark/>
          </w:tcPr>
          <w:p w14:paraId="4F49E545" w14:textId="4A93A5BF"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56</w:t>
            </w:r>
          </w:p>
        </w:tc>
        <w:tc>
          <w:tcPr>
            <w:tcW w:w="1170" w:type="dxa"/>
            <w:tcBorders>
              <w:top w:val="nil"/>
              <w:left w:val="nil"/>
              <w:bottom w:val="single" w:sz="4" w:space="0" w:color="auto"/>
              <w:right w:val="single" w:sz="4" w:space="0" w:color="auto"/>
            </w:tcBorders>
            <w:shd w:val="clear" w:color="000000" w:fill="FFFFFF"/>
            <w:noWrap/>
            <w:vAlign w:val="center"/>
            <w:hideMark/>
          </w:tcPr>
          <w:p w14:paraId="60ED6294" w14:textId="4B38E079" w:rsidR="00751D1F" w:rsidRPr="00905DCB" w:rsidRDefault="00751D1F" w:rsidP="00751D1F">
            <w:pPr>
              <w:spacing w:after="0" w:line="240" w:lineRule="auto"/>
              <w:jc w:val="center"/>
              <w:rPr>
                <w:rFonts w:ascii="Arial" w:eastAsia="Times New Roman" w:hAnsi="Arial" w:cs="Arial"/>
                <w:b/>
                <w:bCs/>
                <w:color w:val="000000" w:themeColor="text1"/>
                <w:sz w:val="20"/>
                <w:szCs w:val="20"/>
                <w:lang w:val="en-US"/>
              </w:rPr>
            </w:pPr>
            <w:r>
              <w:rPr>
                <w:rFonts w:ascii="Arial" w:hAnsi="Arial" w:cs="Arial"/>
                <w:b/>
                <w:bCs/>
                <w:color w:val="000000"/>
                <w:sz w:val="20"/>
                <w:szCs w:val="20"/>
              </w:rPr>
              <w:t>51</w:t>
            </w:r>
          </w:p>
        </w:tc>
      </w:tr>
    </w:tbl>
    <w:p w14:paraId="04EEBEBE" w14:textId="67A9579A" w:rsidR="00967807" w:rsidRDefault="008D1421" w:rsidP="009F5EE3">
      <w:pPr>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499968" behindDoc="0" locked="0" layoutInCell="1" allowOverlap="1" wp14:anchorId="29582DB4" wp14:editId="26EE1C9F">
                <wp:simplePos x="0" y="0"/>
                <wp:positionH relativeFrom="margin">
                  <wp:posOffset>3835730</wp:posOffset>
                </wp:positionH>
                <wp:positionV relativeFrom="paragraph">
                  <wp:posOffset>34991</wp:posOffset>
                </wp:positionV>
                <wp:extent cx="2588260" cy="219075"/>
                <wp:effectExtent l="0" t="0" r="0" b="0"/>
                <wp:wrapNone/>
                <wp:docPr id="1278"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29582DB4" id="_x0000_s1133" type="#_x0000_t202" style="position:absolute;margin-left:302.05pt;margin-top:2.75pt;width:203.8pt;height:17.25pt;z-index:252499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" filled="f" stroked="f">
                <v:textbox>
                  <w:txbxContent>
                    <w:p w14:paraId="5AC98170" w14:textId="77777777" w:rsidR="008D1421" w:rsidRPr="004644A7" w:rsidRDefault="008D1421" w:rsidP="008D1421">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7AC31E94" w14:textId="3F47F8D2" w:rsidR="00051677" w:rsidRPr="0061645E" w:rsidRDefault="00051677" w:rsidP="00051677">
      <w:pPr>
        <w:spacing w:line="360" w:lineRule="auto"/>
        <w:textAlignment w:val="baseline"/>
        <w:rPr>
          <w:rFonts w:ascii="Arial" w:hAnsi="Arial" w:cs="Arial"/>
          <w:b/>
          <w:bCs/>
          <w:sz w:val="24"/>
          <w:szCs w:val="24"/>
        </w:rPr>
      </w:pPr>
      <w:r w:rsidRPr="0061645E">
        <w:rPr>
          <w:rFonts w:ascii="Arial" w:hAnsi="Arial" w:cs="Arial"/>
          <w:b/>
          <w:bCs/>
          <w:sz w:val="24"/>
          <w:szCs w:val="24"/>
        </w:rPr>
        <w:t>3.2.6.6. Sales By Company</w:t>
      </w:r>
    </w:p>
    <w:p w14:paraId="79574D28" w14:textId="4C7EA44E" w:rsidR="00051677" w:rsidRPr="00051677" w:rsidRDefault="00051677" w:rsidP="00051677">
      <w:pPr>
        <w:spacing w:line="360" w:lineRule="auto"/>
        <w:textAlignment w:val="baseline"/>
        <w:rPr>
          <w:rFonts w:ascii="Arial" w:hAnsi="Arial" w:cs="Arial"/>
          <w:b/>
          <w:bCs/>
          <w:sz w:val="24"/>
          <w:szCs w:val="24"/>
        </w:rPr>
      </w:pPr>
      <w:r w:rsidRPr="00051677">
        <w:rPr>
          <w:rFonts w:ascii="Arial" w:hAnsi="Arial" w:cs="Arial"/>
          <w:b/>
          <w:bCs/>
          <w:sz w:val="24"/>
          <w:szCs w:val="24"/>
        </w:rPr>
        <w:t>Figure 48:  Middle East &amp; Africa Vinyl Ester Resin Sales, By Company, By Volume</w:t>
      </w:r>
      <w:r w:rsidR="007C5B32">
        <w:rPr>
          <w:rFonts w:ascii="Arial" w:hAnsi="Arial" w:cs="Arial"/>
          <w:b/>
          <w:bCs/>
          <w:sz w:val="24"/>
          <w:szCs w:val="24"/>
        </w:rPr>
        <w:t xml:space="preserve"> (000’ Tonnes)</w:t>
      </w:r>
      <w:r w:rsidRPr="00051677">
        <w:rPr>
          <w:rFonts w:ascii="Arial" w:hAnsi="Arial" w:cs="Arial"/>
          <w:b/>
          <w:bCs/>
          <w:sz w:val="24"/>
          <w:szCs w:val="24"/>
        </w:rPr>
        <w:t>, 2020</w:t>
      </w:r>
    </w:p>
    <w:p w14:paraId="174F5BCD" w14:textId="562479B8" w:rsidR="00C77616" w:rsidRDefault="00967807" w:rsidP="00C7761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93120" behindDoc="0" locked="0" layoutInCell="1" allowOverlap="1" wp14:anchorId="74E6DEF6" wp14:editId="2250C0C2">
                <wp:simplePos x="0" y="0"/>
                <wp:positionH relativeFrom="margin">
                  <wp:posOffset>4040505</wp:posOffset>
                </wp:positionH>
                <wp:positionV relativeFrom="paragraph">
                  <wp:posOffset>2277745</wp:posOffset>
                </wp:positionV>
                <wp:extent cx="2312670" cy="533400"/>
                <wp:effectExtent l="0" t="0" r="0" b="0"/>
                <wp:wrapNone/>
                <wp:docPr id="2089" name="TextBox 4"/>
                <wp:cNvGraphicFramePr/>
                <a:graphic xmlns:a="http://schemas.openxmlformats.org/drawingml/2006/main">
                  <a:graphicData uri="http://schemas.microsoft.com/office/word/2010/wordprocessingShape">
                    <wps:wsp>
                      <wps:cNvSpPr txBox="1"/>
                      <wps:spPr>
                        <a:xfrm>
                          <a:off x="0" y="0"/>
                          <a:ext cx="2312670" cy="533400"/>
                        </a:xfrm>
                        <a:prstGeom prst="rect">
                          <a:avLst/>
                        </a:prstGeom>
                        <a:noFill/>
                      </wps:spPr>
                      <wps:txb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E6DEF6" id="_x0000_s1134" type="#_x0000_t202" style="position:absolute;margin-left:318.15pt;margin-top:179.35pt;width:182.1pt;height:42pt;z-index:25229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" filled="f" stroked="f">
                <v:textbox>
                  <w:txbxContent>
                    <w:p w14:paraId="204AFC20" w14:textId="1FBB10EF" w:rsidR="00E33B0C" w:rsidRDefault="00E33B0C"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Pr>
                          <w:rFonts w:ascii="Verdana" w:eastAsia="Verdana" w:hAnsi="Verdana" w:cs="Verdana"/>
                          <w:i/>
                          <w:iCs/>
                          <w:color w:val="7F7F7F"/>
                          <w:kern w:val="24"/>
                          <w:sz w:val="12"/>
                          <w:szCs w:val="12"/>
                          <w14:textFill>
                            <w14:solidFill>
                              <w14:srgbClr w14:val="7F7F7F">
                                <w14:lumMod w14:val="50000"/>
                              </w14:srgbClr>
                            </w14:solidFill>
                          </w14:textFill>
                        </w:rPr>
                        <w:t>Others include Imports</w:t>
                      </w:r>
                    </w:p>
                    <w:p w14:paraId="4E4AE88C" w14:textId="3E716C0D" w:rsidR="00C77616" w:rsidRPr="00CE35EB" w:rsidRDefault="00C77616" w:rsidP="00967807">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C77616" w:rsidRPr="002B5730">
        <w:rPr>
          <w:noProof/>
          <w:color w:val="000000" w:themeColor="text1"/>
        </w:rPr>
        <w:drawing>
          <wp:inline distT="0" distB="0" distL="0" distR="0" wp14:anchorId="3E0AA2E0" wp14:editId="71643CC2">
            <wp:extent cx="6457950" cy="2276475"/>
            <wp:effectExtent l="0" t="0" r="0" b="0"/>
            <wp:docPr id="2090" name="Chart 2090">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F945E69" w14:textId="77777777" w:rsidR="00ED7DD8" w:rsidRDefault="00ED7DD8" w:rsidP="000C07D2">
      <w:pPr>
        <w:spacing w:line="360" w:lineRule="auto"/>
        <w:textAlignment w:val="baseline"/>
        <w:rPr>
          <w:rFonts w:ascii="Arial" w:hAnsi="Arial" w:cs="Arial"/>
          <w:b/>
          <w:bCs/>
          <w:sz w:val="24"/>
          <w:szCs w:val="24"/>
        </w:rPr>
      </w:pPr>
    </w:p>
    <w:p w14:paraId="5B81B54D" w14:textId="5EB92384" w:rsidR="000C07D2" w:rsidRDefault="000C07D2" w:rsidP="000C07D2">
      <w:pPr>
        <w:spacing w:line="360" w:lineRule="auto"/>
        <w:textAlignment w:val="baseline"/>
        <w:rPr>
          <w:rFonts w:ascii="Arial" w:hAnsi="Arial" w:cs="Arial"/>
          <w:b/>
          <w:bCs/>
          <w:sz w:val="24"/>
          <w:szCs w:val="24"/>
        </w:rPr>
      </w:pPr>
      <w:r>
        <w:rPr>
          <w:rFonts w:ascii="Arial" w:hAnsi="Arial" w:cs="Arial"/>
          <w:b/>
          <w:bCs/>
          <w:sz w:val="24"/>
          <w:szCs w:val="24"/>
        </w:rPr>
        <w:lastRenderedPageBreak/>
        <w:t>India Demand Supply Scenario</w:t>
      </w:r>
    </w:p>
    <w:p w14:paraId="562F9A1F" w14:textId="5D0D1F96" w:rsidR="000C07D2" w:rsidRPr="00BF252C" w:rsidRDefault="000C07D2" w:rsidP="000C07D2">
      <w:pPr>
        <w:spacing w:line="360" w:lineRule="auto"/>
        <w:textAlignment w:val="baseline"/>
        <w:rPr>
          <w:rFonts w:ascii="Arial" w:hAnsi="Arial" w:cs="Arial"/>
          <w:b/>
          <w:bCs/>
          <w:sz w:val="24"/>
          <w:szCs w:val="24"/>
        </w:rPr>
        <w:sectPr w:rsidR="000C07D2" w:rsidRPr="00BF252C"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61645E">
        <w:rPr>
          <w:rFonts w:ascii="Arial" w:hAnsi="Arial" w:cs="Arial"/>
          <w:b/>
          <w:bCs/>
          <w:sz w:val="24"/>
          <w:szCs w:val="24"/>
        </w:rPr>
        <w:t xml:space="preserve">India </w:t>
      </w:r>
      <w:r>
        <w:rPr>
          <w:rFonts w:ascii="Arial" w:hAnsi="Arial" w:cs="Arial"/>
          <w:b/>
          <w:bCs/>
          <w:sz w:val="24"/>
          <w:szCs w:val="24"/>
        </w:rPr>
        <w:t xml:space="preserve">Vinyl Ester Resin </w:t>
      </w:r>
      <w:r w:rsidRPr="00257590">
        <w:rPr>
          <w:rFonts w:ascii="Arial" w:hAnsi="Arial" w:cs="Arial"/>
          <w:b/>
          <w:bCs/>
          <w:sz w:val="24"/>
          <w:szCs w:val="24"/>
        </w:rPr>
        <w:t>Capacity, Production and Demand</w:t>
      </w:r>
      <w:r>
        <w:rPr>
          <w:rFonts w:ascii="Arial" w:hAnsi="Arial" w:cs="Arial"/>
          <w:b/>
          <w:bCs/>
          <w:sz w:val="24"/>
          <w:szCs w:val="24"/>
        </w:rPr>
        <w:t xml:space="preserve">, By Volume (000’ Tonnes), 2015 - 2030F </w:t>
      </w:r>
    </w:p>
    <w:p w14:paraId="7B388614" w14:textId="77777777" w:rsidR="000C07D2" w:rsidRDefault="000C07D2" w:rsidP="000C07D2">
      <w:pPr>
        <w:spacing w:line="360" w:lineRule="auto"/>
        <w:jc w:val="both"/>
        <w:rPr>
          <w:rFonts w:ascii="Arial" w:hAnsi="Arial" w:cs="Arial"/>
          <w:sz w:val="24"/>
          <w:szCs w:val="24"/>
        </w:rPr>
      </w:pPr>
      <w:r>
        <w:rPr>
          <w:noProof/>
        </w:rPr>
        <mc:AlternateContent>
          <mc:Choice Requires="wps">
            <w:drawing>
              <wp:anchor distT="0" distB="0" distL="114300" distR="114300" simplePos="0" relativeHeight="252795904" behindDoc="0" locked="0" layoutInCell="1" allowOverlap="1" wp14:anchorId="2E8C131A" wp14:editId="4EC5987F">
                <wp:simplePos x="0" y="0"/>
                <wp:positionH relativeFrom="column">
                  <wp:posOffset>5253990</wp:posOffset>
                </wp:positionH>
                <wp:positionV relativeFrom="paragraph">
                  <wp:posOffset>1862991</wp:posOffset>
                </wp:positionV>
                <wp:extent cx="1280160" cy="292735"/>
                <wp:effectExtent l="0" t="0" r="0" b="0"/>
                <wp:wrapNone/>
                <wp:docPr id="2167"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2E8C131A" id="_x0000_s1135" type="#_x0000_t202" style="position:absolute;left:0;text-align:left;margin-left:413.7pt;margin-top:146.7pt;width:100.8pt;height:23.0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" filled="f" stroked="f">
                <v:textbox style="mso-fit-shape-to-text:t">
                  <w:txbxContent>
                    <w:p w14:paraId="1B0B49C5" w14:textId="77777777" w:rsidR="000C07D2" w:rsidRPr="005858C1" w:rsidRDefault="000C07D2" w:rsidP="000C07D2">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sidRPr="00473C99">
        <w:rPr>
          <w:noProof/>
        </w:rPr>
        <w:drawing>
          <wp:inline distT="0" distB="0" distL="0" distR="0" wp14:anchorId="0D7827FE" wp14:editId="55A2E54F">
            <wp:extent cx="6534150" cy="2422567"/>
            <wp:effectExtent l="0" t="0" r="0" b="0"/>
            <wp:docPr id="2174" name="Chart 217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bl>
      <w:tblPr>
        <w:tblpPr w:leftFromText="180" w:rightFromText="180" w:vertAnchor="text" w:horzAnchor="margin" w:tblpY="197"/>
        <w:tblW w:w="9995" w:type="dxa"/>
        <w:tblLook w:val="04A0" w:firstRow="1" w:lastRow="0" w:firstColumn="1" w:lastColumn="0" w:noHBand="0" w:noVBand="1"/>
      </w:tblPr>
      <w:tblGrid>
        <w:gridCol w:w="3961"/>
        <w:gridCol w:w="2227"/>
        <w:gridCol w:w="1205"/>
        <w:gridCol w:w="1205"/>
        <w:gridCol w:w="1397"/>
      </w:tblGrid>
      <w:tr w:rsidR="000C07D2" w:rsidRPr="0081193C" w14:paraId="36B10DC6" w14:textId="77777777" w:rsidTr="00751D1F">
        <w:trPr>
          <w:trHeight w:val="52"/>
        </w:trPr>
        <w:tc>
          <w:tcPr>
            <w:tcW w:w="3961"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7C9FE8"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Company</w:t>
            </w:r>
            <w:r>
              <w:rPr>
                <w:rFonts w:ascii="Verdana" w:eastAsia="Times New Roman" w:hAnsi="Verdana" w:cs="Times New Roman"/>
                <w:color w:val="FFFFFF" w:themeColor="background1"/>
                <w:sz w:val="20"/>
                <w:szCs w:val="20"/>
                <w:lang w:val="en-US"/>
              </w:rPr>
              <w:t xml:space="preserve"> (000’ </w:t>
            </w:r>
            <w:proofErr w:type="spellStart"/>
            <w:r>
              <w:rPr>
                <w:rFonts w:ascii="Verdana" w:eastAsia="Times New Roman" w:hAnsi="Verdana" w:cs="Times New Roman"/>
                <w:color w:val="FFFFFF" w:themeColor="background1"/>
                <w:sz w:val="20"/>
                <w:szCs w:val="20"/>
                <w:lang w:val="en-US"/>
              </w:rPr>
              <w:t>Tonnes</w:t>
            </w:r>
            <w:proofErr w:type="spellEnd"/>
            <w:r>
              <w:rPr>
                <w:rFonts w:ascii="Verdana" w:eastAsia="Times New Roman" w:hAnsi="Verdana" w:cs="Times New Roman"/>
                <w:color w:val="FFFFFF" w:themeColor="background1"/>
                <w:sz w:val="20"/>
                <w:szCs w:val="20"/>
                <w:lang w:val="en-US"/>
              </w:rPr>
              <w:t>)</w:t>
            </w:r>
          </w:p>
        </w:tc>
        <w:tc>
          <w:tcPr>
            <w:tcW w:w="2227" w:type="dxa"/>
            <w:tcBorders>
              <w:top w:val="single" w:sz="4" w:space="0" w:color="auto"/>
              <w:left w:val="nil"/>
              <w:bottom w:val="single" w:sz="4" w:space="0" w:color="auto"/>
              <w:right w:val="single" w:sz="4" w:space="0" w:color="auto"/>
            </w:tcBorders>
            <w:shd w:val="clear" w:color="auto" w:fill="C00000"/>
            <w:noWrap/>
            <w:vAlign w:val="bottom"/>
            <w:hideMark/>
          </w:tcPr>
          <w:p w14:paraId="420F5DD3"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Location</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628F399F"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2015</w:t>
            </w:r>
          </w:p>
        </w:tc>
        <w:tc>
          <w:tcPr>
            <w:tcW w:w="1205" w:type="dxa"/>
            <w:tcBorders>
              <w:top w:val="single" w:sz="4" w:space="0" w:color="auto"/>
              <w:left w:val="nil"/>
              <w:bottom w:val="single" w:sz="4" w:space="0" w:color="auto"/>
              <w:right w:val="single" w:sz="4" w:space="0" w:color="auto"/>
            </w:tcBorders>
            <w:shd w:val="clear" w:color="auto" w:fill="C00000"/>
            <w:noWrap/>
            <w:vAlign w:val="bottom"/>
            <w:hideMark/>
          </w:tcPr>
          <w:p w14:paraId="2BA27E07"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1397" w:type="dxa"/>
            <w:tcBorders>
              <w:top w:val="single" w:sz="4" w:space="0" w:color="auto"/>
              <w:left w:val="nil"/>
              <w:bottom w:val="single" w:sz="4" w:space="0" w:color="auto"/>
              <w:right w:val="single" w:sz="4" w:space="0" w:color="auto"/>
            </w:tcBorders>
            <w:shd w:val="clear" w:color="auto" w:fill="C00000"/>
            <w:noWrap/>
            <w:vAlign w:val="bottom"/>
            <w:hideMark/>
          </w:tcPr>
          <w:p w14:paraId="13C99049"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2030F</w:t>
            </w:r>
          </w:p>
        </w:tc>
      </w:tr>
      <w:tr w:rsidR="000C07D2" w:rsidRPr="0081193C" w14:paraId="24B74148"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center"/>
            <w:hideMark/>
          </w:tcPr>
          <w:p w14:paraId="416A22D2"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color w:val="000000"/>
                <w:sz w:val="20"/>
                <w:szCs w:val="20"/>
              </w:rPr>
              <w:t>Orson Chemicals</w:t>
            </w:r>
          </w:p>
        </w:tc>
        <w:tc>
          <w:tcPr>
            <w:tcW w:w="2227" w:type="dxa"/>
            <w:tcBorders>
              <w:top w:val="nil"/>
              <w:left w:val="nil"/>
              <w:bottom w:val="single" w:sz="4" w:space="0" w:color="auto"/>
              <w:right w:val="single" w:sz="4" w:space="0" w:color="auto"/>
            </w:tcBorders>
            <w:shd w:val="clear" w:color="auto" w:fill="auto"/>
            <w:noWrap/>
            <w:vAlign w:val="center"/>
            <w:hideMark/>
          </w:tcPr>
          <w:p w14:paraId="1FC6AD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color w:val="000000"/>
                <w:sz w:val="20"/>
                <w:szCs w:val="20"/>
              </w:rPr>
              <w:t>Silvassa</w:t>
            </w:r>
            <w:proofErr w:type="spellEnd"/>
          </w:p>
        </w:tc>
        <w:tc>
          <w:tcPr>
            <w:tcW w:w="1205" w:type="dxa"/>
            <w:tcBorders>
              <w:top w:val="nil"/>
              <w:left w:val="nil"/>
              <w:bottom w:val="single" w:sz="4" w:space="0" w:color="auto"/>
              <w:right w:val="single" w:sz="4" w:space="0" w:color="auto"/>
            </w:tcBorders>
            <w:shd w:val="clear" w:color="auto" w:fill="auto"/>
            <w:noWrap/>
            <w:vAlign w:val="bottom"/>
            <w:hideMark/>
          </w:tcPr>
          <w:p w14:paraId="23F9FD5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205" w:type="dxa"/>
            <w:tcBorders>
              <w:top w:val="nil"/>
              <w:left w:val="nil"/>
              <w:bottom w:val="single" w:sz="4" w:space="0" w:color="auto"/>
              <w:right w:val="single" w:sz="4" w:space="0" w:color="auto"/>
            </w:tcBorders>
            <w:shd w:val="clear" w:color="auto" w:fill="auto"/>
            <w:noWrap/>
            <w:vAlign w:val="bottom"/>
            <w:hideMark/>
          </w:tcPr>
          <w:p w14:paraId="487881D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c>
          <w:tcPr>
            <w:tcW w:w="1397" w:type="dxa"/>
            <w:tcBorders>
              <w:top w:val="nil"/>
              <w:left w:val="nil"/>
              <w:bottom w:val="single" w:sz="4" w:space="0" w:color="auto"/>
              <w:right w:val="single" w:sz="4" w:space="0" w:color="auto"/>
            </w:tcBorders>
            <w:shd w:val="clear" w:color="auto" w:fill="auto"/>
            <w:noWrap/>
            <w:vAlign w:val="bottom"/>
            <w:hideMark/>
          </w:tcPr>
          <w:p w14:paraId="521903E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0.72</w:t>
            </w:r>
          </w:p>
        </w:tc>
      </w:tr>
      <w:tr w:rsidR="000C07D2" w:rsidRPr="0081193C" w14:paraId="06B7797C"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25503FE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Reichhold</w:t>
            </w:r>
            <w:proofErr w:type="spellEnd"/>
            <w:r>
              <w:rPr>
                <w:rFonts w:ascii="Arial" w:hAnsi="Arial" w:cs="Arial"/>
                <w:sz w:val="20"/>
                <w:szCs w:val="20"/>
              </w:rPr>
              <w:t xml:space="preserve"> India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12AF2A40"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64F4A3B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183A058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04F3595A"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2F29B173"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47BC4ED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Moras</w:t>
            </w:r>
            <w:proofErr w:type="spellEnd"/>
            <w:r>
              <w:rPr>
                <w:rFonts w:ascii="Arial" w:hAnsi="Arial" w:cs="Arial"/>
                <w:sz w:val="20"/>
                <w:szCs w:val="20"/>
              </w:rPr>
              <w:t xml:space="preserve"> Chemicals India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hideMark/>
          </w:tcPr>
          <w:p w14:paraId="1E29117B"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Gujarat</w:t>
            </w:r>
          </w:p>
        </w:tc>
        <w:tc>
          <w:tcPr>
            <w:tcW w:w="1205" w:type="dxa"/>
            <w:tcBorders>
              <w:top w:val="nil"/>
              <w:left w:val="nil"/>
              <w:bottom w:val="single" w:sz="4" w:space="0" w:color="auto"/>
              <w:right w:val="single" w:sz="4" w:space="0" w:color="auto"/>
            </w:tcBorders>
            <w:shd w:val="clear" w:color="auto" w:fill="auto"/>
            <w:noWrap/>
            <w:vAlign w:val="bottom"/>
            <w:hideMark/>
          </w:tcPr>
          <w:p w14:paraId="289055D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205" w:type="dxa"/>
            <w:tcBorders>
              <w:top w:val="nil"/>
              <w:left w:val="nil"/>
              <w:bottom w:val="single" w:sz="4" w:space="0" w:color="auto"/>
              <w:right w:val="single" w:sz="4" w:space="0" w:color="auto"/>
            </w:tcBorders>
            <w:shd w:val="clear" w:color="auto" w:fill="auto"/>
            <w:noWrap/>
            <w:vAlign w:val="bottom"/>
            <w:hideMark/>
          </w:tcPr>
          <w:p w14:paraId="44397E0E"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c>
          <w:tcPr>
            <w:tcW w:w="1397" w:type="dxa"/>
            <w:tcBorders>
              <w:top w:val="nil"/>
              <w:left w:val="nil"/>
              <w:bottom w:val="single" w:sz="4" w:space="0" w:color="auto"/>
              <w:right w:val="single" w:sz="4" w:space="0" w:color="auto"/>
            </w:tcBorders>
            <w:shd w:val="clear" w:color="auto" w:fill="auto"/>
            <w:noWrap/>
            <w:vAlign w:val="bottom"/>
            <w:hideMark/>
          </w:tcPr>
          <w:p w14:paraId="6CA5C95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0.36</w:t>
            </w:r>
          </w:p>
        </w:tc>
      </w:tr>
      <w:tr w:rsidR="000C07D2" w:rsidRPr="0081193C" w14:paraId="51E8ACFD"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D894E15"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 xml:space="preserve">Innovative Resins </w:t>
            </w:r>
            <w:proofErr w:type="spellStart"/>
            <w:r>
              <w:rPr>
                <w:rFonts w:ascii="Arial" w:hAnsi="Arial" w:cs="Arial"/>
                <w:sz w:val="20"/>
                <w:szCs w:val="20"/>
              </w:rPr>
              <w:t>Pvt.</w:t>
            </w:r>
            <w:proofErr w:type="spellEnd"/>
            <w:r>
              <w:rPr>
                <w:rFonts w:ascii="Arial" w:hAnsi="Arial" w:cs="Arial"/>
                <w:sz w:val="20"/>
                <w:szCs w:val="20"/>
              </w:rPr>
              <w:t xml:space="preserve"> Ltd.</w:t>
            </w:r>
          </w:p>
        </w:tc>
        <w:tc>
          <w:tcPr>
            <w:tcW w:w="2227" w:type="dxa"/>
            <w:tcBorders>
              <w:top w:val="nil"/>
              <w:left w:val="nil"/>
              <w:bottom w:val="single" w:sz="4" w:space="0" w:color="auto"/>
              <w:right w:val="single" w:sz="4" w:space="0" w:color="auto"/>
            </w:tcBorders>
            <w:shd w:val="clear" w:color="auto" w:fill="auto"/>
            <w:noWrap/>
            <w:vAlign w:val="bottom"/>
            <w:hideMark/>
          </w:tcPr>
          <w:p w14:paraId="47857C8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Rajasthan</w:t>
            </w:r>
          </w:p>
        </w:tc>
        <w:tc>
          <w:tcPr>
            <w:tcW w:w="1205" w:type="dxa"/>
            <w:tcBorders>
              <w:top w:val="nil"/>
              <w:left w:val="nil"/>
              <w:bottom w:val="single" w:sz="4" w:space="0" w:color="auto"/>
              <w:right w:val="single" w:sz="4" w:space="0" w:color="auto"/>
            </w:tcBorders>
            <w:shd w:val="clear" w:color="auto" w:fill="auto"/>
            <w:noWrap/>
            <w:vAlign w:val="bottom"/>
            <w:hideMark/>
          </w:tcPr>
          <w:p w14:paraId="67064AE2"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205" w:type="dxa"/>
            <w:tcBorders>
              <w:top w:val="nil"/>
              <w:left w:val="nil"/>
              <w:bottom w:val="single" w:sz="4" w:space="0" w:color="auto"/>
              <w:right w:val="single" w:sz="4" w:space="0" w:color="auto"/>
            </w:tcBorders>
            <w:shd w:val="clear" w:color="auto" w:fill="auto"/>
            <w:noWrap/>
            <w:vAlign w:val="bottom"/>
            <w:hideMark/>
          </w:tcPr>
          <w:p w14:paraId="7773C120"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c>
          <w:tcPr>
            <w:tcW w:w="1397" w:type="dxa"/>
            <w:tcBorders>
              <w:top w:val="nil"/>
              <w:left w:val="nil"/>
              <w:bottom w:val="single" w:sz="4" w:space="0" w:color="auto"/>
              <w:right w:val="single" w:sz="4" w:space="0" w:color="auto"/>
            </w:tcBorders>
            <w:shd w:val="clear" w:color="auto" w:fill="auto"/>
            <w:noWrap/>
            <w:vAlign w:val="bottom"/>
            <w:hideMark/>
          </w:tcPr>
          <w:p w14:paraId="2EC4E096"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1.8</w:t>
            </w:r>
          </w:p>
        </w:tc>
      </w:tr>
      <w:tr w:rsidR="000C07D2" w:rsidRPr="0081193C" w14:paraId="68D5F930"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hideMark/>
          </w:tcPr>
          <w:p w14:paraId="66413F39" w14:textId="4D7F702B"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Mechemco</w:t>
            </w:r>
            <w:proofErr w:type="spellEnd"/>
            <w:r>
              <w:rPr>
                <w:rFonts w:ascii="Arial" w:hAnsi="Arial" w:cs="Arial"/>
                <w:sz w:val="20"/>
                <w:szCs w:val="20"/>
              </w:rPr>
              <w:t xml:space="preserve"> resins </w:t>
            </w:r>
            <w:r w:rsidR="00CD321F">
              <w:rPr>
                <w:rFonts w:ascii="Arial" w:hAnsi="Arial" w:cs="Arial"/>
                <w:sz w:val="20"/>
                <w:szCs w:val="20"/>
              </w:rPr>
              <w:t>P</w:t>
            </w:r>
            <w:r>
              <w:rPr>
                <w:rFonts w:ascii="Arial" w:hAnsi="Arial" w:cs="Arial"/>
                <w:sz w:val="20"/>
                <w:szCs w:val="20"/>
              </w:rPr>
              <w:t>vt ltd</w:t>
            </w:r>
          </w:p>
        </w:tc>
        <w:tc>
          <w:tcPr>
            <w:tcW w:w="2227" w:type="dxa"/>
            <w:tcBorders>
              <w:top w:val="nil"/>
              <w:left w:val="nil"/>
              <w:bottom w:val="single" w:sz="4" w:space="0" w:color="auto"/>
              <w:right w:val="single" w:sz="4" w:space="0" w:color="auto"/>
            </w:tcBorders>
            <w:shd w:val="clear" w:color="auto" w:fill="auto"/>
            <w:noWrap/>
            <w:vAlign w:val="bottom"/>
            <w:hideMark/>
          </w:tcPr>
          <w:p w14:paraId="70235B53"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hideMark/>
          </w:tcPr>
          <w:p w14:paraId="17737564"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205" w:type="dxa"/>
            <w:tcBorders>
              <w:top w:val="nil"/>
              <w:left w:val="nil"/>
              <w:bottom w:val="single" w:sz="4" w:space="0" w:color="auto"/>
              <w:right w:val="single" w:sz="4" w:space="0" w:color="auto"/>
            </w:tcBorders>
            <w:shd w:val="clear" w:color="auto" w:fill="auto"/>
            <w:noWrap/>
            <w:vAlign w:val="bottom"/>
            <w:hideMark/>
          </w:tcPr>
          <w:p w14:paraId="436B4915"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c>
          <w:tcPr>
            <w:tcW w:w="1397" w:type="dxa"/>
            <w:tcBorders>
              <w:top w:val="nil"/>
              <w:left w:val="nil"/>
              <w:bottom w:val="single" w:sz="4" w:space="0" w:color="auto"/>
              <w:right w:val="single" w:sz="4" w:space="0" w:color="auto"/>
            </w:tcBorders>
            <w:shd w:val="clear" w:color="auto" w:fill="auto"/>
            <w:noWrap/>
            <w:vAlign w:val="bottom"/>
            <w:hideMark/>
          </w:tcPr>
          <w:p w14:paraId="05DF769C"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0.4</w:t>
            </w:r>
          </w:p>
        </w:tc>
      </w:tr>
      <w:tr w:rsidR="000C07D2" w:rsidRPr="0081193C" w14:paraId="7665D691"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73C5A151"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Satyen</w:t>
            </w:r>
            <w:proofErr w:type="spellEnd"/>
            <w:r>
              <w:rPr>
                <w:rFonts w:ascii="Arial" w:hAnsi="Arial" w:cs="Arial"/>
                <w:sz w:val="20"/>
                <w:szCs w:val="20"/>
              </w:rPr>
              <w:t xml:space="preserve"> Polymers </w:t>
            </w:r>
            <w:proofErr w:type="spellStart"/>
            <w:r>
              <w:rPr>
                <w:rFonts w:ascii="Arial" w:hAnsi="Arial" w:cs="Arial"/>
                <w:sz w:val="20"/>
                <w:szCs w:val="20"/>
              </w:rPr>
              <w:t>Pvt.</w:t>
            </w:r>
            <w:proofErr w:type="spellEnd"/>
            <w:r>
              <w:rPr>
                <w:rFonts w:ascii="Arial" w:hAnsi="Arial" w:cs="Arial"/>
                <w:sz w:val="20"/>
                <w:szCs w:val="20"/>
              </w:rPr>
              <w:t xml:space="preserve"> Ltd. </w:t>
            </w:r>
          </w:p>
        </w:tc>
        <w:tc>
          <w:tcPr>
            <w:tcW w:w="2227" w:type="dxa"/>
            <w:tcBorders>
              <w:top w:val="nil"/>
              <w:left w:val="nil"/>
              <w:bottom w:val="single" w:sz="4" w:space="0" w:color="auto"/>
              <w:right w:val="single" w:sz="4" w:space="0" w:color="auto"/>
            </w:tcBorders>
            <w:shd w:val="clear" w:color="auto" w:fill="auto"/>
            <w:noWrap/>
            <w:vAlign w:val="bottom"/>
          </w:tcPr>
          <w:p w14:paraId="7FCA9C6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Maharashtra</w:t>
            </w:r>
          </w:p>
        </w:tc>
        <w:tc>
          <w:tcPr>
            <w:tcW w:w="1205" w:type="dxa"/>
            <w:tcBorders>
              <w:top w:val="nil"/>
              <w:left w:val="nil"/>
              <w:bottom w:val="single" w:sz="4" w:space="0" w:color="auto"/>
              <w:right w:val="single" w:sz="4" w:space="0" w:color="auto"/>
            </w:tcBorders>
            <w:shd w:val="clear" w:color="auto" w:fill="auto"/>
            <w:noWrap/>
            <w:vAlign w:val="bottom"/>
          </w:tcPr>
          <w:p w14:paraId="1AE0197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223E3E5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48EAE527"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195A0D96"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auto"/>
            <w:noWrap/>
            <w:vAlign w:val="bottom"/>
          </w:tcPr>
          <w:p w14:paraId="3BE56ADE"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proofErr w:type="spellStart"/>
            <w:r>
              <w:rPr>
                <w:rFonts w:ascii="Arial" w:hAnsi="Arial" w:cs="Arial"/>
                <w:sz w:val="20"/>
                <w:szCs w:val="20"/>
              </w:rPr>
              <w:t>Crystic</w:t>
            </w:r>
            <w:proofErr w:type="spellEnd"/>
            <w:r>
              <w:rPr>
                <w:rFonts w:ascii="Arial" w:hAnsi="Arial" w:cs="Arial"/>
                <w:sz w:val="20"/>
                <w:szCs w:val="20"/>
              </w:rPr>
              <w:t xml:space="preserve"> Resins India Private Limited</w:t>
            </w:r>
          </w:p>
        </w:tc>
        <w:tc>
          <w:tcPr>
            <w:tcW w:w="2227" w:type="dxa"/>
            <w:tcBorders>
              <w:top w:val="nil"/>
              <w:left w:val="nil"/>
              <w:bottom w:val="single" w:sz="4" w:space="0" w:color="auto"/>
              <w:right w:val="single" w:sz="4" w:space="0" w:color="auto"/>
            </w:tcBorders>
            <w:shd w:val="clear" w:color="auto" w:fill="auto"/>
            <w:noWrap/>
            <w:vAlign w:val="bottom"/>
          </w:tcPr>
          <w:p w14:paraId="6B419997" w14:textId="77777777" w:rsidR="000C07D2" w:rsidRPr="00BF252C" w:rsidRDefault="000C07D2" w:rsidP="007E1666">
            <w:pPr>
              <w:spacing w:after="0" w:line="240" w:lineRule="auto"/>
              <w:rPr>
                <w:rFonts w:ascii="Verdana" w:eastAsia="Times New Roman" w:hAnsi="Verdana" w:cs="Times New Roman"/>
                <w:color w:val="000000"/>
                <w:sz w:val="20"/>
                <w:szCs w:val="20"/>
                <w:lang w:val="en-US"/>
              </w:rPr>
            </w:pPr>
            <w:r>
              <w:rPr>
                <w:rFonts w:ascii="Arial" w:hAnsi="Arial" w:cs="Arial"/>
                <w:sz w:val="20"/>
                <w:szCs w:val="20"/>
              </w:rPr>
              <w:t>Haryana</w:t>
            </w:r>
          </w:p>
        </w:tc>
        <w:tc>
          <w:tcPr>
            <w:tcW w:w="1205" w:type="dxa"/>
            <w:tcBorders>
              <w:top w:val="nil"/>
              <w:left w:val="nil"/>
              <w:bottom w:val="single" w:sz="4" w:space="0" w:color="auto"/>
              <w:right w:val="single" w:sz="4" w:space="0" w:color="auto"/>
            </w:tcBorders>
            <w:shd w:val="clear" w:color="auto" w:fill="auto"/>
            <w:noWrap/>
            <w:vAlign w:val="bottom"/>
          </w:tcPr>
          <w:p w14:paraId="4EAE38F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205" w:type="dxa"/>
            <w:tcBorders>
              <w:top w:val="nil"/>
              <w:left w:val="nil"/>
              <w:bottom w:val="single" w:sz="4" w:space="0" w:color="auto"/>
              <w:right w:val="single" w:sz="4" w:space="0" w:color="auto"/>
            </w:tcBorders>
            <w:shd w:val="clear" w:color="auto" w:fill="auto"/>
            <w:noWrap/>
            <w:vAlign w:val="bottom"/>
          </w:tcPr>
          <w:p w14:paraId="0CCCCA3B"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c>
          <w:tcPr>
            <w:tcW w:w="1397" w:type="dxa"/>
            <w:tcBorders>
              <w:top w:val="nil"/>
              <w:left w:val="nil"/>
              <w:bottom w:val="single" w:sz="4" w:space="0" w:color="auto"/>
              <w:right w:val="single" w:sz="4" w:space="0" w:color="auto"/>
            </w:tcBorders>
            <w:shd w:val="clear" w:color="auto" w:fill="auto"/>
            <w:noWrap/>
            <w:vAlign w:val="bottom"/>
          </w:tcPr>
          <w:p w14:paraId="2776F321" w14:textId="77777777" w:rsidR="000C07D2" w:rsidRPr="00BF252C" w:rsidRDefault="000C07D2" w:rsidP="007E1666">
            <w:pPr>
              <w:spacing w:after="0" w:line="240" w:lineRule="auto"/>
              <w:jc w:val="right"/>
              <w:rPr>
                <w:rFonts w:ascii="Verdana" w:eastAsia="Times New Roman" w:hAnsi="Verdana" w:cs="Times New Roman"/>
                <w:color w:val="000000"/>
                <w:sz w:val="20"/>
                <w:szCs w:val="20"/>
                <w:lang w:val="en-US"/>
              </w:rPr>
            </w:pPr>
            <w:r>
              <w:rPr>
                <w:rFonts w:ascii="Calibri" w:hAnsi="Calibri"/>
                <w:color w:val="000000"/>
              </w:rPr>
              <w:t>0.6</w:t>
            </w:r>
          </w:p>
        </w:tc>
      </w:tr>
      <w:tr w:rsidR="000C07D2" w:rsidRPr="0081193C" w14:paraId="65629422" w14:textId="77777777" w:rsidTr="00751D1F">
        <w:trPr>
          <w:trHeight w:val="52"/>
        </w:trPr>
        <w:tc>
          <w:tcPr>
            <w:tcW w:w="3961" w:type="dxa"/>
            <w:tcBorders>
              <w:top w:val="nil"/>
              <w:left w:val="single" w:sz="4" w:space="0" w:color="auto"/>
              <w:bottom w:val="single" w:sz="4" w:space="0" w:color="auto"/>
              <w:right w:val="single" w:sz="4" w:space="0" w:color="auto"/>
            </w:tcBorders>
            <w:shd w:val="clear" w:color="auto" w:fill="C00000"/>
            <w:noWrap/>
            <w:vAlign w:val="bottom"/>
            <w:hideMark/>
          </w:tcPr>
          <w:p w14:paraId="2EC7E9BE"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Total</w:t>
            </w:r>
          </w:p>
        </w:tc>
        <w:tc>
          <w:tcPr>
            <w:tcW w:w="2227" w:type="dxa"/>
            <w:tcBorders>
              <w:top w:val="nil"/>
              <w:left w:val="nil"/>
              <w:bottom w:val="single" w:sz="4" w:space="0" w:color="auto"/>
              <w:right w:val="single" w:sz="4" w:space="0" w:color="auto"/>
            </w:tcBorders>
            <w:shd w:val="clear" w:color="auto" w:fill="C00000"/>
            <w:noWrap/>
            <w:vAlign w:val="bottom"/>
            <w:hideMark/>
          </w:tcPr>
          <w:p w14:paraId="465EE4FB" w14:textId="77777777" w:rsidR="000C07D2" w:rsidRPr="00BF252C" w:rsidRDefault="000C07D2" w:rsidP="007E1666">
            <w:pPr>
              <w:spacing w:after="0" w:line="240" w:lineRule="auto"/>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 </w:t>
            </w:r>
          </w:p>
        </w:tc>
        <w:tc>
          <w:tcPr>
            <w:tcW w:w="1205" w:type="dxa"/>
            <w:tcBorders>
              <w:top w:val="nil"/>
              <w:left w:val="nil"/>
              <w:bottom w:val="single" w:sz="4" w:space="0" w:color="auto"/>
              <w:right w:val="single" w:sz="4" w:space="0" w:color="auto"/>
            </w:tcBorders>
            <w:shd w:val="clear" w:color="auto" w:fill="C00000"/>
            <w:noWrap/>
            <w:vAlign w:val="bottom"/>
            <w:hideMark/>
          </w:tcPr>
          <w:p w14:paraId="41834B8C"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205" w:type="dxa"/>
            <w:tcBorders>
              <w:top w:val="nil"/>
              <w:left w:val="nil"/>
              <w:bottom w:val="single" w:sz="4" w:space="0" w:color="auto"/>
              <w:right w:val="single" w:sz="4" w:space="0" w:color="auto"/>
            </w:tcBorders>
            <w:shd w:val="clear" w:color="auto" w:fill="C00000"/>
            <w:noWrap/>
            <w:vAlign w:val="bottom"/>
            <w:hideMark/>
          </w:tcPr>
          <w:p w14:paraId="64F615F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c>
          <w:tcPr>
            <w:tcW w:w="1397" w:type="dxa"/>
            <w:tcBorders>
              <w:top w:val="nil"/>
              <w:left w:val="nil"/>
              <w:bottom w:val="single" w:sz="4" w:space="0" w:color="auto"/>
              <w:right w:val="single" w:sz="4" w:space="0" w:color="auto"/>
            </w:tcBorders>
            <w:shd w:val="clear" w:color="auto" w:fill="C00000"/>
            <w:noWrap/>
            <w:vAlign w:val="bottom"/>
            <w:hideMark/>
          </w:tcPr>
          <w:p w14:paraId="4FB4C7D2" w14:textId="77777777" w:rsidR="000C07D2" w:rsidRPr="00BF252C" w:rsidRDefault="000C07D2" w:rsidP="007E1666">
            <w:pPr>
              <w:spacing w:after="0" w:line="240" w:lineRule="auto"/>
              <w:jc w:val="right"/>
              <w:rPr>
                <w:rFonts w:ascii="Verdana" w:eastAsia="Times New Roman" w:hAnsi="Verdana" w:cs="Times New Roman"/>
                <w:color w:val="FFFFFF" w:themeColor="background1"/>
                <w:sz w:val="20"/>
                <w:szCs w:val="20"/>
                <w:lang w:val="en-US"/>
              </w:rPr>
            </w:pPr>
            <w:r>
              <w:rPr>
                <w:rFonts w:ascii="Verdana" w:eastAsia="Times New Roman" w:hAnsi="Verdana" w:cs="Times New Roman"/>
                <w:color w:val="FFFFFF" w:themeColor="background1"/>
                <w:sz w:val="20"/>
                <w:szCs w:val="20"/>
                <w:lang w:val="en-US"/>
              </w:rPr>
              <w:t>4.84</w:t>
            </w:r>
          </w:p>
        </w:tc>
      </w:tr>
    </w:tbl>
    <w:p w14:paraId="11D9DC2F" w14:textId="08E88F7A" w:rsidR="000C07D2" w:rsidRDefault="000C07D2" w:rsidP="000C07D2">
      <w:pPr>
        <w:jc w:val="both"/>
        <w:rPr>
          <w:rFonts w:ascii="Arial" w:hAnsi="Arial" w:cs="Arial"/>
          <w:sz w:val="24"/>
          <w:szCs w:val="24"/>
        </w:rPr>
      </w:pPr>
    </w:p>
    <w:p w14:paraId="6DE0A5E7"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market for Epoxy Resins is quite fragmented</w:t>
      </w:r>
      <w:r>
        <w:rPr>
          <w:rFonts w:eastAsia="Times New Roman"/>
          <w:sz w:val="24"/>
          <w:szCs w:val="24"/>
          <w:lang w:val="en-IN"/>
        </w:rPr>
        <w:t xml:space="preserve"> and none of the manufacturers have capacity more than 100 tonnes per month.</w:t>
      </w:r>
    </w:p>
    <w:p w14:paraId="5E497CE9" w14:textId="77777777"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The Indian total capacity stands at 4.84 thousand Tonnes. Most of the manufacturing plants are in Western</w:t>
      </w:r>
      <w:r>
        <w:rPr>
          <w:rFonts w:eastAsia="Times New Roman"/>
          <w:sz w:val="24"/>
          <w:szCs w:val="24"/>
          <w:lang w:val="en-IN"/>
        </w:rPr>
        <w:t xml:space="preserve"> and Northern</w:t>
      </w:r>
      <w:r w:rsidRPr="00EB2CC0">
        <w:rPr>
          <w:rFonts w:eastAsia="Times New Roman"/>
          <w:sz w:val="24"/>
          <w:szCs w:val="24"/>
          <w:lang w:val="en-IN"/>
        </w:rPr>
        <w:t xml:space="preserve"> region of India like Maharashtra, Gujarat, </w:t>
      </w:r>
      <w:proofErr w:type="gramStart"/>
      <w:r w:rsidRPr="00EB2CC0">
        <w:rPr>
          <w:rFonts w:eastAsia="Times New Roman"/>
          <w:sz w:val="24"/>
          <w:szCs w:val="24"/>
          <w:lang w:val="en-IN"/>
        </w:rPr>
        <w:t>Haryana</w:t>
      </w:r>
      <w:proofErr w:type="gramEnd"/>
      <w:r w:rsidRPr="00EB2CC0">
        <w:rPr>
          <w:rFonts w:eastAsia="Times New Roman"/>
          <w:sz w:val="24"/>
          <w:szCs w:val="24"/>
          <w:lang w:val="en-IN"/>
        </w:rPr>
        <w:t xml:space="preserve"> and </w:t>
      </w:r>
      <w:r>
        <w:rPr>
          <w:rFonts w:eastAsia="Times New Roman"/>
          <w:sz w:val="24"/>
          <w:szCs w:val="24"/>
          <w:lang w:val="en-IN"/>
        </w:rPr>
        <w:t xml:space="preserve">        </w:t>
      </w:r>
      <w:r w:rsidRPr="00EB2CC0">
        <w:rPr>
          <w:rFonts w:eastAsia="Times New Roman"/>
          <w:sz w:val="24"/>
          <w:szCs w:val="24"/>
          <w:lang w:val="en-IN"/>
        </w:rPr>
        <w:t xml:space="preserve">Rajasthan. </w:t>
      </w:r>
    </w:p>
    <w:p w14:paraId="4449E95C" w14:textId="77777777" w:rsidR="000C07D2" w:rsidRPr="00EB2CC0" w:rsidRDefault="000C07D2" w:rsidP="000C07D2">
      <w:pPr>
        <w:pStyle w:val="ListParagraph"/>
        <w:widowControl/>
        <w:autoSpaceDE/>
        <w:autoSpaceDN/>
        <w:spacing w:line="360" w:lineRule="auto"/>
        <w:ind w:left="720" w:firstLine="0"/>
        <w:jc w:val="both"/>
        <w:rPr>
          <w:rFonts w:eastAsia="Times New Roman"/>
          <w:sz w:val="24"/>
          <w:szCs w:val="24"/>
          <w:lang w:val="en-IN"/>
        </w:rPr>
      </w:pPr>
    </w:p>
    <w:p w14:paraId="628A4BC8" w14:textId="6FAE3510" w:rsidR="000C07D2" w:rsidRDefault="000C07D2" w:rsidP="00F14E20">
      <w:pPr>
        <w:pStyle w:val="ListParagraph"/>
        <w:widowControl/>
        <w:numPr>
          <w:ilvl w:val="0"/>
          <w:numId w:val="7"/>
        </w:numPr>
        <w:autoSpaceDE/>
        <w:autoSpaceDN/>
        <w:spacing w:line="360" w:lineRule="auto"/>
        <w:jc w:val="both"/>
        <w:rPr>
          <w:rFonts w:eastAsia="Times New Roman"/>
          <w:sz w:val="24"/>
          <w:szCs w:val="24"/>
          <w:lang w:val="en-IN"/>
        </w:rPr>
      </w:pPr>
      <w:r w:rsidRPr="00EB2CC0">
        <w:rPr>
          <w:rFonts w:eastAsia="Times New Roman"/>
          <w:sz w:val="24"/>
          <w:szCs w:val="24"/>
          <w:lang w:val="en-IN"/>
        </w:rPr>
        <w:t xml:space="preserve">The market share of Innovative Resins Pvt Ltd. is approximately 35% in the domestic market followed by Orson Chemicals, </w:t>
      </w:r>
      <w:proofErr w:type="spellStart"/>
      <w:r w:rsidRPr="00EB2CC0">
        <w:rPr>
          <w:rFonts w:eastAsia="Times New Roman"/>
          <w:sz w:val="24"/>
          <w:szCs w:val="24"/>
          <w:lang w:val="en-IN"/>
        </w:rPr>
        <w:t>Satyen</w:t>
      </w:r>
      <w:proofErr w:type="spellEnd"/>
      <w:r w:rsidRPr="00EB2CC0">
        <w:rPr>
          <w:rFonts w:eastAsia="Times New Roman"/>
          <w:sz w:val="24"/>
          <w:szCs w:val="24"/>
          <w:lang w:val="en-IN"/>
        </w:rPr>
        <w:t xml:space="preserve"> Polymers Pvt Ltd, ad </w:t>
      </w:r>
      <w:proofErr w:type="spellStart"/>
      <w:r w:rsidRPr="00EB2CC0">
        <w:rPr>
          <w:rFonts w:eastAsia="Times New Roman"/>
          <w:sz w:val="24"/>
          <w:szCs w:val="24"/>
          <w:lang w:val="en-IN"/>
        </w:rPr>
        <w:t>Crystic</w:t>
      </w:r>
      <w:proofErr w:type="spellEnd"/>
      <w:r w:rsidRPr="00EB2CC0">
        <w:rPr>
          <w:rFonts w:eastAsia="Times New Roman"/>
          <w:sz w:val="24"/>
          <w:szCs w:val="24"/>
          <w:lang w:val="en-IN"/>
        </w:rPr>
        <w:t xml:space="preserve"> Resins India Private Limited with market share of approximately 14%, 12% and 11%. </w:t>
      </w:r>
    </w:p>
    <w:p w14:paraId="0EA9CDB0" w14:textId="77777777" w:rsidR="0049760F" w:rsidRPr="0049760F" w:rsidRDefault="0049760F" w:rsidP="0049760F">
      <w:pPr>
        <w:pStyle w:val="ListParagraph"/>
        <w:rPr>
          <w:rFonts w:eastAsia="Times New Roman"/>
          <w:sz w:val="24"/>
          <w:szCs w:val="24"/>
          <w:lang w:val="en-IN"/>
        </w:rPr>
      </w:pPr>
    </w:p>
    <w:p w14:paraId="2CE54690" w14:textId="77777777" w:rsidR="0049760F" w:rsidRDefault="0049760F" w:rsidP="0049760F">
      <w:pPr>
        <w:spacing w:line="360" w:lineRule="auto"/>
        <w:rPr>
          <w:rFonts w:ascii="Arial" w:hAnsi="Arial" w:cs="Arial"/>
          <w:b/>
          <w:bCs/>
          <w:sz w:val="24"/>
          <w:szCs w:val="24"/>
        </w:rPr>
      </w:pPr>
    </w:p>
    <w:p w14:paraId="4F1F526C" w14:textId="77777777" w:rsidR="0049760F" w:rsidRDefault="0049760F" w:rsidP="0049760F">
      <w:pPr>
        <w:spacing w:line="360" w:lineRule="auto"/>
        <w:rPr>
          <w:rFonts w:ascii="Arial" w:hAnsi="Arial" w:cs="Arial"/>
          <w:b/>
          <w:bCs/>
          <w:sz w:val="24"/>
          <w:szCs w:val="24"/>
        </w:rPr>
      </w:pPr>
    </w:p>
    <w:p w14:paraId="2F86A36C" w14:textId="77777777" w:rsidR="0049760F" w:rsidRDefault="0049760F" w:rsidP="0049760F">
      <w:pPr>
        <w:spacing w:line="360" w:lineRule="auto"/>
        <w:rPr>
          <w:rFonts w:ascii="Arial" w:hAnsi="Arial" w:cs="Arial"/>
          <w:b/>
          <w:bCs/>
          <w:sz w:val="24"/>
          <w:szCs w:val="24"/>
        </w:rPr>
      </w:pPr>
    </w:p>
    <w:p w14:paraId="1D58B908" w14:textId="7FA9C8BB" w:rsidR="0049760F" w:rsidRDefault="0049760F" w:rsidP="0049760F">
      <w:pPr>
        <w:spacing w:line="360" w:lineRule="auto"/>
        <w:rPr>
          <w:rFonts w:ascii="Arial" w:hAnsi="Arial" w:cs="Arial"/>
          <w:b/>
          <w:bCs/>
          <w:sz w:val="24"/>
          <w:szCs w:val="24"/>
        </w:rPr>
      </w:pPr>
      <w:r>
        <w:rPr>
          <w:rFonts w:ascii="Arial" w:hAnsi="Arial" w:cs="Arial"/>
          <w:b/>
          <w:bCs/>
          <w:sz w:val="24"/>
          <w:szCs w:val="24"/>
        </w:rPr>
        <w:t>Operating Efficiency</w:t>
      </w:r>
    </w:p>
    <w:p w14:paraId="5FEFB3F8" w14:textId="1C8E622A" w:rsidR="0049760F" w:rsidRPr="0061645E" w:rsidRDefault="0049760F" w:rsidP="0049760F">
      <w:pPr>
        <w:spacing w:line="360" w:lineRule="auto"/>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Operating Efficiency (Percentage), 2015-2030F</w:t>
      </w:r>
    </w:p>
    <w:p w14:paraId="09369975" w14:textId="09D82DEE" w:rsidR="0049760F" w:rsidRPr="0049760F" w:rsidRDefault="0049760F" w:rsidP="0049760F">
      <w:pPr>
        <w:spacing w:line="360" w:lineRule="auto"/>
        <w:jc w:val="both"/>
        <w:rPr>
          <w:rFonts w:eastAsia="Times New Roman"/>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829696" behindDoc="0" locked="0" layoutInCell="1" allowOverlap="1" wp14:anchorId="4566A81A" wp14:editId="0E4BC078">
                <wp:simplePos x="0" y="0"/>
                <wp:positionH relativeFrom="margin">
                  <wp:align>right</wp:align>
                </wp:positionH>
                <wp:positionV relativeFrom="paragraph">
                  <wp:posOffset>2235835</wp:posOffset>
                </wp:positionV>
                <wp:extent cx="2588458" cy="200055"/>
                <wp:effectExtent l="0" t="0" r="0" b="0"/>
                <wp:wrapNone/>
                <wp:docPr id="4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4566A81A" id="_x0000_s1136" type="#_x0000_t202" style="position:absolute;left:0;text-align:left;margin-left:152.6pt;margin-top:176.05pt;width:203.8pt;height:15.75pt;z-index:25282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" filled="f" stroked="f">
                <v:textbox style="mso-fit-shape-to-text:t">
                  <w:txbxContent>
                    <w:p w14:paraId="4BC85849" w14:textId="77777777" w:rsidR="0049760F" w:rsidRPr="004644A7" w:rsidRDefault="0049760F" w:rsidP="0049760F">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rFonts w:ascii="Arial" w:eastAsia="Arial" w:hAnsi="Arial" w:cs="Arial"/>
          <w:noProof/>
          <w:color w:val="000000" w:themeColor="text1"/>
          <w:sz w:val="24"/>
          <w:szCs w:val="24"/>
        </w:rPr>
        <w:drawing>
          <wp:inline distT="0" distB="0" distL="0" distR="0" wp14:anchorId="0B2378F7" wp14:editId="3AACA02E">
            <wp:extent cx="6448425" cy="2423795"/>
            <wp:effectExtent l="0" t="0" r="0" b="0"/>
            <wp:docPr id="51" name="Chart 5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6EAF6FE" w14:textId="77777777" w:rsidR="0049760F" w:rsidRDefault="0049760F" w:rsidP="000C07D2">
      <w:pPr>
        <w:spacing w:line="360" w:lineRule="auto"/>
        <w:textAlignment w:val="baseline"/>
        <w:rPr>
          <w:rFonts w:ascii="Arial" w:hAnsi="Arial" w:cs="Arial"/>
          <w:b/>
          <w:bCs/>
          <w:sz w:val="24"/>
          <w:szCs w:val="24"/>
        </w:rPr>
      </w:pPr>
    </w:p>
    <w:p w14:paraId="0FC257A3" w14:textId="5B3838E1" w:rsidR="000C07D2" w:rsidRPr="00BF252C" w:rsidRDefault="000C07D2" w:rsidP="000C07D2">
      <w:pPr>
        <w:spacing w:line="360" w:lineRule="auto"/>
        <w:textAlignment w:val="baseline"/>
        <w:rPr>
          <w:rFonts w:ascii="Arial" w:hAnsi="Arial" w:cs="Arial"/>
          <w:b/>
          <w:bCs/>
          <w:sz w:val="24"/>
          <w:szCs w:val="24"/>
        </w:rPr>
      </w:pPr>
      <w:r w:rsidRPr="00BF252C">
        <w:rPr>
          <w:rFonts w:ascii="Arial" w:hAnsi="Arial" w:cs="Arial"/>
          <w:b/>
          <w:bCs/>
          <w:sz w:val="24"/>
          <w:szCs w:val="24"/>
        </w:rPr>
        <w:t>India</w:t>
      </w:r>
      <w:r>
        <w:rPr>
          <w:rFonts w:ascii="Arial" w:hAnsi="Arial" w:cs="Arial"/>
          <w:b/>
          <w:bCs/>
          <w:sz w:val="24"/>
          <w:szCs w:val="24"/>
        </w:rPr>
        <w:t xml:space="preserve"> Vinyl Ester</w:t>
      </w:r>
      <w:r w:rsidRPr="00BF252C">
        <w:rPr>
          <w:rFonts w:ascii="Arial" w:hAnsi="Arial" w:cs="Arial"/>
          <w:b/>
          <w:bCs/>
          <w:sz w:val="24"/>
          <w:szCs w:val="24"/>
        </w:rPr>
        <w:t xml:space="preserve"> Resin Demand, By Volume (</w:t>
      </w:r>
      <w:r>
        <w:rPr>
          <w:rFonts w:ascii="Arial" w:hAnsi="Arial" w:cs="Arial"/>
          <w:b/>
          <w:bCs/>
          <w:sz w:val="24"/>
          <w:szCs w:val="24"/>
        </w:rPr>
        <w:t>000’</w:t>
      </w:r>
      <w:r w:rsidRPr="00BF252C">
        <w:rPr>
          <w:rFonts w:ascii="Arial" w:hAnsi="Arial" w:cs="Arial"/>
          <w:b/>
          <w:bCs/>
          <w:sz w:val="24"/>
          <w:szCs w:val="24"/>
        </w:rPr>
        <w:t xml:space="preserve"> Tonnes), 2015-2030F</w:t>
      </w:r>
    </w:p>
    <w:p w14:paraId="2DA8CE0D" w14:textId="77777777" w:rsidR="000C07D2" w:rsidRPr="00BF252C" w:rsidRDefault="000C07D2" w:rsidP="000C07D2">
      <w:pPr>
        <w:pStyle w:val="ListParagraph"/>
        <w:ind w:left="720" w:firstLine="0"/>
        <w:jc w:val="both"/>
        <w:rPr>
          <w:b/>
          <w:bCs/>
        </w:rPr>
      </w:pPr>
    </w:p>
    <w:p w14:paraId="3FF5874A" w14:textId="346A3A63" w:rsidR="000C07D2" w:rsidRDefault="0049760F" w:rsidP="000C07D2">
      <w:pPr>
        <w:jc w:val="both"/>
        <w:rPr>
          <w:rFonts w:ascii="Arial" w:hAnsi="Arial" w:cs="Arial"/>
          <w:sz w:val="24"/>
          <w:szCs w:val="24"/>
        </w:rPr>
      </w:pPr>
      <w:r>
        <w:rPr>
          <w:noProof/>
        </w:rPr>
        <mc:AlternateContent>
          <mc:Choice Requires="wps">
            <w:drawing>
              <wp:anchor distT="0" distB="0" distL="114300" distR="114300" simplePos="0" relativeHeight="252827648" behindDoc="0" locked="0" layoutInCell="1" allowOverlap="1" wp14:anchorId="7C59023E" wp14:editId="22F682ED">
                <wp:simplePos x="0" y="0"/>
                <wp:positionH relativeFrom="column">
                  <wp:posOffset>5286375</wp:posOffset>
                </wp:positionH>
                <wp:positionV relativeFrom="paragraph">
                  <wp:posOffset>2296160</wp:posOffset>
                </wp:positionV>
                <wp:extent cx="1280160" cy="292735"/>
                <wp:effectExtent l="0" t="0" r="0" b="0"/>
                <wp:wrapNone/>
                <wp:docPr id="18"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92735"/>
                        </a:xfrm>
                        <a:prstGeom prst="rect">
                          <a:avLst/>
                        </a:prstGeom>
                        <a:noFill/>
                      </wps:spPr>
                      <wps:txbx>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w14:anchorId="7C59023E" id="_x0000_s1137" type="#_x0000_t202" style="position:absolute;left:0;text-align:left;margin-left:416.25pt;margin-top:180.8pt;width:100.8pt;height:23.05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" filled="f" stroked="f">
                <v:textbox style="mso-fit-shape-to-text:t">
                  <w:txbxContent>
                    <w:p w14:paraId="5402AD32" w14:textId="77777777" w:rsidR="0049760F" w:rsidRPr="005858C1" w:rsidRDefault="0049760F" w:rsidP="0049760F">
                      <w:pPr>
                        <w:jc w:val="right"/>
                        <w:textAlignment w:val="baseline"/>
                        <w:rPr>
                          <w:rFonts w:ascii="Verdana" w:eastAsia="Verdana" w:hAnsi="Verdana" w:cs="Verdana"/>
                          <w:i/>
                          <w:iCs/>
                          <w:color w:val="3F3F3F"/>
                          <w:kern w:val="24"/>
                          <w:sz w:val="12"/>
                          <w:szCs w:val="12"/>
                        </w:rPr>
                      </w:pPr>
                      <w:r w:rsidRPr="005858C1">
                        <w:rPr>
                          <w:rFonts w:ascii="Verdana" w:eastAsia="Verdana" w:hAnsi="Verdana" w:cs="Verdana"/>
                          <w:i/>
                          <w:iCs/>
                          <w:color w:val="3F3F3F"/>
                          <w:kern w:val="24"/>
                          <w:sz w:val="12"/>
                          <w:szCs w:val="12"/>
                        </w:rPr>
                        <w:t>Source: TechSci Research</w:t>
                      </w:r>
                    </w:p>
                  </w:txbxContent>
                </v:textbox>
              </v:shape>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7952" behindDoc="0" locked="0" layoutInCell="1" allowOverlap="1" wp14:anchorId="6543DDB7" wp14:editId="25379276">
                <wp:simplePos x="0" y="0"/>
                <wp:positionH relativeFrom="column">
                  <wp:posOffset>3909695</wp:posOffset>
                </wp:positionH>
                <wp:positionV relativeFrom="paragraph">
                  <wp:posOffset>2181860</wp:posOffset>
                </wp:positionV>
                <wp:extent cx="1651000" cy="723265"/>
                <wp:effectExtent l="0" t="0" r="0" b="0"/>
                <wp:wrapNone/>
                <wp:docPr id="3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6543DDB7" id="_x0000_s1138" style="position:absolute;left:0;text-align:left;margin-left:307.85pt;margin-top:171.8pt;width:130pt;height:56.9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" filled="f" stroked="f" strokeweight="1pt">
                <v:textbox>
                  <w:txbxContent>
                    <w:p w14:paraId="1B19C58A"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2021-2030F</w:t>
                      </w:r>
                    </w:p>
                    <w:p w14:paraId="46BBF0BC" w14:textId="77777777" w:rsidR="000C07D2" w:rsidRPr="0049760F" w:rsidRDefault="000C07D2" w:rsidP="000C07D2">
                      <w:pPr>
                        <w:spacing w:after="0" w:line="360" w:lineRule="auto"/>
                        <w:jc w:val="center"/>
                        <w:textAlignment w:val="baseline"/>
                        <w:rPr>
                          <w:rFonts w:ascii="Arial" w:eastAsia="Verdana" w:hAnsi="Arial" w:cs="Arial"/>
                          <w:b/>
                          <w:bCs/>
                          <w:color w:val="000000"/>
                          <w:kern w:val="24"/>
                          <w:sz w:val="20"/>
                          <w:szCs w:val="20"/>
                        </w:rPr>
                      </w:pPr>
                      <w:r w:rsidRPr="0049760F">
                        <w:rPr>
                          <w:rFonts w:ascii="Arial" w:eastAsia="Verdana" w:hAnsi="Arial" w:cs="Arial"/>
                          <w:b/>
                          <w:bCs/>
                          <w:color w:val="000000"/>
                          <w:kern w:val="24"/>
                          <w:sz w:val="20"/>
                          <w:szCs w:val="20"/>
                        </w:rPr>
                        <w:t xml:space="preserve">CAGR </w:t>
                      </w:r>
                    </w:p>
                    <w:p w14:paraId="330F3F94" w14:textId="77777777" w:rsidR="000C07D2" w:rsidRPr="0049760F" w:rsidRDefault="000C07D2" w:rsidP="000C07D2">
                      <w:pPr>
                        <w:spacing w:after="0" w:line="360" w:lineRule="auto"/>
                        <w:jc w:val="center"/>
                        <w:textAlignment w:val="baseline"/>
                        <w:rPr>
                          <w:rFonts w:ascii="Verdana" w:eastAsia="Verdana" w:hAnsi="Verdana" w:cs="Verdana"/>
                          <w:b/>
                          <w:bCs/>
                          <w:color w:val="000000"/>
                          <w:kern w:val="24"/>
                          <w:sz w:val="18"/>
                          <w:szCs w:val="18"/>
                        </w:rPr>
                      </w:pPr>
                      <w:r w:rsidRPr="0049760F">
                        <w:rPr>
                          <w:rFonts w:ascii="Arial" w:eastAsia="Verdana" w:hAnsi="Arial" w:cs="Arial"/>
                          <w:b/>
                          <w:bCs/>
                          <w:color w:val="000000"/>
                          <w:kern w:val="24"/>
                          <w:sz w:val="20"/>
                          <w:szCs w:val="20"/>
                        </w:rPr>
                        <w:t>11.70% By Volume</w:t>
                      </w:r>
                    </w:p>
                  </w:txbxContent>
                </v:textbox>
              </v:rect>
            </w:pict>
          </mc:Fallback>
        </mc:AlternateContent>
      </w:r>
      <w:r>
        <w:rPr>
          <w:rFonts w:ascii="Arial" w:eastAsia="Arial" w:hAnsi="Arial" w:cs="Arial"/>
          <w:noProof/>
          <w:sz w:val="24"/>
          <w:szCs w:val="24"/>
          <w:lang w:val="en-US"/>
        </w:rPr>
        <mc:AlternateContent>
          <mc:Choice Requires="wps">
            <w:drawing>
              <wp:anchor distT="0" distB="0" distL="114300" distR="114300" simplePos="0" relativeHeight="252796928" behindDoc="0" locked="0" layoutInCell="1" allowOverlap="1" wp14:anchorId="75926BCC" wp14:editId="6902F3EB">
                <wp:simplePos x="0" y="0"/>
                <wp:positionH relativeFrom="column">
                  <wp:posOffset>491490</wp:posOffset>
                </wp:positionH>
                <wp:positionV relativeFrom="paragraph">
                  <wp:posOffset>2122170</wp:posOffset>
                </wp:positionV>
                <wp:extent cx="1651000" cy="723265"/>
                <wp:effectExtent l="0" t="0" r="0" b="0"/>
                <wp:wrapNone/>
                <wp:docPr id="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0" cy="7232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wps:txbx>
                      <wps:bodyPr rtlCol="0" anchor="ctr">
                        <a:noAutofit/>
                      </wps:bodyPr>
                    </wps:wsp>
                  </a:graphicData>
                </a:graphic>
                <wp14:sizeRelH relativeFrom="page">
                  <wp14:pctWidth>0</wp14:pctWidth>
                </wp14:sizeRelH>
                <wp14:sizeRelV relativeFrom="margin">
                  <wp14:pctHeight>0</wp14:pctHeight>
                </wp14:sizeRelV>
              </wp:anchor>
            </w:drawing>
          </mc:Choice>
          <mc:Fallback>
            <w:pict>
              <v:rect w14:anchorId="75926BCC" id="_x0000_s1139" style="position:absolute;left:0;text-align:left;margin-left:38.7pt;margin-top:167.1pt;width:130pt;height:56.95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" filled="f" stroked="f" strokeweight="1pt">
                <v:textbox>
                  <w:txbxContent>
                    <w:p w14:paraId="6B06DE17"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2015-2020</w:t>
                      </w:r>
                    </w:p>
                    <w:p w14:paraId="01830395"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sidRPr="00794B26">
                        <w:rPr>
                          <w:rFonts w:ascii="Arial" w:eastAsia="Verdana" w:hAnsi="Arial" w:cs="Arial"/>
                          <w:b/>
                          <w:bCs/>
                          <w:color w:val="000000"/>
                          <w:kern w:val="24"/>
                          <w:sz w:val="20"/>
                          <w:szCs w:val="20"/>
                        </w:rPr>
                        <w:t xml:space="preserve">CAGR </w:t>
                      </w:r>
                    </w:p>
                    <w:p w14:paraId="1A2D1BE9" w14:textId="77777777" w:rsidR="000C07D2" w:rsidRPr="00794B26" w:rsidRDefault="000C07D2" w:rsidP="000C07D2">
                      <w:pPr>
                        <w:spacing w:after="0" w:line="360" w:lineRule="auto"/>
                        <w:jc w:val="center"/>
                        <w:textAlignment w:val="baseline"/>
                        <w:rPr>
                          <w:rFonts w:ascii="Arial" w:eastAsia="Verdana" w:hAnsi="Arial" w:cs="Arial"/>
                          <w:b/>
                          <w:bCs/>
                          <w:color w:val="000000"/>
                          <w:kern w:val="24"/>
                          <w:sz w:val="20"/>
                          <w:szCs w:val="20"/>
                        </w:rPr>
                      </w:pPr>
                      <w:r>
                        <w:rPr>
                          <w:rFonts w:ascii="Arial" w:eastAsia="Verdana" w:hAnsi="Arial" w:cs="Arial"/>
                          <w:b/>
                          <w:bCs/>
                          <w:color w:val="000000"/>
                          <w:kern w:val="24"/>
                          <w:sz w:val="20"/>
                          <w:szCs w:val="20"/>
                        </w:rPr>
                        <w:t>3.10</w:t>
                      </w:r>
                      <w:r w:rsidRPr="00794B26">
                        <w:rPr>
                          <w:rFonts w:ascii="Arial" w:eastAsia="Verdana" w:hAnsi="Arial" w:cs="Arial"/>
                          <w:b/>
                          <w:bCs/>
                          <w:color w:val="000000"/>
                          <w:kern w:val="24"/>
                          <w:sz w:val="20"/>
                          <w:szCs w:val="20"/>
                        </w:rPr>
                        <w:t>% By Volume</w:t>
                      </w:r>
                    </w:p>
                  </w:txbxContent>
                </v:textbox>
              </v:rect>
            </w:pict>
          </mc:Fallback>
        </mc:AlternateContent>
      </w:r>
      <w:r w:rsidR="000C07D2" w:rsidRPr="00102FDC">
        <w:rPr>
          <w:rFonts w:ascii="Arial" w:eastAsia="Arial" w:hAnsi="Arial" w:cs="Arial"/>
          <w:bCs/>
          <w:noProof/>
          <w:sz w:val="20"/>
          <w:szCs w:val="20"/>
        </w:rPr>
        <w:drawing>
          <wp:inline distT="0" distB="0" distL="0" distR="0" wp14:anchorId="30B8CE5C" wp14:editId="6C391E34">
            <wp:extent cx="6457950" cy="2667000"/>
            <wp:effectExtent l="0" t="0" r="0" b="0"/>
            <wp:docPr id="68" name="Chart 68">
              <a:extLst xmlns:a="http://schemas.openxmlformats.org/drawingml/2006/main">
                <a:ext uri="{FF2B5EF4-FFF2-40B4-BE49-F238E27FC236}">
                  <a16:creationId xmlns:a16="http://schemas.microsoft.com/office/drawing/2014/main" id="{843F760E-5747-446A-9AB7-FAC829790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953EF0F" w14:textId="435E3DA4" w:rsidR="000C07D2" w:rsidRDefault="000C07D2" w:rsidP="000C07D2">
      <w:pPr>
        <w:jc w:val="both"/>
        <w:rPr>
          <w:rFonts w:ascii="Arial" w:hAnsi="Arial" w:cs="Arial"/>
          <w:sz w:val="24"/>
          <w:szCs w:val="24"/>
        </w:rPr>
      </w:pPr>
    </w:p>
    <w:p w14:paraId="744B8BB3" w14:textId="77777777" w:rsidR="0049760F" w:rsidRDefault="0049760F" w:rsidP="0049760F">
      <w:pPr>
        <w:jc w:val="both"/>
        <w:rPr>
          <w:rFonts w:ascii="Arial" w:hAnsi="Arial" w:cs="Arial"/>
          <w:b/>
          <w:bCs/>
          <w:sz w:val="24"/>
          <w:szCs w:val="24"/>
        </w:rPr>
      </w:pPr>
    </w:p>
    <w:p w14:paraId="07604082" w14:textId="77777777" w:rsidR="0049760F" w:rsidRDefault="0049760F" w:rsidP="0049760F">
      <w:pPr>
        <w:jc w:val="both"/>
        <w:rPr>
          <w:rFonts w:ascii="Arial" w:hAnsi="Arial" w:cs="Arial"/>
          <w:b/>
          <w:bCs/>
          <w:sz w:val="24"/>
          <w:szCs w:val="24"/>
        </w:rPr>
      </w:pPr>
    </w:p>
    <w:p w14:paraId="590E2393" w14:textId="77777777" w:rsidR="0049760F" w:rsidRDefault="0049760F" w:rsidP="0049760F">
      <w:pPr>
        <w:jc w:val="both"/>
        <w:rPr>
          <w:rFonts w:ascii="Arial" w:hAnsi="Arial" w:cs="Arial"/>
          <w:b/>
          <w:bCs/>
          <w:sz w:val="24"/>
          <w:szCs w:val="24"/>
        </w:rPr>
      </w:pPr>
    </w:p>
    <w:p w14:paraId="36453851" w14:textId="77777777" w:rsidR="0049760F" w:rsidRDefault="0049760F" w:rsidP="0049760F">
      <w:pPr>
        <w:jc w:val="both"/>
        <w:rPr>
          <w:rFonts w:ascii="Arial" w:hAnsi="Arial" w:cs="Arial"/>
          <w:b/>
          <w:bCs/>
          <w:sz w:val="24"/>
          <w:szCs w:val="24"/>
        </w:rPr>
      </w:pPr>
    </w:p>
    <w:p w14:paraId="0623BED6" w14:textId="188E3B0B" w:rsidR="0049760F" w:rsidRDefault="0049760F" w:rsidP="0049760F">
      <w:pPr>
        <w:jc w:val="both"/>
        <w:rPr>
          <w:rFonts w:ascii="Arial" w:hAnsi="Arial" w:cs="Arial"/>
          <w:b/>
          <w:bCs/>
          <w:sz w:val="24"/>
          <w:szCs w:val="24"/>
        </w:rPr>
      </w:pPr>
      <w:r w:rsidRPr="0015661D">
        <w:rPr>
          <w:rFonts w:ascii="Arial" w:hAnsi="Arial" w:cs="Arial"/>
          <w:b/>
          <w:bCs/>
          <w:sz w:val="24"/>
          <w:szCs w:val="24"/>
        </w:rPr>
        <w:lastRenderedPageBreak/>
        <w:t>Development of 5G</w:t>
      </w:r>
      <w:r>
        <w:rPr>
          <w:rFonts w:ascii="Arial" w:hAnsi="Arial" w:cs="Arial"/>
          <w:b/>
          <w:bCs/>
          <w:sz w:val="24"/>
          <w:szCs w:val="24"/>
        </w:rPr>
        <w:t xml:space="preserve"> </w:t>
      </w:r>
      <w:r w:rsidRPr="0015661D">
        <w:rPr>
          <w:rFonts w:ascii="Arial" w:hAnsi="Arial" w:cs="Arial"/>
          <w:b/>
          <w:bCs/>
          <w:sz w:val="24"/>
          <w:szCs w:val="24"/>
        </w:rPr>
        <w:t>technology in India will increase the demand of VER</w:t>
      </w:r>
    </w:p>
    <w:p w14:paraId="69EEE0A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is a fifth-generation cellular network technology which tends to increase the internet speed up to 100 gigabits per second and is expected to be 100 times faster than fourth generation technology (4G) and provides lower latency. </w:t>
      </w:r>
    </w:p>
    <w:p w14:paraId="0C2CF6A2"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 xml:space="preserve">5G will be able to support huge number of connected devices without lags and can provide longer battery life which is expected to propel the market of IoT across various manufacturing units. 5G is the foundation for realizing the full potential of IoT. </w:t>
      </w:r>
    </w:p>
    <w:p w14:paraId="33FE4C6A"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For instance, in 2020, Bharti Airtel Ltd launched its internet of things (IoT) platform for enterprises to connect and manage billions of devices and applications. Largest Telecom Player in terms of market share, Reliance Jio announced launch of Jio Phone Next with collaboration of Google.</w:t>
      </w:r>
    </w:p>
    <w:p w14:paraId="3DC654C0"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7CAE2635" w14:textId="77777777" w:rsidR="0049760F" w:rsidRPr="0049760F" w:rsidRDefault="0049760F" w:rsidP="00F14E20">
      <w:pPr>
        <w:pStyle w:val="ListParagraph"/>
        <w:numPr>
          <w:ilvl w:val="0"/>
          <w:numId w:val="17"/>
        </w:numPr>
        <w:spacing w:line="360" w:lineRule="auto"/>
        <w:jc w:val="both"/>
        <w:rPr>
          <w:color w:val="000000" w:themeColor="text1"/>
          <w:sz w:val="24"/>
          <w:szCs w:val="24"/>
        </w:rPr>
      </w:pPr>
      <w:r w:rsidRPr="0049760F">
        <w:rPr>
          <w:color w:val="000000" w:themeColor="text1"/>
          <w:sz w:val="24"/>
          <w:szCs w:val="24"/>
        </w:rPr>
        <w:t>VER has application in semiconductor encapsulation that is used manufacturing of smartphones screens. With the rising awareness about the 5G Technology, the demand of smartphone is anticipated to increase the demand of VER Resins.</w:t>
      </w:r>
    </w:p>
    <w:p w14:paraId="6987D7DA" w14:textId="77777777" w:rsidR="0049760F" w:rsidRDefault="0049760F" w:rsidP="000C07D2">
      <w:pPr>
        <w:jc w:val="both"/>
        <w:rPr>
          <w:rFonts w:ascii="Arial" w:hAnsi="Arial" w:cs="Arial"/>
          <w:b/>
          <w:bCs/>
          <w:sz w:val="24"/>
          <w:szCs w:val="24"/>
        </w:rPr>
      </w:pPr>
    </w:p>
    <w:p w14:paraId="3233B016" w14:textId="6A4EBBCF" w:rsidR="000C07D2" w:rsidRPr="00600A5E" w:rsidRDefault="000C07D2" w:rsidP="000C07D2">
      <w:pPr>
        <w:jc w:val="both"/>
        <w:rPr>
          <w:rFonts w:ascii="Arial" w:hAnsi="Arial" w:cs="Arial"/>
          <w:b/>
          <w:bCs/>
          <w:sz w:val="24"/>
          <w:szCs w:val="24"/>
        </w:rPr>
      </w:pPr>
      <w:r>
        <w:rPr>
          <w:rFonts w:ascii="Arial" w:hAnsi="Arial" w:cs="Arial"/>
          <w:b/>
          <w:bCs/>
          <w:sz w:val="24"/>
          <w:szCs w:val="24"/>
        </w:rPr>
        <w:t xml:space="preserve">India Vinyl Ester Resin Trade Dynamics, By </w:t>
      </w:r>
      <w:r w:rsidRPr="00600A5E">
        <w:rPr>
          <w:rFonts w:ascii="Arial" w:hAnsi="Arial" w:cs="Arial"/>
          <w:b/>
          <w:bCs/>
          <w:sz w:val="24"/>
          <w:szCs w:val="24"/>
        </w:rPr>
        <w:t>Valu</w:t>
      </w:r>
      <w:r>
        <w:rPr>
          <w:rFonts w:ascii="Arial" w:hAnsi="Arial" w:cs="Arial"/>
          <w:b/>
          <w:bCs/>
          <w:sz w:val="24"/>
          <w:szCs w:val="24"/>
        </w:rPr>
        <w:t>e</w:t>
      </w:r>
      <w:r w:rsidRPr="00600A5E">
        <w:rPr>
          <w:rFonts w:ascii="Arial" w:hAnsi="Arial" w:cs="Arial"/>
          <w:b/>
          <w:bCs/>
          <w:sz w:val="24"/>
          <w:szCs w:val="24"/>
        </w:rPr>
        <w:t xml:space="preserve"> </w:t>
      </w:r>
      <w:r>
        <w:rPr>
          <w:rFonts w:ascii="Arial" w:hAnsi="Arial" w:cs="Arial"/>
          <w:b/>
          <w:bCs/>
          <w:sz w:val="24"/>
          <w:szCs w:val="24"/>
        </w:rPr>
        <w:t>(</w:t>
      </w:r>
      <w:r w:rsidRPr="00600A5E">
        <w:rPr>
          <w:rFonts w:ascii="Arial" w:hAnsi="Arial" w:cs="Arial"/>
          <w:b/>
          <w:bCs/>
          <w:sz w:val="24"/>
          <w:szCs w:val="24"/>
        </w:rPr>
        <w:t>USD million</w:t>
      </w:r>
      <w:r>
        <w:rPr>
          <w:rFonts w:ascii="Arial" w:hAnsi="Arial" w:cs="Arial"/>
          <w:b/>
          <w:bCs/>
          <w:sz w:val="24"/>
          <w:szCs w:val="24"/>
        </w:rPr>
        <w:t>) By</w:t>
      </w:r>
      <w:r w:rsidRPr="00600A5E">
        <w:rPr>
          <w:rFonts w:ascii="Arial" w:hAnsi="Arial" w:cs="Arial"/>
          <w:b/>
          <w:bCs/>
          <w:sz w:val="24"/>
          <w:szCs w:val="24"/>
        </w:rPr>
        <w:t xml:space="preserve"> Volume- </w:t>
      </w:r>
      <w:r>
        <w:rPr>
          <w:rFonts w:ascii="Arial" w:hAnsi="Arial" w:cs="Arial"/>
          <w:b/>
          <w:bCs/>
          <w:sz w:val="24"/>
          <w:szCs w:val="24"/>
        </w:rPr>
        <w:t>(000’</w:t>
      </w:r>
      <w:r w:rsidRPr="00600A5E">
        <w:rPr>
          <w:rFonts w:ascii="Arial" w:hAnsi="Arial" w:cs="Arial"/>
          <w:b/>
          <w:bCs/>
          <w:sz w:val="24"/>
          <w:szCs w:val="24"/>
        </w:rPr>
        <w:t xml:space="preserve"> tonnes)</w:t>
      </w:r>
    </w:p>
    <w:tbl>
      <w:tblPr>
        <w:tblW w:w="10382" w:type="dxa"/>
        <w:tblLook w:val="04A0" w:firstRow="1" w:lastRow="0" w:firstColumn="1" w:lastColumn="0" w:noHBand="0" w:noVBand="1"/>
      </w:tblPr>
      <w:tblGrid>
        <w:gridCol w:w="2228"/>
        <w:gridCol w:w="1203"/>
        <w:gridCol w:w="1515"/>
        <w:gridCol w:w="1203"/>
        <w:gridCol w:w="1515"/>
        <w:gridCol w:w="1203"/>
        <w:gridCol w:w="1515"/>
      </w:tblGrid>
      <w:tr w:rsidR="000C07D2" w:rsidRPr="00657D44" w14:paraId="7BF862AD" w14:textId="77777777" w:rsidTr="007E1666">
        <w:trPr>
          <w:trHeight w:val="244"/>
        </w:trPr>
        <w:tc>
          <w:tcPr>
            <w:tcW w:w="2228"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03F71336"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Imported Country </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8A8C294"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3D3D77F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7A2F19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B02C10E"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2EE717A"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1083F4B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314FEE7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627B4D5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2F53498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293916C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E2C0D3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Volume </w:t>
            </w:r>
          </w:p>
        </w:tc>
      </w:tr>
      <w:tr w:rsidR="000C07D2" w:rsidRPr="00657D44" w14:paraId="6CE9803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3B50F07"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Spain</w:t>
            </w:r>
          </w:p>
        </w:tc>
        <w:tc>
          <w:tcPr>
            <w:tcW w:w="1203" w:type="dxa"/>
            <w:tcBorders>
              <w:top w:val="nil"/>
              <w:left w:val="nil"/>
              <w:bottom w:val="single" w:sz="4" w:space="0" w:color="auto"/>
              <w:right w:val="single" w:sz="4" w:space="0" w:color="auto"/>
            </w:tcBorders>
            <w:shd w:val="clear" w:color="000000" w:fill="FFFFFF"/>
            <w:noWrap/>
            <w:vAlign w:val="center"/>
            <w:hideMark/>
          </w:tcPr>
          <w:p w14:paraId="140E4A5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6.36</w:t>
            </w:r>
          </w:p>
        </w:tc>
        <w:tc>
          <w:tcPr>
            <w:tcW w:w="1515" w:type="dxa"/>
            <w:tcBorders>
              <w:top w:val="nil"/>
              <w:left w:val="nil"/>
              <w:bottom w:val="single" w:sz="4" w:space="0" w:color="auto"/>
              <w:right w:val="single" w:sz="4" w:space="0" w:color="auto"/>
            </w:tcBorders>
            <w:shd w:val="clear" w:color="000000" w:fill="FFFFFF"/>
            <w:noWrap/>
            <w:vAlign w:val="bottom"/>
            <w:hideMark/>
          </w:tcPr>
          <w:p w14:paraId="0346104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2.44</w:t>
            </w:r>
          </w:p>
        </w:tc>
        <w:tc>
          <w:tcPr>
            <w:tcW w:w="1203" w:type="dxa"/>
            <w:tcBorders>
              <w:top w:val="nil"/>
              <w:left w:val="nil"/>
              <w:bottom w:val="single" w:sz="4" w:space="0" w:color="auto"/>
              <w:right w:val="single" w:sz="4" w:space="0" w:color="auto"/>
            </w:tcBorders>
            <w:shd w:val="clear" w:color="000000" w:fill="FFFFFF"/>
            <w:noWrap/>
            <w:vAlign w:val="center"/>
            <w:hideMark/>
          </w:tcPr>
          <w:p w14:paraId="31EAF0C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5.34</w:t>
            </w:r>
          </w:p>
        </w:tc>
        <w:tc>
          <w:tcPr>
            <w:tcW w:w="1515" w:type="dxa"/>
            <w:tcBorders>
              <w:top w:val="nil"/>
              <w:left w:val="nil"/>
              <w:bottom w:val="single" w:sz="4" w:space="0" w:color="auto"/>
              <w:right w:val="single" w:sz="4" w:space="0" w:color="auto"/>
            </w:tcBorders>
            <w:shd w:val="clear" w:color="000000" w:fill="FFFFFF"/>
            <w:noWrap/>
            <w:vAlign w:val="center"/>
            <w:hideMark/>
          </w:tcPr>
          <w:p w14:paraId="1D2491C3"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2.09</w:t>
            </w:r>
          </w:p>
        </w:tc>
        <w:tc>
          <w:tcPr>
            <w:tcW w:w="1203" w:type="dxa"/>
            <w:tcBorders>
              <w:top w:val="nil"/>
              <w:left w:val="nil"/>
              <w:bottom w:val="single" w:sz="4" w:space="0" w:color="auto"/>
              <w:right w:val="single" w:sz="4" w:space="0" w:color="auto"/>
            </w:tcBorders>
            <w:shd w:val="clear" w:color="000000" w:fill="FFFFFF"/>
            <w:noWrap/>
            <w:vAlign w:val="center"/>
            <w:hideMark/>
          </w:tcPr>
          <w:p w14:paraId="1EF8B38B"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3.57</w:t>
            </w:r>
          </w:p>
        </w:tc>
        <w:tc>
          <w:tcPr>
            <w:tcW w:w="1515" w:type="dxa"/>
            <w:tcBorders>
              <w:top w:val="nil"/>
              <w:left w:val="nil"/>
              <w:bottom w:val="single" w:sz="4" w:space="0" w:color="auto"/>
              <w:right w:val="single" w:sz="4" w:space="0" w:color="auto"/>
            </w:tcBorders>
            <w:shd w:val="clear" w:color="000000" w:fill="FFFFFF"/>
            <w:noWrap/>
            <w:vAlign w:val="center"/>
            <w:hideMark/>
          </w:tcPr>
          <w:p w14:paraId="460C9CD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1.27</w:t>
            </w:r>
          </w:p>
        </w:tc>
      </w:tr>
      <w:tr w:rsidR="000C07D2" w:rsidRPr="00657D44" w14:paraId="07974085"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4E8292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Kingdom</w:t>
            </w:r>
          </w:p>
        </w:tc>
        <w:tc>
          <w:tcPr>
            <w:tcW w:w="1203" w:type="dxa"/>
            <w:tcBorders>
              <w:top w:val="nil"/>
              <w:left w:val="nil"/>
              <w:bottom w:val="single" w:sz="4" w:space="0" w:color="auto"/>
              <w:right w:val="single" w:sz="4" w:space="0" w:color="auto"/>
            </w:tcBorders>
            <w:shd w:val="clear" w:color="000000" w:fill="FFFFFF"/>
            <w:noWrap/>
            <w:vAlign w:val="center"/>
            <w:hideMark/>
          </w:tcPr>
          <w:p w14:paraId="697F841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0.80</w:t>
            </w:r>
          </w:p>
        </w:tc>
        <w:tc>
          <w:tcPr>
            <w:tcW w:w="1515" w:type="dxa"/>
            <w:tcBorders>
              <w:top w:val="nil"/>
              <w:left w:val="nil"/>
              <w:bottom w:val="single" w:sz="4" w:space="0" w:color="auto"/>
              <w:right w:val="single" w:sz="4" w:space="0" w:color="auto"/>
            </w:tcBorders>
            <w:shd w:val="clear" w:color="000000" w:fill="FFFFFF"/>
            <w:noWrap/>
            <w:vAlign w:val="center"/>
            <w:hideMark/>
          </w:tcPr>
          <w:p w14:paraId="5BFC99F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000000" w:fill="FFFFFF"/>
            <w:noWrap/>
            <w:vAlign w:val="center"/>
            <w:hideMark/>
          </w:tcPr>
          <w:p w14:paraId="04AC5B0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1.74</w:t>
            </w:r>
          </w:p>
        </w:tc>
        <w:tc>
          <w:tcPr>
            <w:tcW w:w="1515" w:type="dxa"/>
            <w:tcBorders>
              <w:top w:val="nil"/>
              <w:left w:val="nil"/>
              <w:bottom w:val="single" w:sz="4" w:space="0" w:color="auto"/>
              <w:right w:val="single" w:sz="4" w:space="0" w:color="auto"/>
            </w:tcBorders>
            <w:shd w:val="clear" w:color="000000" w:fill="FFFFFF"/>
            <w:noWrap/>
            <w:vAlign w:val="center"/>
            <w:hideMark/>
          </w:tcPr>
          <w:p w14:paraId="632BCB8A"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Pr>
                <w:rFonts w:ascii="Verdana" w:hAnsi="Verdana"/>
                <w:color w:val="000000"/>
                <w:sz w:val="20"/>
                <w:szCs w:val="20"/>
              </w:rPr>
              <w:t>0.59</w:t>
            </w:r>
          </w:p>
        </w:tc>
        <w:tc>
          <w:tcPr>
            <w:tcW w:w="1203" w:type="dxa"/>
            <w:tcBorders>
              <w:top w:val="nil"/>
              <w:left w:val="nil"/>
              <w:bottom w:val="single" w:sz="4" w:space="0" w:color="auto"/>
              <w:right w:val="single" w:sz="4" w:space="0" w:color="auto"/>
            </w:tcBorders>
            <w:shd w:val="clear" w:color="000000" w:fill="FFFFFF"/>
            <w:noWrap/>
            <w:vAlign w:val="center"/>
            <w:hideMark/>
          </w:tcPr>
          <w:p w14:paraId="222C645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0.13</w:t>
            </w:r>
          </w:p>
        </w:tc>
        <w:tc>
          <w:tcPr>
            <w:tcW w:w="1515" w:type="dxa"/>
            <w:tcBorders>
              <w:top w:val="nil"/>
              <w:left w:val="nil"/>
              <w:bottom w:val="single" w:sz="4" w:space="0" w:color="auto"/>
              <w:right w:val="single" w:sz="4" w:space="0" w:color="auto"/>
            </w:tcBorders>
            <w:shd w:val="clear" w:color="000000" w:fill="FFFFFF"/>
            <w:noWrap/>
            <w:vAlign w:val="center"/>
            <w:hideMark/>
          </w:tcPr>
          <w:p w14:paraId="1C125D7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0.05</w:t>
            </w:r>
          </w:p>
        </w:tc>
      </w:tr>
      <w:tr w:rsidR="000C07D2" w:rsidRPr="00657D44" w14:paraId="11A30C60"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5092F5F2"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China</w:t>
            </w:r>
          </w:p>
        </w:tc>
        <w:tc>
          <w:tcPr>
            <w:tcW w:w="1203" w:type="dxa"/>
            <w:tcBorders>
              <w:top w:val="nil"/>
              <w:left w:val="nil"/>
              <w:bottom w:val="single" w:sz="4" w:space="0" w:color="auto"/>
              <w:right w:val="single" w:sz="4" w:space="0" w:color="auto"/>
            </w:tcBorders>
            <w:shd w:val="clear" w:color="000000" w:fill="FFFFFF"/>
            <w:noWrap/>
            <w:vAlign w:val="center"/>
            <w:hideMark/>
          </w:tcPr>
          <w:p w14:paraId="30F237A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0.94</w:t>
            </w:r>
          </w:p>
        </w:tc>
        <w:tc>
          <w:tcPr>
            <w:tcW w:w="1515" w:type="dxa"/>
            <w:tcBorders>
              <w:top w:val="nil"/>
              <w:left w:val="nil"/>
              <w:bottom w:val="single" w:sz="4" w:space="0" w:color="auto"/>
              <w:right w:val="single" w:sz="4" w:space="0" w:color="auto"/>
            </w:tcBorders>
            <w:shd w:val="clear" w:color="000000" w:fill="FFFFFF"/>
            <w:noWrap/>
            <w:vAlign w:val="bottom"/>
            <w:hideMark/>
          </w:tcPr>
          <w:p w14:paraId="574CF8D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0.27</w:t>
            </w:r>
          </w:p>
        </w:tc>
        <w:tc>
          <w:tcPr>
            <w:tcW w:w="1203" w:type="dxa"/>
            <w:tcBorders>
              <w:top w:val="nil"/>
              <w:left w:val="nil"/>
              <w:bottom w:val="single" w:sz="4" w:space="0" w:color="auto"/>
              <w:right w:val="single" w:sz="4" w:space="0" w:color="auto"/>
            </w:tcBorders>
            <w:shd w:val="clear" w:color="000000" w:fill="FFFFFF"/>
            <w:noWrap/>
            <w:vAlign w:val="center"/>
            <w:hideMark/>
          </w:tcPr>
          <w:p w14:paraId="3EF3831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1.70</w:t>
            </w:r>
          </w:p>
        </w:tc>
        <w:tc>
          <w:tcPr>
            <w:tcW w:w="1515" w:type="dxa"/>
            <w:tcBorders>
              <w:top w:val="nil"/>
              <w:left w:val="nil"/>
              <w:bottom w:val="single" w:sz="4" w:space="0" w:color="auto"/>
              <w:right w:val="single" w:sz="4" w:space="0" w:color="auto"/>
            </w:tcBorders>
            <w:shd w:val="clear" w:color="000000" w:fill="FFFFFF"/>
            <w:noWrap/>
            <w:vAlign w:val="center"/>
            <w:hideMark/>
          </w:tcPr>
          <w:p w14:paraId="1EF9A0B1"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0.53</w:t>
            </w:r>
          </w:p>
        </w:tc>
        <w:tc>
          <w:tcPr>
            <w:tcW w:w="1203" w:type="dxa"/>
            <w:tcBorders>
              <w:top w:val="nil"/>
              <w:left w:val="nil"/>
              <w:bottom w:val="single" w:sz="4" w:space="0" w:color="auto"/>
              <w:right w:val="single" w:sz="4" w:space="0" w:color="auto"/>
            </w:tcBorders>
            <w:shd w:val="clear" w:color="000000" w:fill="FFFFFF"/>
            <w:noWrap/>
            <w:vAlign w:val="center"/>
            <w:hideMark/>
          </w:tcPr>
          <w:p w14:paraId="69965F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0.86</w:t>
            </w:r>
          </w:p>
        </w:tc>
        <w:tc>
          <w:tcPr>
            <w:tcW w:w="1515" w:type="dxa"/>
            <w:tcBorders>
              <w:top w:val="nil"/>
              <w:left w:val="nil"/>
              <w:bottom w:val="single" w:sz="4" w:space="0" w:color="auto"/>
              <w:right w:val="single" w:sz="4" w:space="0" w:color="auto"/>
            </w:tcBorders>
            <w:shd w:val="clear" w:color="000000" w:fill="FFFFFF"/>
            <w:noWrap/>
            <w:vAlign w:val="center"/>
            <w:hideMark/>
          </w:tcPr>
          <w:p w14:paraId="48E4EE9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0.28</w:t>
            </w:r>
          </w:p>
        </w:tc>
      </w:tr>
      <w:tr w:rsidR="000C07D2" w:rsidRPr="00657D44" w14:paraId="31B9D2F3"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1E84B6"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Taiwan</w:t>
            </w:r>
          </w:p>
        </w:tc>
        <w:tc>
          <w:tcPr>
            <w:tcW w:w="1203" w:type="dxa"/>
            <w:tcBorders>
              <w:top w:val="nil"/>
              <w:left w:val="nil"/>
              <w:bottom w:val="single" w:sz="4" w:space="0" w:color="auto"/>
              <w:right w:val="single" w:sz="4" w:space="0" w:color="auto"/>
            </w:tcBorders>
            <w:shd w:val="clear" w:color="000000" w:fill="FFFFFF"/>
            <w:noWrap/>
            <w:vAlign w:val="center"/>
            <w:hideMark/>
          </w:tcPr>
          <w:p w14:paraId="28D5F8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1.42</w:t>
            </w:r>
          </w:p>
        </w:tc>
        <w:tc>
          <w:tcPr>
            <w:tcW w:w="1515" w:type="dxa"/>
            <w:tcBorders>
              <w:top w:val="nil"/>
              <w:left w:val="nil"/>
              <w:bottom w:val="single" w:sz="4" w:space="0" w:color="auto"/>
              <w:right w:val="single" w:sz="4" w:space="0" w:color="auto"/>
            </w:tcBorders>
            <w:shd w:val="clear" w:color="000000" w:fill="FFFFFF"/>
            <w:noWrap/>
            <w:vAlign w:val="bottom"/>
            <w:hideMark/>
          </w:tcPr>
          <w:p w14:paraId="33B21EC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0.63</w:t>
            </w:r>
          </w:p>
        </w:tc>
        <w:tc>
          <w:tcPr>
            <w:tcW w:w="1203" w:type="dxa"/>
            <w:tcBorders>
              <w:top w:val="nil"/>
              <w:left w:val="nil"/>
              <w:bottom w:val="single" w:sz="4" w:space="0" w:color="auto"/>
              <w:right w:val="single" w:sz="4" w:space="0" w:color="auto"/>
            </w:tcBorders>
            <w:shd w:val="clear" w:color="000000" w:fill="FFFFFF"/>
            <w:noWrap/>
            <w:vAlign w:val="center"/>
            <w:hideMark/>
          </w:tcPr>
          <w:p w14:paraId="5352890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0.99</w:t>
            </w:r>
          </w:p>
        </w:tc>
        <w:tc>
          <w:tcPr>
            <w:tcW w:w="1515" w:type="dxa"/>
            <w:tcBorders>
              <w:top w:val="nil"/>
              <w:left w:val="nil"/>
              <w:bottom w:val="single" w:sz="4" w:space="0" w:color="auto"/>
              <w:right w:val="single" w:sz="4" w:space="0" w:color="auto"/>
            </w:tcBorders>
            <w:shd w:val="clear" w:color="000000" w:fill="FFFFFF"/>
            <w:noWrap/>
            <w:vAlign w:val="center"/>
            <w:hideMark/>
          </w:tcPr>
          <w:p w14:paraId="205FFD95"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0.49</w:t>
            </w:r>
          </w:p>
        </w:tc>
        <w:tc>
          <w:tcPr>
            <w:tcW w:w="1203" w:type="dxa"/>
            <w:tcBorders>
              <w:top w:val="nil"/>
              <w:left w:val="nil"/>
              <w:bottom w:val="single" w:sz="4" w:space="0" w:color="auto"/>
              <w:right w:val="single" w:sz="4" w:space="0" w:color="auto"/>
            </w:tcBorders>
            <w:shd w:val="clear" w:color="000000" w:fill="FFFFFF"/>
            <w:noWrap/>
            <w:vAlign w:val="center"/>
            <w:hideMark/>
          </w:tcPr>
          <w:p w14:paraId="1D8FF26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0.21</w:t>
            </w:r>
          </w:p>
        </w:tc>
        <w:tc>
          <w:tcPr>
            <w:tcW w:w="1515" w:type="dxa"/>
            <w:tcBorders>
              <w:top w:val="nil"/>
              <w:left w:val="nil"/>
              <w:bottom w:val="single" w:sz="4" w:space="0" w:color="auto"/>
              <w:right w:val="single" w:sz="4" w:space="0" w:color="auto"/>
            </w:tcBorders>
            <w:shd w:val="clear" w:color="000000" w:fill="FFFFFF"/>
            <w:noWrap/>
            <w:vAlign w:val="center"/>
            <w:hideMark/>
          </w:tcPr>
          <w:p w14:paraId="365338E1"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0.08</w:t>
            </w:r>
          </w:p>
        </w:tc>
      </w:tr>
      <w:tr w:rsidR="000C07D2" w:rsidRPr="00657D44" w14:paraId="73E8738E"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40DE8B7F"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Japan</w:t>
            </w:r>
          </w:p>
        </w:tc>
        <w:tc>
          <w:tcPr>
            <w:tcW w:w="1203" w:type="dxa"/>
            <w:tcBorders>
              <w:top w:val="nil"/>
              <w:left w:val="nil"/>
              <w:bottom w:val="single" w:sz="4" w:space="0" w:color="auto"/>
              <w:right w:val="single" w:sz="4" w:space="0" w:color="auto"/>
            </w:tcBorders>
            <w:shd w:val="clear" w:color="000000" w:fill="FFFFFF"/>
            <w:noWrap/>
            <w:vAlign w:val="center"/>
            <w:hideMark/>
          </w:tcPr>
          <w:p w14:paraId="349A4B19"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515" w:type="dxa"/>
            <w:tcBorders>
              <w:top w:val="nil"/>
              <w:left w:val="nil"/>
              <w:bottom w:val="single" w:sz="4" w:space="0" w:color="auto"/>
              <w:right w:val="single" w:sz="4" w:space="0" w:color="auto"/>
            </w:tcBorders>
            <w:shd w:val="clear" w:color="000000" w:fill="FFFFFF"/>
            <w:noWrap/>
            <w:vAlign w:val="bottom"/>
            <w:hideMark/>
          </w:tcPr>
          <w:p w14:paraId="1E3FCE42"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0.00</w:t>
            </w:r>
          </w:p>
        </w:tc>
        <w:tc>
          <w:tcPr>
            <w:tcW w:w="1203" w:type="dxa"/>
            <w:tcBorders>
              <w:top w:val="nil"/>
              <w:left w:val="nil"/>
              <w:bottom w:val="single" w:sz="4" w:space="0" w:color="auto"/>
              <w:right w:val="single" w:sz="4" w:space="0" w:color="auto"/>
            </w:tcBorders>
            <w:shd w:val="clear" w:color="000000" w:fill="FFFFFF"/>
            <w:noWrap/>
            <w:vAlign w:val="center"/>
            <w:hideMark/>
          </w:tcPr>
          <w:p w14:paraId="10D87B18"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0.76</w:t>
            </w:r>
          </w:p>
        </w:tc>
        <w:tc>
          <w:tcPr>
            <w:tcW w:w="1515" w:type="dxa"/>
            <w:tcBorders>
              <w:top w:val="nil"/>
              <w:left w:val="nil"/>
              <w:bottom w:val="single" w:sz="4" w:space="0" w:color="auto"/>
              <w:right w:val="single" w:sz="4" w:space="0" w:color="auto"/>
            </w:tcBorders>
            <w:shd w:val="clear" w:color="000000" w:fill="FFFFFF"/>
            <w:noWrap/>
            <w:vAlign w:val="center"/>
            <w:hideMark/>
          </w:tcPr>
          <w:p w14:paraId="5BF6F546" w14:textId="77777777" w:rsidR="000C07D2" w:rsidRPr="00657D44" w:rsidRDefault="000C07D2" w:rsidP="007E1666">
            <w:pPr>
              <w:spacing w:after="0" w:line="240" w:lineRule="auto"/>
              <w:jc w:val="center"/>
              <w:rPr>
                <w:rFonts w:ascii="Verdana" w:eastAsia="Times New Roman" w:hAnsi="Verdana" w:cs="Times New Roman"/>
                <w:color w:val="000000"/>
                <w:sz w:val="20"/>
                <w:szCs w:val="20"/>
                <w:lang w:val="en-US"/>
              </w:rPr>
            </w:pPr>
            <w:r w:rsidRPr="00657D44">
              <w:rPr>
                <w:rFonts w:ascii="Verdana" w:eastAsia="Times New Roman" w:hAnsi="Verdana" w:cs="Times New Roman"/>
                <w:color w:val="000000"/>
                <w:sz w:val="20"/>
                <w:szCs w:val="20"/>
                <w:lang w:val="en-US"/>
              </w:rPr>
              <w:t>0.29</w:t>
            </w:r>
          </w:p>
        </w:tc>
        <w:tc>
          <w:tcPr>
            <w:tcW w:w="1203" w:type="dxa"/>
            <w:tcBorders>
              <w:top w:val="nil"/>
              <w:left w:val="nil"/>
              <w:bottom w:val="single" w:sz="4" w:space="0" w:color="auto"/>
              <w:right w:val="single" w:sz="4" w:space="0" w:color="auto"/>
            </w:tcBorders>
            <w:shd w:val="clear" w:color="000000" w:fill="FFFFFF"/>
            <w:noWrap/>
            <w:vAlign w:val="center"/>
            <w:hideMark/>
          </w:tcPr>
          <w:p w14:paraId="2C2C690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0.37</w:t>
            </w:r>
          </w:p>
        </w:tc>
        <w:tc>
          <w:tcPr>
            <w:tcW w:w="1515" w:type="dxa"/>
            <w:tcBorders>
              <w:top w:val="nil"/>
              <w:left w:val="nil"/>
              <w:bottom w:val="single" w:sz="4" w:space="0" w:color="auto"/>
              <w:right w:val="single" w:sz="4" w:space="0" w:color="auto"/>
            </w:tcBorders>
            <w:shd w:val="clear" w:color="000000" w:fill="FFFFFF"/>
            <w:noWrap/>
            <w:vAlign w:val="center"/>
            <w:hideMark/>
          </w:tcPr>
          <w:p w14:paraId="3EC703C5"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0.14</w:t>
            </w:r>
          </w:p>
        </w:tc>
      </w:tr>
      <w:tr w:rsidR="000C07D2" w:rsidRPr="00657D44" w14:paraId="28C48E41"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37A60A5E"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000000" w:fill="FFFFFF"/>
            <w:noWrap/>
            <w:vAlign w:val="center"/>
            <w:hideMark/>
          </w:tcPr>
          <w:p w14:paraId="77E894A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3.93</w:t>
            </w:r>
          </w:p>
        </w:tc>
        <w:tc>
          <w:tcPr>
            <w:tcW w:w="1515" w:type="dxa"/>
            <w:tcBorders>
              <w:top w:val="nil"/>
              <w:left w:val="nil"/>
              <w:bottom w:val="single" w:sz="4" w:space="0" w:color="auto"/>
              <w:right w:val="single" w:sz="4" w:space="0" w:color="auto"/>
            </w:tcBorders>
            <w:shd w:val="clear" w:color="000000" w:fill="FFFFFF"/>
            <w:noWrap/>
            <w:vAlign w:val="center"/>
            <w:hideMark/>
          </w:tcPr>
          <w:p w14:paraId="309CE3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4.54</w:t>
            </w:r>
          </w:p>
        </w:tc>
        <w:tc>
          <w:tcPr>
            <w:tcW w:w="1203" w:type="dxa"/>
            <w:tcBorders>
              <w:top w:val="nil"/>
              <w:left w:val="nil"/>
              <w:bottom w:val="single" w:sz="4" w:space="0" w:color="auto"/>
              <w:right w:val="single" w:sz="4" w:space="0" w:color="auto"/>
            </w:tcBorders>
            <w:shd w:val="clear" w:color="000000" w:fill="FFFFFF"/>
            <w:noWrap/>
            <w:vAlign w:val="center"/>
            <w:hideMark/>
          </w:tcPr>
          <w:p w14:paraId="0DE0D9B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2.60</w:t>
            </w:r>
          </w:p>
        </w:tc>
        <w:tc>
          <w:tcPr>
            <w:tcW w:w="1515" w:type="dxa"/>
            <w:tcBorders>
              <w:top w:val="nil"/>
              <w:left w:val="nil"/>
              <w:bottom w:val="single" w:sz="4" w:space="0" w:color="auto"/>
              <w:right w:val="single" w:sz="4" w:space="0" w:color="auto"/>
            </w:tcBorders>
            <w:shd w:val="clear" w:color="000000" w:fill="FFFFFF"/>
            <w:noWrap/>
            <w:vAlign w:val="center"/>
            <w:hideMark/>
          </w:tcPr>
          <w:p w14:paraId="060DC496"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2.71</w:t>
            </w:r>
          </w:p>
        </w:tc>
        <w:tc>
          <w:tcPr>
            <w:tcW w:w="1203" w:type="dxa"/>
            <w:tcBorders>
              <w:top w:val="nil"/>
              <w:left w:val="nil"/>
              <w:bottom w:val="single" w:sz="4" w:space="0" w:color="auto"/>
              <w:right w:val="single" w:sz="4" w:space="0" w:color="auto"/>
            </w:tcBorders>
            <w:shd w:val="clear" w:color="000000" w:fill="FFFFFF"/>
            <w:noWrap/>
            <w:vAlign w:val="center"/>
            <w:hideMark/>
          </w:tcPr>
          <w:p w14:paraId="593B6650"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7.59</w:t>
            </w:r>
          </w:p>
        </w:tc>
        <w:tc>
          <w:tcPr>
            <w:tcW w:w="1515" w:type="dxa"/>
            <w:tcBorders>
              <w:top w:val="nil"/>
              <w:left w:val="nil"/>
              <w:bottom w:val="single" w:sz="4" w:space="0" w:color="auto"/>
              <w:right w:val="single" w:sz="4" w:space="0" w:color="auto"/>
            </w:tcBorders>
            <w:shd w:val="clear" w:color="000000" w:fill="FFFFFF"/>
            <w:noWrap/>
            <w:vAlign w:val="center"/>
            <w:hideMark/>
          </w:tcPr>
          <w:p w14:paraId="56D0F14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sidRPr="00657D44">
              <w:rPr>
                <w:rFonts w:ascii="Calibri" w:eastAsia="Times New Roman" w:hAnsi="Calibri" w:cs="Times New Roman"/>
                <w:color w:val="000000"/>
                <w:lang w:val="en-US"/>
              </w:rPr>
              <w:t>5.48</w:t>
            </w:r>
          </w:p>
        </w:tc>
      </w:tr>
      <w:tr w:rsidR="000C07D2" w:rsidRPr="00657D44" w14:paraId="28DF0BE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7921135"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59AADD91"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13.45</w:t>
            </w:r>
          </w:p>
        </w:tc>
        <w:tc>
          <w:tcPr>
            <w:tcW w:w="1515" w:type="dxa"/>
            <w:tcBorders>
              <w:top w:val="nil"/>
              <w:left w:val="nil"/>
              <w:bottom w:val="single" w:sz="4" w:space="0" w:color="auto"/>
              <w:right w:val="single" w:sz="4" w:space="0" w:color="auto"/>
            </w:tcBorders>
            <w:shd w:val="clear" w:color="auto" w:fill="C00000"/>
            <w:noWrap/>
            <w:vAlign w:val="bottom"/>
            <w:hideMark/>
          </w:tcPr>
          <w:p w14:paraId="0B02F02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7.9</w:t>
            </w:r>
          </w:p>
        </w:tc>
        <w:tc>
          <w:tcPr>
            <w:tcW w:w="1203" w:type="dxa"/>
            <w:tcBorders>
              <w:top w:val="nil"/>
              <w:left w:val="nil"/>
              <w:bottom w:val="single" w:sz="4" w:space="0" w:color="auto"/>
              <w:right w:val="single" w:sz="4" w:space="0" w:color="auto"/>
            </w:tcBorders>
            <w:shd w:val="clear" w:color="auto" w:fill="C00000"/>
            <w:noWrap/>
            <w:vAlign w:val="center"/>
            <w:hideMark/>
          </w:tcPr>
          <w:p w14:paraId="0AC4A26D"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13.12</w:t>
            </w:r>
          </w:p>
        </w:tc>
        <w:tc>
          <w:tcPr>
            <w:tcW w:w="1515" w:type="dxa"/>
            <w:tcBorders>
              <w:top w:val="nil"/>
              <w:left w:val="nil"/>
              <w:bottom w:val="single" w:sz="4" w:space="0" w:color="auto"/>
              <w:right w:val="single" w:sz="4" w:space="0" w:color="auto"/>
            </w:tcBorders>
            <w:shd w:val="clear" w:color="auto" w:fill="C00000"/>
            <w:noWrap/>
            <w:vAlign w:val="center"/>
            <w:hideMark/>
          </w:tcPr>
          <w:p w14:paraId="3497EC4A"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6.7</w:t>
            </w:r>
          </w:p>
        </w:tc>
        <w:tc>
          <w:tcPr>
            <w:tcW w:w="1203" w:type="dxa"/>
            <w:tcBorders>
              <w:top w:val="nil"/>
              <w:left w:val="nil"/>
              <w:bottom w:val="single" w:sz="4" w:space="0" w:color="auto"/>
              <w:right w:val="single" w:sz="4" w:space="0" w:color="auto"/>
            </w:tcBorders>
            <w:shd w:val="clear" w:color="auto" w:fill="C00000"/>
            <w:noWrap/>
            <w:vAlign w:val="center"/>
            <w:hideMark/>
          </w:tcPr>
          <w:p w14:paraId="4350B1A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12.74</w:t>
            </w:r>
          </w:p>
        </w:tc>
        <w:tc>
          <w:tcPr>
            <w:tcW w:w="1515" w:type="dxa"/>
            <w:tcBorders>
              <w:top w:val="nil"/>
              <w:left w:val="nil"/>
              <w:bottom w:val="single" w:sz="4" w:space="0" w:color="auto"/>
              <w:right w:val="single" w:sz="4" w:space="0" w:color="auto"/>
            </w:tcBorders>
            <w:shd w:val="clear" w:color="auto" w:fill="C00000"/>
            <w:noWrap/>
            <w:vAlign w:val="center"/>
            <w:hideMark/>
          </w:tcPr>
          <w:p w14:paraId="09BCBE5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7.3</w:t>
            </w:r>
          </w:p>
        </w:tc>
      </w:tr>
      <w:tr w:rsidR="000C07D2" w:rsidRPr="00657D44" w14:paraId="1C66049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0FD8D099"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Exported Country</w:t>
            </w:r>
          </w:p>
        </w:tc>
        <w:tc>
          <w:tcPr>
            <w:tcW w:w="2718" w:type="dxa"/>
            <w:gridSpan w:val="2"/>
            <w:tcBorders>
              <w:top w:val="single" w:sz="4" w:space="0" w:color="auto"/>
              <w:left w:val="nil"/>
              <w:bottom w:val="single" w:sz="4" w:space="0" w:color="auto"/>
              <w:right w:val="single" w:sz="4" w:space="0" w:color="auto"/>
            </w:tcBorders>
            <w:shd w:val="clear" w:color="auto" w:fill="C00000"/>
            <w:noWrap/>
            <w:vAlign w:val="bottom"/>
            <w:hideMark/>
          </w:tcPr>
          <w:p w14:paraId="0BC7471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2019</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76FEF819" w14:textId="77777777" w:rsidR="000C07D2" w:rsidRPr="00BF252C" w:rsidRDefault="000C07D2" w:rsidP="007E1666">
            <w:pPr>
              <w:spacing w:after="0" w:line="240" w:lineRule="auto"/>
              <w:jc w:val="center"/>
              <w:rPr>
                <w:rFonts w:ascii="Verdana" w:eastAsia="Times New Roman" w:hAnsi="Verdana" w:cs="Times New Roman"/>
                <w:color w:val="FFFFFF" w:themeColor="background1"/>
                <w:sz w:val="20"/>
                <w:szCs w:val="20"/>
                <w:lang w:val="en-US"/>
              </w:rPr>
            </w:pPr>
            <w:r w:rsidRPr="00BF252C">
              <w:rPr>
                <w:rFonts w:ascii="Verdana" w:eastAsia="Times New Roman" w:hAnsi="Verdana" w:cs="Times New Roman"/>
                <w:color w:val="FFFFFF" w:themeColor="background1"/>
                <w:sz w:val="20"/>
                <w:szCs w:val="20"/>
                <w:lang w:val="en-US"/>
              </w:rPr>
              <w:t>2020</w:t>
            </w:r>
          </w:p>
        </w:tc>
        <w:tc>
          <w:tcPr>
            <w:tcW w:w="2718" w:type="dxa"/>
            <w:gridSpan w:val="2"/>
            <w:tcBorders>
              <w:top w:val="single" w:sz="4" w:space="0" w:color="auto"/>
              <w:left w:val="nil"/>
              <w:bottom w:val="single" w:sz="4" w:space="0" w:color="auto"/>
              <w:right w:val="single" w:sz="4" w:space="0" w:color="auto"/>
            </w:tcBorders>
            <w:shd w:val="clear" w:color="auto" w:fill="C00000"/>
            <w:noWrap/>
            <w:vAlign w:val="center"/>
            <w:hideMark/>
          </w:tcPr>
          <w:p w14:paraId="2E80C08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2021</w:t>
            </w:r>
          </w:p>
        </w:tc>
      </w:tr>
      <w:tr w:rsidR="000C07D2" w:rsidRPr="00657D44" w14:paraId="4FAA9AB0" w14:textId="77777777" w:rsidTr="007E1666">
        <w:trPr>
          <w:trHeight w:val="244"/>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10CA9B4D" w14:textId="77777777" w:rsidR="000C07D2" w:rsidRPr="00BF252C" w:rsidRDefault="000C07D2" w:rsidP="007E1666">
            <w:pPr>
              <w:spacing w:after="0" w:line="240" w:lineRule="auto"/>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w:t>
            </w:r>
          </w:p>
        </w:tc>
        <w:tc>
          <w:tcPr>
            <w:tcW w:w="1203" w:type="dxa"/>
            <w:tcBorders>
              <w:top w:val="nil"/>
              <w:left w:val="nil"/>
              <w:bottom w:val="single" w:sz="4" w:space="0" w:color="auto"/>
              <w:right w:val="single" w:sz="4" w:space="0" w:color="auto"/>
            </w:tcBorders>
            <w:shd w:val="clear" w:color="auto" w:fill="C00000"/>
            <w:noWrap/>
            <w:vAlign w:val="bottom"/>
            <w:hideMark/>
          </w:tcPr>
          <w:p w14:paraId="47B4A447"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780F005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728C4365"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0A02726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c>
          <w:tcPr>
            <w:tcW w:w="1203" w:type="dxa"/>
            <w:tcBorders>
              <w:top w:val="nil"/>
              <w:left w:val="nil"/>
              <w:bottom w:val="single" w:sz="4" w:space="0" w:color="auto"/>
              <w:right w:val="single" w:sz="4" w:space="0" w:color="auto"/>
            </w:tcBorders>
            <w:shd w:val="clear" w:color="auto" w:fill="C00000"/>
            <w:noWrap/>
            <w:vAlign w:val="bottom"/>
            <w:hideMark/>
          </w:tcPr>
          <w:p w14:paraId="1AEBA4E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 xml:space="preserve">Value </w:t>
            </w:r>
          </w:p>
        </w:tc>
        <w:tc>
          <w:tcPr>
            <w:tcW w:w="1515" w:type="dxa"/>
            <w:tcBorders>
              <w:top w:val="nil"/>
              <w:left w:val="nil"/>
              <w:bottom w:val="single" w:sz="4" w:space="0" w:color="auto"/>
              <w:right w:val="single" w:sz="4" w:space="0" w:color="auto"/>
            </w:tcBorders>
            <w:shd w:val="clear" w:color="auto" w:fill="C00000"/>
            <w:noWrap/>
            <w:vAlign w:val="bottom"/>
            <w:hideMark/>
          </w:tcPr>
          <w:p w14:paraId="5D20D57A"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sidRPr="00BF252C">
              <w:rPr>
                <w:rFonts w:ascii="Calibri" w:eastAsia="Times New Roman" w:hAnsi="Calibri" w:cs="Times New Roman"/>
                <w:color w:val="FFFFFF" w:themeColor="background1"/>
                <w:lang w:val="en-US"/>
              </w:rPr>
              <w:t>Volume</w:t>
            </w:r>
          </w:p>
        </w:tc>
      </w:tr>
      <w:tr w:rsidR="000C07D2" w:rsidRPr="00657D44" w14:paraId="5924B5BA"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5EFD24F5"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Saudi Arabia</w:t>
            </w:r>
          </w:p>
        </w:tc>
        <w:tc>
          <w:tcPr>
            <w:tcW w:w="1203" w:type="dxa"/>
            <w:tcBorders>
              <w:top w:val="nil"/>
              <w:left w:val="nil"/>
              <w:bottom w:val="single" w:sz="4" w:space="0" w:color="auto"/>
              <w:right w:val="single" w:sz="4" w:space="0" w:color="auto"/>
            </w:tcBorders>
            <w:shd w:val="clear" w:color="auto" w:fill="auto"/>
            <w:noWrap/>
            <w:vAlign w:val="center"/>
            <w:hideMark/>
          </w:tcPr>
          <w:p w14:paraId="307FAEB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D5F331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203" w:type="dxa"/>
            <w:tcBorders>
              <w:top w:val="nil"/>
              <w:left w:val="nil"/>
              <w:bottom w:val="single" w:sz="4" w:space="0" w:color="auto"/>
              <w:right w:val="single" w:sz="4" w:space="0" w:color="auto"/>
            </w:tcBorders>
            <w:shd w:val="clear" w:color="auto" w:fill="auto"/>
            <w:noWrap/>
            <w:vAlign w:val="center"/>
            <w:hideMark/>
          </w:tcPr>
          <w:p w14:paraId="38370C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2D58E9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45CBD7C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820B0A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0.15</w:t>
            </w:r>
          </w:p>
        </w:tc>
      </w:tr>
      <w:tr w:rsidR="000C07D2" w:rsidRPr="00657D44" w14:paraId="4773803B"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5C84F9"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Qatar</w:t>
            </w:r>
          </w:p>
        </w:tc>
        <w:tc>
          <w:tcPr>
            <w:tcW w:w="1203" w:type="dxa"/>
            <w:tcBorders>
              <w:top w:val="nil"/>
              <w:left w:val="nil"/>
              <w:bottom w:val="single" w:sz="4" w:space="0" w:color="auto"/>
              <w:right w:val="single" w:sz="4" w:space="0" w:color="auto"/>
            </w:tcBorders>
            <w:shd w:val="clear" w:color="auto" w:fill="auto"/>
            <w:noWrap/>
            <w:vAlign w:val="center"/>
            <w:hideMark/>
          </w:tcPr>
          <w:p w14:paraId="28662D9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c>
          <w:tcPr>
            <w:tcW w:w="1515" w:type="dxa"/>
            <w:tcBorders>
              <w:top w:val="nil"/>
              <w:left w:val="nil"/>
              <w:bottom w:val="single" w:sz="4" w:space="0" w:color="auto"/>
              <w:right w:val="single" w:sz="4" w:space="0" w:color="auto"/>
            </w:tcBorders>
            <w:shd w:val="clear" w:color="auto" w:fill="auto"/>
            <w:noWrap/>
            <w:vAlign w:val="center"/>
            <w:hideMark/>
          </w:tcPr>
          <w:p w14:paraId="72EF80F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0.16</w:t>
            </w:r>
          </w:p>
        </w:tc>
        <w:tc>
          <w:tcPr>
            <w:tcW w:w="1203" w:type="dxa"/>
            <w:tcBorders>
              <w:top w:val="nil"/>
              <w:left w:val="nil"/>
              <w:bottom w:val="single" w:sz="4" w:space="0" w:color="auto"/>
              <w:right w:val="single" w:sz="4" w:space="0" w:color="auto"/>
            </w:tcBorders>
            <w:shd w:val="clear" w:color="auto" w:fill="auto"/>
            <w:noWrap/>
            <w:vAlign w:val="center"/>
            <w:hideMark/>
          </w:tcPr>
          <w:p w14:paraId="6933B41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7F91867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0.08</w:t>
            </w:r>
          </w:p>
        </w:tc>
        <w:tc>
          <w:tcPr>
            <w:tcW w:w="1203" w:type="dxa"/>
            <w:tcBorders>
              <w:top w:val="nil"/>
              <w:left w:val="nil"/>
              <w:bottom w:val="single" w:sz="4" w:space="0" w:color="auto"/>
              <w:right w:val="single" w:sz="4" w:space="0" w:color="auto"/>
            </w:tcBorders>
            <w:shd w:val="clear" w:color="auto" w:fill="auto"/>
            <w:noWrap/>
            <w:vAlign w:val="center"/>
            <w:hideMark/>
          </w:tcPr>
          <w:p w14:paraId="0CE14D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0.02</w:t>
            </w:r>
          </w:p>
        </w:tc>
        <w:tc>
          <w:tcPr>
            <w:tcW w:w="1515" w:type="dxa"/>
            <w:tcBorders>
              <w:top w:val="nil"/>
              <w:left w:val="nil"/>
              <w:bottom w:val="single" w:sz="4" w:space="0" w:color="auto"/>
              <w:right w:val="single" w:sz="4" w:space="0" w:color="auto"/>
            </w:tcBorders>
            <w:shd w:val="clear" w:color="auto" w:fill="auto"/>
            <w:noWrap/>
            <w:vAlign w:val="center"/>
            <w:hideMark/>
          </w:tcPr>
          <w:p w14:paraId="3A78CD94"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0.06</w:t>
            </w:r>
          </w:p>
        </w:tc>
      </w:tr>
      <w:tr w:rsidR="000C07D2" w:rsidRPr="00657D44" w14:paraId="5343F0F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350B2CA1"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Bangladesh</w:t>
            </w:r>
          </w:p>
        </w:tc>
        <w:tc>
          <w:tcPr>
            <w:tcW w:w="1203" w:type="dxa"/>
            <w:tcBorders>
              <w:top w:val="nil"/>
              <w:left w:val="nil"/>
              <w:bottom w:val="single" w:sz="4" w:space="0" w:color="auto"/>
              <w:right w:val="single" w:sz="4" w:space="0" w:color="auto"/>
            </w:tcBorders>
            <w:shd w:val="clear" w:color="auto" w:fill="auto"/>
            <w:noWrap/>
            <w:vAlign w:val="center"/>
            <w:hideMark/>
          </w:tcPr>
          <w:p w14:paraId="08BBE420"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2B2B459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0.32</w:t>
            </w:r>
          </w:p>
        </w:tc>
        <w:tc>
          <w:tcPr>
            <w:tcW w:w="1203" w:type="dxa"/>
            <w:tcBorders>
              <w:top w:val="nil"/>
              <w:left w:val="nil"/>
              <w:bottom w:val="single" w:sz="4" w:space="0" w:color="auto"/>
              <w:right w:val="single" w:sz="4" w:space="0" w:color="auto"/>
            </w:tcBorders>
            <w:shd w:val="clear" w:color="auto" w:fill="auto"/>
            <w:noWrap/>
            <w:vAlign w:val="center"/>
            <w:hideMark/>
          </w:tcPr>
          <w:p w14:paraId="361A756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301689F8"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BB7C69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44B2E82"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35795D45"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708109DA"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United Arab Emirates</w:t>
            </w:r>
          </w:p>
        </w:tc>
        <w:tc>
          <w:tcPr>
            <w:tcW w:w="1203" w:type="dxa"/>
            <w:tcBorders>
              <w:top w:val="nil"/>
              <w:left w:val="nil"/>
              <w:bottom w:val="single" w:sz="4" w:space="0" w:color="auto"/>
              <w:right w:val="single" w:sz="4" w:space="0" w:color="auto"/>
            </w:tcBorders>
            <w:shd w:val="clear" w:color="auto" w:fill="auto"/>
            <w:noWrap/>
            <w:vAlign w:val="center"/>
            <w:hideMark/>
          </w:tcPr>
          <w:p w14:paraId="2163D846"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0E6CB473"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203" w:type="dxa"/>
            <w:tcBorders>
              <w:top w:val="nil"/>
              <w:left w:val="nil"/>
              <w:bottom w:val="single" w:sz="4" w:space="0" w:color="auto"/>
              <w:right w:val="single" w:sz="4" w:space="0" w:color="auto"/>
            </w:tcBorders>
            <w:shd w:val="clear" w:color="auto" w:fill="auto"/>
            <w:noWrap/>
            <w:vAlign w:val="center"/>
            <w:hideMark/>
          </w:tcPr>
          <w:p w14:paraId="7B534A09"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54C263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0.03</w:t>
            </w:r>
          </w:p>
        </w:tc>
        <w:tc>
          <w:tcPr>
            <w:tcW w:w="1203" w:type="dxa"/>
            <w:tcBorders>
              <w:top w:val="nil"/>
              <w:left w:val="nil"/>
              <w:bottom w:val="single" w:sz="4" w:space="0" w:color="auto"/>
              <w:right w:val="single" w:sz="4" w:space="0" w:color="auto"/>
            </w:tcBorders>
            <w:shd w:val="clear" w:color="auto" w:fill="auto"/>
            <w:noWrap/>
            <w:vAlign w:val="center"/>
            <w:hideMark/>
          </w:tcPr>
          <w:p w14:paraId="1562076F"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6CC3FACC"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r>
      <w:tr w:rsidR="000C07D2" w:rsidRPr="00657D44" w14:paraId="64C9A6BD"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auto"/>
            <w:noWrap/>
            <w:vAlign w:val="center"/>
            <w:hideMark/>
          </w:tcPr>
          <w:p w14:paraId="0BFBEEF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Bahrain</w:t>
            </w:r>
          </w:p>
        </w:tc>
        <w:tc>
          <w:tcPr>
            <w:tcW w:w="1203" w:type="dxa"/>
            <w:tcBorders>
              <w:top w:val="nil"/>
              <w:left w:val="nil"/>
              <w:bottom w:val="single" w:sz="4" w:space="0" w:color="auto"/>
              <w:right w:val="single" w:sz="4" w:space="0" w:color="auto"/>
            </w:tcBorders>
            <w:shd w:val="clear" w:color="auto" w:fill="auto"/>
            <w:noWrap/>
            <w:vAlign w:val="center"/>
            <w:hideMark/>
          </w:tcPr>
          <w:p w14:paraId="5B0B5DD5"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5E1BA7FE"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66089F87"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73DCD93A"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203" w:type="dxa"/>
            <w:tcBorders>
              <w:top w:val="nil"/>
              <w:left w:val="nil"/>
              <w:bottom w:val="single" w:sz="4" w:space="0" w:color="auto"/>
              <w:right w:val="single" w:sz="4" w:space="0" w:color="auto"/>
            </w:tcBorders>
            <w:shd w:val="clear" w:color="auto" w:fill="auto"/>
            <w:noWrap/>
            <w:vAlign w:val="center"/>
            <w:hideMark/>
          </w:tcPr>
          <w:p w14:paraId="7A868871"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w:t>
            </w:r>
          </w:p>
        </w:tc>
        <w:tc>
          <w:tcPr>
            <w:tcW w:w="1515" w:type="dxa"/>
            <w:tcBorders>
              <w:top w:val="nil"/>
              <w:left w:val="nil"/>
              <w:bottom w:val="single" w:sz="4" w:space="0" w:color="auto"/>
              <w:right w:val="single" w:sz="4" w:space="0" w:color="auto"/>
            </w:tcBorders>
            <w:shd w:val="clear" w:color="auto" w:fill="auto"/>
            <w:noWrap/>
            <w:vAlign w:val="center"/>
            <w:hideMark/>
          </w:tcPr>
          <w:p w14:paraId="162D595B" w14:textId="77777777" w:rsidR="000C07D2" w:rsidRPr="00657D44" w:rsidRDefault="000C07D2" w:rsidP="007E1666">
            <w:pPr>
              <w:spacing w:after="0" w:line="240" w:lineRule="auto"/>
              <w:jc w:val="center"/>
              <w:rPr>
                <w:rFonts w:ascii="Calibri" w:eastAsia="Times New Roman" w:hAnsi="Calibri" w:cs="Times New Roman"/>
                <w:color w:val="000000"/>
                <w:sz w:val="24"/>
                <w:szCs w:val="24"/>
                <w:lang w:val="en-US"/>
              </w:rPr>
            </w:pPr>
            <w:r>
              <w:rPr>
                <w:rFonts w:ascii="Calibri" w:hAnsi="Calibri"/>
                <w:color w:val="000000"/>
              </w:rPr>
              <w:t>0.01</w:t>
            </w:r>
          </w:p>
        </w:tc>
      </w:tr>
      <w:tr w:rsidR="000C07D2" w:rsidRPr="00657D44" w14:paraId="788F9E4D" w14:textId="77777777" w:rsidTr="007E1666">
        <w:trPr>
          <w:trHeight w:val="257"/>
        </w:trPr>
        <w:tc>
          <w:tcPr>
            <w:tcW w:w="2228" w:type="dxa"/>
            <w:tcBorders>
              <w:top w:val="nil"/>
              <w:left w:val="single" w:sz="4" w:space="0" w:color="auto"/>
              <w:bottom w:val="single" w:sz="4" w:space="0" w:color="auto"/>
              <w:right w:val="single" w:sz="4" w:space="0" w:color="auto"/>
            </w:tcBorders>
            <w:shd w:val="clear" w:color="000000" w:fill="FFFFFF"/>
            <w:noWrap/>
            <w:vAlign w:val="bottom"/>
            <w:hideMark/>
          </w:tcPr>
          <w:p w14:paraId="270E80B8" w14:textId="77777777" w:rsidR="000C07D2" w:rsidRPr="00657D44" w:rsidRDefault="000C07D2" w:rsidP="007E1666">
            <w:pPr>
              <w:spacing w:after="0" w:line="240" w:lineRule="auto"/>
              <w:rPr>
                <w:rFonts w:ascii="Calibri" w:eastAsia="Times New Roman" w:hAnsi="Calibri" w:cs="Times New Roman"/>
                <w:color w:val="000000"/>
                <w:sz w:val="24"/>
                <w:szCs w:val="24"/>
                <w:lang w:val="en-US"/>
              </w:rPr>
            </w:pPr>
            <w:r w:rsidRPr="00657D44">
              <w:rPr>
                <w:rFonts w:ascii="Calibri" w:eastAsia="Times New Roman" w:hAnsi="Calibri" w:cs="Times New Roman"/>
                <w:color w:val="000000"/>
                <w:sz w:val="24"/>
                <w:szCs w:val="24"/>
                <w:lang w:val="en-US"/>
              </w:rPr>
              <w:t>Others</w:t>
            </w:r>
          </w:p>
        </w:tc>
        <w:tc>
          <w:tcPr>
            <w:tcW w:w="1203" w:type="dxa"/>
            <w:tcBorders>
              <w:top w:val="nil"/>
              <w:left w:val="nil"/>
              <w:bottom w:val="single" w:sz="4" w:space="0" w:color="auto"/>
              <w:right w:val="single" w:sz="4" w:space="0" w:color="auto"/>
            </w:tcBorders>
            <w:shd w:val="clear" w:color="auto" w:fill="auto"/>
            <w:noWrap/>
            <w:vAlign w:val="center"/>
            <w:hideMark/>
          </w:tcPr>
          <w:p w14:paraId="726CE76F"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0.04</w:t>
            </w:r>
          </w:p>
        </w:tc>
        <w:tc>
          <w:tcPr>
            <w:tcW w:w="1515" w:type="dxa"/>
            <w:tcBorders>
              <w:top w:val="nil"/>
              <w:left w:val="nil"/>
              <w:bottom w:val="single" w:sz="4" w:space="0" w:color="auto"/>
              <w:right w:val="single" w:sz="4" w:space="0" w:color="auto"/>
            </w:tcBorders>
            <w:shd w:val="clear" w:color="auto" w:fill="auto"/>
            <w:noWrap/>
            <w:vAlign w:val="center"/>
            <w:hideMark/>
          </w:tcPr>
          <w:p w14:paraId="56F7904C"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0.09</w:t>
            </w:r>
          </w:p>
        </w:tc>
        <w:tc>
          <w:tcPr>
            <w:tcW w:w="1203" w:type="dxa"/>
            <w:tcBorders>
              <w:top w:val="nil"/>
              <w:left w:val="nil"/>
              <w:bottom w:val="single" w:sz="4" w:space="0" w:color="auto"/>
              <w:right w:val="single" w:sz="4" w:space="0" w:color="auto"/>
            </w:tcBorders>
            <w:shd w:val="clear" w:color="auto" w:fill="auto"/>
            <w:noWrap/>
            <w:vAlign w:val="center"/>
            <w:hideMark/>
          </w:tcPr>
          <w:p w14:paraId="7267A0ED"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c>
          <w:tcPr>
            <w:tcW w:w="1515" w:type="dxa"/>
            <w:tcBorders>
              <w:top w:val="nil"/>
              <w:left w:val="nil"/>
              <w:bottom w:val="single" w:sz="4" w:space="0" w:color="auto"/>
              <w:right w:val="single" w:sz="4" w:space="0" w:color="auto"/>
            </w:tcBorders>
            <w:shd w:val="clear" w:color="auto" w:fill="auto"/>
            <w:noWrap/>
            <w:vAlign w:val="center"/>
            <w:hideMark/>
          </w:tcPr>
          <w:p w14:paraId="0C95A4D4"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0.28</w:t>
            </w:r>
          </w:p>
        </w:tc>
        <w:tc>
          <w:tcPr>
            <w:tcW w:w="1203" w:type="dxa"/>
            <w:tcBorders>
              <w:top w:val="nil"/>
              <w:left w:val="nil"/>
              <w:bottom w:val="single" w:sz="4" w:space="0" w:color="auto"/>
              <w:right w:val="single" w:sz="4" w:space="0" w:color="auto"/>
            </w:tcBorders>
            <w:shd w:val="clear" w:color="auto" w:fill="auto"/>
            <w:noWrap/>
            <w:vAlign w:val="center"/>
            <w:hideMark/>
          </w:tcPr>
          <w:p w14:paraId="63E10EE3"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0.01</w:t>
            </w:r>
          </w:p>
        </w:tc>
        <w:tc>
          <w:tcPr>
            <w:tcW w:w="1515" w:type="dxa"/>
            <w:tcBorders>
              <w:top w:val="nil"/>
              <w:left w:val="nil"/>
              <w:bottom w:val="single" w:sz="4" w:space="0" w:color="auto"/>
              <w:right w:val="single" w:sz="4" w:space="0" w:color="auto"/>
            </w:tcBorders>
            <w:shd w:val="clear" w:color="auto" w:fill="auto"/>
            <w:noWrap/>
            <w:vAlign w:val="center"/>
            <w:hideMark/>
          </w:tcPr>
          <w:p w14:paraId="4C050B4E" w14:textId="77777777" w:rsidR="000C07D2" w:rsidRPr="00657D44" w:rsidRDefault="000C07D2" w:rsidP="007E1666">
            <w:pPr>
              <w:spacing w:after="0" w:line="240" w:lineRule="auto"/>
              <w:jc w:val="center"/>
              <w:rPr>
                <w:rFonts w:ascii="Calibri" w:eastAsia="Times New Roman" w:hAnsi="Calibri" w:cs="Times New Roman"/>
                <w:color w:val="000000"/>
                <w:lang w:val="en-US"/>
              </w:rPr>
            </w:pPr>
            <w:r>
              <w:rPr>
                <w:rFonts w:ascii="Calibri" w:hAnsi="Calibri"/>
                <w:color w:val="000000"/>
              </w:rPr>
              <w:t>0.03</w:t>
            </w:r>
          </w:p>
        </w:tc>
      </w:tr>
      <w:tr w:rsidR="000C07D2" w:rsidRPr="00657D44" w14:paraId="560824B6" w14:textId="77777777" w:rsidTr="007E1666">
        <w:trPr>
          <w:trHeight w:val="257"/>
        </w:trPr>
        <w:tc>
          <w:tcPr>
            <w:tcW w:w="2228" w:type="dxa"/>
            <w:tcBorders>
              <w:top w:val="nil"/>
              <w:left w:val="single" w:sz="4" w:space="0" w:color="auto"/>
              <w:bottom w:val="single" w:sz="4" w:space="0" w:color="auto"/>
              <w:right w:val="single" w:sz="4" w:space="0" w:color="auto"/>
            </w:tcBorders>
            <w:shd w:val="clear" w:color="auto" w:fill="C00000"/>
            <w:noWrap/>
            <w:vAlign w:val="bottom"/>
            <w:hideMark/>
          </w:tcPr>
          <w:p w14:paraId="38B8F08D" w14:textId="77777777" w:rsidR="000C07D2" w:rsidRPr="00BF252C" w:rsidRDefault="000C07D2" w:rsidP="007E1666">
            <w:pPr>
              <w:spacing w:after="0" w:line="240" w:lineRule="auto"/>
              <w:rPr>
                <w:rFonts w:ascii="Calibri" w:eastAsia="Times New Roman" w:hAnsi="Calibri" w:cs="Times New Roman"/>
                <w:color w:val="FFFFFF" w:themeColor="background1"/>
                <w:sz w:val="24"/>
                <w:szCs w:val="24"/>
                <w:lang w:val="en-US"/>
              </w:rPr>
            </w:pPr>
            <w:r w:rsidRPr="00BF252C">
              <w:rPr>
                <w:rFonts w:ascii="Calibri" w:eastAsia="Times New Roman" w:hAnsi="Calibri" w:cs="Times New Roman"/>
                <w:color w:val="FFFFFF" w:themeColor="background1"/>
                <w:sz w:val="24"/>
                <w:szCs w:val="24"/>
                <w:lang w:val="en-US"/>
              </w:rPr>
              <w:t>Total</w:t>
            </w:r>
          </w:p>
        </w:tc>
        <w:tc>
          <w:tcPr>
            <w:tcW w:w="1203" w:type="dxa"/>
            <w:tcBorders>
              <w:top w:val="nil"/>
              <w:left w:val="nil"/>
              <w:bottom w:val="single" w:sz="4" w:space="0" w:color="auto"/>
              <w:right w:val="single" w:sz="4" w:space="0" w:color="auto"/>
            </w:tcBorders>
            <w:shd w:val="clear" w:color="auto" w:fill="C00000"/>
            <w:noWrap/>
            <w:vAlign w:val="center"/>
            <w:hideMark/>
          </w:tcPr>
          <w:p w14:paraId="29F11F60"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0.1</w:t>
            </w:r>
          </w:p>
        </w:tc>
        <w:tc>
          <w:tcPr>
            <w:tcW w:w="1515" w:type="dxa"/>
            <w:tcBorders>
              <w:top w:val="nil"/>
              <w:left w:val="nil"/>
              <w:bottom w:val="single" w:sz="4" w:space="0" w:color="auto"/>
              <w:right w:val="single" w:sz="4" w:space="0" w:color="auto"/>
            </w:tcBorders>
            <w:shd w:val="clear" w:color="auto" w:fill="C00000"/>
            <w:noWrap/>
            <w:vAlign w:val="center"/>
            <w:hideMark/>
          </w:tcPr>
          <w:p w14:paraId="224D6AA9"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0.6</w:t>
            </w:r>
          </w:p>
        </w:tc>
        <w:tc>
          <w:tcPr>
            <w:tcW w:w="1203" w:type="dxa"/>
            <w:tcBorders>
              <w:top w:val="nil"/>
              <w:left w:val="nil"/>
              <w:bottom w:val="single" w:sz="4" w:space="0" w:color="auto"/>
              <w:right w:val="single" w:sz="4" w:space="0" w:color="auto"/>
            </w:tcBorders>
            <w:shd w:val="clear" w:color="auto" w:fill="C00000"/>
            <w:noWrap/>
            <w:vAlign w:val="center"/>
            <w:hideMark/>
          </w:tcPr>
          <w:p w14:paraId="0F01A57F"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0.07</w:t>
            </w:r>
          </w:p>
        </w:tc>
        <w:tc>
          <w:tcPr>
            <w:tcW w:w="1515" w:type="dxa"/>
            <w:tcBorders>
              <w:top w:val="nil"/>
              <w:left w:val="nil"/>
              <w:bottom w:val="single" w:sz="4" w:space="0" w:color="auto"/>
              <w:right w:val="single" w:sz="4" w:space="0" w:color="auto"/>
            </w:tcBorders>
            <w:shd w:val="clear" w:color="auto" w:fill="C00000"/>
            <w:noWrap/>
            <w:vAlign w:val="center"/>
            <w:hideMark/>
          </w:tcPr>
          <w:p w14:paraId="4D36B348"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0.4</w:t>
            </w:r>
          </w:p>
        </w:tc>
        <w:tc>
          <w:tcPr>
            <w:tcW w:w="1203" w:type="dxa"/>
            <w:tcBorders>
              <w:top w:val="nil"/>
              <w:left w:val="nil"/>
              <w:bottom w:val="single" w:sz="4" w:space="0" w:color="auto"/>
              <w:right w:val="single" w:sz="4" w:space="0" w:color="auto"/>
            </w:tcBorders>
            <w:shd w:val="clear" w:color="auto" w:fill="C00000"/>
            <w:noWrap/>
            <w:vAlign w:val="center"/>
            <w:hideMark/>
          </w:tcPr>
          <w:p w14:paraId="4688A932"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0.05</w:t>
            </w:r>
          </w:p>
        </w:tc>
        <w:tc>
          <w:tcPr>
            <w:tcW w:w="1515" w:type="dxa"/>
            <w:tcBorders>
              <w:top w:val="nil"/>
              <w:left w:val="nil"/>
              <w:bottom w:val="single" w:sz="4" w:space="0" w:color="auto"/>
              <w:right w:val="single" w:sz="4" w:space="0" w:color="auto"/>
            </w:tcBorders>
            <w:shd w:val="clear" w:color="auto" w:fill="C00000"/>
            <w:noWrap/>
            <w:vAlign w:val="center"/>
            <w:hideMark/>
          </w:tcPr>
          <w:p w14:paraId="03CFCD6B" w14:textId="77777777" w:rsidR="000C07D2" w:rsidRPr="00BF252C" w:rsidRDefault="000C07D2" w:rsidP="007E1666">
            <w:pPr>
              <w:spacing w:after="0" w:line="240" w:lineRule="auto"/>
              <w:jc w:val="center"/>
              <w:rPr>
                <w:rFonts w:ascii="Calibri" w:eastAsia="Times New Roman" w:hAnsi="Calibri" w:cs="Times New Roman"/>
                <w:color w:val="FFFFFF" w:themeColor="background1"/>
                <w:lang w:val="en-US"/>
              </w:rPr>
            </w:pPr>
            <w:r>
              <w:rPr>
                <w:rFonts w:ascii="Calibri" w:hAnsi="Calibri"/>
                <w:color w:val="FFFFFF"/>
              </w:rPr>
              <w:t>0.26</w:t>
            </w:r>
          </w:p>
        </w:tc>
      </w:tr>
    </w:tbl>
    <w:p w14:paraId="5B005106"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 xml:space="preserve">Demand By Type </w:t>
      </w:r>
    </w:p>
    <w:p w14:paraId="36314153"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Type, By Volume</w:t>
      </w:r>
      <w:r>
        <w:rPr>
          <w:rFonts w:ascii="Arial" w:hAnsi="Arial" w:cs="Arial"/>
          <w:b/>
          <w:bCs/>
          <w:sz w:val="24"/>
          <w:szCs w:val="24"/>
        </w:rPr>
        <w:t xml:space="preserve"> (000’ Tonnes) (%)</w:t>
      </w:r>
      <w:r w:rsidRPr="0061645E">
        <w:rPr>
          <w:rFonts w:ascii="Arial" w:hAnsi="Arial" w:cs="Arial"/>
          <w:b/>
          <w:bCs/>
          <w:sz w:val="24"/>
          <w:szCs w:val="24"/>
        </w:rPr>
        <w:t>, 2015–2030F</w:t>
      </w:r>
    </w:p>
    <w:p w14:paraId="1AA3E772" w14:textId="77777777" w:rsidR="000C07D2" w:rsidRDefault="000C07D2" w:rsidP="000C07D2">
      <w:pPr>
        <w:pStyle w:val="BodyText"/>
        <w:spacing w:before="162" w:line="480" w:lineRule="auto"/>
        <w:ind w:right="-90"/>
        <w:jc w:val="both"/>
        <w:rPr>
          <w:noProof/>
          <w:color w:val="000000" w:themeColor="text1"/>
        </w:rPr>
      </w:pPr>
      <w:r w:rsidRPr="002B5730">
        <w:rPr>
          <w:bCs/>
          <w:noProof/>
          <w:color w:val="000000" w:themeColor="text1"/>
        </w:rPr>
        <mc:AlternateContent>
          <mc:Choice Requires="wps">
            <w:drawing>
              <wp:anchor distT="0" distB="0" distL="114300" distR="114300" simplePos="0" relativeHeight="252798976" behindDoc="0" locked="0" layoutInCell="1" allowOverlap="1" wp14:anchorId="3FEDA1B5" wp14:editId="1A616C08">
                <wp:simplePos x="0" y="0"/>
                <wp:positionH relativeFrom="margin">
                  <wp:posOffset>2660015</wp:posOffset>
                </wp:positionH>
                <wp:positionV relativeFrom="paragraph">
                  <wp:posOffset>2790190</wp:posOffset>
                </wp:positionV>
                <wp:extent cx="3800475" cy="307340"/>
                <wp:effectExtent l="0" t="0" r="0" b="0"/>
                <wp:wrapNone/>
                <wp:docPr id="127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EDA1B5" id="_x0000_s1140" type="#_x0000_t202" style="position:absolute;left:0;text-align:left;margin-left:209.45pt;margin-top:219.7pt;width:299.25pt;height:24.2pt;z-index:252798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" filled="f" stroked="f">
                <v:textbox style="mso-fit-shape-to-text:t">
                  <w:txbxContent>
                    <w:p w14:paraId="6B087D73"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3FC1A821" w14:textId="77777777" w:rsidR="000C07D2" w:rsidRPr="00CE35EB" w:rsidRDefault="000C07D2" w:rsidP="000C07D2">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B5730">
        <w:rPr>
          <w:noProof/>
          <w:color w:val="000000" w:themeColor="text1"/>
        </w:rPr>
        <w:drawing>
          <wp:inline distT="0" distB="0" distL="0" distR="0" wp14:anchorId="267A2921" wp14:editId="37888FA3">
            <wp:extent cx="6457950" cy="3123211"/>
            <wp:effectExtent l="0" t="0" r="0" b="1270"/>
            <wp:docPr id="2177" name="Chart 2177">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bl>
      <w:tblPr>
        <w:tblW w:w="10061" w:type="dxa"/>
        <w:tblInd w:w="-5" w:type="dxa"/>
        <w:tblLook w:val="04A0" w:firstRow="1" w:lastRow="0" w:firstColumn="1" w:lastColumn="0" w:noHBand="0" w:noVBand="1"/>
      </w:tblPr>
      <w:tblGrid>
        <w:gridCol w:w="1928"/>
        <w:gridCol w:w="843"/>
        <w:gridCol w:w="843"/>
        <w:gridCol w:w="843"/>
        <w:gridCol w:w="844"/>
        <w:gridCol w:w="963"/>
        <w:gridCol w:w="959"/>
        <w:gridCol w:w="959"/>
        <w:gridCol w:w="959"/>
        <w:gridCol w:w="920"/>
      </w:tblGrid>
      <w:tr w:rsidR="000C07D2" w:rsidRPr="005D2A6A" w14:paraId="18ABBC52" w14:textId="77777777" w:rsidTr="0049760F">
        <w:trPr>
          <w:trHeight w:val="474"/>
        </w:trPr>
        <w:tc>
          <w:tcPr>
            <w:tcW w:w="1928"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536EBA6" w14:textId="4E1C48F6" w:rsidR="000C07D2" w:rsidRPr="005D2A6A" w:rsidRDefault="0049760F" w:rsidP="007E1666">
            <w:pPr>
              <w:spacing w:after="0" w:line="240" w:lineRule="auto"/>
              <w:jc w:val="center"/>
              <w:rPr>
                <w:rFonts w:ascii="Arial" w:eastAsia="Times New Roman" w:hAnsi="Arial" w:cs="Arial"/>
                <w:b/>
                <w:bCs/>
                <w:color w:val="FFFFFF" w:themeColor="background1"/>
                <w:sz w:val="20"/>
                <w:szCs w:val="20"/>
                <w:lang w:val="en-US"/>
              </w:rPr>
            </w:pPr>
            <w:r>
              <w:rPr>
                <w:rFonts w:ascii="Arial" w:eastAsia="Times New Roman" w:hAnsi="Arial" w:cs="Arial"/>
                <w:b/>
                <w:bCs/>
                <w:color w:val="FFFFFF" w:themeColor="background1"/>
                <w:sz w:val="20"/>
                <w:szCs w:val="20"/>
                <w:lang w:val="en-US"/>
              </w:rPr>
              <w:t>D</w:t>
            </w:r>
            <w:r w:rsidR="000C07D2" w:rsidRPr="005D2A6A">
              <w:rPr>
                <w:rFonts w:ascii="Arial" w:eastAsia="Times New Roman" w:hAnsi="Arial" w:cs="Arial"/>
                <w:b/>
                <w:bCs/>
                <w:color w:val="FFFFFF" w:themeColor="background1"/>
                <w:sz w:val="20"/>
                <w:szCs w:val="20"/>
                <w:lang w:val="en-US"/>
              </w:rPr>
              <w:t>emand by Type</w:t>
            </w:r>
            <w:r w:rsidR="000C07D2">
              <w:rPr>
                <w:rFonts w:ascii="Arial" w:eastAsia="Times New Roman" w:hAnsi="Arial" w:cs="Arial"/>
                <w:b/>
                <w:bCs/>
                <w:color w:val="FFFFFF" w:themeColor="background1"/>
                <w:sz w:val="20"/>
                <w:szCs w:val="20"/>
                <w:lang w:val="en-US"/>
              </w:rPr>
              <w:t xml:space="preserve"> </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46FB0FC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843" w:type="dxa"/>
            <w:tcBorders>
              <w:top w:val="single" w:sz="4" w:space="0" w:color="auto"/>
              <w:left w:val="nil"/>
              <w:bottom w:val="single" w:sz="4" w:space="0" w:color="auto"/>
              <w:right w:val="single" w:sz="4" w:space="0" w:color="auto"/>
            </w:tcBorders>
            <w:shd w:val="clear" w:color="auto" w:fill="C00000"/>
            <w:noWrap/>
            <w:vAlign w:val="center"/>
            <w:hideMark/>
          </w:tcPr>
          <w:p w14:paraId="2899224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843" w:type="dxa"/>
            <w:tcBorders>
              <w:top w:val="single" w:sz="4" w:space="0" w:color="auto"/>
              <w:left w:val="nil"/>
              <w:bottom w:val="single" w:sz="4" w:space="0" w:color="auto"/>
              <w:right w:val="single" w:sz="4" w:space="0" w:color="auto"/>
            </w:tcBorders>
            <w:shd w:val="clear" w:color="auto" w:fill="C00000"/>
            <w:noWrap/>
            <w:vAlign w:val="bottom"/>
            <w:hideMark/>
          </w:tcPr>
          <w:p w14:paraId="15C4E79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844" w:type="dxa"/>
            <w:tcBorders>
              <w:top w:val="single" w:sz="4" w:space="0" w:color="auto"/>
              <w:left w:val="nil"/>
              <w:bottom w:val="single" w:sz="4" w:space="0" w:color="auto"/>
              <w:right w:val="single" w:sz="4" w:space="0" w:color="auto"/>
            </w:tcBorders>
            <w:shd w:val="clear" w:color="auto" w:fill="C00000"/>
            <w:noWrap/>
            <w:vAlign w:val="bottom"/>
            <w:hideMark/>
          </w:tcPr>
          <w:p w14:paraId="3DF577F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63" w:type="dxa"/>
            <w:tcBorders>
              <w:top w:val="single" w:sz="4" w:space="0" w:color="auto"/>
              <w:left w:val="nil"/>
              <w:bottom w:val="single" w:sz="4" w:space="0" w:color="auto"/>
              <w:right w:val="single" w:sz="4" w:space="0" w:color="auto"/>
            </w:tcBorders>
            <w:shd w:val="clear" w:color="auto" w:fill="C00000"/>
            <w:noWrap/>
            <w:vAlign w:val="bottom"/>
            <w:hideMark/>
          </w:tcPr>
          <w:p w14:paraId="0D088FC9"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C80BC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11DDB9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959" w:type="dxa"/>
            <w:tcBorders>
              <w:top w:val="single" w:sz="4" w:space="0" w:color="auto"/>
              <w:left w:val="nil"/>
              <w:bottom w:val="single" w:sz="4" w:space="0" w:color="auto"/>
              <w:right w:val="single" w:sz="4" w:space="0" w:color="auto"/>
            </w:tcBorders>
            <w:shd w:val="clear" w:color="auto" w:fill="C00000"/>
            <w:noWrap/>
            <w:vAlign w:val="bottom"/>
            <w:hideMark/>
          </w:tcPr>
          <w:p w14:paraId="0224390F"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920"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42AD97F7"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49760F" w:rsidRPr="005D2A6A" w14:paraId="4818E3CF"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F645B40" w14:textId="6420EEB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Bisphenol-</w:t>
            </w:r>
            <w:r w:rsidR="00ED7DD8" w:rsidRPr="005D2A6A">
              <w:rPr>
                <w:rFonts w:ascii="Arial" w:hAnsi="Arial" w:cs="Arial"/>
                <w:color w:val="000000"/>
                <w:sz w:val="20"/>
                <w:szCs w:val="20"/>
              </w:rPr>
              <w:t xml:space="preserve">A, </w:t>
            </w:r>
            <w:proofErr w:type="gramStart"/>
            <w:r w:rsidR="00ED7DD8" w:rsidRPr="005D2A6A">
              <w:rPr>
                <w:rFonts w:ascii="Arial" w:hAnsi="Arial" w:cs="Arial"/>
                <w:color w:val="000000"/>
                <w:sz w:val="20"/>
                <w:szCs w:val="20"/>
              </w:rPr>
              <w:t>F</w:t>
            </w:r>
            <w:r w:rsidRPr="005D2A6A">
              <w:rPr>
                <w:rFonts w:ascii="Arial" w:hAnsi="Arial" w:cs="Arial"/>
                <w:color w:val="000000"/>
                <w:sz w:val="20"/>
                <w:szCs w:val="20"/>
              </w:rPr>
              <w:t>,S</w:t>
            </w:r>
            <w:proofErr w:type="gramEnd"/>
            <w:r w:rsidRPr="005D2A6A">
              <w:rPr>
                <w:rFonts w:ascii="Arial" w:hAnsi="Arial" w:cs="Arial"/>
                <w:color w:val="000000"/>
                <w:sz w:val="20"/>
                <w:szCs w:val="20"/>
              </w:rPr>
              <w:t xml:space="preserve"> vinyl ester resin</w:t>
            </w:r>
            <w:r>
              <w:rPr>
                <w:rFonts w:ascii="Arial" w:hAnsi="Arial" w:cs="Arial"/>
                <w:color w:val="000000"/>
                <w:sz w:val="20"/>
                <w:szCs w:val="20"/>
              </w:rPr>
              <w:t>*</w:t>
            </w:r>
          </w:p>
        </w:tc>
        <w:tc>
          <w:tcPr>
            <w:tcW w:w="843" w:type="dxa"/>
            <w:tcBorders>
              <w:top w:val="nil"/>
              <w:left w:val="nil"/>
              <w:bottom w:val="single" w:sz="4" w:space="0" w:color="auto"/>
              <w:right w:val="single" w:sz="4" w:space="0" w:color="auto"/>
            </w:tcBorders>
            <w:shd w:val="clear" w:color="000000" w:fill="FFFFFF"/>
            <w:noWrap/>
            <w:vAlign w:val="center"/>
            <w:hideMark/>
          </w:tcPr>
          <w:p w14:paraId="180D6857" w14:textId="2788A48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4.5</w:t>
            </w:r>
          </w:p>
        </w:tc>
        <w:tc>
          <w:tcPr>
            <w:tcW w:w="843" w:type="dxa"/>
            <w:tcBorders>
              <w:top w:val="nil"/>
              <w:left w:val="nil"/>
              <w:bottom w:val="single" w:sz="4" w:space="0" w:color="auto"/>
              <w:right w:val="single" w:sz="4" w:space="0" w:color="auto"/>
            </w:tcBorders>
            <w:shd w:val="clear" w:color="000000" w:fill="FFFFFF"/>
            <w:noWrap/>
            <w:vAlign w:val="center"/>
            <w:hideMark/>
          </w:tcPr>
          <w:p w14:paraId="55688D06" w14:textId="49BE223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4.8</w:t>
            </w:r>
          </w:p>
        </w:tc>
        <w:tc>
          <w:tcPr>
            <w:tcW w:w="843" w:type="dxa"/>
            <w:tcBorders>
              <w:top w:val="nil"/>
              <w:left w:val="nil"/>
              <w:bottom w:val="single" w:sz="4" w:space="0" w:color="auto"/>
              <w:right w:val="single" w:sz="4" w:space="0" w:color="auto"/>
            </w:tcBorders>
            <w:shd w:val="clear" w:color="000000" w:fill="FFFFFF"/>
            <w:noWrap/>
            <w:vAlign w:val="center"/>
            <w:hideMark/>
          </w:tcPr>
          <w:p w14:paraId="26F6FA98" w14:textId="2BC993E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844" w:type="dxa"/>
            <w:tcBorders>
              <w:top w:val="nil"/>
              <w:left w:val="nil"/>
              <w:bottom w:val="single" w:sz="4" w:space="0" w:color="auto"/>
              <w:right w:val="single" w:sz="4" w:space="0" w:color="auto"/>
            </w:tcBorders>
            <w:shd w:val="clear" w:color="000000" w:fill="FFFFFF"/>
            <w:noWrap/>
            <w:vAlign w:val="center"/>
            <w:hideMark/>
          </w:tcPr>
          <w:p w14:paraId="6BF863C5" w14:textId="5439E0D4"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5.5</w:t>
            </w:r>
          </w:p>
        </w:tc>
        <w:tc>
          <w:tcPr>
            <w:tcW w:w="963" w:type="dxa"/>
            <w:tcBorders>
              <w:top w:val="nil"/>
              <w:left w:val="nil"/>
              <w:bottom w:val="single" w:sz="4" w:space="0" w:color="auto"/>
              <w:right w:val="single" w:sz="4" w:space="0" w:color="auto"/>
            </w:tcBorders>
            <w:shd w:val="clear" w:color="000000" w:fill="FFFFFF"/>
            <w:noWrap/>
            <w:vAlign w:val="center"/>
            <w:hideMark/>
          </w:tcPr>
          <w:p w14:paraId="33187281" w14:textId="1773D48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5.8</w:t>
            </w:r>
          </w:p>
        </w:tc>
        <w:tc>
          <w:tcPr>
            <w:tcW w:w="959" w:type="dxa"/>
            <w:tcBorders>
              <w:top w:val="nil"/>
              <w:left w:val="nil"/>
              <w:bottom w:val="single" w:sz="4" w:space="0" w:color="auto"/>
              <w:right w:val="single" w:sz="4" w:space="0" w:color="auto"/>
            </w:tcBorders>
            <w:shd w:val="clear" w:color="000000" w:fill="FFFFFF"/>
            <w:noWrap/>
            <w:vAlign w:val="center"/>
            <w:hideMark/>
          </w:tcPr>
          <w:p w14:paraId="4BED951B" w14:textId="08BA6E5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5.2</w:t>
            </w:r>
          </w:p>
        </w:tc>
        <w:tc>
          <w:tcPr>
            <w:tcW w:w="959" w:type="dxa"/>
            <w:tcBorders>
              <w:top w:val="nil"/>
              <w:left w:val="nil"/>
              <w:bottom w:val="single" w:sz="4" w:space="0" w:color="auto"/>
              <w:right w:val="single" w:sz="4" w:space="0" w:color="auto"/>
            </w:tcBorders>
            <w:shd w:val="clear" w:color="000000" w:fill="FFFFFF"/>
            <w:noWrap/>
            <w:vAlign w:val="center"/>
            <w:hideMark/>
          </w:tcPr>
          <w:p w14:paraId="747E0944" w14:textId="3DBE8AC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59" w:type="dxa"/>
            <w:tcBorders>
              <w:top w:val="nil"/>
              <w:left w:val="nil"/>
              <w:bottom w:val="single" w:sz="4" w:space="0" w:color="auto"/>
              <w:right w:val="single" w:sz="4" w:space="0" w:color="auto"/>
            </w:tcBorders>
            <w:shd w:val="clear" w:color="000000" w:fill="FFFFFF"/>
            <w:noWrap/>
            <w:vAlign w:val="center"/>
            <w:hideMark/>
          </w:tcPr>
          <w:p w14:paraId="22367B74" w14:textId="71567DCE"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8.6</w:t>
            </w:r>
          </w:p>
        </w:tc>
        <w:tc>
          <w:tcPr>
            <w:tcW w:w="920" w:type="dxa"/>
            <w:tcBorders>
              <w:top w:val="nil"/>
              <w:left w:val="nil"/>
              <w:bottom w:val="single" w:sz="4" w:space="0" w:color="auto"/>
              <w:right w:val="single" w:sz="4" w:space="0" w:color="auto"/>
            </w:tcBorders>
            <w:shd w:val="clear" w:color="000000" w:fill="FFFFFF"/>
            <w:noWrap/>
            <w:vAlign w:val="center"/>
            <w:hideMark/>
          </w:tcPr>
          <w:p w14:paraId="1F2ACD76" w14:textId="17383A2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15.4</w:t>
            </w:r>
          </w:p>
        </w:tc>
      </w:tr>
      <w:tr w:rsidR="0049760F" w:rsidRPr="005D2A6A" w14:paraId="775E5F75"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DE86206" w14:textId="77777777" w:rsidR="0049760F" w:rsidRPr="005D2A6A" w:rsidRDefault="0049760F" w:rsidP="0049760F">
            <w:pPr>
              <w:spacing w:after="0" w:line="240" w:lineRule="auto"/>
              <w:rPr>
                <w:rFonts w:ascii="Arial" w:eastAsia="Times New Roman" w:hAnsi="Arial" w:cs="Arial"/>
                <w:color w:val="000000"/>
                <w:sz w:val="20"/>
                <w:szCs w:val="20"/>
                <w:lang w:val="en-US"/>
              </w:rPr>
            </w:pPr>
            <w:proofErr w:type="spellStart"/>
            <w:r w:rsidRPr="005D2A6A">
              <w:rPr>
                <w:rFonts w:ascii="Arial" w:hAnsi="Arial" w:cs="Arial"/>
                <w:color w:val="000000"/>
                <w:sz w:val="20"/>
                <w:szCs w:val="20"/>
              </w:rPr>
              <w:t>Novolac</w:t>
            </w:r>
            <w:proofErr w:type="spellEnd"/>
            <w:r w:rsidRPr="005D2A6A">
              <w:rPr>
                <w:rFonts w:ascii="Arial" w:hAnsi="Arial" w:cs="Arial"/>
                <w:color w:val="000000"/>
                <w:sz w:val="20"/>
                <w:szCs w:val="20"/>
              </w:rPr>
              <w:t xml:space="preserve">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57057A9D" w14:textId="3FE9FC7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2.6</w:t>
            </w:r>
          </w:p>
        </w:tc>
        <w:tc>
          <w:tcPr>
            <w:tcW w:w="843" w:type="dxa"/>
            <w:tcBorders>
              <w:top w:val="nil"/>
              <w:left w:val="nil"/>
              <w:bottom w:val="single" w:sz="4" w:space="0" w:color="auto"/>
              <w:right w:val="single" w:sz="4" w:space="0" w:color="auto"/>
            </w:tcBorders>
            <w:shd w:val="clear" w:color="000000" w:fill="FFFFFF"/>
            <w:noWrap/>
            <w:vAlign w:val="center"/>
            <w:hideMark/>
          </w:tcPr>
          <w:p w14:paraId="083DAB63" w14:textId="7BCE443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2.8</w:t>
            </w:r>
          </w:p>
        </w:tc>
        <w:tc>
          <w:tcPr>
            <w:tcW w:w="843" w:type="dxa"/>
            <w:tcBorders>
              <w:top w:val="nil"/>
              <w:left w:val="nil"/>
              <w:bottom w:val="single" w:sz="4" w:space="0" w:color="auto"/>
              <w:right w:val="single" w:sz="4" w:space="0" w:color="auto"/>
            </w:tcBorders>
            <w:shd w:val="clear" w:color="000000" w:fill="FFFFFF"/>
            <w:noWrap/>
            <w:vAlign w:val="center"/>
            <w:hideMark/>
          </w:tcPr>
          <w:p w14:paraId="40E499FB" w14:textId="2BF0DED8"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844" w:type="dxa"/>
            <w:tcBorders>
              <w:top w:val="nil"/>
              <w:left w:val="nil"/>
              <w:bottom w:val="single" w:sz="4" w:space="0" w:color="auto"/>
              <w:right w:val="single" w:sz="4" w:space="0" w:color="auto"/>
            </w:tcBorders>
            <w:shd w:val="clear" w:color="000000" w:fill="FFFFFF"/>
            <w:noWrap/>
            <w:vAlign w:val="center"/>
            <w:hideMark/>
          </w:tcPr>
          <w:p w14:paraId="1CF401AF" w14:textId="243C8C8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3.2</w:t>
            </w:r>
          </w:p>
        </w:tc>
        <w:tc>
          <w:tcPr>
            <w:tcW w:w="963" w:type="dxa"/>
            <w:tcBorders>
              <w:top w:val="nil"/>
              <w:left w:val="nil"/>
              <w:bottom w:val="single" w:sz="4" w:space="0" w:color="auto"/>
              <w:right w:val="single" w:sz="4" w:space="0" w:color="auto"/>
            </w:tcBorders>
            <w:shd w:val="clear" w:color="000000" w:fill="FFFFFF"/>
            <w:noWrap/>
            <w:vAlign w:val="center"/>
            <w:hideMark/>
          </w:tcPr>
          <w:p w14:paraId="57F165B3" w14:textId="57AC4BE6"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3.4</w:t>
            </w:r>
          </w:p>
        </w:tc>
        <w:tc>
          <w:tcPr>
            <w:tcW w:w="959" w:type="dxa"/>
            <w:tcBorders>
              <w:top w:val="nil"/>
              <w:left w:val="nil"/>
              <w:bottom w:val="single" w:sz="4" w:space="0" w:color="auto"/>
              <w:right w:val="single" w:sz="4" w:space="0" w:color="auto"/>
            </w:tcBorders>
            <w:shd w:val="clear" w:color="000000" w:fill="FFFFFF"/>
            <w:noWrap/>
            <w:vAlign w:val="center"/>
            <w:hideMark/>
          </w:tcPr>
          <w:p w14:paraId="62D756AC" w14:textId="0017E2F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w:t>
            </w:r>
          </w:p>
        </w:tc>
        <w:tc>
          <w:tcPr>
            <w:tcW w:w="959" w:type="dxa"/>
            <w:tcBorders>
              <w:top w:val="nil"/>
              <w:left w:val="nil"/>
              <w:bottom w:val="single" w:sz="4" w:space="0" w:color="auto"/>
              <w:right w:val="single" w:sz="4" w:space="0" w:color="auto"/>
            </w:tcBorders>
            <w:shd w:val="clear" w:color="000000" w:fill="FFFFFF"/>
            <w:noWrap/>
            <w:vAlign w:val="center"/>
            <w:hideMark/>
          </w:tcPr>
          <w:p w14:paraId="7A24EBBB" w14:textId="120D67CF"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c>
          <w:tcPr>
            <w:tcW w:w="959" w:type="dxa"/>
            <w:tcBorders>
              <w:top w:val="nil"/>
              <w:left w:val="nil"/>
              <w:bottom w:val="single" w:sz="4" w:space="0" w:color="auto"/>
              <w:right w:val="single" w:sz="4" w:space="0" w:color="auto"/>
            </w:tcBorders>
            <w:shd w:val="clear" w:color="000000" w:fill="FFFFFF"/>
            <w:noWrap/>
            <w:vAlign w:val="center"/>
            <w:hideMark/>
          </w:tcPr>
          <w:p w14:paraId="757470AC" w14:textId="61C9D6F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5.1</w:t>
            </w:r>
          </w:p>
        </w:tc>
        <w:tc>
          <w:tcPr>
            <w:tcW w:w="920" w:type="dxa"/>
            <w:tcBorders>
              <w:top w:val="nil"/>
              <w:left w:val="nil"/>
              <w:bottom w:val="single" w:sz="4" w:space="0" w:color="auto"/>
              <w:right w:val="single" w:sz="4" w:space="0" w:color="auto"/>
            </w:tcBorders>
            <w:shd w:val="clear" w:color="000000" w:fill="FFFFFF"/>
            <w:noWrap/>
            <w:vAlign w:val="center"/>
            <w:hideMark/>
          </w:tcPr>
          <w:p w14:paraId="0F136D8C" w14:textId="3600A3C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9</w:t>
            </w:r>
          </w:p>
        </w:tc>
      </w:tr>
      <w:tr w:rsidR="0049760F" w:rsidRPr="005D2A6A" w14:paraId="6ED1ED03"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7A811645"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Brominated vinyl ester resin</w:t>
            </w:r>
          </w:p>
        </w:tc>
        <w:tc>
          <w:tcPr>
            <w:tcW w:w="843" w:type="dxa"/>
            <w:tcBorders>
              <w:top w:val="nil"/>
              <w:left w:val="nil"/>
              <w:bottom w:val="single" w:sz="4" w:space="0" w:color="auto"/>
              <w:right w:val="single" w:sz="4" w:space="0" w:color="auto"/>
            </w:tcBorders>
            <w:shd w:val="clear" w:color="000000" w:fill="FFFFFF"/>
            <w:noWrap/>
            <w:vAlign w:val="center"/>
            <w:hideMark/>
          </w:tcPr>
          <w:p w14:paraId="45403E31" w14:textId="20A528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843" w:type="dxa"/>
            <w:tcBorders>
              <w:top w:val="nil"/>
              <w:left w:val="nil"/>
              <w:bottom w:val="single" w:sz="4" w:space="0" w:color="auto"/>
              <w:right w:val="single" w:sz="4" w:space="0" w:color="auto"/>
            </w:tcBorders>
            <w:shd w:val="clear" w:color="000000" w:fill="FFFFFF"/>
            <w:noWrap/>
            <w:vAlign w:val="center"/>
            <w:hideMark/>
          </w:tcPr>
          <w:p w14:paraId="4C9EB1A5" w14:textId="5CAD0F7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3" w:type="dxa"/>
            <w:tcBorders>
              <w:top w:val="nil"/>
              <w:left w:val="nil"/>
              <w:bottom w:val="single" w:sz="4" w:space="0" w:color="auto"/>
              <w:right w:val="single" w:sz="4" w:space="0" w:color="auto"/>
            </w:tcBorders>
            <w:shd w:val="clear" w:color="000000" w:fill="FFFFFF"/>
            <w:noWrap/>
            <w:vAlign w:val="center"/>
            <w:hideMark/>
          </w:tcPr>
          <w:p w14:paraId="7F11EA98" w14:textId="1C228EC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844" w:type="dxa"/>
            <w:tcBorders>
              <w:top w:val="nil"/>
              <w:left w:val="nil"/>
              <w:bottom w:val="single" w:sz="4" w:space="0" w:color="auto"/>
              <w:right w:val="single" w:sz="4" w:space="0" w:color="auto"/>
            </w:tcBorders>
            <w:shd w:val="clear" w:color="000000" w:fill="FFFFFF"/>
            <w:noWrap/>
            <w:vAlign w:val="center"/>
            <w:hideMark/>
          </w:tcPr>
          <w:p w14:paraId="6D61B962" w14:textId="6D20141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63" w:type="dxa"/>
            <w:tcBorders>
              <w:top w:val="nil"/>
              <w:left w:val="nil"/>
              <w:bottom w:val="single" w:sz="4" w:space="0" w:color="auto"/>
              <w:right w:val="single" w:sz="4" w:space="0" w:color="auto"/>
            </w:tcBorders>
            <w:shd w:val="clear" w:color="000000" w:fill="FFFFFF"/>
            <w:noWrap/>
            <w:vAlign w:val="center"/>
            <w:hideMark/>
          </w:tcPr>
          <w:p w14:paraId="5911E1A8" w14:textId="03389C2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0.9</w:t>
            </w:r>
          </w:p>
        </w:tc>
        <w:tc>
          <w:tcPr>
            <w:tcW w:w="959" w:type="dxa"/>
            <w:tcBorders>
              <w:top w:val="nil"/>
              <w:left w:val="nil"/>
              <w:bottom w:val="single" w:sz="4" w:space="0" w:color="auto"/>
              <w:right w:val="single" w:sz="4" w:space="0" w:color="auto"/>
            </w:tcBorders>
            <w:shd w:val="clear" w:color="000000" w:fill="FFFFFF"/>
            <w:noWrap/>
            <w:vAlign w:val="center"/>
            <w:hideMark/>
          </w:tcPr>
          <w:p w14:paraId="1E0ACA04" w14:textId="4B55895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1EF4C915" w14:textId="4389AD9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59" w:type="dxa"/>
            <w:tcBorders>
              <w:top w:val="nil"/>
              <w:left w:val="nil"/>
              <w:bottom w:val="single" w:sz="4" w:space="0" w:color="auto"/>
              <w:right w:val="single" w:sz="4" w:space="0" w:color="auto"/>
            </w:tcBorders>
            <w:shd w:val="clear" w:color="000000" w:fill="FFFFFF"/>
            <w:noWrap/>
            <w:vAlign w:val="center"/>
            <w:hideMark/>
          </w:tcPr>
          <w:p w14:paraId="2FD2E500" w14:textId="57BF2F85"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20" w:type="dxa"/>
            <w:tcBorders>
              <w:top w:val="nil"/>
              <w:left w:val="nil"/>
              <w:bottom w:val="single" w:sz="4" w:space="0" w:color="auto"/>
              <w:right w:val="single" w:sz="4" w:space="0" w:color="auto"/>
            </w:tcBorders>
            <w:shd w:val="clear" w:color="000000" w:fill="FFFFFF"/>
            <w:noWrap/>
            <w:vAlign w:val="center"/>
            <w:hideMark/>
          </w:tcPr>
          <w:p w14:paraId="48A7F795" w14:textId="71D6040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r>
      <w:tr w:rsidR="0049760F" w:rsidRPr="005D2A6A" w14:paraId="5CB90E67"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067E7CC9"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 chemistry</w:t>
            </w:r>
          </w:p>
        </w:tc>
        <w:tc>
          <w:tcPr>
            <w:tcW w:w="843" w:type="dxa"/>
            <w:tcBorders>
              <w:top w:val="nil"/>
              <w:left w:val="nil"/>
              <w:bottom w:val="single" w:sz="4" w:space="0" w:color="auto"/>
              <w:right w:val="single" w:sz="4" w:space="0" w:color="auto"/>
            </w:tcBorders>
            <w:shd w:val="clear" w:color="000000" w:fill="FFFFFF"/>
            <w:noWrap/>
            <w:vAlign w:val="center"/>
            <w:hideMark/>
          </w:tcPr>
          <w:p w14:paraId="3D85E5B0" w14:textId="76C08E0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54C97364" w14:textId="65E785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843" w:type="dxa"/>
            <w:tcBorders>
              <w:top w:val="nil"/>
              <w:left w:val="nil"/>
              <w:bottom w:val="single" w:sz="4" w:space="0" w:color="auto"/>
              <w:right w:val="single" w:sz="4" w:space="0" w:color="auto"/>
            </w:tcBorders>
            <w:shd w:val="clear" w:color="000000" w:fill="FFFFFF"/>
            <w:noWrap/>
            <w:vAlign w:val="center"/>
            <w:hideMark/>
          </w:tcPr>
          <w:p w14:paraId="4F5CB717" w14:textId="795304B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844" w:type="dxa"/>
            <w:tcBorders>
              <w:top w:val="nil"/>
              <w:left w:val="nil"/>
              <w:bottom w:val="single" w:sz="4" w:space="0" w:color="auto"/>
              <w:right w:val="single" w:sz="4" w:space="0" w:color="auto"/>
            </w:tcBorders>
            <w:shd w:val="clear" w:color="000000" w:fill="FFFFFF"/>
            <w:noWrap/>
            <w:vAlign w:val="center"/>
            <w:hideMark/>
          </w:tcPr>
          <w:p w14:paraId="32E8DF8C" w14:textId="555E21E1"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63" w:type="dxa"/>
            <w:tcBorders>
              <w:top w:val="nil"/>
              <w:left w:val="nil"/>
              <w:bottom w:val="single" w:sz="4" w:space="0" w:color="auto"/>
              <w:right w:val="single" w:sz="4" w:space="0" w:color="auto"/>
            </w:tcBorders>
            <w:shd w:val="clear" w:color="000000" w:fill="FFFFFF"/>
            <w:noWrap/>
            <w:vAlign w:val="center"/>
            <w:hideMark/>
          </w:tcPr>
          <w:p w14:paraId="2AD4D0CE" w14:textId="0C5C586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59" w:type="dxa"/>
            <w:tcBorders>
              <w:top w:val="nil"/>
              <w:left w:val="nil"/>
              <w:bottom w:val="single" w:sz="4" w:space="0" w:color="auto"/>
              <w:right w:val="single" w:sz="4" w:space="0" w:color="auto"/>
            </w:tcBorders>
            <w:shd w:val="clear" w:color="000000" w:fill="FFFFFF"/>
            <w:noWrap/>
            <w:vAlign w:val="center"/>
            <w:hideMark/>
          </w:tcPr>
          <w:p w14:paraId="415B4B99" w14:textId="4E50FD3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59" w:type="dxa"/>
            <w:tcBorders>
              <w:top w:val="nil"/>
              <w:left w:val="nil"/>
              <w:bottom w:val="single" w:sz="4" w:space="0" w:color="auto"/>
              <w:right w:val="single" w:sz="4" w:space="0" w:color="auto"/>
            </w:tcBorders>
            <w:shd w:val="clear" w:color="000000" w:fill="FFFFFF"/>
            <w:noWrap/>
            <w:vAlign w:val="center"/>
            <w:hideMark/>
          </w:tcPr>
          <w:p w14:paraId="66700179" w14:textId="3223293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1.4</w:t>
            </w:r>
          </w:p>
        </w:tc>
        <w:tc>
          <w:tcPr>
            <w:tcW w:w="959" w:type="dxa"/>
            <w:tcBorders>
              <w:top w:val="nil"/>
              <w:left w:val="nil"/>
              <w:bottom w:val="single" w:sz="4" w:space="0" w:color="auto"/>
              <w:right w:val="single" w:sz="4" w:space="0" w:color="auto"/>
            </w:tcBorders>
            <w:shd w:val="clear" w:color="000000" w:fill="FFFFFF"/>
            <w:noWrap/>
            <w:vAlign w:val="center"/>
            <w:hideMark/>
          </w:tcPr>
          <w:p w14:paraId="71F57770" w14:textId="5C4AD01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20" w:type="dxa"/>
            <w:tcBorders>
              <w:top w:val="nil"/>
              <w:left w:val="nil"/>
              <w:bottom w:val="single" w:sz="4" w:space="0" w:color="auto"/>
              <w:right w:val="single" w:sz="4" w:space="0" w:color="auto"/>
            </w:tcBorders>
            <w:shd w:val="clear" w:color="000000" w:fill="FFFFFF"/>
            <w:noWrap/>
            <w:vAlign w:val="center"/>
            <w:hideMark/>
          </w:tcPr>
          <w:p w14:paraId="70F406E2" w14:textId="5AD82AD0"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3.3</w:t>
            </w:r>
          </w:p>
        </w:tc>
      </w:tr>
      <w:tr w:rsidR="0049760F" w:rsidRPr="005D2A6A" w14:paraId="0309C2AB" w14:textId="77777777" w:rsidTr="007D63AD">
        <w:trPr>
          <w:trHeight w:val="559"/>
        </w:trPr>
        <w:tc>
          <w:tcPr>
            <w:tcW w:w="1928" w:type="dxa"/>
            <w:tcBorders>
              <w:top w:val="nil"/>
              <w:left w:val="single" w:sz="4" w:space="0" w:color="auto"/>
              <w:bottom w:val="single" w:sz="4" w:space="0" w:color="auto"/>
              <w:right w:val="single" w:sz="4" w:space="0" w:color="auto"/>
            </w:tcBorders>
            <w:shd w:val="clear" w:color="000000" w:fill="FFFFFF"/>
            <w:noWrap/>
            <w:vAlign w:val="bottom"/>
            <w:hideMark/>
          </w:tcPr>
          <w:p w14:paraId="426A5A76" w14:textId="77777777" w:rsidR="0049760F" w:rsidRPr="005D2A6A" w:rsidRDefault="0049760F" w:rsidP="0049760F">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Total</w:t>
            </w:r>
          </w:p>
        </w:tc>
        <w:tc>
          <w:tcPr>
            <w:tcW w:w="843" w:type="dxa"/>
            <w:tcBorders>
              <w:top w:val="nil"/>
              <w:left w:val="nil"/>
              <w:bottom w:val="single" w:sz="4" w:space="0" w:color="auto"/>
              <w:right w:val="single" w:sz="4" w:space="0" w:color="auto"/>
            </w:tcBorders>
            <w:shd w:val="clear" w:color="000000" w:fill="FFFFFF"/>
            <w:noWrap/>
            <w:vAlign w:val="center"/>
            <w:hideMark/>
          </w:tcPr>
          <w:p w14:paraId="051D40EE" w14:textId="43D808FC"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843" w:type="dxa"/>
            <w:tcBorders>
              <w:top w:val="nil"/>
              <w:left w:val="nil"/>
              <w:bottom w:val="single" w:sz="4" w:space="0" w:color="auto"/>
              <w:right w:val="single" w:sz="4" w:space="0" w:color="auto"/>
            </w:tcBorders>
            <w:shd w:val="clear" w:color="000000" w:fill="FFFFFF"/>
            <w:noWrap/>
            <w:vAlign w:val="center"/>
            <w:hideMark/>
          </w:tcPr>
          <w:p w14:paraId="4E5098B1" w14:textId="3CAE9D7B"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843" w:type="dxa"/>
            <w:tcBorders>
              <w:top w:val="nil"/>
              <w:left w:val="nil"/>
              <w:bottom w:val="single" w:sz="4" w:space="0" w:color="auto"/>
              <w:right w:val="single" w:sz="4" w:space="0" w:color="auto"/>
            </w:tcBorders>
            <w:shd w:val="clear" w:color="000000" w:fill="FFFFFF"/>
            <w:noWrap/>
            <w:vAlign w:val="center"/>
            <w:hideMark/>
          </w:tcPr>
          <w:p w14:paraId="04FE9AEB" w14:textId="48E8F91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844" w:type="dxa"/>
            <w:tcBorders>
              <w:top w:val="nil"/>
              <w:left w:val="nil"/>
              <w:bottom w:val="single" w:sz="4" w:space="0" w:color="auto"/>
              <w:right w:val="single" w:sz="4" w:space="0" w:color="auto"/>
            </w:tcBorders>
            <w:shd w:val="clear" w:color="000000" w:fill="FFFFFF"/>
            <w:noWrap/>
            <w:vAlign w:val="center"/>
            <w:hideMark/>
          </w:tcPr>
          <w:p w14:paraId="3689C9F7" w14:textId="0592080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63" w:type="dxa"/>
            <w:tcBorders>
              <w:top w:val="nil"/>
              <w:left w:val="nil"/>
              <w:bottom w:val="single" w:sz="4" w:space="0" w:color="auto"/>
              <w:right w:val="single" w:sz="4" w:space="0" w:color="auto"/>
            </w:tcBorders>
            <w:shd w:val="clear" w:color="000000" w:fill="FFFFFF"/>
            <w:noWrap/>
            <w:vAlign w:val="center"/>
            <w:hideMark/>
          </w:tcPr>
          <w:p w14:paraId="5F15E318" w14:textId="0CA18562"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59" w:type="dxa"/>
            <w:tcBorders>
              <w:top w:val="nil"/>
              <w:left w:val="nil"/>
              <w:bottom w:val="single" w:sz="4" w:space="0" w:color="auto"/>
              <w:right w:val="single" w:sz="4" w:space="0" w:color="auto"/>
            </w:tcBorders>
            <w:shd w:val="clear" w:color="000000" w:fill="FFFFFF"/>
            <w:noWrap/>
            <w:vAlign w:val="center"/>
            <w:hideMark/>
          </w:tcPr>
          <w:p w14:paraId="65B5EBCE" w14:textId="6949F9DA"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959" w:type="dxa"/>
            <w:tcBorders>
              <w:top w:val="nil"/>
              <w:left w:val="nil"/>
              <w:bottom w:val="single" w:sz="4" w:space="0" w:color="auto"/>
              <w:right w:val="single" w:sz="4" w:space="0" w:color="auto"/>
            </w:tcBorders>
            <w:shd w:val="clear" w:color="000000" w:fill="FFFFFF"/>
            <w:noWrap/>
            <w:vAlign w:val="center"/>
            <w:hideMark/>
          </w:tcPr>
          <w:p w14:paraId="0F2420BF" w14:textId="4BA67849"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959" w:type="dxa"/>
            <w:tcBorders>
              <w:top w:val="nil"/>
              <w:left w:val="nil"/>
              <w:bottom w:val="single" w:sz="4" w:space="0" w:color="auto"/>
              <w:right w:val="single" w:sz="4" w:space="0" w:color="auto"/>
            </w:tcBorders>
            <w:shd w:val="clear" w:color="000000" w:fill="FFFFFF"/>
            <w:noWrap/>
            <w:vAlign w:val="center"/>
            <w:hideMark/>
          </w:tcPr>
          <w:p w14:paraId="7808E9DE" w14:textId="4FB96D13"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16.8</w:t>
            </w:r>
          </w:p>
        </w:tc>
        <w:tc>
          <w:tcPr>
            <w:tcW w:w="920" w:type="dxa"/>
            <w:tcBorders>
              <w:top w:val="nil"/>
              <w:left w:val="nil"/>
              <w:bottom w:val="single" w:sz="4" w:space="0" w:color="auto"/>
              <w:right w:val="single" w:sz="4" w:space="0" w:color="auto"/>
            </w:tcBorders>
            <w:shd w:val="clear" w:color="000000" w:fill="FFFFFF"/>
            <w:noWrap/>
            <w:vAlign w:val="center"/>
            <w:hideMark/>
          </w:tcPr>
          <w:p w14:paraId="0900E97B" w14:textId="4A452D4D" w:rsidR="0049760F" w:rsidRPr="005D2A6A" w:rsidRDefault="0049760F" w:rsidP="0049760F">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w:t>
            </w:r>
          </w:p>
        </w:tc>
      </w:tr>
    </w:tbl>
    <w:p w14:paraId="287DC954" w14:textId="42088801" w:rsidR="000C07D2" w:rsidRDefault="0049760F" w:rsidP="000C07D2">
      <w:pPr>
        <w:pStyle w:val="BodyText"/>
        <w:spacing w:before="162" w:line="360" w:lineRule="auto"/>
        <w:ind w:right="90"/>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bCs/>
          <w:noProof/>
          <w:color w:val="000000" w:themeColor="text1"/>
        </w:rPr>
        <mc:AlternateContent>
          <mc:Choice Requires="wps">
            <w:drawing>
              <wp:anchor distT="0" distB="0" distL="114300" distR="114300" simplePos="0" relativeHeight="252800000" behindDoc="0" locked="0" layoutInCell="1" allowOverlap="1" wp14:anchorId="0CFB1FFB" wp14:editId="38BE2D96">
                <wp:simplePos x="0" y="0"/>
                <wp:positionH relativeFrom="margin">
                  <wp:posOffset>2887980</wp:posOffset>
                </wp:positionH>
                <wp:positionV relativeFrom="paragraph">
                  <wp:posOffset>40005</wp:posOffset>
                </wp:positionV>
                <wp:extent cx="3800475" cy="307340"/>
                <wp:effectExtent l="0" t="0" r="0" b="0"/>
                <wp:wrapNone/>
                <wp:docPr id="2176"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CFB1FFB" id="_x0000_s1141" type="#_x0000_t202" style="position:absolute;left:0;text-align:left;margin-left:227.4pt;margin-top:3.15pt;width:299.25pt;height:24.2pt;z-index:25280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" filled="f" stroked="f">
                <v:textbox style="mso-fit-shape-to-text:t">
                  <w:txbxContent>
                    <w:p w14:paraId="035BBD81"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7181A439" w14:textId="77777777" w:rsidR="000C07D2" w:rsidRPr="00CE35EB" w:rsidRDefault="000C07D2" w:rsidP="0049760F">
                      <w:pPr>
                        <w:spacing w:line="240" w:lineRule="auto"/>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60C47F24" w14:textId="77777777" w:rsidR="0049760F" w:rsidRDefault="0049760F" w:rsidP="0049760F">
      <w:pPr>
        <w:tabs>
          <w:tab w:val="left" w:pos="1530"/>
        </w:tabs>
        <w:spacing w:line="240" w:lineRule="auto"/>
        <w:rPr>
          <w:rFonts w:ascii="Arial" w:eastAsia="Arial" w:hAnsi="Arial" w:cs="Arial"/>
          <w:bCs/>
          <w:i/>
          <w:iCs/>
          <w:color w:val="000000" w:themeColor="text1"/>
          <w:sz w:val="18"/>
          <w:szCs w:val="18"/>
        </w:rPr>
      </w:pPr>
    </w:p>
    <w:p w14:paraId="55DE723D" w14:textId="1AFC6BE9" w:rsidR="000C07D2" w:rsidRPr="003757E0" w:rsidRDefault="000C07D2" w:rsidP="0049760F">
      <w:pPr>
        <w:tabs>
          <w:tab w:val="left" w:pos="1530"/>
        </w:tabs>
        <w:spacing w:line="240" w:lineRule="auto"/>
        <w:rPr>
          <w:rFonts w:ascii="Arial" w:eastAsia="Arial" w:hAnsi="Arial" w:cs="Arial"/>
          <w:bCs/>
          <w:i/>
          <w:iCs/>
          <w:color w:val="000000" w:themeColor="text1"/>
          <w:sz w:val="18"/>
          <w:szCs w:val="18"/>
        </w:rPr>
      </w:pPr>
      <w:r w:rsidRPr="003757E0">
        <w:rPr>
          <w:rFonts w:ascii="Arial" w:eastAsia="Arial" w:hAnsi="Arial" w:cs="Arial"/>
          <w:bCs/>
          <w:i/>
          <w:iCs/>
          <w:color w:val="000000" w:themeColor="text1"/>
          <w:sz w:val="18"/>
          <w:szCs w:val="18"/>
        </w:rPr>
        <w:t>*Note: In 2020, the percentage distribution of Bisp</w:t>
      </w:r>
      <w:r>
        <w:rPr>
          <w:rFonts w:ascii="Arial" w:eastAsia="Arial" w:hAnsi="Arial" w:cs="Arial"/>
          <w:bCs/>
          <w:i/>
          <w:iCs/>
          <w:color w:val="000000" w:themeColor="text1"/>
          <w:sz w:val="18"/>
          <w:szCs w:val="18"/>
        </w:rPr>
        <w:t>h</w:t>
      </w:r>
      <w:r w:rsidRPr="003757E0">
        <w:rPr>
          <w:rFonts w:ascii="Arial" w:eastAsia="Arial" w:hAnsi="Arial" w:cs="Arial"/>
          <w:bCs/>
          <w:i/>
          <w:iCs/>
          <w:color w:val="000000" w:themeColor="text1"/>
          <w:sz w:val="18"/>
          <w:szCs w:val="18"/>
        </w:rPr>
        <w:t xml:space="preserve">enol- A, F and S </w:t>
      </w:r>
      <w:r>
        <w:rPr>
          <w:rFonts w:ascii="Arial" w:eastAsia="Arial" w:hAnsi="Arial" w:cs="Arial"/>
          <w:bCs/>
          <w:i/>
          <w:iCs/>
          <w:color w:val="000000" w:themeColor="text1"/>
          <w:sz w:val="18"/>
          <w:szCs w:val="18"/>
        </w:rPr>
        <w:t xml:space="preserve">in India </w:t>
      </w:r>
      <w:r w:rsidRPr="003757E0">
        <w:rPr>
          <w:rFonts w:ascii="Arial" w:eastAsia="Arial" w:hAnsi="Arial" w:cs="Arial"/>
          <w:bCs/>
          <w:i/>
          <w:iCs/>
          <w:color w:val="000000" w:themeColor="text1"/>
          <w:sz w:val="18"/>
          <w:szCs w:val="18"/>
        </w:rPr>
        <w:t>was 92%, 5% and 3%, respectively.</w:t>
      </w:r>
    </w:p>
    <w:p w14:paraId="128070B3" w14:textId="1B70B65E" w:rsidR="007B461A" w:rsidRDefault="007B461A" w:rsidP="007B461A">
      <w:pPr>
        <w:spacing w:line="360" w:lineRule="auto"/>
        <w:textAlignment w:val="baseline"/>
        <w:rPr>
          <w:rFonts w:ascii="Arial" w:eastAsia="Verdana" w:hAnsi="Arial" w:cs="Arial"/>
          <w:b/>
          <w:bCs/>
          <w:color w:val="000000"/>
          <w:kern w:val="24"/>
          <w:sz w:val="24"/>
          <w:szCs w:val="24"/>
        </w:rPr>
      </w:pPr>
    </w:p>
    <w:p w14:paraId="4E10E467" w14:textId="79171C5B" w:rsidR="0049760F" w:rsidRDefault="0049760F" w:rsidP="007B461A">
      <w:pPr>
        <w:spacing w:line="360" w:lineRule="auto"/>
        <w:textAlignment w:val="baseline"/>
        <w:rPr>
          <w:rFonts w:ascii="Arial" w:eastAsia="Verdana" w:hAnsi="Arial" w:cs="Arial"/>
          <w:b/>
          <w:bCs/>
          <w:color w:val="000000"/>
          <w:kern w:val="24"/>
          <w:sz w:val="24"/>
          <w:szCs w:val="24"/>
        </w:rPr>
      </w:pPr>
    </w:p>
    <w:p w14:paraId="06A7C034" w14:textId="6C854927" w:rsidR="0049760F" w:rsidRDefault="0049760F" w:rsidP="007B461A">
      <w:pPr>
        <w:spacing w:line="360" w:lineRule="auto"/>
        <w:textAlignment w:val="baseline"/>
        <w:rPr>
          <w:rFonts w:ascii="Arial" w:eastAsia="Verdana" w:hAnsi="Arial" w:cs="Arial"/>
          <w:b/>
          <w:bCs/>
          <w:color w:val="000000"/>
          <w:kern w:val="24"/>
          <w:sz w:val="24"/>
          <w:szCs w:val="24"/>
        </w:rPr>
      </w:pPr>
    </w:p>
    <w:p w14:paraId="50545B32" w14:textId="4F3B7B15" w:rsidR="0049760F" w:rsidRDefault="0049760F" w:rsidP="007B461A">
      <w:pPr>
        <w:spacing w:line="360" w:lineRule="auto"/>
        <w:textAlignment w:val="baseline"/>
        <w:rPr>
          <w:rFonts w:ascii="Arial" w:eastAsia="Verdana" w:hAnsi="Arial" w:cs="Arial"/>
          <w:b/>
          <w:bCs/>
          <w:color w:val="000000"/>
          <w:kern w:val="24"/>
          <w:sz w:val="24"/>
          <w:szCs w:val="24"/>
        </w:rPr>
      </w:pPr>
    </w:p>
    <w:p w14:paraId="37EDC060" w14:textId="77777777" w:rsidR="0049760F" w:rsidRDefault="0049760F" w:rsidP="007B461A">
      <w:pPr>
        <w:spacing w:line="360" w:lineRule="auto"/>
        <w:textAlignment w:val="baseline"/>
        <w:rPr>
          <w:rFonts w:ascii="Arial" w:eastAsia="Verdana" w:hAnsi="Arial" w:cs="Arial"/>
          <w:b/>
          <w:bCs/>
          <w:color w:val="000000"/>
          <w:kern w:val="24"/>
          <w:sz w:val="24"/>
          <w:szCs w:val="24"/>
        </w:rPr>
      </w:pPr>
    </w:p>
    <w:p w14:paraId="647048A2" w14:textId="77777777" w:rsidR="007B461A" w:rsidRPr="00AF20A2" w:rsidRDefault="007B461A" w:rsidP="007B461A">
      <w:pPr>
        <w:spacing w:line="360" w:lineRule="auto"/>
        <w:textAlignment w:val="baseline"/>
        <w:rPr>
          <w:rFonts w:ascii="Arial" w:eastAsia="Verdana" w:hAnsi="Arial" w:cs="Arial"/>
          <w:b/>
          <w:bCs/>
          <w:color w:val="000000"/>
          <w:kern w:val="24"/>
          <w:sz w:val="24"/>
          <w:szCs w:val="24"/>
        </w:rPr>
      </w:pPr>
      <w:r w:rsidRPr="00AF20A2">
        <w:rPr>
          <w:rFonts w:ascii="Arial" w:eastAsia="Verdana" w:hAnsi="Arial" w:cs="Arial"/>
          <w:b/>
          <w:bCs/>
          <w:color w:val="000000"/>
          <w:kern w:val="24"/>
          <w:sz w:val="24"/>
          <w:szCs w:val="24"/>
        </w:rPr>
        <w:lastRenderedPageBreak/>
        <w:t>India Vinyl Ester Resin Demand Supply Analysis, By Volume, 2015-2030F (Thousand Tonnes)</w:t>
      </w:r>
    </w:p>
    <w:tbl>
      <w:tblPr>
        <w:tblW w:w="9911" w:type="dxa"/>
        <w:jc w:val="center"/>
        <w:tblCellMar>
          <w:left w:w="0" w:type="dxa"/>
          <w:right w:w="0" w:type="dxa"/>
        </w:tblCellMar>
        <w:tblLook w:val="0420" w:firstRow="1" w:lastRow="0" w:firstColumn="0" w:lastColumn="0" w:noHBand="0" w:noVBand="1"/>
      </w:tblPr>
      <w:tblGrid>
        <w:gridCol w:w="1036"/>
        <w:gridCol w:w="1188"/>
        <w:gridCol w:w="852"/>
        <w:gridCol w:w="852"/>
        <w:gridCol w:w="852"/>
        <w:gridCol w:w="852"/>
        <w:gridCol w:w="744"/>
        <w:gridCol w:w="959"/>
        <w:gridCol w:w="860"/>
        <w:gridCol w:w="858"/>
        <w:gridCol w:w="858"/>
      </w:tblGrid>
      <w:tr w:rsidR="007B461A" w:rsidRPr="00113DAD" w14:paraId="44EE93AF" w14:textId="77777777" w:rsidTr="005B1169">
        <w:trPr>
          <w:trHeight w:val="472"/>
          <w:jc w:val="center"/>
        </w:trPr>
        <w:tc>
          <w:tcPr>
            <w:tcW w:w="1036"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429F653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118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7FBAEB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D69E531"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2015</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328A4C76"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2016</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EA42587"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2017</w:t>
            </w:r>
          </w:p>
        </w:tc>
        <w:tc>
          <w:tcPr>
            <w:tcW w:w="852"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7A40A400"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2018</w:t>
            </w:r>
          </w:p>
        </w:tc>
        <w:tc>
          <w:tcPr>
            <w:tcW w:w="744"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E08CDD"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2019</w:t>
            </w:r>
          </w:p>
        </w:tc>
        <w:tc>
          <w:tcPr>
            <w:tcW w:w="959"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6D88AD4F"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2020</w:t>
            </w:r>
          </w:p>
        </w:tc>
        <w:tc>
          <w:tcPr>
            <w:tcW w:w="860"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2F6DA44A"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2021E</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1C4476A3"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2025F</w:t>
            </w:r>
          </w:p>
        </w:tc>
        <w:tc>
          <w:tcPr>
            <w:tcW w:w="858" w:type="dxa"/>
            <w:tcBorders>
              <w:top w:val="single" w:sz="8" w:space="0" w:color="FFFFFF"/>
              <w:left w:val="single" w:sz="8" w:space="0" w:color="FFFFFF"/>
              <w:bottom w:val="single" w:sz="24" w:space="0" w:color="FFFFFF"/>
              <w:right w:val="single" w:sz="8" w:space="0" w:color="FFFFFF"/>
            </w:tcBorders>
            <w:shd w:val="clear" w:color="auto" w:fill="70AD47"/>
            <w:tcMar>
              <w:top w:w="72" w:type="dxa"/>
              <w:left w:w="144" w:type="dxa"/>
              <w:bottom w:w="72" w:type="dxa"/>
              <w:right w:w="144" w:type="dxa"/>
            </w:tcMar>
            <w:vAlign w:val="center"/>
            <w:hideMark/>
          </w:tcPr>
          <w:p w14:paraId="09881732" w14:textId="77777777" w:rsidR="007B461A" w:rsidRPr="00113DAD" w:rsidRDefault="007B461A" w:rsidP="005B1169">
            <w:pPr>
              <w:tabs>
                <w:tab w:val="left" w:pos="1290"/>
              </w:tabs>
              <w:spacing w:line="360" w:lineRule="auto"/>
              <w:jc w:val="center"/>
              <w:rPr>
                <w:rFonts w:ascii="Arial" w:eastAsia="Arial" w:hAnsi="Arial" w:cs="Arial"/>
                <w:color w:val="FFFFFF" w:themeColor="background1"/>
                <w:sz w:val="14"/>
                <w:szCs w:val="14"/>
                <w:lang w:val="en-US"/>
              </w:rPr>
            </w:pPr>
            <w:r w:rsidRPr="00113DAD">
              <w:rPr>
                <w:rFonts w:ascii="Arial" w:eastAsia="Arial" w:hAnsi="Arial" w:cs="Arial"/>
                <w:b/>
                <w:bCs/>
                <w:color w:val="FFFFFF" w:themeColor="background1"/>
                <w:sz w:val="14"/>
                <w:szCs w:val="14"/>
              </w:rPr>
              <w:t>2030F</w:t>
            </w:r>
          </w:p>
        </w:tc>
      </w:tr>
      <w:tr w:rsidR="007B461A" w:rsidRPr="00113DAD" w14:paraId="47F07525" w14:textId="77777777" w:rsidTr="005B1169">
        <w:trPr>
          <w:trHeight w:val="542"/>
          <w:jc w:val="center"/>
        </w:trPr>
        <w:tc>
          <w:tcPr>
            <w:tcW w:w="1036" w:type="dxa"/>
            <w:vMerge w:val="restart"/>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FA4751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India</w:t>
            </w:r>
          </w:p>
        </w:tc>
        <w:tc>
          <w:tcPr>
            <w:tcW w:w="1188" w:type="dxa"/>
            <w:tcBorders>
              <w:top w:val="single" w:sz="24"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332CEF5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Capacity</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E78DD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173A314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812A0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2"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C3692C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744"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4A9D1A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959"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41DBF89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6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2EDB75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343554A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c>
          <w:tcPr>
            <w:tcW w:w="858"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hideMark/>
          </w:tcPr>
          <w:p w14:paraId="7CFE6EE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4.8</w:t>
            </w:r>
          </w:p>
        </w:tc>
      </w:tr>
      <w:tr w:rsidR="007B461A" w:rsidRPr="00113DAD" w14:paraId="60AA8C39"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6ECAEA5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798C62D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Production</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9B8D98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3.7</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37CE60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3.8</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99195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1188C7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5D2DDD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949A8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3.9</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0F913B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E7567A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4.1</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91689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4.4</w:t>
            </w:r>
          </w:p>
        </w:tc>
      </w:tr>
      <w:tr w:rsidR="007B461A" w:rsidRPr="00113DAD" w14:paraId="047C6D0B"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09D26364"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673BB06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Import</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77EAEDF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5.4</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AB78CA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6.1</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3E9A87A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4952EDF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7.3</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8087A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7.9</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6E0165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6.7</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2DC5BBD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15C3A50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bottom"/>
            <w:hideMark/>
          </w:tcPr>
          <w:p w14:paraId="0D9E144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27EFC3A3" w14:textId="77777777" w:rsidTr="005B1169">
        <w:trPr>
          <w:trHeight w:val="472"/>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6FE789"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4123083"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Export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8DBDED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600C25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0.5</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162D1E9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5BFC22C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2CE4F61"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0.6</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FC8337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0.4</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6E6A9C5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0AFBABAB"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bottom"/>
            <w:hideMark/>
          </w:tcPr>
          <w:p w14:paraId="73F5634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0.00</w:t>
            </w:r>
          </w:p>
        </w:tc>
      </w:tr>
      <w:tr w:rsidR="007B461A" w:rsidRPr="00113DAD" w14:paraId="1C65800A"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34311A75"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5AD0D6F7"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Total Demand</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18D3A11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8.7</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9D8B82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9.3</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A1D186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10.0</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93E847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w:t>
            </w: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E6C503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11.3</w:t>
            </w: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4D8A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10.1</w:t>
            </w: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5BD64EF"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11.1</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DD5FAC5"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16.8</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50218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30.0</w:t>
            </w:r>
          </w:p>
        </w:tc>
      </w:tr>
      <w:tr w:rsidR="007B461A" w:rsidRPr="00113DAD" w14:paraId="5C36E6B9" w14:textId="77777777" w:rsidTr="005B1169">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7CEDBA60"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EBF1E9"/>
            <w:tcMar>
              <w:top w:w="72" w:type="dxa"/>
              <w:left w:w="144" w:type="dxa"/>
              <w:bottom w:w="72" w:type="dxa"/>
              <w:right w:w="144" w:type="dxa"/>
            </w:tcMar>
            <w:vAlign w:val="center"/>
            <w:hideMark/>
          </w:tcPr>
          <w:p w14:paraId="4713DE4D"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Y-O-Y Growth (%)</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6043F95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2AC0DEB0"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6.90%</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442BD13E"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7.53%</w:t>
            </w:r>
          </w:p>
        </w:tc>
        <w:tc>
          <w:tcPr>
            <w:tcW w:w="852"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007000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6.0%</w:t>
            </w:r>
          </w:p>
        </w:tc>
        <w:tc>
          <w:tcPr>
            <w:tcW w:w="744"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0799EC5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6.60%</w:t>
            </w:r>
          </w:p>
        </w:tc>
        <w:tc>
          <w:tcPr>
            <w:tcW w:w="959"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370C4B27"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-10.62%</w:t>
            </w:r>
          </w:p>
        </w:tc>
        <w:tc>
          <w:tcPr>
            <w:tcW w:w="86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tcPr>
          <w:p w14:paraId="6DABDB93"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9.90%</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5139062"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10.86%</w:t>
            </w:r>
          </w:p>
        </w:tc>
        <w:tc>
          <w:tcPr>
            <w:tcW w:w="858"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A96F4B8"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11.21%</w:t>
            </w:r>
          </w:p>
        </w:tc>
      </w:tr>
      <w:tr w:rsidR="007B461A" w:rsidRPr="00113DAD" w14:paraId="1C7B9C31" w14:textId="77777777" w:rsidTr="00561428">
        <w:trPr>
          <w:trHeight w:val="767"/>
          <w:jc w:val="center"/>
        </w:trPr>
        <w:tc>
          <w:tcPr>
            <w:tcW w:w="1036" w:type="dxa"/>
            <w:vMerge/>
            <w:tcBorders>
              <w:top w:val="single" w:sz="24" w:space="0" w:color="FFFFFF"/>
              <w:left w:val="single" w:sz="8" w:space="0" w:color="FFFFFF"/>
              <w:bottom w:val="single" w:sz="8" w:space="0" w:color="FFFFFF"/>
              <w:right w:val="single" w:sz="8" w:space="0" w:color="FFFFFF"/>
            </w:tcBorders>
            <w:vAlign w:val="center"/>
            <w:hideMark/>
          </w:tcPr>
          <w:p w14:paraId="413E23AB"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p>
        </w:tc>
        <w:tc>
          <w:tcPr>
            <w:tcW w:w="1188" w:type="dxa"/>
            <w:tcBorders>
              <w:top w:val="single" w:sz="8" w:space="0" w:color="FFFFFF"/>
              <w:left w:val="single" w:sz="8" w:space="0" w:color="FFFFFF"/>
              <w:bottom w:val="single" w:sz="8" w:space="0" w:color="FFFFFF"/>
              <w:right w:val="single" w:sz="8" w:space="0" w:color="FFFFFF"/>
            </w:tcBorders>
            <w:shd w:val="clear" w:color="auto" w:fill="D5E3CF"/>
            <w:tcMar>
              <w:top w:w="72" w:type="dxa"/>
              <w:left w:w="144" w:type="dxa"/>
              <w:bottom w:w="72" w:type="dxa"/>
              <w:right w:w="144" w:type="dxa"/>
            </w:tcMar>
            <w:vAlign w:val="center"/>
            <w:hideMark/>
          </w:tcPr>
          <w:p w14:paraId="07EB3682" w14:textId="77777777" w:rsidR="007B461A" w:rsidRPr="00113DAD" w:rsidRDefault="007B461A" w:rsidP="005B1169">
            <w:pPr>
              <w:tabs>
                <w:tab w:val="left" w:pos="1290"/>
              </w:tabs>
              <w:spacing w:line="360" w:lineRule="auto"/>
              <w:jc w:val="center"/>
              <w:rPr>
                <w:rFonts w:ascii="Arial" w:eastAsia="Arial" w:hAnsi="Arial" w:cs="Arial"/>
                <w:b/>
                <w:bCs/>
                <w:color w:val="000000" w:themeColor="text1"/>
                <w:sz w:val="14"/>
                <w:szCs w:val="14"/>
              </w:rPr>
            </w:pPr>
            <w:r w:rsidRPr="00113DAD">
              <w:rPr>
                <w:rFonts w:ascii="Arial" w:eastAsia="Arial" w:hAnsi="Arial" w:cs="Arial"/>
                <w:b/>
                <w:bCs/>
                <w:color w:val="000000" w:themeColor="text1"/>
                <w:sz w:val="14"/>
                <w:szCs w:val="14"/>
              </w:rPr>
              <w:t>Demand Supply Gap</w:t>
            </w: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596D578" w14:textId="46743F0F"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668837EE" w14:textId="14C436BA"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2D68F6A" w14:textId="58CB929B"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52"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4C4882D7" w14:textId="33E44F86"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744"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4D047D4" w14:textId="15DBFF78"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959"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tcPr>
          <w:p w14:paraId="15603BB4" w14:textId="7779C734"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p>
        </w:tc>
        <w:tc>
          <w:tcPr>
            <w:tcW w:w="86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DF17E6"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-7.46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A48C2D"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-12.76</w:t>
            </w:r>
          </w:p>
        </w:tc>
        <w:tc>
          <w:tcPr>
            <w:tcW w:w="858"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7A267FA" w14:textId="77777777" w:rsidR="007B461A" w:rsidRPr="00113DAD" w:rsidRDefault="007B461A" w:rsidP="005B1169">
            <w:pPr>
              <w:tabs>
                <w:tab w:val="left" w:pos="1290"/>
              </w:tabs>
              <w:spacing w:line="360" w:lineRule="auto"/>
              <w:jc w:val="center"/>
              <w:rPr>
                <w:rFonts w:ascii="Arial" w:eastAsia="Arial" w:hAnsi="Arial" w:cs="Arial"/>
                <w:color w:val="000000" w:themeColor="text1"/>
                <w:sz w:val="14"/>
                <w:szCs w:val="14"/>
                <w:lang w:val="en-US"/>
              </w:rPr>
            </w:pPr>
            <w:r w:rsidRPr="00113DAD">
              <w:rPr>
                <w:rFonts w:ascii="Arial" w:eastAsia="Arial" w:hAnsi="Arial" w:cs="Arial"/>
                <w:color w:val="000000" w:themeColor="text1"/>
                <w:sz w:val="14"/>
                <w:szCs w:val="14"/>
                <w:lang w:val="en-US"/>
              </w:rPr>
              <w:t>-25.55</w:t>
            </w:r>
          </w:p>
        </w:tc>
      </w:tr>
    </w:tbl>
    <w:p w14:paraId="4D23CA62" w14:textId="77777777" w:rsidR="007B461A" w:rsidRDefault="007B461A" w:rsidP="007B461A">
      <w:pPr>
        <w:tabs>
          <w:tab w:val="left" w:pos="1290"/>
        </w:tabs>
        <w:spacing w:line="360" w:lineRule="auto"/>
        <w:jc w:val="both"/>
        <w:rPr>
          <w:rFonts w:ascii="Arial" w:eastAsia="Arial" w:hAnsi="Arial" w:cs="Arial"/>
          <w:color w:val="000000" w:themeColor="text1"/>
          <w:sz w:val="24"/>
          <w:szCs w:val="24"/>
        </w:rPr>
      </w:pPr>
      <w:r w:rsidRPr="009D7B5D">
        <w:rPr>
          <w:rFonts w:ascii="Arial" w:eastAsia="Arial" w:hAnsi="Arial" w:cs="Arial"/>
          <w:noProof/>
          <w:sz w:val="24"/>
          <w:szCs w:val="24"/>
        </w:rPr>
        <mc:AlternateContent>
          <mc:Choice Requires="wps">
            <w:drawing>
              <wp:anchor distT="0" distB="0" distL="114300" distR="114300" simplePos="0" relativeHeight="252819456" behindDoc="0" locked="0" layoutInCell="1" allowOverlap="1" wp14:anchorId="7117EF7C" wp14:editId="3E4B58BD">
                <wp:simplePos x="0" y="0"/>
                <wp:positionH relativeFrom="column">
                  <wp:posOffset>4627880</wp:posOffset>
                </wp:positionH>
                <wp:positionV relativeFrom="paragraph">
                  <wp:posOffset>167005</wp:posOffset>
                </wp:positionV>
                <wp:extent cx="1809277" cy="584775"/>
                <wp:effectExtent l="0" t="0" r="0" b="0"/>
                <wp:wrapNone/>
                <wp:docPr id="23"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117EF7C" id="_x0000_s1142" type="#_x0000_t202" style="position:absolute;left:0;text-align:left;margin-left:364.4pt;margin-top:13.15pt;width:142.45pt;height:46.05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" filled="f" stroked="f">
                <v:textbox style="mso-fit-shape-to-text:t">
                  <w:txbxContent>
                    <w:p w14:paraId="68D6C640" w14:textId="77777777" w:rsidR="007B461A" w:rsidRPr="00E33B0C" w:rsidRDefault="007B461A" w:rsidP="007B461A">
                      <w:pPr>
                        <w:jc w:val="right"/>
                        <w:textAlignment w:val="baseline"/>
                        <w:rPr>
                          <w:rFonts w:ascii="Verdana" w:eastAsia="Verdana" w:hAnsi="Verdana" w:cs="Verdana"/>
                          <w:i/>
                          <w:iCs/>
                          <w:color w:val="7F7F7F"/>
                          <w:kern w:val="24"/>
                          <w:sz w:val="12"/>
                          <w:szCs w:val="12"/>
                        </w:rPr>
                      </w:pPr>
                      <w:r w:rsidRPr="00E33B0C">
                        <w:rPr>
                          <w:rFonts w:ascii="Verdana" w:eastAsia="Verdana" w:hAnsi="Verdana" w:cs="Verdana"/>
                          <w:i/>
                          <w:iCs/>
                          <w:color w:val="7F7F7F"/>
                          <w:kern w:val="24"/>
                          <w:sz w:val="12"/>
                          <w:szCs w:val="12"/>
                        </w:rPr>
                        <w:t>Source: TechSci Research</w:t>
                      </w:r>
                    </w:p>
                  </w:txbxContent>
                </v:textbox>
              </v:shape>
            </w:pict>
          </mc:Fallback>
        </mc:AlternateContent>
      </w:r>
    </w:p>
    <w:p w14:paraId="7A28E808" w14:textId="77777777" w:rsidR="00A42F2F" w:rsidRDefault="00A42F2F" w:rsidP="007B461A">
      <w:pPr>
        <w:spacing w:line="360" w:lineRule="auto"/>
        <w:textAlignment w:val="baseline"/>
        <w:rPr>
          <w:rFonts w:ascii="Arial" w:eastAsiaTheme="majorEastAsia" w:hAnsi="Arial" w:cs="Arial"/>
          <w:b/>
          <w:bCs/>
          <w:color w:val="000000" w:themeColor="text1"/>
          <w:kern w:val="24"/>
          <w:sz w:val="24"/>
          <w:szCs w:val="24"/>
        </w:rPr>
      </w:pPr>
    </w:p>
    <w:p w14:paraId="759B8F38" w14:textId="4AFA29F8" w:rsidR="007B461A" w:rsidRPr="00AF20A2" w:rsidRDefault="007B461A" w:rsidP="007B461A">
      <w:pPr>
        <w:spacing w:line="360" w:lineRule="auto"/>
        <w:textAlignment w:val="baseline"/>
        <w:rPr>
          <w:rFonts w:ascii="Arial" w:eastAsiaTheme="majorEastAsia" w:hAnsi="Arial" w:cs="Arial"/>
          <w:b/>
          <w:bCs/>
          <w:color w:val="000000" w:themeColor="text1"/>
          <w:kern w:val="24"/>
          <w:sz w:val="24"/>
          <w:szCs w:val="24"/>
        </w:rPr>
      </w:pPr>
      <w:r w:rsidRPr="00AF20A2">
        <w:rPr>
          <w:rFonts w:ascii="Arial" w:eastAsiaTheme="majorEastAsia" w:hAnsi="Arial" w:cs="Arial"/>
          <w:b/>
          <w:bCs/>
          <w:color w:val="000000" w:themeColor="text1"/>
          <w:kern w:val="24"/>
          <w:sz w:val="24"/>
          <w:szCs w:val="24"/>
        </w:rPr>
        <w:t>India Vinyl Ester Resin Demand, By Volume, 2020-2030F (</w:t>
      </w:r>
      <w:r>
        <w:rPr>
          <w:rFonts w:ascii="Arial" w:eastAsiaTheme="majorEastAsia" w:hAnsi="Arial" w:cs="Arial"/>
          <w:b/>
          <w:bCs/>
          <w:color w:val="000000" w:themeColor="text1"/>
          <w:kern w:val="24"/>
          <w:sz w:val="24"/>
          <w:szCs w:val="24"/>
        </w:rPr>
        <w:t>000’</w:t>
      </w:r>
      <w:r w:rsidRPr="00AF20A2">
        <w:rPr>
          <w:rFonts w:ascii="Arial" w:eastAsiaTheme="majorEastAsia" w:hAnsi="Arial" w:cs="Arial"/>
          <w:b/>
          <w:bCs/>
          <w:color w:val="000000" w:themeColor="text1"/>
          <w:kern w:val="24"/>
          <w:sz w:val="24"/>
          <w:szCs w:val="24"/>
        </w:rPr>
        <w:t xml:space="preserve"> Tonnes)</w:t>
      </w:r>
    </w:p>
    <w:tbl>
      <w:tblPr>
        <w:tblW w:w="10127" w:type="dxa"/>
        <w:tblLook w:val="0420" w:firstRow="1" w:lastRow="0" w:firstColumn="0" w:lastColumn="0" w:noHBand="0" w:noVBand="1"/>
      </w:tblPr>
      <w:tblGrid>
        <w:gridCol w:w="979"/>
        <w:gridCol w:w="827"/>
        <w:gridCol w:w="833"/>
        <w:gridCol w:w="832"/>
        <w:gridCol w:w="832"/>
        <w:gridCol w:w="832"/>
        <w:gridCol w:w="832"/>
        <w:gridCol w:w="832"/>
        <w:gridCol w:w="832"/>
        <w:gridCol w:w="832"/>
        <w:gridCol w:w="832"/>
        <w:gridCol w:w="832"/>
      </w:tblGrid>
      <w:tr w:rsidR="007B461A" w:rsidRPr="00113DAD" w14:paraId="5830840C" w14:textId="77777777" w:rsidTr="005B1169">
        <w:trPr>
          <w:trHeight w:val="944"/>
        </w:trPr>
        <w:tc>
          <w:tcPr>
            <w:tcW w:w="979" w:type="dxa"/>
            <w:tcBorders>
              <w:top w:val="single" w:sz="8" w:space="0" w:color="FFFFFF"/>
              <w:left w:val="single" w:sz="8" w:space="0" w:color="FFFFFF"/>
              <w:bottom w:val="single" w:sz="12" w:space="0" w:color="FFFFFF"/>
              <w:right w:val="single" w:sz="8" w:space="0" w:color="FFFFFF"/>
            </w:tcBorders>
            <w:shd w:val="clear" w:color="000000" w:fill="70AD47"/>
            <w:vAlign w:val="center"/>
            <w:hideMark/>
          </w:tcPr>
          <w:p w14:paraId="6BD2470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Demand Scenario</w:t>
            </w:r>
          </w:p>
        </w:tc>
        <w:tc>
          <w:tcPr>
            <w:tcW w:w="827" w:type="dxa"/>
            <w:tcBorders>
              <w:top w:val="single" w:sz="8" w:space="0" w:color="FFFFFF"/>
              <w:left w:val="nil"/>
              <w:bottom w:val="single" w:sz="12" w:space="0" w:color="FFFFFF"/>
              <w:right w:val="single" w:sz="8" w:space="0" w:color="FFFFFF"/>
            </w:tcBorders>
            <w:shd w:val="clear" w:color="000000" w:fill="70AD47"/>
            <w:vAlign w:val="center"/>
            <w:hideMark/>
          </w:tcPr>
          <w:p w14:paraId="7CFD040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2020</w:t>
            </w:r>
          </w:p>
        </w:tc>
        <w:tc>
          <w:tcPr>
            <w:tcW w:w="833" w:type="dxa"/>
            <w:tcBorders>
              <w:top w:val="single" w:sz="8" w:space="0" w:color="FFFFFF"/>
              <w:left w:val="nil"/>
              <w:bottom w:val="single" w:sz="12" w:space="0" w:color="FFFFFF"/>
              <w:right w:val="single" w:sz="8" w:space="0" w:color="FFFFFF"/>
            </w:tcBorders>
            <w:shd w:val="clear" w:color="000000" w:fill="70AD47"/>
            <w:vAlign w:val="center"/>
            <w:hideMark/>
          </w:tcPr>
          <w:p w14:paraId="119185CC"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2021E</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6C6AE9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2022F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F23A0C7"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2023F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74DBE3A8"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2024F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2B99D6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2025F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15D8CF3E"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2026F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399327EF"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2027F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5D6FCE52"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2028F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254AF91B"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2029F</w:t>
            </w:r>
          </w:p>
        </w:tc>
        <w:tc>
          <w:tcPr>
            <w:tcW w:w="832" w:type="dxa"/>
            <w:tcBorders>
              <w:top w:val="single" w:sz="8" w:space="0" w:color="FFFFFF"/>
              <w:left w:val="nil"/>
              <w:bottom w:val="single" w:sz="12" w:space="0" w:color="FFFFFF"/>
              <w:right w:val="single" w:sz="8" w:space="0" w:color="FFFFFF"/>
            </w:tcBorders>
            <w:shd w:val="clear" w:color="000000" w:fill="70AD47"/>
            <w:vAlign w:val="center"/>
            <w:hideMark/>
          </w:tcPr>
          <w:p w14:paraId="48434811" w14:textId="77777777" w:rsidR="007B461A" w:rsidRPr="00113DAD" w:rsidRDefault="007B461A" w:rsidP="005B1169">
            <w:pPr>
              <w:spacing w:after="0" w:line="240" w:lineRule="auto"/>
              <w:jc w:val="center"/>
              <w:rPr>
                <w:rFonts w:ascii="Arial" w:eastAsia="Times New Roman" w:hAnsi="Arial" w:cs="Arial"/>
                <w:b/>
                <w:bCs/>
                <w:color w:val="000000"/>
                <w:sz w:val="14"/>
                <w:szCs w:val="14"/>
                <w:lang w:val="en-US"/>
              </w:rPr>
            </w:pPr>
            <w:r w:rsidRPr="00113DAD">
              <w:rPr>
                <w:rFonts w:ascii="Arial" w:eastAsia="Times New Roman" w:hAnsi="Arial" w:cs="Arial"/>
                <w:b/>
                <w:bCs/>
                <w:color w:val="000000"/>
                <w:sz w:val="14"/>
                <w:szCs w:val="14"/>
              </w:rPr>
              <w:t>2030F</w:t>
            </w:r>
          </w:p>
        </w:tc>
      </w:tr>
      <w:tr w:rsidR="007B461A" w:rsidRPr="00113DAD" w14:paraId="5A80FAAA" w14:textId="77777777" w:rsidTr="005B1169">
        <w:trPr>
          <w:trHeight w:val="830"/>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846B2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Optimistic</w:t>
            </w:r>
          </w:p>
        </w:tc>
        <w:tc>
          <w:tcPr>
            <w:tcW w:w="827" w:type="dxa"/>
            <w:tcBorders>
              <w:top w:val="nil"/>
              <w:left w:val="nil"/>
              <w:bottom w:val="single" w:sz="8" w:space="0" w:color="FFFFFF"/>
              <w:right w:val="single" w:sz="8" w:space="0" w:color="FFFFFF"/>
            </w:tcBorders>
            <w:shd w:val="clear" w:color="000000" w:fill="D5E3CF"/>
            <w:vAlign w:val="center"/>
            <w:hideMark/>
          </w:tcPr>
          <w:p w14:paraId="2B33FE8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04B976B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11.33</w:t>
            </w:r>
          </w:p>
        </w:tc>
        <w:tc>
          <w:tcPr>
            <w:tcW w:w="832" w:type="dxa"/>
            <w:tcBorders>
              <w:top w:val="nil"/>
              <w:left w:val="nil"/>
              <w:bottom w:val="single" w:sz="8" w:space="0" w:color="FFFFFF"/>
              <w:right w:val="single" w:sz="8" w:space="0" w:color="FFFFFF"/>
            </w:tcBorders>
            <w:shd w:val="clear" w:color="000000" w:fill="D5E3CF"/>
            <w:vAlign w:val="center"/>
            <w:hideMark/>
          </w:tcPr>
          <w:p w14:paraId="5A0BF7E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12.8</w:t>
            </w:r>
          </w:p>
        </w:tc>
        <w:tc>
          <w:tcPr>
            <w:tcW w:w="832" w:type="dxa"/>
            <w:tcBorders>
              <w:top w:val="nil"/>
              <w:left w:val="nil"/>
              <w:bottom w:val="single" w:sz="8" w:space="0" w:color="FFFFFF"/>
              <w:right w:val="single" w:sz="8" w:space="0" w:color="FFFFFF"/>
            </w:tcBorders>
            <w:shd w:val="clear" w:color="000000" w:fill="D5E3CF"/>
            <w:vAlign w:val="center"/>
            <w:hideMark/>
          </w:tcPr>
          <w:p w14:paraId="18319C2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14.59</w:t>
            </w:r>
          </w:p>
        </w:tc>
        <w:tc>
          <w:tcPr>
            <w:tcW w:w="832" w:type="dxa"/>
            <w:tcBorders>
              <w:top w:val="nil"/>
              <w:left w:val="nil"/>
              <w:bottom w:val="single" w:sz="8" w:space="0" w:color="FFFFFF"/>
              <w:right w:val="single" w:sz="8" w:space="0" w:color="FFFFFF"/>
            </w:tcBorders>
            <w:shd w:val="clear" w:color="000000" w:fill="D5E3CF"/>
            <w:vAlign w:val="center"/>
            <w:hideMark/>
          </w:tcPr>
          <w:p w14:paraId="4240521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16.59</w:t>
            </w:r>
          </w:p>
        </w:tc>
        <w:tc>
          <w:tcPr>
            <w:tcW w:w="832" w:type="dxa"/>
            <w:tcBorders>
              <w:top w:val="nil"/>
              <w:left w:val="nil"/>
              <w:bottom w:val="single" w:sz="8" w:space="0" w:color="FFFFFF"/>
              <w:right w:val="single" w:sz="8" w:space="0" w:color="FFFFFF"/>
            </w:tcBorders>
            <w:shd w:val="clear" w:color="000000" w:fill="D5E3CF"/>
            <w:vAlign w:val="center"/>
            <w:hideMark/>
          </w:tcPr>
          <w:p w14:paraId="389A38F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18.81</w:t>
            </w:r>
          </w:p>
        </w:tc>
        <w:tc>
          <w:tcPr>
            <w:tcW w:w="832" w:type="dxa"/>
            <w:tcBorders>
              <w:top w:val="nil"/>
              <w:left w:val="nil"/>
              <w:bottom w:val="single" w:sz="8" w:space="0" w:color="FFFFFF"/>
              <w:right w:val="single" w:sz="8" w:space="0" w:color="FFFFFF"/>
            </w:tcBorders>
            <w:shd w:val="clear" w:color="000000" w:fill="D5E3CF"/>
            <w:vAlign w:val="center"/>
            <w:hideMark/>
          </w:tcPr>
          <w:p w14:paraId="0F8811D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21.64</w:t>
            </w:r>
          </w:p>
        </w:tc>
        <w:tc>
          <w:tcPr>
            <w:tcW w:w="832" w:type="dxa"/>
            <w:tcBorders>
              <w:top w:val="nil"/>
              <w:left w:val="nil"/>
              <w:bottom w:val="single" w:sz="8" w:space="0" w:color="FFFFFF"/>
              <w:right w:val="single" w:sz="8" w:space="0" w:color="FFFFFF"/>
            </w:tcBorders>
            <w:shd w:val="clear" w:color="000000" w:fill="D5E3CF"/>
            <w:vAlign w:val="center"/>
            <w:hideMark/>
          </w:tcPr>
          <w:p w14:paraId="7220D16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25.16</w:t>
            </w:r>
          </w:p>
        </w:tc>
        <w:tc>
          <w:tcPr>
            <w:tcW w:w="832" w:type="dxa"/>
            <w:tcBorders>
              <w:top w:val="nil"/>
              <w:left w:val="nil"/>
              <w:bottom w:val="single" w:sz="8" w:space="0" w:color="FFFFFF"/>
              <w:right w:val="single" w:sz="8" w:space="0" w:color="FFFFFF"/>
            </w:tcBorders>
            <w:shd w:val="clear" w:color="000000" w:fill="D5E3CF"/>
            <w:vAlign w:val="center"/>
            <w:hideMark/>
          </w:tcPr>
          <w:p w14:paraId="700E18A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28.93</w:t>
            </w:r>
          </w:p>
        </w:tc>
        <w:tc>
          <w:tcPr>
            <w:tcW w:w="832" w:type="dxa"/>
            <w:tcBorders>
              <w:top w:val="nil"/>
              <w:left w:val="nil"/>
              <w:bottom w:val="single" w:sz="8" w:space="0" w:color="FFFFFF"/>
              <w:right w:val="single" w:sz="8" w:space="0" w:color="FFFFFF"/>
            </w:tcBorders>
            <w:shd w:val="clear" w:color="000000" w:fill="D5E3CF"/>
            <w:vAlign w:val="center"/>
            <w:hideMark/>
          </w:tcPr>
          <w:p w14:paraId="67D4E6BB"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32.96</w:t>
            </w:r>
          </w:p>
        </w:tc>
        <w:tc>
          <w:tcPr>
            <w:tcW w:w="832" w:type="dxa"/>
            <w:tcBorders>
              <w:top w:val="nil"/>
              <w:left w:val="nil"/>
              <w:bottom w:val="single" w:sz="8" w:space="0" w:color="FFFFFF"/>
              <w:right w:val="single" w:sz="8" w:space="0" w:color="FFFFFF"/>
            </w:tcBorders>
            <w:shd w:val="clear" w:color="000000" w:fill="D5E3CF"/>
            <w:vAlign w:val="center"/>
            <w:hideMark/>
          </w:tcPr>
          <w:p w14:paraId="6DA47DF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37.48</w:t>
            </w:r>
          </w:p>
        </w:tc>
      </w:tr>
      <w:tr w:rsidR="007B461A" w:rsidRPr="00113DAD" w14:paraId="4C405A71"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EBF1E9"/>
            <w:vAlign w:val="center"/>
            <w:hideMark/>
          </w:tcPr>
          <w:p w14:paraId="211D43D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Realistic</w:t>
            </w:r>
          </w:p>
        </w:tc>
        <w:tc>
          <w:tcPr>
            <w:tcW w:w="827" w:type="dxa"/>
            <w:tcBorders>
              <w:top w:val="nil"/>
              <w:left w:val="nil"/>
              <w:bottom w:val="single" w:sz="8" w:space="0" w:color="FFFFFF"/>
              <w:right w:val="single" w:sz="8" w:space="0" w:color="FFFFFF"/>
            </w:tcBorders>
            <w:shd w:val="clear" w:color="000000" w:fill="EBF1E9"/>
            <w:vAlign w:val="center"/>
            <w:hideMark/>
          </w:tcPr>
          <w:p w14:paraId="7AC17C0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EBF1E9"/>
            <w:vAlign w:val="center"/>
            <w:hideMark/>
          </w:tcPr>
          <w:p w14:paraId="6BBF22D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11.08</w:t>
            </w:r>
          </w:p>
        </w:tc>
        <w:tc>
          <w:tcPr>
            <w:tcW w:w="832" w:type="dxa"/>
            <w:tcBorders>
              <w:top w:val="nil"/>
              <w:left w:val="nil"/>
              <w:bottom w:val="single" w:sz="8" w:space="0" w:color="FFFFFF"/>
              <w:right w:val="single" w:sz="8" w:space="0" w:color="FFFFFF"/>
            </w:tcBorders>
            <w:shd w:val="clear" w:color="000000" w:fill="EBF1E9"/>
            <w:vAlign w:val="center"/>
            <w:hideMark/>
          </w:tcPr>
          <w:p w14:paraId="1EA81195"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12.24</w:t>
            </w:r>
          </w:p>
        </w:tc>
        <w:tc>
          <w:tcPr>
            <w:tcW w:w="832" w:type="dxa"/>
            <w:tcBorders>
              <w:top w:val="nil"/>
              <w:left w:val="nil"/>
              <w:bottom w:val="single" w:sz="8" w:space="0" w:color="FFFFFF"/>
              <w:right w:val="single" w:sz="8" w:space="0" w:color="FFFFFF"/>
            </w:tcBorders>
            <w:shd w:val="clear" w:color="000000" w:fill="EBF1E9"/>
            <w:vAlign w:val="center"/>
            <w:hideMark/>
          </w:tcPr>
          <w:p w14:paraId="30B750A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13.64</w:t>
            </w:r>
          </w:p>
        </w:tc>
        <w:tc>
          <w:tcPr>
            <w:tcW w:w="832" w:type="dxa"/>
            <w:tcBorders>
              <w:top w:val="nil"/>
              <w:left w:val="nil"/>
              <w:bottom w:val="single" w:sz="8" w:space="0" w:color="FFFFFF"/>
              <w:right w:val="single" w:sz="8" w:space="0" w:color="FFFFFF"/>
            </w:tcBorders>
            <w:shd w:val="clear" w:color="000000" w:fill="EBF1E9"/>
            <w:vAlign w:val="center"/>
            <w:hideMark/>
          </w:tcPr>
          <w:p w14:paraId="039CFF9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15.17</w:t>
            </w:r>
          </w:p>
        </w:tc>
        <w:tc>
          <w:tcPr>
            <w:tcW w:w="832" w:type="dxa"/>
            <w:tcBorders>
              <w:top w:val="nil"/>
              <w:left w:val="nil"/>
              <w:bottom w:val="single" w:sz="8" w:space="0" w:color="FFFFFF"/>
              <w:right w:val="single" w:sz="8" w:space="0" w:color="FFFFFF"/>
            </w:tcBorders>
            <w:shd w:val="clear" w:color="000000" w:fill="EBF1E9"/>
            <w:vAlign w:val="center"/>
            <w:hideMark/>
          </w:tcPr>
          <w:p w14:paraId="3906FCA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16.81</w:t>
            </w:r>
          </w:p>
        </w:tc>
        <w:tc>
          <w:tcPr>
            <w:tcW w:w="832" w:type="dxa"/>
            <w:tcBorders>
              <w:top w:val="nil"/>
              <w:left w:val="nil"/>
              <w:bottom w:val="single" w:sz="8" w:space="0" w:color="FFFFFF"/>
              <w:right w:val="single" w:sz="8" w:space="0" w:color="FFFFFF"/>
            </w:tcBorders>
            <w:shd w:val="clear" w:color="000000" w:fill="EBF1E9"/>
            <w:vAlign w:val="center"/>
            <w:hideMark/>
          </w:tcPr>
          <w:p w14:paraId="5C18867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18.92</w:t>
            </w:r>
          </w:p>
        </w:tc>
        <w:tc>
          <w:tcPr>
            <w:tcW w:w="832" w:type="dxa"/>
            <w:tcBorders>
              <w:top w:val="nil"/>
              <w:left w:val="nil"/>
              <w:bottom w:val="single" w:sz="8" w:space="0" w:color="FFFFFF"/>
              <w:right w:val="single" w:sz="8" w:space="0" w:color="FFFFFF"/>
            </w:tcBorders>
            <w:shd w:val="clear" w:color="000000" w:fill="EBF1E9"/>
            <w:vAlign w:val="center"/>
            <w:hideMark/>
          </w:tcPr>
          <w:p w14:paraId="33EB423F"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21.52</w:t>
            </w:r>
          </w:p>
        </w:tc>
        <w:tc>
          <w:tcPr>
            <w:tcW w:w="832" w:type="dxa"/>
            <w:tcBorders>
              <w:top w:val="nil"/>
              <w:left w:val="nil"/>
              <w:bottom w:val="single" w:sz="8" w:space="0" w:color="FFFFFF"/>
              <w:right w:val="single" w:sz="8" w:space="0" w:color="FFFFFF"/>
            </w:tcBorders>
            <w:shd w:val="clear" w:color="000000" w:fill="EBF1E9"/>
            <w:vAlign w:val="center"/>
            <w:hideMark/>
          </w:tcPr>
          <w:p w14:paraId="63593B82"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24.21</w:t>
            </w:r>
          </w:p>
        </w:tc>
        <w:tc>
          <w:tcPr>
            <w:tcW w:w="832" w:type="dxa"/>
            <w:tcBorders>
              <w:top w:val="nil"/>
              <w:left w:val="nil"/>
              <w:bottom w:val="single" w:sz="8" w:space="0" w:color="FFFFFF"/>
              <w:right w:val="single" w:sz="8" w:space="0" w:color="FFFFFF"/>
            </w:tcBorders>
            <w:shd w:val="clear" w:color="000000" w:fill="EBF1E9"/>
            <w:vAlign w:val="center"/>
            <w:hideMark/>
          </w:tcPr>
          <w:p w14:paraId="714CD52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26.97</w:t>
            </w:r>
          </w:p>
        </w:tc>
        <w:tc>
          <w:tcPr>
            <w:tcW w:w="832" w:type="dxa"/>
            <w:tcBorders>
              <w:top w:val="nil"/>
              <w:left w:val="nil"/>
              <w:bottom w:val="single" w:sz="8" w:space="0" w:color="FFFFFF"/>
              <w:right w:val="single" w:sz="8" w:space="0" w:color="FFFFFF"/>
            </w:tcBorders>
            <w:shd w:val="clear" w:color="000000" w:fill="EBF1E9"/>
            <w:vAlign w:val="center"/>
            <w:hideMark/>
          </w:tcPr>
          <w:p w14:paraId="2B99F45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30</w:t>
            </w:r>
          </w:p>
        </w:tc>
      </w:tr>
      <w:tr w:rsidR="007B461A" w:rsidRPr="00113DAD" w14:paraId="0D4342FD" w14:textId="77777777" w:rsidTr="005B1169">
        <w:trPr>
          <w:trHeight w:val="793"/>
        </w:trPr>
        <w:tc>
          <w:tcPr>
            <w:tcW w:w="979" w:type="dxa"/>
            <w:tcBorders>
              <w:top w:val="nil"/>
              <w:left w:val="single" w:sz="8" w:space="0" w:color="FFFFFF"/>
              <w:bottom w:val="single" w:sz="8" w:space="0" w:color="FFFFFF"/>
              <w:right w:val="single" w:sz="8" w:space="0" w:color="FFFFFF"/>
            </w:tcBorders>
            <w:shd w:val="clear" w:color="000000" w:fill="D5E3CF"/>
            <w:vAlign w:val="center"/>
            <w:hideMark/>
          </w:tcPr>
          <w:p w14:paraId="5BDA85E7"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Pessimistic</w:t>
            </w:r>
          </w:p>
        </w:tc>
        <w:tc>
          <w:tcPr>
            <w:tcW w:w="827" w:type="dxa"/>
            <w:tcBorders>
              <w:top w:val="nil"/>
              <w:left w:val="nil"/>
              <w:bottom w:val="single" w:sz="8" w:space="0" w:color="FFFFFF"/>
              <w:right w:val="single" w:sz="8" w:space="0" w:color="FFFFFF"/>
            </w:tcBorders>
            <w:shd w:val="clear" w:color="000000" w:fill="D5E3CF"/>
            <w:vAlign w:val="center"/>
            <w:hideMark/>
          </w:tcPr>
          <w:p w14:paraId="694FDB7D"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10.11</w:t>
            </w:r>
          </w:p>
        </w:tc>
        <w:tc>
          <w:tcPr>
            <w:tcW w:w="833" w:type="dxa"/>
            <w:tcBorders>
              <w:top w:val="nil"/>
              <w:left w:val="nil"/>
              <w:bottom w:val="single" w:sz="8" w:space="0" w:color="FFFFFF"/>
              <w:right w:val="single" w:sz="8" w:space="0" w:color="FFFFFF"/>
            </w:tcBorders>
            <w:shd w:val="clear" w:color="000000" w:fill="D5E3CF"/>
            <w:vAlign w:val="center"/>
            <w:hideMark/>
          </w:tcPr>
          <w:p w14:paraId="37A42BD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10.77</w:t>
            </w:r>
          </w:p>
        </w:tc>
        <w:tc>
          <w:tcPr>
            <w:tcW w:w="832" w:type="dxa"/>
            <w:tcBorders>
              <w:top w:val="nil"/>
              <w:left w:val="nil"/>
              <w:bottom w:val="single" w:sz="8" w:space="0" w:color="FFFFFF"/>
              <w:right w:val="single" w:sz="8" w:space="0" w:color="FFFFFF"/>
            </w:tcBorders>
            <w:shd w:val="clear" w:color="000000" w:fill="D5E3CF"/>
            <w:vAlign w:val="center"/>
            <w:hideMark/>
          </w:tcPr>
          <w:p w14:paraId="3031CFDC"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11.58</w:t>
            </w:r>
          </w:p>
        </w:tc>
        <w:tc>
          <w:tcPr>
            <w:tcW w:w="832" w:type="dxa"/>
            <w:tcBorders>
              <w:top w:val="nil"/>
              <w:left w:val="nil"/>
              <w:bottom w:val="single" w:sz="8" w:space="0" w:color="FFFFFF"/>
              <w:right w:val="single" w:sz="8" w:space="0" w:color="FFFFFF"/>
            </w:tcBorders>
            <w:shd w:val="clear" w:color="000000" w:fill="D5E3CF"/>
            <w:vAlign w:val="center"/>
            <w:hideMark/>
          </w:tcPr>
          <w:p w14:paraId="02000A16"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12.55</w:t>
            </w:r>
          </w:p>
        </w:tc>
        <w:tc>
          <w:tcPr>
            <w:tcW w:w="832" w:type="dxa"/>
            <w:tcBorders>
              <w:top w:val="nil"/>
              <w:left w:val="nil"/>
              <w:bottom w:val="single" w:sz="8" w:space="0" w:color="FFFFFF"/>
              <w:right w:val="single" w:sz="8" w:space="0" w:color="FFFFFF"/>
            </w:tcBorders>
            <w:shd w:val="clear" w:color="000000" w:fill="D5E3CF"/>
            <w:vAlign w:val="center"/>
            <w:hideMark/>
          </w:tcPr>
          <w:p w14:paraId="568F955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13.58</w:t>
            </w:r>
          </w:p>
        </w:tc>
        <w:tc>
          <w:tcPr>
            <w:tcW w:w="832" w:type="dxa"/>
            <w:tcBorders>
              <w:top w:val="nil"/>
              <w:left w:val="nil"/>
              <w:bottom w:val="single" w:sz="8" w:space="0" w:color="FFFFFF"/>
              <w:right w:val="single" w:sz="8" w:space="0" w:color="FFFFFF"/>
            </w:tcBorders>
            <w:shd w:val="clear" w:color="000000" w:fill="D5E3CF"/>
            <w:vAlign w:val="center"/>
            <w:hideMark/>
          </w:tcPr>
          <w:p w14:paraId="5D609F38"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14.65</w:t>
            </w:r>
          </w:p>
        </w:tc>
        <w:tc>
          <w:tcPr>
            <w:tcW w:w="832" w:type="dxa"/>
            <w:tcBorders>
              <w:top w:val="nil"/>
              <w:left w:val="nil"/>
              <w:bottom w:val="single" w:sz="8" w:space="0" w:color="FFFFFF"/>
              <w:right w:val="single" w:sz="8" w:space="0" w:color="FFFFFF"/>
            </w:tcBorders>
            <w:shd w:val="clear" w:color="000000" w:fill="D5E3CF"/>
            <w:vAlign w:val="center"/>
            <w:hideMark/>
          </w:tcPr>
          <w:p w14:paraId="5EC900CE"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16.05</w:t>
            </w:r>
          </w:p>
        </w:tc>
        <w:tc>
          <w:tcPr>
            <w:tcW w:w="832" w:type="dxa"/>
            <w:tcBorders>
              <w:top w:val="nil"/>
              <w:left w:val="nil"/>
              <w:bottom w:val="single" w:sz="8" w:space="0" w:color="FFFFFF"/>
              <w:right w:val="single" w:sz="8" w:space="0" w:color="FFFFFF"/>
            </w:tcBorders>
            <w:shd w:val="clear" w:color="000000" w:fill="D5E3CF"/>
            <w:vAlign w:val="center"/>
            <w:hideMark/>
          </w:tcPr>
          <w:p w14:paraId="6030DA64"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17.77</w:t>
            </w:r>
          </w:p>
        </w:tc>
        <w:tc>
          <w:tcPr>
            <w:tcW w:w="832" w:type="dxa"/>
            <w:tcBorders>
              <w:top w:val="nil"/>
              <w:left w:val="nil"/>
              <w:bottom w:val="single" w:sz="8" w:space="0" w:color="FFFFFF"/>
              <w:right w:val="single" w:sz="8" w:space="0" w:color="FFFFFF"/>
            </w:tcBorders>
            <w:shd w:val="clear" w:color="000000" w:fill="D5E3CF"/>
            <w:vAlign w:val="center"/>
            <w:hideMark/>
          </w:tcPr>
          <w:p w14:paraId="4D371C53"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19.45</w:t>
            </w:r>
          </w:p>
        </w:tc>
        <w:tc>
          <w:tcPr>
            <w:tcW w:w="832" w:type="dxa"/>
            <w:tcBorders>
              <w:top w:val="nil"/>
              <w:left w:val="nil"/>
              <w:bottom w:val="single" w:sz="8" w:space="0" w:color="FFFFFF"/>
              <w:right w:val="single" w:sz="8" w:space="0" w:color="FFFFFF"/>
            </w:tcBorders>
            <w:shd w:val="clear" w:color="000000" w:fill="D5E3CF"/>
            <w:vAlign w:val="center"/>
            <w:hideMark/>
          </w:tcPr>
          <w:p w14:paraId="56466881"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21.08</w:t>
            </w:r>
          </w:p>
        </w:tc>
        <w:tc>
          <w:tcPr>
            <w:tcW w:w="832" w:type="dxa"/>
            <w:tcBorders>
              <w:top w:val="nil"/>
              <w:left w:val="nil"/>
              <w:bottom w:val="single" w:sz="8" w:space="0" w:color="FFFFFF"/>
              <w:right w:val="single" w:sz="8" w:space="0" w:color="FFFFFF"/>
            </w:tcBorders>
            <w:shd w:val="clear" w:color="000000" w:fill="D5E3CF"/>
            <w:vAlign w:val="center"/>
            <w:hideMark/>
          </w:tcPr>
          <w:p w14:paraId="6623FA39" w14:textId="77777777" w:rsidR="007B461A" w:rsidRPr="00113DAD" w:rsidRDefault="007B461A" w:rsidP="005B1169">
            <w:pPr>
              <w:spacing w:after="0" w:line="240" w:lineRule="auto"/>
              <w:jc w:val="center"/>
              <w:rPr>
                <w:rFonts w:ascii="Arial" w:eastAsia="Times New Roman" w:hAnsi="Arial" w:cs="Arial"/>
                <w:color w:val="000000"/>
                <w:sz w:val="14"/>
                <w:szCs w:val="14"/>
                <w:lang w:val="en-US"/>
              </w:rPr>
            </w:pPr>
            <w:r w:rsidRPr="00113DAD">
              <w:rPr>
                <w:rFonts w:ascii="Arial" w:eastAsia="Times New Roman" w:hAnsi="Arial" w:cs="Arial"/>
                <w:color w:val="000000"/>
                <w:sz w:val="14"/>
                <w:szCs w:val="14"/>
                <w:lang w:val="en-US"/>
              </w:rPr>
              <w:t>22.81</w:t>
            </w:r>
          </w:p>
        </w:tc>
      </w:tr>
    </w:tbl>
    <w:p w14:paraId="686D9510" w14:textId="77777777" w:rsidR="007B461A" w:rsidRDefault="007B461A" w:rsidP="007B461A">
      <w:pPr>
        <w:rPr>
          <w:rFonts w:ascii="Arial" w:eastAsia="Arial" w:hAnsi="Arial" w:cs="Arial"/>
          <w:sz w:val="24"/>
          <w:szCs w:val="24"/>
        </w:rPr>
        <w:sectPr w:rsidR="007B461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D7B5D">
        <w:rPr>
          <w:rFonts w:ascii="Arial" w:eastAsia="Arial" w:hAnsi="Arial" w:cs="Arial"/>
          <w:noProof/>
          <w:sz w:val="24"/>
          <w:szCs w:val="24"/>
        </w:rPr>
        <mc:AlternateContent>
          <mc:Choice Requires="wps">
            <w:drawing>
              <wp:anchor distT="0" distB="0" distL="114300" distR="114300" simplePos="0" relativeHeight="252821504" behindDoc="0" locked="0" layoutInCell="1" allowOverlap="1" wp14:anchorId="4EFC66A5" wp14:editId="43FAADFE">
                <wp:simplePos x="0" y="0"/>
                <wp:positionH relativeFrom="column">
                  <wp:posOffset>4656632</wp:posOffset>
                </wp:positionH>
                <wp:positionV relativeFrom="paragraph">
                  <wp:posOffset>216402</wp:posOffset>
                </wp:positionV>
                <wp:extent cx="1809277" cy="584775"/>
                <wp:effectExtent l="0" t="0" r="0" b="0"/>
                <wp:wrapNone/>
                <wp:docPr id="1114" name="TextBox 4"/>
                <wp:cNvGraphicFramePr/>
                <a:graphic xmlns:a="http://schemas.openxmlformats.org/drawingml/2006/main">
                  <a:graphicData uri="http://schemas.microsoft.com/office/word/2010/wordprocessingShape">
                    <wps:wsp>
                      <wps:cNvSpPr txBox="1"/>
                      <wps:spPr>
                        <a:xfrm>
                          <a:off x="0" y="0"/>
                          <a:ext cx="1809277" cy="584775"/>
                        </a:xfrm>
                        <a:prstGeom prst="rect">
                          <a:avLst/>
                        </a:prstGeom>
                        <a:noFill/>
                      </wps:spPr>
                      <wps:txbx>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EFC66A5" id="_x0000_s1143" type="#_x0000_t202" style="position:absolute;margin-left:366.65pt;margin-top:17.05pt;width:142.45pt;height:46.05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" filled="f" stroked="f">
                <v:textbox style="mso-fit-shape-to-text:t">
                  <w:txbxContent>
                    <w:p w14:paraId="4F1BB92B" w14:textId="77777777" w:rsidR="007B461A" w:rsidRPr="00113DAD" w:rsidRDefault="007B461A" w:rsidP="007B461A">
                      <w:pPr>
                        <w:jc w:val="right"/>
                        <w:textAlignment w:val="baseline"/>
                        <w:rPr>
                          <w:rFonts w:ascii="Verdana" w:eastAsia="Verdana" w:hAnsi="Verdana" w:cs="Verdana"/>
                          <w:i/>
                          <w:iCs/>
                          <w:color w:val="7F7F7F"/>
                          <w:kern w:val="24"/>
                          <w:sz w:val="12"/>
                          <w:szCs w:val="12"/>
                        </w:rPr>
                      </w:pPr>
                      <w:r w:rsidRPr="00113DAD">
                        <w:rPr>
                          <w:rFonts w:ascii="Verdana" w:eastAsia="Verdana" w:hAnsi="Verdana" w:cs="Verdana"/>
                          <w:i/>
                          <w:iCs/>
                          <w:color w:val="7F7F7F"/>
                          <w:kern w:val="24"/>
                          <w:sz w:val="12"/>
                          <w:szCs w:val="12"/>
                        </w:rPr>
                        <w:t>Source: TechSci Research</w:t>
                      </w:r>
                    </w:p>
                  </w:txbxContent>
                </v:textbox>
              </v:shape>
            </w:pict>
          </mc:Fallback>
        </mc:AlternateContent>
      </w:r>
    </w:p>
    <w:p w14:paraId="35FD3D0C" w14:textId="6A4D618B" w:rsidR="007B461A" w:rsidRDefault="007B461A" w:rsidP="000C07D2">
      <w:pPr>
        <w:tabs>
          <w:tab w:val="left" w:pos="1530"/>
        </w:tabs>
        <w:spacing w:line="480" w:lineRule="auto"/>
        <w:rPr>
          <w:rFonts w:ascii="Arial" w:eastAsia="Arial" w:hAnsi="Arial" w:cs="Arial"/>
          <w:b/>
          <w:color w:val="000000" w:themeColor="text1"/>
          <w:sz w:val="24"/>
          <w:szCs w:val="24"/>
        </w:rPr>
      </w:pPr>
    </w:p>
    <w:p w14:paraId="35A3FA2C" w14:textId="77777777" w:rsidR="00CD5A67" w:rsidRDefault="00CD5A67" w:rsidP="000C07D2">
      <w:pPr>
        <w:tabs>
          <w:tab w:val="left" w:pos="1530"/>
        </w:tabs>
        <w:spacing w:line="480" w:lineRule="auto"/>
        <w:rPr>
          <w:rFonts w:ascii="Arial" w:eastAsia="Arial" w:hAnsi="Arial" w:cs="Arial"/>
          <w:b/>
          <w:color w:val="000000" w:themeColor="text1"/>
          <w:sz w:val="24"/>
          <w:szCs w:val="24"/>
        </w:rPr>
      </w:pPr>
    </w:p>
    <w:p w14:paraId="51D16467" w14:textId="44F99606"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Demand By Application</w:t>
      </w:r>
    </w:p>
    <w:p w14:paraId="69059FE1" w14:textId="77777777" w:rsidR="000C07D2" w:rsidRPr="0061645E" w:rsidRDefault="000C07D2" w:rsidP="000C07D2">
      <w:pPr>
        <w:rPr>
          <w:rFonts w:ascii="Arial" w:hAnsi="Arial" w:cs="Arial"/>
          <w:b/>
          <w:bCs/>
          <w:sz w:val="24"/>
          <w:szCs w:val="24"/>
        </w:rPr>
      </w:pPr>
      <w:r>
        <w:rPr>
          <w:rFonts w:ascii="Arial" w:hAnsi="Arial" w:cs="Arial"/>
          <w:b/>
          <w:bCs/>
          <w:sz w:val="24"/>
          <w:szCs w:val="24"/>
        </w:rPr>
        <w:t>India</w:t>
      </w:r>
      <w:r w:rsidRPr="0061645E">
        <w:rPr>
          <w:rFonts w:ascii="Arial" w:hAnsi="Arial" w:cs="Arial"/>
          <w:b/>
          <w:bCs/>
          <w:sz w:val="24"/>
          <w:szCs w:val="24"/>
        </w:rPr>
        <w:t xml:space="preserve"> Vinyl Ester Resin Demand, By Application, By Volume</w:t>
      </w:r>
      <w:r>
        <w:rPr>
          <w:rFonts w:ascii="Arial" w:hAnsi="Arial" w:cs="Arial"/>
          <w:b/>
          <w:bCs/>
          <w:sz w:val="24"/>
          <w:szCs w:val="24"/>
        </w:rPr>
        <w:t xml:space="preserve"> (000’ Tonnes) (%)</w:t>
      </w:r>
      <w:r w:rsidRPr="0061645E">
        <w:rPr>
          <w:rFonts w:ascii="Arial" w:hAnsi="Arial" w:cs="Arial"/>
          <w:b/>
          <w:bCs/>
          <w:sz w:val="24"/>
          <w:szCs w:val="24"/>
        </w:rPr>
        <w:t>, 2015–2030F</w:t>
      </w:r>
    </w:p>
    <w:p w14:paraId="17D35A20" w14:textId="4496FF83" w:rsidR="000C07D2" w:rsidRDefault="000C07D2" w:rsidP="000C07D2">
      <w:pPr>
        <w:pStyle w:val="BodyText"/>
        <w:spacing w:before="162" w:line="360" w:lineRule="auto"/>
        <w:ind w:right="-86"/>
        <w:jc w:val="both"/>
        <w:rPr>
          <w:noProof/>
          <w:color w:val="000000" w:themeColor="text1"/>
        </w:rPr>
      </w:pPr>
      <w:r w:rsidRPr="002B5730">
        <w:rPr>
          <w:b/>
          <w:noProof/>
          <w:color w:val="000000" w:themeColor="text1"/>
        </w:rPr>
        <mc:AlternateContent>
          <mc:Choice Requires="wps">
            <w:drawing>
              <wp:anchor distT="0" distB="0" distL="114300" distR="114300" simplePos="0" relativeHeight="252801024" behindDoc="0" locked="0" layoutInCell="1" allowOverlap="1" wp14:anchorId="63E591B7" wp14:editId="5F1EBCCA">
                <wp:simplePos x="0" y="0"/>
                <wp:positionH relativeFrom="margin">
                  <wp:posOffset>3390900</wp:posOffset>
                </wp:positionH>
                <wp:positionV relativeFrom="paragraph">
                  <wp:posOffset>3143250</wp:posOffset>
                </wp:positionV>
                <wp:extent cx="2907030" cy="307777"/>
                <wp:effectExtent l="0" t="0" r="0" b="0"/>
                <wp:wrapNone/>
                <wp:docPr id="2178"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63E591B7" id="_x0000_s1144" type="#_x0000_t202" style="position:absolute;left:0;text-align:left;margin-left:267pt;margin-top:247.5pt;width:228.9pt;height:24.25pt;z-index:252801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" filled="f" stroked="f">
                <v:textbox style="mso-fit-shape-to-text:t">
                  <w:txbxContent>
                    <w:p w14:paraId="5DCEB6AF"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E43480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Pr="002B5730">
        <w:rPr>
          <w:noProof/>
          <w:color w:val="000000" w:themeColor="text1"/>
        </w:rPr>
        <w:drawing>
          <wp:inline distT="0" distB="0" distL="0" distR="0" wp14:anchorId="1097DDDD" wp14:editId="2D273164">
            <wp:extent cx="6524625" cy="3572539"/>
            <wp:effectExtent l="0" t="0" r="0" b="8890"/>
            <wp:docPr id="2180" name="Chart 2180">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23539DF" w14:textId="77777777" w:rsidR="000C07D2" w:rsidRDefault="000C07D2" w:rsidP="000C07D2">
      <w:pPr>
        <w:pStyle w:val="BodyText"/>
        <w:spacing w:before="162" w:line="360" w:lineRule="auto"/>
        <w:ind w:right="-86"/>
        <w:jc w:val="both"/>
        <w:rPr>
          <w:noProof/>
          <w:color w:val="000000" w:themeColor="text1"/>
        </w:rPr>
        <w:sectPr w:rsidR="000C07D2"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W w:w="10470" w:type="dxa"/>
        <w:tblInd w:w="-185" w:type="dxa"/>
        <w:tblLook w:val="04A0" w:firstRow="1" w:lastRow="0" w:firstColumn="1" w:lastColumn="0" w:noHBand="0" w:noVBand="1"/>
      </w:tblPr>
      <w:tblGrid>
        <w:gridCol w:w="1842"/>
        <w:gridCol w:w="901"/>
        <w:gridCol w:w="901"/>
        <w:gridCol w:w="901"/>
        <w:gridCol w:w="901"/>
        <w:gridCol w:w="901"/>
        <w:gridCol w:w="901"/>
        <w:gridCol w:w="1084"/>
        <w:gridCol w:w="1069"/>
        <w:gridCol w:w="1069"/>
      </w:tblGrid>
      <w:tr w:rsidR="000C07D2" w:rsidRPr="005D2A6A" w14:paraId="42364775" w14:textId="77777777" w:rsidTr="00B524C4">
        <w:trPr>
          <w:trHeight w:val="266"/>
        </w:trPr>
        <w:tc>
          <w:tcPr>
            <w:tcW w:w="1842"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6EF9D4FC" w14:textId="77777777" w:rsidR="000C07D2" w:rsidRPr="005D2A6A" w:rsidRDefault="000C07D2" w:rsidP="007E1666">
            <w:pPr>
              <w:spacing w:after="0" w:line="24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 xml:space="preserve">Demand by </w:t>
            </w:r>
            <w:r>
              <w:rPr>
                <w:rFonts w:ascii="Arial" w:eastAsia="Times New Roman" w:hAnsi="Arial" w:cs="Arial"/>
                <w:b/>
                <w:bCs/>
                <w:color w:val="FFFFFF" w:themeColor="background1"/>
                <w:sz w:val="20"/>
                <w:szCs w:val="20"/>
                <w:lang w:val="en-US"/>
              </w:rPr>
              <w:t>Application</w:t>
            </w:r>
            <w:r w:rsidRPr="005D2A6A">
              <w:rPr>
                <w:rFonts w:ascii="Arial" w:eastAsia="Times New Roman" w:hAnsi="Arial" w:cs="Arial"/>
                <w:b/>
                <w:bCs/>
                <w:color w:val="FFFFFF" w:themeColor="background1"/>
                <w:sz w:val="20"/>
                <w:szCs w:val="20"/>
                <w:lang w:val="en-US"/>
              </w:rPr>
              <w:t xml:space="preserve"> (</w:t>
            </w:r>
            <w:r>
              <w:rPr>
                <w:rFonts w:ascii="Arial" w:eastAsia="Times New Roman" w:hAnsi="Arial" w:cs="Arial"/>
                <w:b/>
                <w:bCs/>
                <w:color w:val="FFFFFF" w:themeColor="background1"/>
                <w:sz w:val="20"/>
                <w:szCs w:val="20"/>
                <w:lang w:val="en-US"/>
              </w:rPr>
              <w:t xml:space="preserve">000’ </w:t>
            </w:r>
            <w:proofErr w:type="spellStart"/>
            <w:r>
              <w:rPr>
                <w:rFonts w:ascii="Arial" w:eastAsia="Times New Roman" w:hAnsi="Arial" w:cs="Arial"/>
                <w:b/>
                <w:bCs/>
                <w:color w:val="FFFFFF" w:themeColor="background1"/>
                <w:sz w:val="20"/>
                <w:szCs w:val="20"/>
                <w:lang w:val="en-US"/>
              </w:rPr>
              <w:t>Tonnes</w:t>
            </w:r>
            <w:proofErr w:type="spellEnd"/>
            <w:r w:rsidRPr="005D2A6A">
              <w:rPr>
                <w:rFonts w:ascii="Arial" w:eastAsia="Times New Roman" w:hAnsi="Arial" w:cs="Arial"/>
                <w:b/>
                <w:bCs/>
                <w:color w:val="FFFFFF" w:themeColor="background1"/>
                <w:sz w:val="20"/>
                <w:szCs w:val="20"/>
                <w:lang w:val="en-US"/>
              </w:rPr>
              <w:t>)</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016CB18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2015</w:t>
            </w:r>
          </w:p>
        </w:tc>
        <w:tc>
          <w:tcPr>
            <w:tcW w:w="901" w:type="dxa"/>
            <w:tcBorders>
              <w:top w:val="single" w:sz="4" w:space="0" w:color="auto"/>
              <w:left w:val="nil"/>
              <w:bottom w:val="single" w:sz="4" w:space="0" w:color="auto"/>
              <w:right w:val="single" w:sz="4" w:space="0" w:color="auto"/>
            </w:tcBorders>
            <w:shd w:val="clear" w:color="auto" w:fill="C00000"/>
            <w:noWrap/>
            <w:vAlign w:val="center"/>
            <w:hideMark/>
          </w:tcPr>
          <w:p w14:paraId="41E228FB"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2016</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1C4B08D8"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2017</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59EF561"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2018</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3E38327A"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2019</w:t>
            </w:r>
          </w:p>
        </w:tc>
        <w:tc>
          <w:tcPr>
            <w:tcW w:w="901" w:type="dxa"/>
            <w:tcBorders>
              <w:top w:val="single" w:sz="4" w:space="0" w:color="auto"/>
              <w:left w:val="nil"/>
              <w:bottom w:val="single" w:sz="4" w:space="0" w:color="auto"/>
              <w:right w:val="single" w:sz="4" w:space="0" w:color="auto"/>
            </w:tcBorders>
            <w:shd w:val="clear" w:color="auto" w:fill="C00000"/>
            <w:noWrap/>
            <w:vAlign w:val="bottom"/>
            <w:hideMark/>
          </w:tcPr>
          <w:p w14:paraId="0CF53A8E"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2020</w:t>
            </w:r>
          </w:p>
        </w:tc>
        <w:tc>
          <w:tcPr>
            <w:tcW w:w="1084" w:type="dxa"/>
            <w:tcBorders>
              <w:top w:val="single" w:sz="4" w:space="0" w:color="auto"/>
              <w:left w:val="nil"/>
              <w:bottom w:val="single" w:sz="4" w:space="0" w:color="auto"/>
              <w:right w:val="single" w:sz="4" w:space="0" w:color="auto"/>
            </w:tcBorders>
            <w:shd w:val="clear" w:color="auto" w:fill="C00000"/>
            <w:noWrap/>
            <w:vAlign w:val="bottom"/>
            <w:hideMark/>
          </w:tcPr>
          <w:p w14:paraId="36D410F5"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2021E</w:t>
            </w:r>
          </w:p>
        </w:tc>
        <w:tc>
          <w:tcPr>
            <w:tcW w:w="1069" w:type="dxa"/>
            <w:tcBorders>
              <w:top w:val="single" w:sz="4" w:space="0" w:color="auto"/>
              <w:left w:val="nil"/>
              <w:bottom w:val="single" w:sz="4" w:space="0" w:color="auto"/>
              <w:right w:val="single" w:sz="4" w:space="0" w:color="auto"/>
            </w:tcBorders>
            <w:shd w:val="clear" w:color="auto" w:fill="C00000"/>
            <w:noWrap/>
            <w:vAlign w:val="bottom"/>
            <w:hideMark/>
          </w:tcPr>
          <w:p w14:paraId="009B69C3"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2025F</w:t>
            </w:r>
          </w:p>
        </w:tc>
        <w:tc>
          <w:tcPr>
            <w:tcW w:w="1069"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653520C0" w14:textId="77777777" w:rsidR="000C07D2" w:rsidRPr="005D2A6A" w:rsidRDefault="000C07D2" w:rsidP="007E1666">
            <w:pPr>
              <w:spacing w:after="0" w:line="480" w:lineRule="auto"/>
              <w:jc w:val="center"/>
              <w:rPr>
                <w:rFonts w:ascii="Arial" w:eastAsia="Times New Roman" w:hAnsi="Arial" w:cs="Arial"/>
                <w:b/>
                <w:bCs/>
                <w:color w:val="FFFFFF" w:themeColor="background1"/>
                <w:sz w:val="20"/>
                <w:szCs w:val="20"/>
                <w:lang w:val="en-US"/>
              </w:rPr>
            </w:pPr>
            <w:r w:rsidRPr="005D2A6A">
              <w:rPr>
                <w:rFonts w:ascii="Arial" w:eastAsia="Times New Roman" w:hAnsi="Arial" w:cs="Arial"/>
                <w:b/>
                <w:bCs/>
                <w:color w:val="FFFFFF" w:themeColor="background1"/>
                <w:sz w:val="20"/>
                <w:szCs w:val="20"/>
                <w:lang w:val="en-US"/>
              </w:rPr>
              <w:t>2030F</w:t>
            </w:r>
          </w:p>
        </w:tc>
      </w:tr>
      <w:tr w:rsidR="00B524C4" w:rsidRPr="005D2A6A" w14:paraId="29066D10"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3760336A"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Pipes &amp; Tanks</w:t>
            </w:r>
          </w:p>
        </w:tc>
        <w:tc>
          <w:tcPr>
            <w:tcW w:w="901" w:type="dxa"/>
            <w:tcBorders>
              <w:top w:val="nil"/>
              <w:left w:val="nil"/>
              <w:bottom w:val="single" w:sz="4" w:space="0" w:color="auto"/>
              <w:right w:val="single" w:sz="4" w:space="0" w:color="auto"/>
            </w:tcBorders>
            <w:shd w:val="clear" w:color="000000" w:fill="FFFFFF"/>
            <w:noWrap/>
            <w:vAlign w:val="center"/>
            <w:hideMark/>
          </w:tcPr>
          <w:p w14:paraId="00A1302B" w14:textId="533A2E6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5.3</w:t>
            </w:r>
          </w:p>
        </w:tc>
        <w:tc>
          <w:tcPr>
            <w:tcW w:w="901" w:type="dxa"/>
            <w:tcBorders>
              <w:top w:val="nil"/>
              <w:left w:val="nil"/>
              <w:bottom w:val="single" w:sz="4" w:space="0" w:color="auto"/>
              <w:right w:val="single" w:sz="4" w:space="0" w:color="auto"/>
            </w:tcBorders>
            <w:shd w:val="clear" w:color="000000" w:fill="FFFFFF"/>
            <w:noWrap/>
            <w:vAlign w:val="center"/>
            <w:hideMark/>
          </w:tcPr>
          <w:p w14:paraId="42C1A01D" w14:textId="22DA6BA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5.6</w:t>
            </w:r>
          </w:p>
        </w:tc>
        <w:tc>
          <w:tcPr>
            <w:tcW w:w="901" w:type="dxa"/>
            <w:tcBorders>
              <w:top w:val="nil"/>
              <w:left w:val="nil"/>
              <w:bottom w:val="single" w:sz="4" w:space="0" w:color="auto"/>
              <w:right w:val="single" w:sz="4" w:space="0" w:color="auto"/>
            </w:tcBorders>
            <w:shd w:val="clear" w:color="000000" w:fill="FFFFFF"/>
            <w:noWrap/>
            <w:vAlign w:val="center"/>
            <w:hideMark/>
          </w:tcPr>
          <w:p w14:paraId="19283EBF" w14:textId="66834FC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6.1</w:t>
            </w:r>
          </w:p>
        </w:tc>
        <w:tc>
          <w:tcPr>
            <w:tcW w:w="901" w:type="dxa"/>
            <w:tcBorders>
              <w:top w:val="nil"/>
              <w:left w:val="nil"/>
              <w:bottom w:val="single" w:sz="4" w:space="0" w:color="auto"/>
              <w:right w:val="single" w:sz="4" w:space="0" w:color="auto"/>
            </w:tcBorders>
            <w:shd w:val="clear" w:color="000000" w:fill="FFFFFF"/>
            <w:noWrap/>
            <w:vAlign w:val="center"/>
            <w:hideMark/>
          </w:tcPr>
          <w:p w14:paraId="37FBEBE5" w14:textId="5F24FD0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6.4</w:t>
            </w:r>
          </w:p>
        </w:tc>
        <w:tc>
          <w:tcPr>
            <w:tcW w:w="901" w:type="dxa"/>
            <w:tcBorders>
              <w:top w:val="nil"/>
              <w:left w:val="nil"/>
              <w:bottom w:val="single" w:sz="4" w:space="0" w:color="auto"/>
              <w:right w:val="single" w:sz="4" w:space="0" w:color="auto"/>
            </w:tcBorders>
            <w:shd w:val="clear" w:color="000000" w:fill="FFFFFF"/>
            <w:noWrap/>
            <w:vAlign w:val="center"/>
            <w:hideMark/>
          </w:tcPr>
          <w:p w14:paraId="5695871B" w14:textId="5B4435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6.9</w:t>
            </w:r>
          </w:p>
        </w:tc>
        <w:tc>
          <w:tcPr>
            <w:tcW w:w="901" w:type="dxa"/>
            <w:tcBorders>
              <w:top w:val="nil"/>
              <w:left w:val="nil"/>
              <w:bottom w:val="single" w:sz="4" w:space="0" w:color="auto"/>
              <w:right w:val="single" w:sz="4" w:space="0" w:color="auto"/>
            </w:tcBorders>
            <w:shd w:val="clear" w:color="000000" w:fill="FFFFFF"/>
            <w:noWrap/>
            <w:vAlign w:val="center"/>
            <w:hideMark/>
          </w:tcPr>
          <w:p w14:paraId="416D0B9F" w14:textId="4B0CA8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c>
          <w:tcPr>
            <w:tcW w:w="1084" w:type="dxa"/>
            <w:tcBorders>
              <w:top w:val="nil"/>
              <w:left w:val="nil"/>
              <w:bottom w:val="single" w:sz="4" w:space="0" w:color="auto"/>
              <w:right w:val="single" w:sz="4" w:space="0" w:color="auto"/>
            </w:tcBorders>
            <w:shd w:val="clear" w:color="000000" w:fill="FFFFFF"/>
            <w:noWrap/>
            <w:vAlign w:val="center"/>
            <w:hideMark/>
          </w:tcPr>
          <w:p w14:paraId="0F63B36C" w14:textId="13EE4E3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6.8</w:t>
            </w:r>
          </w:p>
        </w:tc>
        <w:tc>
          <w:tcPr>
            <w:tcW w:w="1069" w:type="dxa"/>
            <w:tcBorders>
              <w:top w:val="nil"/>
              <w:left w:val="nil"/>
              <w:bottom w:val="single" w:sz="4" w:space="0" w:color="auto"/>
              <w:right w:val="single" w:sz="4" w:space="0" w:color="auto"/>
            </w:tcBorders>
            <w:shd w:val="clear" w:color="000000" w:fill="FFFFFF"/>
            <w:noWrap/>
            <w:vAlign w:val="center"/>
            <w:hideMark/>
          </w:tcPr>
          <w:p w14:paraId="7EE6F5D8" w14:textId="74A77A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10.3</w:t>
            </w:r>
          </w:p>
        </w:tc>
        <w:tc>
          <w:tcPr>
            <w:tcW w:w="1069" w:type="dxa"/>
            <w:tcBorders>
              <w:top w:val="nil"/>
              <w:left w:val="nil"/>
              <w:bottom w:val="single" w:sz="4" w:space="0" w:color="auto"/>
              <w:right w:val="single" w:sz="4" w:space="0" w:color="auto"/>
            </w:tcBorders>
            <w:shd w:val="clear" w:color="000000" w:fill="FFFFFF"/>
            <w:noWrap/>
            <w:vAlign w:val="center"/>
            <w:hideMark/>
          </w:tcPr>
          <w:p w14:paraId="7D7267D6" w14:textId="39DDE11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18.6</w:t>
            </w:r>
          </w:p>
        </w:tc>
      </w:tr>
      <w:tr w:rsidR="00B524C4" w:rsidRPr="005D2A6A" w14:paraId="08A63298"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7692BD13"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Marine Components</w:t>
            </w:r>
          </w:p>
        </w:tc>
        <w:tc>
          <w:tcPr>
            <w:tcW w:w="901" w:type="dxa"/>
            <w:tcBorders>
              <w:top w:val="nil"/>
              <w:left w:val="nil"/>
              <w:bottom w:val="single" w:sz="4" w:space="0" w:color="auto"/>
              <w:right w:val="single" w:sz="4" w:space="0" w:color="auto"/>
            </w:tcBorders>
            <w:shd w:val="clear" w:color="000000" w:fill="FFFFFF"/>
            <w:noWrap/>
            <w:vAlign w:val="center"/>
            <w:hideMark/>
          </w:tcPr>
          <w:p w14:paraId="766C7FEE" w14:textId="18CBC2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901" w:type="dxa"/>
            <w:tcBorders>
              <w:top w:val="nil"/>
              <w:left w:val="nil"/>
              <w:bottom w:val="single" w:sz="4" w:space="0" w:color="auto"/>
              <w:right w:val="single" w:sz="4" w:space="0" w:color="auto"/>
            </w:tcBorders>
            <w:shd w:val="clear" w:color="000000" w:fill="FFFFFF"/>
            <w:noWrap/>
            <w:vAlign w:val="center"/>
            <w:hideMark/>
          </w:tcPr>
          <w:p w14:paraId="3B74BB62" w14:textId="518DAEE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1.9</w:t>
            </w:r>
          </w:p>
        </w:tc>
        <w:tc>
          <w:tcPr>
            <w:tcW w:w="901" w:type="dxa"/>
            <w:tcBorders>
              <w:top w:val="nil"/>
              <w:left w:val="nil"/>
              <w:bottom w:val="single" w:sz="4" w:space="0" w:color="auto"/>
              <w:right w:val="single" w:sz="4" w:space="0" w:color="auto"/>
            </w:tcBorders>
            <w:shd w:val="clear" w:color="000000" w:fill="FFFFFF"/>
            <w:noWrap/>
            <w:vAlign w:val="center"/>
            <w:hideMark/>
          </w:tcPr>
          <w:p w14:paraId="08456410" w14:textId="031D7D1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w:t>
            </w:r>
          </w:p>
        </w:tc>
        <w:tc>
          <w:tcPr>
            <w:tcW w:w="901" w:type="dxa"/>
            <w:tcBorders>
              <w:top w:val="nil"/>
              <w:left w:val="nil"/>
              <w:bottom w:val="single" w:sz="4" w:space="0" w:color="auto"/>
              <w:right w:val="single" w:sz="4" w:space="0" w:color="auto"/>
            </w:tcBorders>
            <w:shd w:val="clear" w:color="000000" w:fill="FFFFFF"/>
            <w:noWrap/>
            <w:vAlign w:val="center"/>
            <w:hideMark/>
          </w:tcPr>
          <w:p w14:paraId="691C7BE6" w14:textId="28B9F70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2.2</w:t>
            </w:r>
          </w:p>
        </w:tc>
        <w:tc>
          <w:tcPr>
            <w:tcW w:w="901" w:type="dxa"/>
            <w:tcBorders>
              <w:top w:val="nil"/>
              <w:left w:val="nil"/>
              <w:bottom w:val="single" w:sz="4" w:space="0" w:color="auto"/>
              <w:right w:val="single" w:sz="4" w:space="0" w:color="auto"/>
            </w:tcBorders>
            <w:shd w:val="clear" w:color="000000" w:fill="FFFFFF"/>
            <w:noWrap/>
            <w:vAlign w:val="center"/>
            <w:hideMark/>
          </w:tcPr>
          <w:p w14:paraId="04CA0857" w14:textId="2A90F16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901" w:type="dxa"/>
            <w:tcBorders>
              <w:top w:val="nil"/>
              <w:left w:val="nil"/>
              <w:bottom w:val="single" w:sz="4" w:space="0" w:color="auto"/>
              <w:right w:val="single" w:sz="4" w:space="0" w:color="auto"/>
            </w:tcBorders>
            <w:shd w:val="clear" w:color="000000" w:fill="FFFFFF"/>
            <w:noWrap/>
            <w:vAlign w:val="center"/>
            <w:hideMark/>
          </w:tcPr>
          <w:p w14:paraId="55AEA6A7" w14:textId="4FB767F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c>
          <w:tcPr>
            <w:tcW w:w="1084" w:type="dxa"/>
            <w:tcBorders>
              <w:top w:val="nil"/>
              <w:left w:val="nil"/>
              <w:bottom w:val="single" w:sz="4" w:space="0" w:color="auto"/>
              <w:right w:val="single" w:sz="4" w:space="0" w:color="auto"/>
            </w:tcBorders>
            <w:shd w:val="clear" w:color="000000" w:fill="FFFFFF"/>
            <w:noWrap/>
            <w:vAlign w:val="center"/>
            <w:hideMark/>
          </w:tcPr>
          <w:p w14:paraId="283C4596" w14:textId="104C8C2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2.3</w:t>
            </w:r>
          </w:p>
        </w:tc>
        <w:tc>
          <w:tcPr>
            <w:tcW w:w="1069" w:type="dxa"/>
            <w:tcBorders>
              <w:top w:val="nil"/>
              <w:left w:val="nil"/>
              <w:bottom w:val="single" w:sz="4" w:space="0" w:color="auto"/>
              <w:right w:val="single" w:sz="4" w:space="0" w:color="auto"/>
            </w:tcBorders>
            <w:shd w:val="clear" w:color="000000" w:fill="FFFFFF"/>
            <w:noWrap/>
            <w:vAlign w:val="center"/>
            <w:hideMark/>
          </w:tcPr>
          <w:p w14:paraId="2B465B11" w14:textId="0BB9B09A"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3.5</w:t>
            </w:r>
          </w:p>
        </w:tc>
        <w:tc>
          <w:tcPr>
            <w:tcW w:w="1069" w:type="dxa"/>
            <w:tcBorders>
              <w:top w:val="nil"/>
              <w:left w:val="nil"/>
              <w:bottom w:val="single" w:sz="4" w:space="0" w:color="auto"/>
              <w:right w:val="single" w:sz="4" w:space="0" w:color="auto"/>
            </w:tcBorders>
            <w:shd w:val="clear" w:color="000000" w:fill="FFFFFF"/>
            <w:noWrap/>
            <w:vAlign w:val="center"/>
            <w:hideMark/>
          </w:tcPr>
          <w:p w14:paraId="45207145" w14:textId="6466E4A0"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6.2</w:t>
            </w:r>
          </w:p>
        </w:tc>
      </w:tr>
      <w:tr w:rsidR="00B524C4" w:rsidRPr="005D2A6A" w14:paraId="17977272"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6AEFB27B"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Renewables</w:t>
            </w:r>
          </w:p>
        </w:tc>
        <w:tc>
          <w:tcPr>
            <w:tcW w:w="901" w:type="dxa"/>
            <w:tcBorders>
              <w:top w:val="nil"/>
              <w:left w:val="nil"/>
              <w:bottom w:val="single" w:sz="4" w:space="0" w:color="auto"/>
              <w:right w:val="single" w:sz="4" w:space="0" w:color="auto"/>
            </w:tcBorders>
            <w:shd w:val="clear" w:color="000000" w:fill="FFFFFF"/>
            <w:noWrap/>
            <w:vAlign w:val="center"/>
            <w:hideMark/>
          </w:tcPr>
          <w:p w14:paraId="089EFA8B" w14:textId="59C754F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0.6</w:t>
            </w:r>
          </w:p>
        </w:tc>
        <w:tc>
          <w:tcPr>
            <w:tcW w:w="901" w:type="dxa"/>
            <w:tcBorders>
              <w:top w:val="nil"/>
              <w:left w:val="nil"/>
              <w:bottom w:val="single" w:sz="4" w:space="0" w:color="auto"/>
              <w:right w:val="single" w:sz="4" w:space="0" w:color="auto"/>
            </w:tcBorders>
            <w:shd w:val="clear" w:color="000000" w:fill="FFFFFF"/>
            <w:noWrap/>
            <w:vAlign w:val="center"/>
            <w:hideMark/>
          </w:tcPr>
          <w:p w14:paraId="55FE62AA" w14:textId="1DF8BF8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B1BE821" w14:textId="3483A93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901" w:type="dxa"/>
            <w:tcBorders>
              <w:top w:val="nil"/>
              <w:left w:val="nil"/>
              <w:bottom w:val="single" w:sz="4" w:space="0" w:color="auto"/>
              <w:right w:val="single" w:sz="4" w:space="0" w:color="auto"/>
            </w:tcBorders>
            <w:shd w:val="clear" w:color="000000" w:fill="FFFFFF"/>
            <w:noWrap/>
            <w:vAlign w:val="center"/>
            <w:hideMark/>
          </w:tcPr>
          <w:p w14:paraId="18A501B3" w14:textId="398CE39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0D3EDCFD" w14:textId="3086006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901" w:type="dxa"/>
            <w:tcBorders>
              <w:top w:val="nil"/>
              <w:left w:val="nil"/>
              <w:bottom w:val="single" w:sz="4" w:space="0" w:color="auto"/>
              <w:right w:val="single" w:sz="4" w:space="0" w:color="auto"/>
            </w:tcBorders>
            <w:shd w:val="clear" w:color="000000" w:fill="FFFFFF"/>
            <w:noWrap/>
            <w:vAlign w:val="center"/>
            <w:hideMark/>
          </w:tcPr>
          <w:p w14:paraId="3FB088C9" w14:textId="4F553F7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0.7</w:t>
            </w:r>
          </w:p>
        </w:tc>
        <w:tc>
          <w:tcPr>
            <w:tcW w:w="1084" w:type="dxa"/>
            <w:tcBorders>
              <w:top w:val="nil"/>
              <w:left w:val="nil"/>
              <w:bottom w:val="single" w:sz="4" w:space="0" w:color="auto"/>
              <w:right w:val="single" w:sz="4" w:space="0" w:color="auto"/>
            </w:tcBorders>
            <w:shd w:val="clear" w:color="000000" w:fill="FFFFFF"/>
            <w:noWrap/>
            <w:vAlign w:val="center"/>
            <w:hideMark/>
          </w:tcPr>
          <w:p w14:paraId="727C6DAB" w14:textId="3DC8CC67"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0.8</w:t>
            </w:r>
          </w:p>
        </w:tc>
        <w:tc>
          <w:tcPr>
            <w:tcW w:w="1069" w:type="dxa"/>
            <w:tcBorders>
              <w:top w:val="nil"/>
              <w:left w:val="nil"/>
              <w:bottom w:val="single" w:sz="4" w:space="0" w:color="auto"/>
              <w:right w:val="single" w:sz="4" w:space="0" w:color="auto"/>
            </w:tcBorders>
            <w:shd w:val="clear" w:color="000000" w:fill="FFFFFF"/>
            <w:noWrap/>
            <w:vAlign w:val="center"/>
            <w:hideMark/>
          </w:tcPr>
          <w:p w14:paraId="2A88337B" w14:textId="198088CB"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462BC0FD" w14:textId="44AC105C"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2.1</w:t>
            </w:r>
          </w:p>
        </w:tc>
      </w:tr>
      <w:tr w:rsidR="00B524C4" w:rsidRPr="005D2A6A" w14:paraId="7D5266A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280E2C4C" w14:textId="77777777" w:rsidR="00B524C4" w:rsidRPr="005D2A6A" w:rsidRDefault="00B524C4" w:rsidP="00B524C4">
            <w:pPr>
              <w:spacing w:after="0" w:line="240" w:lineRule="auto"/>
              <w:rPr>
                <w:rFonts w:ascii="Arial" w:eastAsia="Times New Roman" w:hAnsi="Arial" w:cs="Arial"/>
                <w:color w:val="000000"/>
                <w:sz w:val="20"/>
                <w:szCs w:val="20"/>
                <w:lang w:val="en-US"/>
              </w:rPr>
            </w:pPr>
            <w:r w:rsidRPr="005D2A6A">
              <w:rPr>
                <w:rFonts w:ascii="Arial" w:hAnsi="Arial" w:cs="Arial"/>
                <w:color w:val="000000"/>
                <w:sz w:val="20"/>
                <w:szCs w:val="20"/>
              </w:rPr>
              <w:t>Others</w:t>
            </w:r>
          </w:p>
        </w:tc>
        <w:tc>
          <w:tcPr>
            <w:tcW w:w="901" w:type="dxa"/>
            <w:tcBorders>
              <w:top w:val="nil"/>
              <w:left w:val="nil"/>
              <w:bottom w:val="single" w:sz="4" w:space="0" w:color="auto"/>
              <w:right w:val="single" w:sz="4" w:space="0" w:color="auto"/>
            </w:tcBorders>
            <w:shd w:val="clear" w:color="000000" w:fill="FFFFFF"/>
            <w:noWrap/>
            <w:vAlign w:val="center"/>
            <w:hideMark/>
          </w:tcPr>
          <w:p w14:paraId="42C631E1" w14:textId="4A1B2BC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w:t>
            </w:r>
          </w:p>
        </w:tc>
        <w:tc>
          <w:tcPr>
            <w:tcW w:w="901" w:type="dxa"/>
            <w:tcBorders>
              <w:top w:val="nil"/>
              <w:left w:val="nil"/>
              <w:bottom w:val="single" w:sz="4" w:space="0" w:color="auto"/>
              <w:right w:val="single" w:sz="4" w:space="0" w:color="auto"/>
            </w:tcBorders>
            <w:shd w:val="clear" w:color="000000" w:fill="FFFFFF"/>
            <w:noWrap/>
            <w:vAlign w:val="center"/>
            <w:hideMark/>
          </w:tcPr>
          <w:p w14:paraId="48746F83" w14:textId="4C1B861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901" w:type="dxa"/>
            <w:tcBorders>
              <w:top w:val="nil"/>
              <w:left w:val="nil"/>
              <w:bottom w:val="single" w:sz="4" w:space="0" w:color="auto"/>
              <w:right w:val="single" w:sz="4" w:space="0" w:color="auto"/>
            </w:tcBorders>
            <w:shd w:val="clear" w:color="000000" w:fill="FFFFFF"/>
            <w:noWrap/>
            <w:vAlign w:val="center"/>
            <w:hideMark/>
          </w:tcPr>
          <w:p w14:paraId="35E6C836" w14:textId="1618186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19B8E5D" w14:textId="258D602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901" w:type="dxa"/>
            <w:tcBorders>
              <w:top w:val="nil"/>
              <w:left w:val="nil"/>
              <w:bottom w:val="single" w:sz="4" w:space="0" w:color="auto"/>
              <w:right w:val="single" w:sz="4" w:space="0" w:color="auto"/>
            </w:tcBorders>
            <w:shd w:val="clear" w:color="000000" w:fill="FFFFFF"/>
            <w:noWrap/>
            <w:vAlign w:val="center"/>
            <w:hideMark/>
          </w:tcPr>
          <w:p w14:paraId="77B18250" w14:textId="1391141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1.3</w:t>
            </w:r>
          </w:p>
        </w:tc>
        <w:tc>
          <w:tcPr>
            <w:tcW w:w="901" w:type="dxa"/>
            <w:tcBorders>
              <w:top w:val="nil"/>
              <w:left w:val="nil"/>
              <w:bottom w:val="single" w:sz="4" w:space="0" w:color="auto"/>
              <w:right w:val="single" w:sz="4" w:space="0" w:color="auto"/>
            </w:tcBorders>
            <w:shd w:val="clear" w:color="000000" w:fill="FFFFFF"/>
            <w:noWrap/>
            <w:vAlign w:val="center"/>
            <w:hideMark/>
          </w:tcPr>
          <w:p w14:paraId="6FE13311" w14:textId="180CAB76"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1.1</w:t>
            </w:r>
          </w:p>
        </w:tc>
        <w:tc>
          <w:tcPr>
            <w:tcW w:w="1084" w:type="dxa"/>
            <w:tcBorders>
              <w:top w:val="nil"/>
              <w:left w:val="nil"/>
              <w:bottom w:val="single" w:sz="4" w:space="0" w:color="auto"/>
              <w:right w:val="single" w:sz="4" w:space="0" w:color="auto"/>
            </w:tcBorders>
            <w:shd w:val="clear" w:color="000000" w:fill="FFFFFF"/>
            <w:noWrap/>
            <w:vAlign w:val="center"/>
            <w:hideMark/>
          </w:tcPr>
          <w:p w14:paraId="2D7104B2" w14:textId="4D47ABF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1.2</w:t>
            </w:r>
          </w:p>
        </w:tc>
        <w:tc>
          <w:tcPr>
            <w:tcW w:w="1069" w:type="dxa"/>
            <w:tcBorders>
              <w:top w:val="nil"/>
              <w:left w:val="nil"/>
              <w:bottom w:val="single" w:sz="4" w:space="0" w:color="auto"/>
              <w:right w:val="single" w:sz="4" w:space="0" w:color="auto"/>
            </w:tcBorders>
            <w:shd w:val="clear" w:color="000000" w:fill="FFFFFF"/>
            <w:noWrap/>
            <w:vAlign w:val="center"/>
            <w:hideMark/>
          </w:tcPr>
          <w:p w14:paraId="63CDDB55" w14:textId="712151CD"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1.8</w:t>
            </w:r>
          </w:p>
        </w:tc>
        <w:tc>
          <w:tcPr>
            <w:tcW w:w="1069" w:type="dxa"/>
            <w:tcBorders>
              <w:top w:val="nil"/>
              <w:left w:val="nil"/>
              <w:bottom w:val="single" w:sz="4" w:space="0" w:color="auto"/>
              <w:right w:val="single" w:sz="4" w:space="0" w:color="auto"/>
            </w:tcBorders>
            <w:shd w:val="clear" w:color="000000" w:fill="FFFFFF"/>
            <w:noWrap/>
            <w:vAlign w:val="center"/>
            <w:hideMark/>
          </w:tcPr>
          <w:p w14:paraId="6B642E55" w14:textId="5048C6D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color w:val="000000"/>
                <w:sz w:val="20"/>
                <w:szCs w:val="20"/>
              </w:rPr>
              <w:t>3.1</w:t>
            </w:r>
          </w:p>
        </w:tc>
      </w:tr>
      <w:tr w:rsidR="00B524C4" w:rsidRPr="005D2A6A" w14:paraId="09BB9F34" w14:textId="77777777" w:rsidTr="00B524C4">
        <w:trPr>
          <w:trHeight w:val="313"/>
        </w:trPr>
        <w:tc>
          <w:tcPr>
            <w:tcW w:w="1842" w:type="dxa"/>
            <w:tcBorders>
              <w:top w:val="nil"/>
              <w:left w:val="single" w:sz="4" w:space="0" w:color="auto"/>
              <w:bottom w:val="single" w:sz="4" w:space="0" w:color="auto"/>
              <w:right w:val="single" w:sz="4" w:space="0" w:color="auto"/>
            </w:tcBorders>
            <w:shd w:val="clear" w:color="000000" w:fill="FFFFFF"/>
            <w:noWrap/>
            <w:vAlign w:val="bottom"/>
            <w:hideMark/>
          </w:tcPr>
          <w:p w14:paraId="5D3893D8" w14:textId="77777777" w:rsidR="00B524C4" w:rsidRPr="00B57048" w:rsidRDefault="00B524C4" w:rsidP="00B524C4">
            <w:pPr>
              <w:spacing w:after="0" w:line="240" w:lineRule="auto"/>
              <w:rPr>
                <w:rFonts w:ascii="Arial" w:eastAsia="Times New Roman" w:hAnsi="Arial" w:cs="Arial"/>
                <w:b/>
                <w:bCs/>
                <w:color w:val="000000"/>
                <w:sz w:val="20"/>
                <w:szCs w:val="20"/>
                <w:lang w:val="en-US"/>
              </w:rPr>
            </w:pPr>
            <w:r w:rsidRPr="00B57048">
              <w:rPr>
                <w:rFonts w:ascii="Arial" w:hAnsi="Arial" w:cs="Arial"/>
                <w:b/>
                <w:bCs/>
                <w:color w:val="000000"/>
                <w:sz w:val="20"/>
                <w:szCs w:val="20"/>
              </w:rPr>
              <w:t>Total</w:t>
            </w:r>
          </w:p>
        </w:tc>
        <w:tc>
          <w:tcPr>
            <w:tcW w:w="901" w:type="dxa"/>
            <w:tcBorders>
              <w:top w:val="nil"/>
              <w:left w:val="nil"/>
              <w:bottom w:val="single" w:sz="4" w:space="0" w:color="auto"/>
              <w:right w:val="single" w:sz="4" w:space="0" w:color="auto"/>
            </w:tcBorders>
            <w:shd w:val="clear" w:color="000000" w:fill="FFFFFF"/>
            <w:noWrap/>
            <w:vAlign w:val="center"/>
            <w:hideMark/>
          </w:tcPr>
          <w:p w14:paraId="5E8C9F75" w14:textId="594E25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8.7</w:t>
            </w:r>
          </w:p>
        </w:tc>
        <w:tc>
          <w:tcPr>
            <w:tcW w:w="901" w:type="dxa"/>
            <w:tcBorders>
              <w:top w:val="nil"/>
              <w:left w:val="nil"/>
              <w:bottom w:val="single" w:sz="4" w:space="0" w:color="auto"/>
              <w:right w:val="single" w:sz="4" w:space="0" w:color="auto"/>
            </w:tcBorders>
            <w:shd w:val="clear" w:color="000000" w:fill="FFFFFF"/>
            <w:noWrap/>
            <w:vAlign w:val="center"/>
            <w:hideMark/>
          </w:tcPr>
          <w:p w14:paraId="53CE2B1D" w14:textId="64D5AE5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9.3</w:t>
            </w:r>
          </w:p>
        </w:tc>
        <w:tc>
          <w:tcPr>
            <w:tcW w:w="901" w:type="dxa"/>
            <w:tcBorders>
              <w:top w:val="nil"/>
              <w:left w:val="nil"/>
              <w:bottom w:val="single" w:sz="4" w:space="0" w:color="auto"/>
              <w:right w:val="single" w:sz="4" w:space="0" w:color="auto"/>
            </w:tcBorders>
            <w:shd w:val="clear" w:color="000000" w:fill="FFFFFF"/>
            <w:noWrap/>
            <w:vAlign w:val="center"/>
            <w:hideMark/>
          </w:tcPr>
          <w:p w14:paraId="2758C8AF" w14:textId="3D5ED198"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w:t>
            </w:r>
          </w:p>
        </w:tc>
        <w:tc>
          <w:tcPr>
            <w:tcW w:w="901" w:type="dxa"/>
            <w:tcBorders>
              <w:top w:val="nil"/>
              <w:left w:val="nil"/>
              <w:bottom w:val="single" w:sz="4" w:space="0" w:color="auto"/>
              <w:right w:val="single" w:sz="4" w:space="0" w:color="auto"/>
            </w:tcBorders>
            <w:shd w:val="clear" w:color="000000" w:fill="FFFFFF"/>
            <w:noWrap/>
            <w:vAlign w:val="center"/>
            <w:hideMark/>
          </w:tcPr>
          <w:p w14:paraId="1417B08D" w14:textId="5EAE723E"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10.6</w:t>
            </w:r>
          </w:p>
        </w:tc>
        <w:tc>
          <w:tcPr>
            <w:tcW w:w="901" w:type="dxa"/>
            <w:tcBorders>
              <w:top w:val="nil"/>
              <w:left w:val="nil"/>
              <w:bottom w:val="single" w:sz="4" w:space="0" w:color="auto"/>
              <w:right w:val="single" w:sz="4" w:space="0" w:color="auto"/>
            </w:tcBorders>
            <w:shd w:val="clear" w:color="000000" w:fill="FFFFFF"/>
            <w:noWrap/>
            <w:vAlign w:val="center"/>
            <w:hideMark/>
          </w:tcPr>
          <w:p w14:paraId="6BDCD5EE" w14:textId="6BECC874"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11.3</w:t>
            </w:r>
          </w:p>
        </w:tc>
        <w:tc>
          <w:tcPr>
            <w:tcW w:w="901" w:type="dxa"/>
            <w:tcBorders>
              <w:top w:val="nil"/>
              <w:left w:val="nil"/>
              <w:bottom w:val="single" w:sz="4" w:space="0" w:color="auto"/>
              <w:right w:val="single" w:sz="4" w:space="0" w:color="auto"/>
            </w:tcBorders>
            <w:shd w:val="clear" w:color="000000" w:fill="FFFFFF"/>
            <w:noWrap/>
            <w:vAlign w:val="center"/>
            <w:hideMark/>
          </w:tcPr>
          <w:p w14:paraId="1207FAF5" w14:textId="39890303"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10.1</w:t>
            </w:r>
          </w:p>
        </w:tc>
        <w:tc>
          <w:tcPr>
            <w:tcW w:w="1084" w:type="dxa"/>
            <w:tcBorders>
              <w:top w:val="nil"/>
              <w:left w:val="nil"/>
              <w:bottom w:val="single" w:sz="4" w:space="0" w:color="auto"/>
              <w:right w:val="single" w:sz="4" w:space="0" w:color="auto"/>
            </w:tcBorders>
            <w:shd w:val="clear" w:color="000000" w:fill="FFFFFF"/>
            <w:noWrap/>
            <w:vAlign w:val="center"/>
            <w:hideMark/>
          </w:tcPr>
          <w:p w14:paraId="57334745" w14:textId="7A0EA802"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11.1</w:t>
            </w:r>
          </w:p>
        </w:tc>
        <w:tc>
          <w:tcPr>
            <w:tcW w:w="1069" w:type="dxa"/>
            <w:tcBorders>
              <w:top w:val="nil"/>
              <w:left w:val="nil"/>
              <w:bottom w:val="single" w:sz="4" w:space="0" w:color="auto"/>
              <w:right w:val="single" w:sz="4" w:space="0" w:color="auto"/>
            </w:tcBorders>
            <w:shd w:val="clear" w:color="000000" w:fill="FFFFFF"/>
            <w:noWrap/>
            <w:vAlign w:val="center"/>
            <w:hideMark/>
          </w:tcPr>
          <w:p w14:paraId="6541F9BB" w14:textId="6FD52971"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sidRPr="002B5730">
              <w:rPr>
                <w:b/>
                <w:noProof/>
                <w:color w:val="000000" w:themeColor="text1"/>
              </w:rPr>
              <mc:AlternateContent>
                <mc:Choice Requires="wps">
                  <w:drawing>
                    <wp:anchor distT="0" distB="0" distL="114300" distR="114300" simplePos="0" relativeHeight="252802048" behindDoc="0" locked="0" layoutInCell="1" allowOverlap="1" wp14:anchorId="2FAB85EB" wp14:editId="64A592EE">
                      <wp:simplePos x="0" y="0"/>
                      <wp:positionH relativeFrom="margin">
                        <wp:posOffset>-1459230</wp:posOffset>
                      </wp:positionH>
                      <wp:positionV relativeFrom="paragraph">
                        <wp:posOffset>182245</wp:posOffset>
                      </wp:positionV>
                      <wp:extent cx="2907030" cy="307340"/>
                      <wp:effectExtent l="0" t="0" r="0" b="0"/>
                      <wp:wrapNone/>
                      <wp:docPr id="2179" name="TextBox 4"/>
                      <wp:cNvGraphicFramePr/>
                      <a:graphic xmlns:a="http://schemas.openxmlformats.org/drawingml/2006/main">
                        <a:graphicData uri="http://schemas.microsoft.com/office/word/2010/wordprocessingShape">
                          <wps:wsp>
                            <wps:cNvSpPr txBox="1"/>
                            <wps:spPr>
                              <a:xfrm>
                                <a:off x="0" y="0"/>
                                <a:ext cx="2907030" cy="307340"/>
                              </a:xfrm>
                              <a:prstGeom prst="rect">
                                <a:avLst/>
                              </a:prstGeom>
                              <a:noFill/>
                            </wps:spPr>
                            <wps:txbx>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FAB85EB" id="_x0000_s1145" type="#_x0000_t202" style="position:absolute;left:0;text-align:left;margin-left:-114.9pt;margin-top:14.35pt;width:228.9pt;height:24.2pt;z-index:25280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" filled="f" stroked="f">
                      <v:textbox style="mso-fit-shape-to-text:t">
                        <w:txbxContent>
                          <w:p w14:paraId="15861EEA"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555CA264" w14:textId="77777777" w:rsidR="000C07D2" w:rsidRPr="00CE35EB" w:rsidRDefault="000C07D2" w:rsidP="000C07D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color w:val="000000"/>
                <w:sz w:val="20"/>
                <w:szCs w:val="20"/>
              </w:rPr>
              <w:t>16.8</w:t>
            </w:r>
          </w:p>
        </w:tc>
        <w:tc>
          <w:tcPr>
            <w:tcW w:w="1069" w:type="dxa"/>
            <w:tcBorders>
              <w:top w:val="nil"/>
              <w:left w:val="nil"/>
              <w:bottom w:val="single" w:sz="4" w:space="0" w:color="auto"/>
              <w:right w:val="single" w:sz="4" w:space="0" w:color="auto"/>
            </w:tcBorders>
            <w:shd w:val="clear" w:color="000000" w:fill="FFFFFF"/>
            <w:noWrap/>
            <w:vAlign w:val="center"/>
            <w:hideMark/>
          </w:tcPr>
          <w:p w14:paraId="2F1668B4" w14:textId="545CC0AF" w:rsidR="00B524C4" w:rsidRPr="005D2A6A" w:rsidRDefault="00B524C4" w:rsidP="00B524C4">
            <w:pPr>
              <w:spacing w:after="0" w:line="240" w:lineRule="auto"/>
              <w:jc w:val="center"/>
              <w:rPr>
                <w:rFonts w:ascii="Arial" w:eastAsia="Times New Roman" w:hAnsi="Arial" w:cs="Arial"/>
                <w:color w:val="000000" w:themeColor="text1"/>
                <w:sz w:val="20"/>
                <w:szCs w:val="20"/>
                <w:lang w:val="en-US"/>
              </w:rPr>
            </w:pPr>
            <w:r>
              <w:rPr>
                <w:rFonts w:ascii="Arial" w:hAnsi="Arial" w:cs="Arial"/>
                <w:b/>
                <w:bCs/>
                <w:color w:val="000000"/>
                <w:sz w:val="20"/>
                <w:szCs w:val="20"/>
              </w:rPr>
              <w:t>30.0</w:t>
            </w:r>
          </w:p>
        </w:tc>
      </w:tr>
    </w:tbl>
    <w:p w14:paraId="7DD7513F" w14:textId="6369DC16" w:rsidR="000C07D2" w:rsidRDefault="000C07D2" w:rsidP="000C07D2">
      <w:pPr>
        <w:pStyle w:val="BodyText"/>
        <w:spacing w:before="162" w:line="360" w:lineRule="auto"/>
        <w:ind w:right="-86"/>
        <w:jc w:val="both"/>
        <w:rPr>
          <w:noProof/>
          <w:color w:val="000000" w:themeColor="text1"/>
        </w:rPr>
      </w:pPr>
    </w:p>
    <w:p w14:paraId="3CDF07E9" w14:textId="04A71147" w:rsidR="00B524C4" w:rsidRPr="00B524C4" w:rsidRDefault="00B524C4" w:rsidP="00B524C4">
      <w:pPr>
        <w:tabs>
          <w:tab w:val="left" w:pos="1530"/>
        </w:tabs>
        <w:spacing w:line="480" w:lineRule="auto"/>
        <w:rPr>
          <w:rFonts w:ascii="Arial" w:eastAsia="Arial" w:hAnsi="Arial" w:cs="Arial"/>
          <w:b/>
          <w:color w:val="000000" w:themeColor="text1"/>
          <w:sz w:val="24"/>
          <w:szCs w:val="24"/>
        </w:rPr>
      </w:pPr>
      <w:r w:rsidRPr="00B524C4">
        <w:rPr>
          <w:rFonts w:ascii="Arial" w:eastAsia="Arial" w:hAnsi="Arial" w:cs="Arial"/>
          <w:b/>
          <w:color w:val="000000" w:themeColor="text1"/>
          <w:sz w:val="24"/>
          <w:szCs w:val="24"/>
        </w:rPr>
        <w:t xml:space="preserve">India </w:t>
      </w:r>
      <w:r>
        <w:rPr>
          <w:rFonts w:ascii="Arial" w:eastAsia="Arial" w:hAnsi="Arial" w:cs="Arial"/>
          <w:b/>
          <w:color w:val="000000" w:themeColor="text1"/>
          <w:sz w:val="24"/>
          <w:szCs w:val="24"/>
        </w:rPr>
        <w:t>Market Insights</w:t>
      </w:r>
      <w:r w:rsidRPr="00B524C4">
        <w:rPr>
          <w:rFonts w:ascii="Arial" w:eastAsia="Arial" w:hAnsi="Arial" w:cs="Arial"/>
          <w:b/>
          <w:color w:val="000000" w:themeColor="text1"/>
          <w:sz w:val="24"/>
          <w:szCs w:val="24"/>
        </w:rPr>
        <w:t xml:space="preserve">     </w:t>
      </w:r>
    </w:p>
    <w:p w14:paraId="533F473E"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India’s VER capacity stood around 4.8 KT in 2020 and the resin demand is anticipated to grow at a CAGR of 11.70% (by volume) between 2021-2030. Vinyl ester resins finds varied applications due to their high chemical and electrical resistivity that serve several critical industries. Because of their varied applications, Epoxy resins find high utility in end user products which relates the demand growth of Epoxy Resins to India’s overall GDP.  </w:t>
      </w:r>
    </w:p>
    <w:p w14:paraId="3D9CF36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lastRenderedPageBreak/>
        <w:t xml:space="preserve">Trade dynamics of the country show that Saudi Arabia, </w:t>
      </w:r>
      <w:proofErr w:type="gramStart"/>
      <w:r w:rsidRPr="00B524C4">
        <w:rPr>
          <w:rFonts w:ascii="Arial" w:eastAsia="Arial" w:hAnsi="Arial" w:cs="Arial"/>
          <w:bCs/>
          <w:color w:val="000000" w:themeColor="text1"/>
          <w:sz w:val="24"/>
          <w:szCs w:val="24"/>
        </w:rPr>
        <w:t>Qatar</w:t>
      </w:r>
      <w:proofErr w:type="gramEnd"/>
      <w:r w:rsidRPr="00B524C4">
        <w:rPr>
          <w:rFonts w:ascii="Arial" w:eastAsia="Arial" w:hAnsi="Arial" w:cs="Arial"/>
          <w:bCs/>
          <w:color w:val="000000" w:themeColor="text1"/>
          <w:sz w:val="24"/>
          <w:szCs w:val="24"/>
        </w:rPr>
        <w:t xml:space="preserve"> and Bangladesh are the key importers of Indian VER while Spain, United Kingdom and China are the top three exporters of VER to India.   </w:t>
      </w:r>
    </w:p>
    <w:p w14:paraId="4932CD79" w14:textId="77777777" w:rsidR="00B524C4"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 xml:space="preserve">By type, Bisphenol A, F and S-based vinyl ester resin dominate the Indian VER industry with around 50.71% demand share as of 2020. Due to their desirable characteristics, BPA-based VERs have portrayed strong growth projections in the forecast years as well. </w:t>
      </w:r>
      <w:proofErr w:type="spellStart"/>
      <w:r w:rsidRPr="00B524C4">
        <w:rPr>
          <w:rFonts w:ascii="Arial" w:eastAsia="Arial" w:hAnsi="Arial" w:cs="Arial"/>
          <w:bCs/>
          <w:color w:val="000000" w:themeColor="text1"/>
          <w:sz w:val="24"/>
          <w:szCs w:val="24"/>
        </w:rPr>
        <w:t>Novolac</w:t>
      </w:r>
      <w:proofErr w:type="spellEnd"/>
      <w:r w:rsidRPr="00B524C4">
        <w:rPr>
          <w:rFonts w:ascii="Arial" w:eastAsia="Arial" w:hAnsi="Arial" w:cs="Arial"/>
          <w:bCs/>
          <w:color w:val="000000" w:themeColor="text1"/>
          <w:sz w:val="24"/>
          <w:szCs w:val="24"/>
        </w:rPr>
        <w:t xml:space="preserve"> VER resin holds nearly 30% demand share in the Indian VER market </w:t>
      </w:r>
    </w:p>
    <w:p w14:paraId="4854E967" w14:textId="3D017BFD" w:rsidR="000C07D2" w:rsidRPr="00B524C4" w:rsidRDefault="00B524C4" w:rsidP="00B524C4">
      <w:pPr>
        <w:tabs>
          <w:tab w:val="left" w:pos="1530"/>
        </w:tabs>
        <w:spacing w:line="360" w:lineRule="auto"/>
        <w:jc w:val="both"/>
        <w:rPr>
          <w:rFonts w:ascii="Arial" w:eastAsia="Arial" w:hAnsi="Arial" w:cs="Arial"/>
          <w:bCs/>
          <w:color w:val="000000" w:themeColor="text1"/>
          <w:sz w:val="24"/>
          <w:szCs w:val="24"/>
        </w:rPr>
      </w:pPr>
      <w:r w:rsidRPr="00B524C4">
        <w:rPr>
          <w:rFonts w:ascii="Arial" w:eastAsia="Arial" w:hAnsi="Arial" w:cs="Arial"/>
          <w:bCs/>
          <w:color w:val="000000" w:themeColor="text1"/>
          <w:sz w:val="24"/>
          <w:szCs w:val="24"/>
        </w:rPr>
        <w:t>Based on application, Pipes and Tanks dominate the Indian VER demand, holding more than 60% share of the country’s total demand. Demand for Marine components is around 20% of the total while others hold more than 10% share of the resin demand.</w:t>
      </w:r>
    </w:p>
    <w:p w14:paraId="7C8AF6A5" w14:textId="77777777" w:rsidR="000C07D2" w:rsidRPr="002B5730" w:rsidRDefault="000C07D2" w:rsidP="00B524C4">
      <w:pPr>
        <w:tabs>
          <w:tab w:val="left" w:pos="1530"/>
        </w:tabs>
        <w:spacing w:line="480" w:lineRule="auto"/>
        <w:jc w:val="both"/>
        <w:rPr>
          <w:rFonts w:ascii="Arial" w:eastAsia="Arial" w:hAnsi="Arial" w:cs="Arial"/>
          <w:b/>
          <w:color w:val="000000" w:themeColor="text1"/>
          <w:sz w:val="24"/>
          <w:szCs w:val="24"/>
        </w:rPr>
      </w:pPr>
    </w:p>
    <w:p w14:paraId="7A251D29" w14:textId="77777777" w:rsidR="000C07D2" w:rsidRPr="002B5730" w:rsidRDefault="000C07D2" w:rsidP="000C07D2">
      <w:pPr>
        <w:tabs>
          <w:tab w:val="left" w:pos="1530"/>
        </w:tabs>
        <w:spacing w:line="480" w:lineRule="auto"/>
        <w:rPr>
          <w:rFonts w:ascii="Arial" w:eastAsia="Arial" w:hAnsi="Arial" w:cs="Arial"/>
          <w:b/>
          <w:color w:val="000000" w:themeColor="text1"/>
          <w:sz w:val="24"/>
          <w:szCs w:val="24"/>
        </w:rPr>
      </w:pPr>
    </w:p>
    <w:p w14:paraId="7CDCAC98" w14:textId="77777777" w:rsidR="000C07D2" w:rsidRDefault="000C07D2" w:rsidP="000C07D2">
      <w:pPr>
        <w:tabs>
          <w:tab w:val="left" w:pos="1530"/>
        </w:tabs>
        <w:spacing w:line="48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b/>
      </w:r>
    </w:p>
    <w:p w14:paraId="38D6496B"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FCB4DA3"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056E2FCC"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F2C66D2"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5716B9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3B396FE0"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2585AD0F"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144CD345"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6251C818" w14:textId="77777777" w:rsidR="000C07D2" w:rsidRDefault="000C07D2" w:rsidP="000C07D2">
      <w:pPr>
        <w:tabs>
          <w:tab w:val="left" w:pos="1530"/>
        </w:tabs>
        <w:spacing w:line="480" w:lineRule="auto"/>
        <w:rPr>
          <w:rFonts w:ascii="Arial" w:eastAsia="Arial" w:hAnsi="Arial" w:cs="Arial"/>
          <w:b/>
          <w:color w:val="000000" w:themeColor="text1"/>
          <w:sz w:val="24"/>
          <w:szCs w:val="24"/>
        </w:rPr>
      </w:pPr>
    </w:p>
    <w:p w14:paraId="76762C3D" w14:textId="184E9116" w:rsidR="000C07D2" w:rsidRDefault="000C07D2" w:rsidP="000C07D2">
      <w:pPr>
        <w:tabs>
          <w:tab w:val="left" w:pos="1530"/>
        </w:tabs>
        <w:spacing w:line="480" w:lineRule="auto"/>
        <w:rPr>
          <w:rFonts w:ascii="Arial" w:eastAsia="Arial" w:hAnsi="Arial" w:cs="Arial"/>
          <w:b/>
          <w:color w:val="000000" w:themeColor="text1"/>
          <w:sz w:val="24"/>
          <w:szCs w:val="24"/>
        </w:rPr>
      </w:pPr>
    </w:p>
    <w:p w14:paraId="0ABBADF4" w14:textId="77777777" w:rsidR="000C07D2" w:rsidRDefault="000C07D2" w:rsidP="00A14586">
      <w:pPr>
        <w:tabs>
          <w:tab w:val="left" w:pos="1095"/>
        </w:tabs>
        <w:rPr>
          <w:rFonts w:ascii="Arial" w:hAnsi="Arial" w:cs="Arial"/>
          <w:b/>
          <w:bCs/>
          <w:sz w:val="24"/>
          <w:szCs w:val="24"/>
        </w:rPr>
      </w:pPr>
    </w:p>
    <w:p w14:paraId="4AF765A1" w14:textId="2376069E" w:rsidR="00A14586" w:rsidRPr="00051677" w:rsidRDefault="004C5239" w:rsidP="00A14586">
      <w:pPr>
        <w:tabs>
          <w:tab w:val="left" w:pos="1095"/>
        </w:tabs>
        <w:rPr>
          <w:rFonts w:ascii="Arial" w:hAnsi="Arial" w:cs="Arial"/>
          <w:b/>
          <w:bCs/>
          <w:sz w:val="24"/>
          <w:szCs w:val="24"/>
        </w:rPr>
      </w:pPr>
      <w:r w:rsidRPr="00051677">
        <w:rPr>
          <w:rFonts w:ascii="Arial" w:hAnsi="Arial" w:cs="Arial"/>
          <w:b/>
          <w:bCs/>
          <w:sz w:val="24"/>
          <w:szCs w:val="24"/>
        </w:rPr>
        <w:t>3.</w:t>
      </w:r>
      <w:r w:rsidR="00D16404">
        <w:rPr>
          <w:rFonts w:ascii="Arial" w:hAnsi="Arial" w:cs="Arial"/>
          <w:b/>
          <w:bCs/>
          <w:sz w:val="24"/>
          <w:szCs w:val="24"/>
        </w:rPr>
        <w:t>8</w:t>
      </w:r>
      <w:r w:rsidRPr="00051677">
        <w:rPr>
          <w:rFonts w:ascii="Arial" w:hAnsi="Arial" w:cs="Arial"/>
          <w:b/>
          <w:bCs/>
          <w:sz w:val="24"/>
          <w:szCs w:val="24"/>
        </w:rPr>
        <w:t xml:space="preserve">. </w:t>
      </w:r>
      <w:r w:rsidR="00A14586" w:rsidRPr="00051677">
        <w:rPr>
          <w:rFonts w:ascii="Arial" w:hAnsi="Arial" w:cs="Arial"/>
          <w:b/>
          <w:bCs/>
          <w:sz w:val="24"/>
          <w:szCs w:val="24"/>
        </w:rPr>
        <w:t>MARKET DYNAMI</w:t>
      </w:r>
      <w:r w:rsidR="00073AC3">
        <w:rPr>
          <w:rFonts w:ascii="Arial" w:hAnsi="Arial" w:cs="Arial"/>
          <w:b/>
          <w:bCs/>
          <w:sz w:val="24"/>
          <w:szCs w:val="24"/>
        </w:rPr>
        <w:t>C</w:t>
      </w:r>
      <w:r w:rsidR="00A14586" w:rsidRPr="00051677">
        <w:rPr>
          <w:rFonts w:ascii="Arial" w:hAnsi="Arial" w:cs="Arial"/>
          <w:b/>
          <w:bCs/>
          <w:sz w:val="24"/>
          <w:szCs w:val="24"/>
        </w:rPr>
        <w:t>S</w:t>
      </w:r>
    </w:p>
    <w:p w14:paraId="50F8FF79" w14:textId="77777777" w:rsidR="008D6F84" w:rsidRDefault="008D6F84" w:rsidP="00A14586">
      <w:pPr>
        <w:tabs>
          <w:tab w:val="left" w:pos="1095"/>
        </w:tabs>
        <w:rPr>
          <w:rFonts w:ascii="Verdana" w:eastAsia="Verdana" w:hAnsi="Verdana" w:cs="Verdana"/>
          <w:b/>
          <w:bCs/>
          <w:color w:val="000000" w:themeColor="text1"/>
          <w:kern w:val="24"/>
          <w:sz w:val="20"/>
          <w:szCs w:val="20"/>
          <w:lang w:val="en-US"/>
        </w:rPr>
      </w:pPr>
    </w:p>
    <w:p w14:paraId="1B561297" w14:textId="6195F123" w:rsidR="00A93F5E" w:rsidRDefault="00132F25" w:rsidP="00B36DA0">
      <w:pPr>
        <w:tabs>
          <w:tab w:val="left" w:pos="1095"/>
        </w:tabs>
        <w:ind w:left="4320"/>
        <w:rPr>
          <w:rFonts w:ascii="Verdana" w:eastAsia="Verdana" w:hAnsi="Verdana" w:cs="Verdana"/>
          <w:b/>
          <w:bCs/>
          <w:color w:val="000000" w:themeColor="text1"/>
          <w:kern w:val="24"/>
          <w:sz w:val="20"/>
          <w:szCs w:val="20"/>
          <w:lang w:val="en-US"/>
        </w:rPr>
      </w:pP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1840" behindDoc="0" locked="0" layoutInCell="1" allowOverlap="1" wp14:anchorId="01CDB3F3" wp14:editId="4071816B">
                <wp:simplePos x="0" y="0"/>
                <wp:positionH relativeFrom="column">
                  <wp:posOffset>0</wp:posOffset>
                </wp:positionH>
                <wp:positionV relativeFrom="paragraph">
                  <wp:posOffset>1276350</wp:posOffset>
                </wp:positionV>
                <wp:extent cx="3523615" cy="457200"/>
                <wp:effectExtent l="0" t="0" r="635" b="0"/>
                <wp:wrapNone/>
                <wp:docPr id="1131" name="Rectangle: Rounded Corners 2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wps:txbx>
                      <wps:bodyPr rtlCol="0" anchor="ctr"/>
                    </wps:wsp>
                  </a:graphicData>
                </a:graphic>
              </wp:anchor>
            </w:drawing>
          </mc:Choice>
          <mc:Fallback>
            <w:pict>
              <v:roundrect w14:anchorId="01CDB3F3" id="Rectangle: Rounded Corners 23" o:spid="_x0000_s1146" style="position:absolute;left:0;text-align:left;margin-left:0;margin-top:100.5pt;width:277.45pt;height:36pt;z-index:25245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" fillcolor="#b68c0b" stroked="f" strokeweight="1pt">
                <v:stroke joinstyle="miter"/>
                <v:textbox>
                  <w:txbxContent>
                    <w:p w14:paraId="0978D85C"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Growing usage as Lining System in Industrial Applications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2864" behindDoc="0" locked="0" layoutInCell="1" allowOverlap="1" wp14:anchorId="19C15FC2" wp14:editId="5F18408E">
                <wp:simplePos x="0" y="0"/>
                <wp:positionH relativeFrom="column">
                  <wp:posOffset>0</wp:posOffset>
                </wp:positionH>
                <wp:positionV relativeFrom="paragraph">
                  <wp:posOffset>1839595</wp:posOffset>
                </wp:positionV>
                <wp:extent cx="3523615" cy="457200"/>
                <wp:effectExtent l="0" t="0" r="635" b="0"/>
                <wp:wrapNone/>
                <wp:docPr id="1132" name="Rectangle: Rounded Corners 24"/>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wps:txbx>
                      <wps:bodyPr rtlCol="0" anchor="ctr"/>
                    </wps:wsp>
                  </a:graphicData>
                </a:graphic>
              </wp:anchor>
            </w:drawing>
          </mc:Choice>
          <mc:Fallback>
            <w:pict>
              <v:roundrect w14:anchorId="19C15FC2" id="Rectangle: Rounded Corners 24" o:spid="_x0000_s1147" style="position:absolute;left:0;text-align:left;margin-left:0;margin-top:144.85pt;width:277.45pt;height:36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" fillcolor="#b68c0b" stroked="f" strokeweight="1pt">
                <v:stroke joinstyle="miter"/>
                <v:textbox>
                  <w:txbxContent>
                    <w:p w14:paraId="7C11074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Robust Growth of Construction Sector</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3888" behindDoc="0" locked="0" layoutInCell="1" allowOverlap="1" wp14:anchorId="0AA95DC5" wp14:editId="323CBC80">
                <wp:simplePos x="0" y="0"/>
                <wp:positionH relativeFrom="column">
                  <wp:posOffset>0</wp:posOffset>
                </wp:positionH>
                <wp:positionV relativeFrom="paragraph">
                  <wp:posOffset>2376805</wp:posOffset>
                </wp:positionV>
                <wp:extent cx="3523615" cy="457200"/>
                <wp:effectExtent l="0" t="0" r="635" b="0"/>
                <wp:wrapNone/>
                <wp:docPr id="1133" name="Rectangle: Rounded Corners 25"/>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wps:txbx>
                      <wps:bodyPr rtlCol="0" anchor="ctr"/>
                    </wps:wsp>
                  </a:graphicData>
                </a:graphic>
              </wp:anchor>
            </w:drawing>
          </mc:Choice>
          <mc:Fallback>
            <w:pict>
              <v:roundrect w14:anchorId="0AA95DC5" id="Rectangle: Rounded Corners 25" o:spid="_x0000_s1148" style="position:absolute;left:0;text-align:left;margin-left:0;margin-top:187.15pt;width:277.45pt;height:36pt;z-index:25245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" fillcolor="#b68c0b" stroked="f" strokeweight="1pt">
                <v:stroke joinstyle="miter"/>
                <v:textbox>
                  <w:txbxContent>
                    <w:p w14:paraId="34502D8B"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Aging Infrastructure</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4912" behindDoc="0" locked="0" layoutInCell="1" allowOverlap="1" wp14:anchorId="0CC2AC0A" wp14:editId="78500E2D">
                <wp:simplePos x="0" y="0"/>
                <wp:positionH relativeFrom="column">
                  <wp:posOffset>0</wp:posOffset>
                </wp:positionH>
                <wp:positionV relativeFrom="paragraph">
                  <wp:posOffset>2921635</wp:posOffset>
                </wp:positionV>
                <wp:extent cx="3523615" cy="457200"/>
                <wp:effectExtent l="0" t="0" r="635" b="0"/>
                <wp:wrapNone/>
                <wp:docPr id="1134" name="Rectangle: Rounded Corners 27"/>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wps:txbx>
                      <wps:bodyPr rtlCol="0" anchor="ctr"/>
                    </wps:wsp>
                  </a:graphicData>
                </a:graphic>
              </wp:anchor>
            </w:drawing>
          </mc:Choice>
          <mc:Fallback>
            <w:pict>
              <v:roundrect w14:anchorId="0CC2AC0A" id="Rectangle: Rounded Corners 27" o:spid="_x0000_s1149" style="position:absolute;left:0;text-align:left;margin-left:0;margin-top:230.05pt;width:277.45pt;height:36pt;z-index:25245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" fillcolor="#b68c0b" stroked="f" strokeweight="1pt">
                <v:stroke joinstyle="miter"/>
                <v:textbox>
                  <w:txbxContent>
                    <w:p w14:paraId="02EFFAC0"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Increase in demand of LCD and touch panels due to adaptation of 5G mobile technology</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5936" behindDoc="0" locked="0" layoutInCell="1" allowOverlap="1" wp14:anchorId="1B1108D3" wp14:editId="5C3BAC5B">
                <wp:simplePos x="0" y="0"/>
                <wp:positionH relativeFrom="column">
                  <wp:posOffset>0</wp:posOffset>
                </wp:positionH>
                <wp:positionV relativeFrom="paragraph">
                  <wp:posOffset>4439920</wp:posOffset>
                </wp:positionV>
                <wp:extent cx="3523615" cy="457200"/>
                <wp:effectExtent l="0" t="0" r="635" b="0"/>
                <wp:wrapNone/>
                <wp:docPr id="1135" name="Rectangle: Rounded Corners 2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wps:txbx>
                      <wps:bodyPr rtlCol="0" anchor="ctr"/>
                    </wps:wsp>
                  </a:graphicData>
                </a:graphic>
              </wp:anchor>
            </w:drawing>
          </mc:Choice>
          <mc:Fallback>
            <w:pict>
              <v:roundrect w14:anchorId="1B1108D3" id="Rectangle: Rounded Corners 29" o:spid="_x0000_s1150" style="position:absolute;left:0;text-align:left;margin-left:0;margin-top:349.6pt;width:277.45pt;height:36pt;z-index:25245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" fillcolor="#b68c0b" stroked="f" strokeweight="1pt">
                <v:stroke joinstyle="miter"/>
                <v:textbox>
                  <w:txbxContent>
                    <w:p w14:paraId="4B7355A4"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Fragmented Downstream Market</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6960" behindDoc="0" locked="0" layoutInCell="1" allowOverlap="1" wp14:anchorId="5928FAF6" wp14:editId="1AF24B33">
                <wp:simplePos x="0" y="0"/>
                <wp:positionH relativeFrom="column">
                  <wp:posOffset>0</wp:posOffset>
                </wp:positionH>
                <wp:positionV relativeFrom="paragraph">
                  <wp:posOffset>718820</wp:posOffset>
                </wp:positionV>
                <wp:extent cx="3523615" cy="457200"/>
                <wp:effectExtent l="0" t="0" r="635" b="0"/>
                <wp:wrapNone/>
                <wp:docPr id="1136" name="Rectangle: Rounded Corners 33"/>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wps:txbx>
                      <wps:bodyPr rtlCol="0" anchor="ctr"/>
                    </wps:wsp>
                  </a:graphicData>
                </a:graphic>
              </wp:anchor>
            </w:drawing>
          </mc:Choice>
          <mc:Fallback>
            <w:pict>
              <v:roundrect w14:anchorId="5928FAF6" id="Rectangle: Rounded Corners 33" o:spid="_x0000_s1151" style="position:absolute;left:0;text-align:left;margin-left:0;margin-top:56.6pt;width:277.45pt;height:36pt;z-index:25245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" fillcolor="#b68c0b" stroked="f" strokeweight="1pt">
                <v:stroke joinstyle="miter"/>
                <v:textbox>
                  <w:txbxContent>
                    <w:p w14:paraId="22A94FC5"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Government support in India to increase per capita consumption of FRP composites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7984" behindDoc="0" locked="0" layoutInCell="1" allowOverlap="1" wp14:anchorId="27512DCE" wp14:editId="39F8DAE5">
                <wp:simplePos x="0" y="0"/>
                <wp:positionH relativeFrom="column">
                  <wp:posOffset>0</wp:posOffset>
                </wp:positionH>
                <wp:positionV relativeFrom="paragraph">
                  <wp:posOffset>3451860</wp:posOffset>
                </wp:positionV>
                <wp:extent cx="3523615" cy="457200"/>
                <wp:effectExtent l="0" t="0" r="635" b="0"/>
                <wp:wrapNone/>
                <wp:docPr id="1137" name="Rectangle: Rounded Corners 66"/>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wps:txbx>
                      <wps:bodyPr rtlCol="0" anchor="ctr"/>
                    </wps:wsp>
                  </a:graphicData>
                </a:graphic>
              </wp:anchor>
            </w:drawing>
          </mc:Choice>
          <mc:Fallback>
            <w:pict>
              <v:roundrect w14:anchorId="27512DCE" id="Rectangle: Rounded Corners 66" o:spid="_x0000_s1152" style="position:absolute;left:0;text-align:left;margin-left:0;margin-top:271.8pt;width:277.45pt;height:36pt;z-index:25245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" fillcolor="#b68c0b" stroked="f" strokeweight="1pt">
                <v:stroke joinstyle="miter"/>
                <v:textbox>
                  <w:txbxContent>
                    <w:p w14:paraId="54660538"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Fluctuation In Raw Material Prices</w:t>
                      </w:r>
                    </w:p>
                  </w:txbxContent>
                </v:textbox>
              </v:roundrect>
            </w:pict>
          </mc:Fallback>
        </mc:AlternateContent>
      </w:r>
      <w:r w:rsidRPr="00132F25">
        <w:rPr>
          <w:rFonts w:ascii="Verdana" w:eastAsia="Verdana" w:hAnsi="Verdana" w:cs="Verdana"/>
          <w:b/>
          <w:bCs/>
          <w:noProof/>
          <w:color w:val="000000" w:themeColor="text1"/>
          <w:kern w:val="24"/>
          <w:sz w:val="20"/>
          <w:szCs w:val="20"/>
        </w:rPr>
        <mc:AlternateContent>
          <mc:Choice Requires="wps">
            <w:drawing>
              <wp:anchor distT="0" distB="0" distL="114300" distR="114300" simplePos="0" relativeHeight="252459008" behindDoc="0" locked="0" layoutInCell="1" allowOverlap="1" wp14:anchorId="53379A98" wp14:editId="13F1AFFB">
                <wp:simplePos x="0" y="0"/>
                <wp:positionH relativeFrom="column">
                  <wp:posOffset>0</wp:posOffset>
                </wp:positionH>
                <wp:positionV relativeFrom="paragraph">
                  <wp:posOffset>3943350</wp:posOffset>
                </wp:positionV>
                <wp:extent cx="3523615" cy="457200"/>
                <wp:effectExtent l="0" t="0" r="635" b="0"/>
                <wp:wrapNone/>
                <wp:docPr id="1138" name="Rectangle: Rounded Corners 69"/>
                <wp:cNvGraphicFramePr/>
                <a:graphic xmlns:a="http://schemas.openxmlformats.org/drawingml/2006/main">
                  <a:graphicData uri="http://schemas.microsoft.com/office/word/2010/wordprocessingShape">
                    <wps:wsp>
                      <wps:cNvSpPr/>
                      <wps:spPr>
                        <a:xfrm>
                          <a:off x="0" y="0"/>
                          <a:ext cx="3523615" cy="457200"/>
                        </a:xfrm>
                        <a:prstGeom prst="roundRect">
                          <a:avLst/>
                        </a:prstGeom>
                        <a:solidFill>
                          <a:srgbClr val="B68C0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wps:txbx>
                      <wps:bodyPr rtlCol="0" anchor="ctr"/>
                    </wps:wsp>
                  </a:graphicData>
                </a:graphic>
              </wp:anchor>
            </w:drawing>
          </mc:Choice>
          <mc:Fallback>
            <w:pict>
              <v:roundrect w14:anchorId="53379A98" id="Rectangle: Rounded Corners 69" o:spid="_x0000_s1153" style="position:absolute;left:0;text-align:left;margin-left:0;margin-top:310.5pt;width:277.45pt;height:36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" fillcolor="#b68c0b" stroked="f" strokeweight="1pt">
                <v:stroke joinstyle="miter"/>
                <v:textbox>
                  <w:txbxContent>
                    <w:p w14:paraId="68E30836" w14:textId="77777777" w:rsidR="00132F25" w:rsidRDefault="00132F25" w:rsidP="00132F25">
                      <w:pPr>
                        <w:jc w:val="center"/>
                        <w:rPr>
                          <w:rFonts w:ascii="Verdana" w:eastAsia="Verdana" w:hAnsi="Verdana" w:cs="Verdana"/>
                          <w:b/>
                          <w:bCs/>
                          <w:color w:val="FFFFFF" w:themeColor="light1"/>
                          <w:kern w:val="24"/>
                          <w:sz w:val="20"/>
                          <w:szCs w:val="20"/>
                        </w:rPr>
                      </w:pPr>
                      <w:r>
                        <w:rPr>
                          <w:rFonts w:ascii="Verdana" w:eastAsia="Verdana" w:hAnsi="Verdana" w:cs="Verdana"/>
                          <w:b/>
                          <w:bCs/>
                          <w:color w:val="FFFFFF" w:themeColor="light1"/>
                          <w:kern w:val="24"/>
                          <w:sz w:val="20"/>
                          <w:szCs w:val="20"/>
                        </w:rPr>
                        <w:t>Supply Chain Disruption</w:t>
                      </w:r>
                    </w:p>
                  </w:txbxContent>
                </v:textbox>
              </v:roundrect>
            </w:pict>
          </mc:Fallback>
        </mc:AlternateContent>
      </w:r>
      <w:r>
        <w:rPr>
          <w:rFonts w:ascii="Verdana" w:eastAsia="Verdana" w:hAnsi="Verdana" w:cs="Verdana"/>
          <w:b/>
          <w:bCs/>
          <w:color w:val="000000" w:themeColor="text1"/>
          <w:kern w:val="24"/>
          <w:sz w:val="20"/>
          <w:szCs w:val="20"/>
          <w:lang w:val="en-US"/>
        </w:rPr>
        <w:t xml:space="preserve">                                                             </w:t>
      </w:r>
      <w:r>
        <w:rPr>
          <w:rFonts w:ascii="Verdana" w:eastAsia="Verdana" w:hAnsi="Verdana" w:cs="Verdana"/>
          <w:b/>
          <w:bCs/>
          <w:noProof/>
          <w:color w:val="000000" w:themeColor="text1"/>
          <w:kern w:val="24"/>
          <w:sz w:val="20"/>
          <w:szCs w:val="20"/>
          <w:lang w:val="en-US"/>
        </w:rPr>
        <w:drawing>
          <wp:inline distT="0" distB="0" distL="0" distR="0" wp14:anchorId="334017C3" wp14:editId="7249B183">
            <wp:extent cx="3914140" cy="607187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4140" cy="6071870"/>
                    </a:xfrm>
                    <a:prstGeom prst="rect">
                      <a:avLst/>
                    </a:prstGeom>
                    <a:noFill/>
                  </pic:spPr>
                </pic:pic>
              </a:graphicData>
            </a:graphic>
          </wp:inline>
        </w:drawing>
      </w:r>
    </w:p>
    <w:p w14:paraId="3DA7BA11" w14:textId="0EA61A55" w:rsidR="00B36DA0" w:rsidRPr="00051A2F" w:rsidRDefault="00051A2F" w:rsidP="00B36DA0">
      <w:pPr>
        <w:tabs>
          <w:tab w:val="left" w:pos="1095"/>
        </w:tabs>
        <w:rPr>
          <w:rFonts w:ascii="Arial" w:eastAsia="Verdana" w:hAnsi="Arial" w:cs="Arial"/>
          <w:i/>
          <w:iCs/>
          <w:color w:val="000000" w:themeColor="text1"/>
          <w:kern w:val="24"/>
          <w:sz w:val="20"/>
          <w:szCs w:val="20"/>
          <w:lang w:val="en-US"/>
        </w:rPr>
      </w:pPr>
      <w:r w:rsidRPr="00051A2F">
        <w:rPr>
          <w:rFonts w:ascii="Arial" w:eastAsia="Verdana" w:hAnsi="Arial" w:cs="Arial"/>
          <w:i/>
          <w:iCs/>
          <w:color w:val="000000" w:themeColor="text1"/>
          <w:kern w:val="24"/>
          <w:sz w:val="16"/>
          <w:szCs w:val="16"/>
          <w:lang w:val="en-US"/>
        </w:rPr>
        <w:t>*Green color denotes market drivers                                                                                                   *Red color denotes market challenges</w:t>
      </w:r>
      <w:r w:rsidRPr="00051A2F">
        <w:rPr>
          <w:rFonts w:ascii="Verdana" w:eastAsia="Verdana" w:hAnsi="Verdana" w:cs="Verdana"/>
          <w:color w:val="000000" w:themeColor="text1"/>
          <w:kern w:val="24"/>
          <w:sz w:val="20"/>
          <w:szCs w:val="20"/>
          <w:lang w:val="en-US"/>
        </w:rPr>
        <w:tab/>
      </w:r>
    </w:p>
    <w:p w14:paraId="29FF5E1B" w14:textId="52A33370"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59F93D4E" w14:textId="357438C5"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6B2A054" w14:textId="69DB922D"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2783C4F5" w14:textId="5A56449F" w:rsidR="00A93F5E" w:rsidRDefault="00A93F5E" w:rsidP="00A14586">
      <w:pPr>
        <w:tabs>
          <w:tab w:val="left" w:pos="1095"/>
        </w:tabs>
        <w:rPr>
          <w:rFonts w:ascii="Verdana" w:eastAsia="Verdana" w:hAnsi="Verdana" w:cs="Verdana"/>
          <w:b/>
          <w:bCs/>
          <w:color w:val="000000" w:themeColor="text1"/>
          <w:kern w:val="24"/>
          <w:sz w:val="20"/>
          <w:szCs w:val="20"/>
          <w:lang w:val="en-US"/>
        </w:rPr>
      </w:pPr>
    </w:p>
    <w:p w14:paraId="449AC96F" w14:textId="77777777" w:rsidR="00636524" w:rsidRDefault="00636524" w:rsidP="00A14586">
      <w:pPr>
        <w:tabs>
          <w:tab w:val="left" w:pos="1095"/>
        </w:tabs>
        <w:rPr>
          <w:rFonts w:ascii="Verdana" w:eastAsia="Verdana" w:hAnsi="Verdana" w:cs="Verdana"/>
          <w:b/>
          <w:bCs/>
          <w:color w:val="000000" w:themeColor="text1"/>
          <w:kern w:val="24"/>
          <w:sz w:val="20"/>
          <w:szCs w:val="20"/>
          <w:lang w:val="en-US"/>
        </w:rPr>
      </w:pPr>
    </w:p>
    <w:p w14:paraId="4F63C5E2" w14:textId="77777777" w:rsidR="00B524C4" w:rsidRDefault="00B524C4" w:rsidP="00A14586">
      <w:pPr>
        <w:tabs>
          <w:tab w:val="left" w:pos="1095"/>
        </w:tabs>
        <w:rPr>
          <w:rFonts w:ascii="Arial" w:hAnsi="Arial" w:cs="Arial"/>
          <w:b/>
          <w:bCs/>
          <w:sz w:val="24"/>
          <w:szCs w:val="24"/>
        </w:rPr>
      </w:pPr>
    </w:p>
    <w:p w14:paraId="1002A809" w14:textId="2035EA21" w:rsidR="00A14586" w:rsidRPr="00073AC3" w:rsidRDefault="00A14586" w:rsidP="00A14586">
      <w:pPr>
        <w:tabs>
          <w:tab w:val="left" w:pos="1095"/>
        </w:tabs>
        <w:rPr>
          <w:rFonts w:ascii="Arial" w:hAnsi="Arial" w:cs="Arial"/>
          <w:b/>
          <w:bCs/>
          <w:sz w:val="24"/>
          <w:szCs w:val="24"/>
        </w:rPr>
      </w:pPr>
      <w:r w:rsidRPr="00073AC3">
        <w:rPr>
          <w:rFonts w:ascii="Arial" w:hAnsi="Arial" w:cs="Arial"/>
          <w:b/>
          <w:bCs/>
          <w:sz w:val="24"/>
          <w:szCs w:val="24"/>
        </w:rPr>
        <w:t>Market Drivers</w:t>
      </w:r>
    </w:p>
    <w:p w14:paraId="50F50CE1" w14:textId="31C8F30C" w:rsidR="00A14586" w:rsidRPr="00073AC3" w:rsidRDefault="00A14586" w:rsidP="00A14586">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Government support in India to increase per capita consumption of FRP composites</w:t>
      </w:r>
    </w:p>
    <w:p w14:paraId="51326B51" w14:textId="4FD60EF3" w:rsidR="00A14586" w:rsidRPr="002B5730" w:rsidRDefault="00A14586" w:rsidP="00B524C4">
      <w:pPr>
        <w:tabs>
          <w:tab w:val="left" w:pos="1095"/>
        </w:tabs>
        <w:spacing w:line="360" w:lineRule="auto"/>
        <w:jc w:val="both"/>
        <w:rPr>
          <w:rFonts w:ascii="Arial" w:eastAsia="Arial" w:hAnsi="Arial" w:cs="Arial"/>
          <w:b/>
          <w:bCs/>
          <w:color w:val="000000" w:themeColor="text1"/>
          <w:sz w:val="24"/>
          <w:szCs w:val="24"/>
        </w:rPr>
      </w:pPr>
      <w:r w:rsidRPr="002B5730">
        <w:rPr>
          <w:rFonts w:ascii="Arial" w:eastAsia="Arial" w:hAnsi="Arial" w:cs="Arial"/>
          <w:color w:val="000000" w:themeColor="text1"/>
          <w:sz w:val="24"/>
          <w:szCs w:val="24"/>
        </w:rPr>
        <w:t xml:space="preserve">Driven by strong demand from various end use industries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xml:space="preserve">, aerospace, pipes and tanks, construction and marine, the composite industry, also known as </w:t>
      </w:r>
      <w:r w:rsidR="00CD321F" w:rsidRPr="002B5730">
        <w:rPr>
          <w:rFonts w:ascii="Arial" w:eastAsia="Arial" w:hAnsi="Arial" w:cs="Arial"/>
          <w:color w:val="000000" w:themeColor="text1"/>
          <w:sz w:val="24"/>
          <w:szCs w:val="24"/>
        </w:rPr>
        <w:t>fibre</w:t>
      </w:r>
      <w:r w:rsidRPr="002B5730">
        <w:rPr>
          <w:rFonts w:ascii="Arial" w:eastAsia="Arial" w:hAnsi="Arial" w:cs="Arial"/>
          <w:color w:val="000000" w:themeColor="text1"/>
          <w:sz w:val="24"/>
          <w:szCs w:val="24"/>
        </w:rPr>
        <w:t xml:space="preserve">-reinforced plastics (FRP) industry, will also be supporting government’s ‘Make in India’ initiative giving </w:t>
      </w:r>
      <w:r w:rsidR="00BF1726" w:rsidRPr="002B5730">
        <w:rPr>
          <w:rFonts w:ascii="Arial" w:eastAsia="Arial" w:hAnsi="Arial" w:cs="Arial"/>
          <w:color w:val="000000" w:themeColor="text1"/>
          <w:sz w:val="24"/>
          <w:szCs w:val="24"/>
        </w:rPr>
        <w:t xml:space="preserve">a </w:t>
      </w:r>
      <w:r w:rsidRPr="002B5730">
        <w:rPr>
          <w:rFonts w:ascii="Arial" w:eastAsia="Arial" w:hAnsi="Arial" w:cs="Arial"/>
          <w:color w:val="000000" w:themeColor="text1"/>
          <w:sz w:val="24"/>
          <w:szCs w:val="24"/>
        </w:rPr>
        <w:t>big push to future market of vinyl ester resin.</w:t>
      </w:r>
      <w:r w:rsidR="00560A96" w:rsidRPr="002B5730">
        <w:rPr>
          <w:rFonts w:ascii="Arial" w:eastAsia="Arial" w:hAnsi="Arial" w:cs="Arial"/>
          <w:color w:val="000000" w:themeColor="text1"/>
          <w:sz w:val="24"/>
          <w:szCs w:val="24"/>
        </w:rPr>
        <w:t xml:space="preserve"> The </w:t>
      </w:r>
      <w:r w:rsidRPr="002B5730">
        <w:rPr>
          <w:rFonts w:ascii="Arial" w:eastAsia="Arial" w:hAnsi="Arial" w:cs="Arial"/>
          <w:color w:val="000000" w:themeColor="text1"/>
          <w:sz w:val="24"/>
          <w:szCs w:val="24"/>
        </w:rPr>
        <w:t xml:space="preserve">per capita consumption of composites in </w:t>
      </w:r>
      <w:r w:rsidR="00560A96" w:rsidRPr="002B5730">
        <w:rPr>
          <w:rFonts w:ascii="Arial" w:eastAsia="Arial" w:hAnsi="Arial" w:cs="Arial"/>
          <w:color w:val="000000" w:themeColor="text1"/>
          <w:sz w:val="24"/>
          <w:szCs w:val="24"/>
        </w:rPr>
        <w:t>China and the United States</w:t>
      </w:r>
      <w:r w:rsidRPr="002B5730">
        <w:rPr>
          <w:rFonts w:ascii="Arial" w:eastAsia="Arial" w:hAnsi="Arial" w:cs="Arial"/>
          <w:color w:val="000000" w:themeColor="text1"/>
          <w:sz w:val="24"/>
          <w:szCs w:val="24"/>
        </w:rPr>
        <w:t xml:space="preserve"> </w:t>
      </w:r>
      <w:r w:rsidR="00B64BC9" w:rsidRPr="002B5730">
        <w:rPr>
          <w:rFonts w:ascii="Arial" w:eastAsia="Arial" w:hAnsi="Arial" w:cs="Arial"/>
          <w:color w:val="000000" w:themeColor="text1"/>
          <w:sz w:val="24"/>
          <w:szCs w:val="24"/>
        </w:rPr>
        <w:t>has been</w:t>
      </w:r>
      <w:r w:rsidRPr="002B5730">
        <w:rPr>
          <w:rFonts w:ascii="Arial" w:eastAsia="Arial" w:hAnsi="Arial" w:cs="Arial"/>
          <w:color w:val="000000" w:themeColor="text1"/>
          <w:sz w:val="24"/>
          <w:szCs w:val="24"/>
        </w:rPr>
        <w:t xml:space="preserve"> </w:t>
      </w:r>
      <w:r w:rsidR="00560A96" w:rsidRPr="002B5730">
        <w:rPr>
          <w:rFonts w:ascii="Arial" w:eastAsia="Arial" w:hAnsi="Arial" w:cs="Arial"/>
          <w:color w:val="000000" w:themeColor="text1"/>
          <w:sz w:val="24"/>
          <w:szCs w:val="24"/>
        </w:rPr>
        <w:t>2.8</w:t>
      </w:r>
      <w:r w:rsidRPr="002B5730">
        <w:rPr>
          <w:rFonts w:ascii="Arial" w:eastAsia="Arial" w:hAnsi="Arial" w:cs="Arial"/>
          <w:color w:val="000000" w:themeColor="text1"/>
          <w:sz w:val="24"/>
          <w:szCs w:val="24"/>
        </w:rPr>
        <w:t xml:space="preserve"> kg and </w:t>
      </w:r>
      <w:r w:rsidR="00560A96" w:rsidRPr="002B5730">
        <w:rPr>
          <w:rFonts w:ascii="Arial" w:eastAsia="Arial" w:hAnsi="Arial" w:cs="Arial"/>
          <w:color w:val="000000" w:themeColor="text1"/>
          <w:sz w:val="24"/>
          <w:szCs w:val="24"/>
        </w:rPr>
        <w:t xml:space="preserve">11.4 </w:t>
      </w:r>
      <w:r w:rsidRPr="002B5730">
        <w:rPr>
          <w:rFonts w:ascii="Arial" w:eastAsia="Arial" w:hAnsi="Arial" w:cs="Arial"/>
          <w:color w:val="000000" w:themeColor="text1"/>
          <w:sz w:val="24"/>
          <w:szCs w:val="24"/>
        </w:rPr>
        <w:t xml:space="preserve">kg, </w:t>
      </w:r>
      <w:r w:rsidR="00560A96" w:rsidRPr="002B5730">
        <w:rPr>
          <w:rFonts w:ascii="Arial" w:eastAsia="Arial" w:hAnsi="Arial" w:cs="Arial"/>
          <w:color w:val="000000" w:themeColor="text1"/>
          <w:sz w:val="24"/>
          <w:szCs w:val="24"/>
        </w:rPr>
        <w:t>respectively in 2021</w:t>
      </w:r>
      <w:r w:rsidRPr="002B5730">
        <w:rPr>
          <w:rFonts w:ascii="Arial" w:eastAsia="Arial" w:hAnsi="Arial" w:cs="Arial"/>
          <w:color w:val="000000" w:themeColor="text1"/>
          <w:sz w:val="24"/>
          <w:szCs w:val="24"/>
        </w:rPr>
        <w:t xml:space="preserve">. The per capita consumption in India stood at 0.36 kg </w:t>
      </w:r>
      <w:r w:rsidR="00B64BC9" w:rsidRPr="002B5730">
        <w:rPr>
          <w:rFonts w:ascii="Arial" w:eastAsia="Arial" w:hAnsi="Arial" w:cs="Arial"/>
          <w:color w:val="000000" w:themeColor="text1"/>
          <w:sz w:val="24"/>
          <w:szCs w:val="24"/>
        </w:rPr>
        <w:t xml:space="preserve">in 2021, </w:t>
      </w:r>
      <w:r w:rsidRPr="002B5730">
        <w:rPr>
          <w:rFonts w:ascii="Arial" w:eastAsia="Arial" w:hAnsi="Arial" w:cs="Arial"/>
          <w:color w:val="000000" w:themeColor="text1"/>
          <w:sz w:val="24"/>
          <w:szCs w:val="24"/>
        </w:rPr>
        <w:t xml:space="preserve">which is </w:t>
      </w:r>
      <w:r w:rsidR="00B64BC9" w:rsidRPr="002B5730">
        <w:rPr>
          <w:rFonts w:ascii="Arial" w:eastAsia="Arial" w:hAnsi="Arial" w:cs="Arial"/>
          <w:color w:val="000000" w:themeColor="text1"/>
          <w:sz w:val="24"/>
          <w:szCs w:val="24"/>
        </w:rPr>
        <w:t>the</w:t>
      </w:r>
      <w:r w:rsidRPr="002B5730">
        <w:rPr>
          <w:rFonts w:ascii="Arial" w:eastAsia="Arial" w:hAnsi="Arial" w:cs="Arial"/>
          <w:color w:val="000000" w:themeColor="text1"/>
          <w:sz w:val="24"/>
          <w:szCs w:val="24"/>
        </w:rPr>
        <w:t xml:space="preserve"> lowest.</w:t>
      </w:r>
    </w:p>
    <w:p w14:paraId="164BF60B" w14:textId="2FC60F88" w:rsidR="00A14586" w:rsidRPr="00073AC3" w:rsidRDefault="00A14586" w:rsidP="000304B9">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Growing usage as Lining System in Industrial Applications</w:t>
      </w:r>
    </w:p>
    <w:p w14:paraId="6C4114EC" w14:textId="1E486281" w:rsidR="009E2A18" w:rsidRPr="002B5730" w:rsidRDefault="009D1165" w:rsidP="00B524C4">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V</w:t>
      </w:r>
      <w:r w:rsidR="00A14586" w:rsidRPr="002B5730">
        <w:rPr>
          <w:rFonts w:ascii="Arial" w:eastAsia="Arial" w:hAnsi="Arial" w:cs="Arial"/>
          <w:color w:val="000000" w:themeColor="text1"/>
          <w:sz w:val="24"/>
          <w:szCs w:val="24"/>
        </w:rPr>
        <w:t>inyl ester resin lining systems are used</w:t>
      </w:r>
      <w:r w:rsidRPr="002B5730">
        <w:rPr>
          <w:rFonts w:ascii="Arial" w:eastAsia="Arial" w:hAnsi="Arial" w:cs="Arial"/>
          <w:color w:val="000000" w:themeColor="text1"/>
          <w:sz w:val="24"/>
          <w:szCs w:val="24"/>
        </w:rPr>
        <w:t xml:space="preserve"> in</w:t>
      </w:r>
      <w:r w:rsidR="006D4425">
        <w:rPr>
          <w:rFonts w:ascii="Arial" w:eastAsia="Arial" w:hAnsi="Arial" w:cs="Arial"/>
          <w:color w:val="000000" w:themeColor="text1"/>
          <w:sz w:val="24"/>
          <w:szCs w:val="24"/>
        </w:rPr>
        <w:t xml:space="preserve"> several</w:t>
      </w:r>
      <w:r w:rsidRPr="002B5730">
        <w:rPr>
          <w:rFonts w:ascii="Arial" w:eastAsia="Arial" w:hAnsi="Arial" w:cs="Arial"/>
          <w:color w:val="000000" w:themeColor="text1"/>
          <w:sz w:val="24"/>
          <w:szCs w:val="24"/>
        </w:rPr>
        <w:t xml:space="preserve"> industrial applications like </w:t>
      </w:r>
      <w:r w:rsidR="00A14586" w:rsidRPr="002B5730">
        <w:rPr>
          <w:rFonts w:ascii="Arial" w:eastAsia="Arial" w:hAnsi="Arial" w:cs="Arial"/>
          <w:color w:val="000000" w:themeColor="text1"/>
          <w:sz w:val="24"/>
          <w:szCs w:val="24"/>
        </w:rPr>
        <w:t>water treatment, chemical processing, and air pollution control</w:t>
      </w:r>
      <w:r w:rsidRPr="002B5730">
        <w:rPr>
          <w:rFonts w:ascii="Arial" w:eastAsia="Arial" w:hAnsi="Arial" w:cs="Arial"/>
          <w:color w:val="000000" w:themeColor="text1"/>
          <w:sz w:val="24"/>
          <w:szCs w:val="24"/>
        </w:rPr>
        <w:t xml:space="preserve"> and </w:t>
      </w:r>
      <w:r w:rsidR="00A14586" w:rsidRPr="002B5730">
        <w:rPr>
          <w:rFonts w:ascii="Arial" w:eastAsia="Arial" w:hAnsi="Arial" w:cs="Arial"/>
          <w:color w:val="000000" w:themeColor="text1"/>
          <w:sz w:val="24"/>
          <w:szCs w:val="24"/>
        </w:rPr>
        <w:t xml:space="preserve">mineral processing </w:t>
      </w:r>
      <w:r w:rsidR="00EB2651" w:rsidRPr="002B5730">
        <w:rPr>
          <w:rFonts w:ascii="Arial" w:eastAsia="Arial" w:hAnsi="Arial" w:cs="Arial"/>
          <w:color w:val="000000" w:themeColor="text1"/>
          <w:sz w:val="24"/>
          <w:szCs w:val="24"/>
        </w:rPr>
        <w:t xml:space="preserve">as they </w:t>
      </w:r>
      <w:r w:rsidR="00A14586" w:rsidRPr="002B5730">
        <w:rPr>
          <w:rFonts w:ascii="Arial" w:eastAsia="Arial" w:hAnsi="Arial" w:cs="Arial"/>
          <w:color w:val="000000" w:themeColor="text1"/>
          <w:sz w:val="24"/>
          <w:szCs w:val="24"/>
        </w:rPr>
        <w:t xml:space="preserve">provide unparallel corrosion resistance </w:t>
      </w:r>
      <w:r w:rsidR="00EB2651" w:rsidRPr="002B5730">
        <w:rPr>
          <w:rFonts w:ascii="Arial" w:eastAsia="Arial" w:hAnsi="Arial" w:cs="Arial"/>
          <w:color w:val="000000" w:themeColor="text1"/>
          <w:sz w:val="24"/>
          <w:szCs w:val="24"/>
        </w:rPr>
        <w:t>to</w:t>
      </w:r>
      <w:r w:rsidR="00A14586" w:rsidRPr="002B5730">
        <w:rPr>
          <w:rFonts w:ascii="Arial" w:eastAsia="Arial" w:hAnsi="Arial" w:cs="Arial"/>
          <w:color w:val="000000" w:themeColor="text1"/>
          <w:sz w:val="24"/>
          <w:szCs w:val="24"/>
        </w:rPr>
        <w:t xml:space="preserve"> fiberglass reinforce</w:t>
      </w:r>
      <w:r w:rsidR="00EB2651" w:rsidRPr="002B5730">
        <w:rPr>
          <w:rFonts w:ascii="Arial" w:eastAsia="Arial" w:hAnsi="Arial" w:cs="Arial"/>
          <w:color w:val="000000" w:themeColor="text1"/>
          <w:sz w:val="24"/>
          <w:szCs w:val="24"/>
        </w:rPr>
        <w:t>d</w:t>
      </w:r>
      <w:r w:rsidR="00A14586" w:rsidRPr="002B5730">
        <w:rPr>
          <w:rFonts w:ascii="Arial" w:eastAsia="Arial" w:hAnsi="Arial" w:cs="Arial"/>
          <w:color w:val="000000" w:themeColor="text1"/>
          <w:sz w:val="24"/>
          <w:szCs w:val="24"/>
        </w:rPr>
        <w:t xml:space="preserve"> plastic tanks, ducting, stacks &amp; chimneys, scrubbers, </w:t>
      </w:r>
      <w:proofErr w:type="gramStart"/>
      <w:r w:rsidR="00A14586" w:rsidRPr="002B5730">
        <w:rPr>
          <w:rFonts w:ascii="Arial" w:eastAsia="Arial" w:hAnsi="Arial" w:cs="Arial"/>
          <w:color w:val="000000" w:themeColor="text1"/>
          <w:sz w:val="24"/>
          <w:szCs w:val="24"/>
        </w:rPr>
        <w:t>pipes</w:t>
      </w:r>
      <w:proofErr w:type="gramEnd"/>
      <w:r w:rsidR="00A14586" w:rsidRPr="002B5730">
        <w:rPr>
          <w:rFonts w:ascii="Arial" w:eastAsia="Arial" w:hAnsi="Arial" w:cs="Arial"/>
          <w:color w:val="000000" w:themeColor="text1"/>
          <w:sz w:val="24"/>
          <w:szCs w:val="24"/>
        </w:rPr>
        <w:t xml:space="preserve"> and other components. Therefore, vinyl ester resin liners fit best for the most challenging industrial environments due to</w:t>
      </w:r>
      <w:r w:rsidR="00EB2651" w:rsidRPr="002B5730">
        <w:rPr>
          <w:rFonts w:ascii="Arial" w:eastAsia="Arial" w:hAnsi="Arial" w:cs="Arial"/>
          <w:color w:val="000000" w:themeColor="text1"/>
          <w:sz w:val="24"/>
          <w:szCs w:val="24"/>
        </w:rPr>
        <w:t xml:space="preserve"> their </w:t>
      </w:r>
      <w:r w:rsidR="00A14586" w:rsidRPr="002B5730">
        <w:rPr>
          <w:rFonts w:ascii="Arial" w:eastAsia="Arial" w:hAnsi="Arial" w:cs="Arial"/>
          <w:color w:val="000000" w:themeColor="text1"/>
          <w:sz w:val="24"/>
          <w:szCs w:val="24"/>
        </w:rPr>
        <w:t>properties</w:t>
      </w:r>
      <w:r w:rsidR="00EB2651" w:rsidRPr="002B5730">
        <w:rPr>
          <w:rFonts w:ascii="Arial" w:eastAsia="Arial" w:hAnsi="Arial" w:cs="Arial"/>
          <w:color w:val="000000" w:themeColor="text1"/>
          <w:sz w:val="24"/>
          <w:szCs w:val="24"/>
        </w:rPr>
        <w:t xml:space="preserve"> like</w:t>
      </w:r>
      <w:r w:rsidR="00A14586" w:rsidRPr="002B5730">
        <w:rPr>
          <w:rFonts w:ascii="Arial" w:eastAsia="Arial" w:hAnsi="Arial" w:cs="Arial"/>
          <w:color w:val="000000" w:themeColor="text1"/>
          <w:sz w:val="24"/>
          <w:szCs w:val="24"/>
        </w:rPr>
        <w:t xml:space="preserve"> high heat resistance, exceptional </w:t>
      </w:r>
      <w:r w:rsidR="006D4425" w:rsidRPr="002B5730">
        <w:rPr>
          <w:rFonts w:ascii="Arial" w:eastAsia="Arial" w:hAnsi="Arial" w:cs="Arial"/>
          <w:color w:val="000000" w:themeColor="text1"/>
          <w:sz w:val="24"/>
          <w:szCs w:val="24"/>
        </w:rPr>
        <w:t>durability,</w:t>
      </w:r>
      <w:r w:rsidR="00A14586" w:rsidRPr="002B5730">
        <w:rPr>
          <w:rFonts w:ascii="Arial" w:eastAsia="Arial" w:hAnsi="Arial" w:cs="Arial"/>
          <w:color w:val="000000" w:themeColor="text1"/>
          <w:sz w:val="24"/>
          <w:szCs w:val="24"/>
        </w:rPr>
        <w:t xml:space="preserve"> and minimal maintenance requirements.</w:t>
      </w:r>
    </w:p>
    <w:p w14:paraId="4C86C505" w14:textId="115678D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Robust Growth of Construction Sector</w:t>
      </w:r>
    </w:p>
    <w:p w14:paraId="694121A9" w14:textId="11929300" w:rsidR="00A14586" w:rsidRPr="002B5730" w:rsidRDefault="00A14586" w:rsidP="000304B9">
      <w:pPr>
        <w:tabs>
          <w:tab w:val="left" w:pos="1095"/>
        </w:tabs>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With rising urban population and public and private sector investments in construction projects, the overall construction market is witnessing rapid growth. The demand for vinyl ester resin</w:t>
      </w:r>
      <w:r w:rsidR="00A566E5"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building &amp; construction industry has been rising over the last few years owing to their varied Types including </w:t>
      </w:r>
      <w:r w:rsidR="00560A96" w:rsidRPr="002B5730">
        <w:rPr>
          <w:rFonts w:ascii="Arial" w:eastAsia="Arial" w:hAnsi="Arial" w:cs="Arial"/>
          <w:color w:val="000000" w:themeColor="text1"/>
          <w:sz w:val="24"/>
          <w:szCs w:val="24"/>
        </w:rPr>
        <w:t xml:space="preserve">Bisphenol, </w:t>
      </w:r>
      <w:proofErr w:type="spellStart"/>
      <w:r w:rsidR="00560A96" w:rsidRPr="002B5730">
        <w:rPr>
          <w:rFonts w:ascii="Arial" w:eastAsia="Arial" w:hAnsi="Arial" w:cs="Arial"/>
          <w:color w:val="000000" w:themeColor="text1"/>
          <w:sz w:val="24"/>
          <w:szCs w:val="24"/>
        </w:rPr>
        <w:t>Novolac</w:t>
      </w:r>
      <w:proofErr w:type="spellEnd"/>
      <w:r w:rsidR="00560A96" w:rsidRPr="002B5730">
        <w:rPr>
          <w:rFonts w:ascii="Arial" w:eastAsia="Arial" w:hAnsi="Arial" w:cs="Arial"/>
          <w:color w:val="000000" w:themeColor="text1"/>
          <w:sz w:val="24"/>
          <w:szCs w:val="24"/>
        </w:rPr>
        <w:t xml:space="preserve"> and Brominated</w:t>
      </w:r>
      <w:r w:rsidRPr="002B5730">
        <w:rPr>
          <w:rFonts w:ascii="Arial" w:eastAsia="Arial" w:hAnsi="Arial" w:cs="Arial"/>
          <w:color w:val="000000" w:themeColor="text1"/>
          <w:sz w:val="24"/>
          <w:szCs w:val="24"/>
        </w:rPr>
        <w:t xml:space="preserve">. Robust growth in construction sector in Japan coupled with </w:t>
      </w:r>
      <w:r w:rsidR="00AB11CA" w:rsidRPr="002B5730">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 xml:space="preserve">implementation of </w:t>
      </w:r>
      <w:r w:rsidR="000308F6"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government policies to support infrastructure</w:t>
      </w:r>
      <w:r w:rsidR="005807B3" w:rsidRPr="002B5730">
        <w:rPr>
          <w:rFonts w:ascii="Arial" w:eastAsia="Arial" w:hAnsi="Arial" w:cs="Arial"/>
          <w:color w:val="000000" w:themeColor="text1"/>
          <w:sz w:val="24"/>
          <w:szCs w:val="24"/>
        </w:rPr>
        <w:t xml:space="preserve"> development a</w:t>
      </w:r>
      <w:r w:rsidRPr="002B5730">
        <w:rPr>
          <w:rFonts w:ascii="Arial" w:eastAsia="Arial" w:hAnsi="Arial" w:cs="Arial"/>
          <w:color w:val="000000" w:themeColor="text1"/>
          <w:sz w:val="24"/>
          <w:szCs w:val="24"/>
        </w:rPr>
        <w:t>re the primary factors expected to influence the demand.</w:t>
      </w:r>
    </w:p>
    <w:p w14:paraId="0468070F" w14:textId="77777777" w:rsidR="00812E3E" w:rsidRDefault="00812E3E" w:rsidP="00A14586">
      <w:pPr>
        <w:tabs>
          <w:tab w:val="left" w:pos="1095"/>
        </w:tabs>
        <w:spacing w:line="480" w:lineRule="auto"/>
        <w:rPr>
          <w:rFonts w:ascii="Arial" w:eastAsia="Arial" w:hAnsi="Arial" w:cs="Arial"/>
          <w:color w:val="000000" w:themeColor="text1"/>
          <w:sz w:val="24"/>
          <w:szCs w:val="24"/>
        </w:rPr>
        <w:sectPr w:rsidR="00812E3E"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95FEDB" w14:textId="77777777" w:rsidR="00D03E35" w:rsidRDefault="00D03E35" w:rsidP="00A14586">
      <w:pPr>
        <w:tabs>
          <w:tab w:val="left" w:pos="990"/>
        </w:tabs>
        <w:rPr>
          <w:rFonts w:ascii="Verdana" w:eastAsia="Verdana" w:hAnsi="Verdana" w:cs="Verdana"/>
          <w:b/>
          <w:bCs/>
          <w:i/>
          <w:iCs/>
          <w:color w:val="000000" w:themeColor="text1"/>
          <w:kern w:val="24"/>
          <w:sz w:val="20"/>
          <w:szCs w:val="20"/>
          <w:u w:val="single"/>
          <w:lang w:val="en-US"/>
        </w:rPr>
      </w:pPr>
    </w:p>
    <w:p w14:paraId="63ACBD92" w14:textId="5262A663" w:rsidR="00A14586" w:rsidRPr="00073AC3" w:rsidRDefault="00A14586" w:rsidP="00073AC3">
      <w:pPr>
        <w:tabs>
          <w:tab w:val="left" w:pos="1095"/>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Aging Infrastructure</w:t>
      </w:r>
    </w:p>
    <w:p w14:paraId="74F17555" w14:textId="77777777" w:rsidR="00A14586" w:rsidRPr="002B5730" w:rsidRDefault="00A14586" w:rsidP="00A14586">
      <w:pPr>
        <w:tabs>
          <w:tab w:val="left" w:pos="990"/>
        </w:tabs>
        <w:rPr>
          <w:rFonts w:ascii="Arial" w:eastAsia="Arial" w:hAnsi="Arial" w:cs="Arial"/>
          <w:b/>
          <w:bCs/>
          <w:i/>
          <w:iCs/>
          <w:color w:val="000000" w:themeColor="text1"/>
          <w:sz w:val="24"/>
          <w:szCs w:val="24"/>
          <w:u w:val="single"/>
        </w:rPr>
      </w:pPr>
    </w:p>
    <w:p w14:paraId="6992DC10" w14:textId="4C5A258D" w:rsidR="00E84733" w:rsidRDefault="00A14586" w:rsidP="009C12B0">
      <w:pPr>
        <w:tabs>
          <w:tab w:val="left" w:pos="990"/>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aging infrastructure is driving opportunities for building materials including VER based FRP tanks. Most of the infrastructure such as roads, water supply and sewerage system</w:t>
      </w:r>
      <w:r w:rsidR="007F0449" w:rsidRPr="002B5730">
        <w:rPr>
          <w:rFonts w:ascii="Arial" w:eastAsia="Arial" w:hAnsi="Arial" w:cs="Arial"/>
          <w:color w:val="000000" w:themeColor="text1"/>
          <w:sz w:val="24"/>
          <w:szCs w:val="24"/>
        </w:rPr>
        <w:t>s c</w:t>
      </w:r>
      <w:r w:rsidRPr="002B5730">
        <w:rPr>
          <w:rFonts w:ascii="Arial" w:eastAsia="Arial" w:hAnsi="Arial" w:cs="Arial"/>
          <w:color w:val="000000" w:themeColor="text1"/>
          <w:sz w:val="24"/>
          <w:szCs w:val="24"/>
        </w:rPr>
        <w:t>onstructed in developed nations are 30-40 years old. The government and local civic bodies incur huge maintenance cost hence there is an urgent need for repair</w:t>
      </w:r>
      <w:r w:rsidR="007F0449" w:rsidRPr="002B5730">
        <w:rPr>
          <w:rFonts w:ascii="Arial" w:eastAsia="Arial" w:hAnsi="Arial" w:cs="Arial"/>
          <w:color w:val="000000" w:themeColor="text1"/>
          <w:sz w:val="24"/>
          <w:szCs w:val="24"/>
        </w:rPr>
        <w:t xml:space="preserve"> of these systems.</w:t>
      </w:r>
    </w:p>
    <w:p w14:paraId="4C5AF98F" w14:textId="77777777" w:rsidR="00E84733" w:rsidRDefault="00E84733" w:rsidP="00A14586">
      <w:pPr>
        <w:tabs>
          <w:tab w:val="left" w:pos="990"/>
        </w:tabs>
        <w:rPr>
          <w:rFonts w:ascii="Arial" w:eastAsia="Arial" w:hAnsi="Arial" w:cs="Arial"/>
          <w:color w:val="000000" w:themeColor="text1"/>
          <w:sz w:val="24"/>
          <w:szCs w:val="24"/>
        </w:rPr>
      </w:pPr>
    </w:p>
    <w:p w14:paraId="587A515C" w14:textId="77777777" w:rsidR="008D1421" w:rsidRDefault="008D1421" w:rsidP="008D1421">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3ACAD830" w14:textId="288A3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Europe Percentage of Infrastructure that is minimum 50 years old, 2018, 2023 &amp; 2033</w:t>
      </w:r>
    </w:p>
    <w:p w14:paraId="095B4B3A" w14:textId="77777777" w:rsidR="00A14586" w:rsidRPr="002B5730" w:rsidRDefault="00A14586" w:rsidP="00A14586">
      <w:pPr>
        <w:tabs>
          <w:tab w:val="left" w:pos="990"/>
        </w:tabs>
        <w:rPr>
          <w:rFonts w:ascii="Arial" w:eastAsia="Arial" w:hAnsi="Arial" w:cs="Arial"/>
          <w:color w:val="000000" w:themeColor="text1"/>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2B5730" w:rsidRPr="002B5730"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2B5730" w:rsidRDefault="00A14586" w:rsidP="00360A8B">
            <w:pPr>
              <w:rPr>
                <w:rFonts w:ascii="Verdana" w:eastAsia="Arial" w:hAnsi="Verdana" w:cs="Arial"/>
                <w:color w:val="000000" w:themeColor="text1"/>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2033</w:t>
            </w:r>
          </w:p>
        </w:tc>
      </w:tr>
      <w:tr w:rsidR="002B5730" w:rsidRPr="002B5730"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63%</w:t>
            </w:r>
          </w:p>
        </w:tc>
      </w:tr>
      <w:tr w:rsidR="002B5730" w:rsidRPr="002B5730"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r>
      <w:tr w:rsidR="002B5730" w:rsidRPr="002B5730"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62%</w:t>
            </w:r>
          </w:p>
        </w:tc>
      </w:tr>
      <w:tr w:rsidR="002B5730" w:rsidRPr="002B5730"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2B5730" w:rsidRDefault="00A14586" w:rsidP="00360A8B">
            <w:pPr>
              <w:rPr>
                <w:rFonts w:ascii="Verdana" w:eastAsia="Arial" w:hAnsi="Verdana" w:cs="Arial"/>
                <w:color w:val="000000" w:themeColor="text1"/>
                <w:sz w:val="20"/>
                <w:szCs w:val="20"/>
              </w:rPr>
            </w:pPr>
            <w:r w:rsidRPr="002B5730">
              <w:rPr>
                <w:rFonts w:ascii="Verdana" w:eastAsia="Arial" w:hAnsi="Verdana" w:cs="Arial"/>
                <w:color w:val="000000" w:themeColor="text1"/>
                <w:sz w:val="20"/>
                <w:szCs w:val="20"/>
              </w:rPr>
              <w:t>Approx. 21%</w:t>
            </w:r>
          </w:p>
        </w:tc>
      </w:tr>
    </w:tbl>
    <w:p w14:paraId="70CE70D2" w14:textId="00DA095A" w:rsidR="0062149D"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wps:txbx>
                      <wps:bodyPr wrap="square" rtlCol="0">
                        <a:spAutoFit/>
                      </wps:bodyPr>
                    </wps:wsp>
                  </a:graphicData>
                </a:graphic>
                <wp14:sizeRelH relativeFrom="margin">
                  <wp14:pctWidth>0</wp14:pctWidth>
                </wp14:sizeRelH>
              </wp:anchor>
            </w:drawing>
          </mc:Choice>
          <mc:Fallback>
            <w:pict>
              <v:shape w14:anchorId="7DA539ED" id="_x0000_s1154"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HzlJC6XAQAAGAMA&#10;AA4AAAAAAAAAAAAAAAAALgIAAGRycy9lMm9Eb2MueG1sUEsBAi0AFAAGAAgAAAAhALmxqs7eAAAA&#10;CgEAAA8AAAAAAAAAAAAAAAAA8QMAAGRycy9kb3ducmV2LnhtbFBLBQYAAAAABAAEAPMAAAD8BAAA&#10;AAA=&#10;" filled="f" stroked="f">
                <v:textbox style="mso-fit-shape-to-text:t">
                  <w:txbxContent>
                    <w:p w14:paraId="086DA282" w14:textId="2A74BFA9"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 xml:space="preserve">Source: </w:t>
                      </w:r>
                      <w:r w:rsidR="00905DCB">
                        <w:rPr>
                          <w:rFonts w:ascii="Verdana" w:eastAsia="Verdana" w:hAnsi="Verdana" w:cs="Verdana"/>
                          <w:i/>
                          <w:iCs/>
                          <w:color w:val="000000" w:themeColor="text1"/>
                          <w:kern w:val="24"/>
                          <w:sz w:val="12"/>
                          <w:szCs w:val="12"/>
                        </w:rPr>
                        <w:t>Eurostat</w:t>
                      </w:r>
                    </w:p>
                  </w:txbxContent>
                </v:textbox>
              </v:shape>
            </w:pict>
          </mc:Fallback>
        </mc:AlternateContent>
      </w:r>
    </w:p>
    <w:p w14:paraId="5D047F68" w14:textId="548EAEF0" w:rsidR="000304B9" w:rsidRPr="002B5730" w:rsidRDefault="000304B9" w:rsidP="00A14586">
      <w:pPr>
        <w:rPr>
          <w:rFonts w:ascii="Arial" w:eastAsia="Arial" w:hAnsi="Arial" w:cs="Arial"/>
          <w:color w:val="000000" w:themeColor="text1"/>
          <w:sz w:val="24"/>
          <w:szCs w:val="24"/>
        </w:rPr>
      </w:pPr>
    </w:p>
    <w:p w14:paraId="287F4EEF" w14:textId="77777777" w:rsidR="00E84733" w:rsidRDefault="00E84733" w:rsidP="00A14586">
      <w:pPr>
        <w:tabs>
          <w:tab w:val="left" w:pos="94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4EA92D3" w14:textId="42113086" w:rsidR="00A14586" w:rsidRPr="00073AC3" w:rsidRDefault="00A14586" w:rsidP="00A14586">
      <w:pPr>
        <w:tabs>
          <w:tab w:val="left" w:pos="945"/>
        </w:tabs>
        <w:rPr>
          <w:rFonts w:ascii="Arial" w:hAnsi="Arial" w:cs="Arial"/>
          <w:b/>
          <w:bCs/>
          <w:sz w:val="24"/>
          <w:szCs w:val="24"/>
        </w:rPr>
      </w:pPr>
      <w:r w:rsidRPr="00073AC3">
        <w:rPr>
          <w:rFonts w:ascii="Arial" w:hAnsi="Arial" w:cs="Arial"/>
          <w:b/>
          <w:bCs/>
          <w:sz w:val="24"/>
          <w:szCs w:val="24"/>
        </w:rPr>
        <w:t>Market Challenges</w:t>
      </w:r>
    </w:p>
    <w:p w14:paraId="15752B78" w14:textId="77777777" w:rsidR="000304B9" w:rsidRPr="002B5730" w:rsidRDefault="000304B9" w:rsidP="00A14586">
      <w:pPr>
        <w:tabs>
          <w:tab w:val="left" w:pos="945"/>
        </w:tabs>
        <w:rPr>
          <w:rFonts w:ascii="Arial" w:eastAsia="Arial" w:hAnsi="Arial" w:cs="Arial"/>
          <w:b/>
          <w:bCs/>
          <w:color w:val="000000" w:themeColor="text1"/>
          <w:sz w:val="24"/>
          <w:szCs w:val="24"/>
        </w:rPr>
      </w:pPr>
    </w:p>
    <w:p w14:paraId="060F59E2" w14:textId="27A56E25" w:rsidR="00A14586" w:rsidRPr="00073AC3" w:rsidRDefault="00A14586" w:rsidP="000304B9">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Fragmented market of composites industry in China and India</w:t>
      </w:r>
    </w:p>
    <w:p w14:paraId="107F5909" w14:textId="77777777" w:rsidR="000304B9" w:rsidRPr="002B5730" w:rsidRDefault="000304B9" w:rsidP="000304B9">
      <w:pPr>
        <w:tabs>
          <w:tab w:val="left" w:pos="990"/>
        </w:tabs>
        <w:rPr>
          <w:rFonts w:ascii="Verdana" w:eastAsia="Verdana" w:hAnsi="Verdana" w:cs="Verdana"/>
          <w:b/>
          <w:bCs/>
          <w:i/>
          <w:iCs/>
          <w:color w:val="000000" w:themeColor="text1"/>
          <w:kern w:val="24"/>
          <w:sz w:val="20"/>
          <w:szCs w:val="20"/>
          <w:u w:val="single"/>
          <w:lang w:val="en-US"/>
        </w:rPr>
      </w:pPr>
    </w:p>
    <w:p w14:paraId="2FA2EB0B" w14:textId="6C88A7A1" w:rsidR="00E84733" w:rsidRDefault="00A14586" w:rsidP="009E2A18">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fragmented composite industry in India and China consist</w:t>
      </w:r>
      <w:r w:rsidR="00B13F8D"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of around 15000 stakeholders in the value chain including small, mid-sized and large players</w:t>
      </w:r>
      <w:r w:rsidR="00B13F8D"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w:t>
      </w:r>
      <w:r w:rsidR="00B13F8D" w:rsidRPr="002B5730">
        <w:rPr>
          <w:rFonts w:ascii="Arial" w:eastAsia="Arial" w:hAnsi="Arial" w:cs="Arial"/>
          <w:color w:val="000000" w:themeColor="text1"/>
          <w:sz w:val="24"/>
          <w:szCs w:val="24"/>
        </w:rPr>
        <w:t>ing</w:t>
      </w:r>
      <w:r w:rsidRPr="002B5730">
        <w:rPr>
          <w:rFonts w:ascii="Arial" w:eastAsia="Arial" w:hAnsi="Arial" w:cs="Arial"/>
          <w:color w:val="000000" w:themeColor="text1"/>
          <w:sz w:val="24"/>
          <w:szCs w:val="24"/>
        </w:rPr>
        <w:t xml:space="preserve"> in the market.</w:t>
      </w:r>
    </w:p>
    <w:p w14:paraId="2A81DF16" w14:textId="77777777" w:rsidR="00E84733" w:rsidRDefault="00E84733"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pPr>
    </w:p>
    <w:p w14:paraId="47DDB4E0" w14:textId="5193B489" w:rsidR="009C13CA" w:rsidRDefault="009C13CA" w:rsidP="00A14586">
      <w:pPr>
        <w:tabs>
          <w:tab w:val="left" w:pos="945"/>
        </w:tabs>
        <w:spacing w:line="480" w:lineRule="auto"/>
        <w:jc w:val="both"/>
        <w:rPr>
          <w:rFonts w:ascii="Verdana" w:eastAsia="Verdana" w:hAnsi="Verdana" w:cs="Verdana"/>
          <w:b/>
          <w:bCs/>
          <w:i/>
          <w:iCs/>
          <w:color w:val="000000" w:themeColor="text1"/>
          <w:kern w:val="24"/>
          <w:sz w:val="20"/>
          <w:szCs w:val="20"/>
          <w:u w:val="single"/>
          <w:lang w:val="en-US"/>
        </w:rPr>
        <w:sectPr w:rsidR="009C13C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348E71" w14:textId="1A72F996" w:rsidR="00A14586" w:rsidRPr="00073AC3" w:rsidRDefault="00A14586" w:rsidP="00073AC3">
      <w:pPr>
        <w:tabs>
          <w:tab w:val="left" w:pos="990"/>
        </w:tabs>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High Volatility in Raw Material Prices</w:t>
      </w:r>
    </w:p>
    <w:p w14:paraId="46EF7576" w14:textId="16146D13" w:rsidR="00E84733" w:rsidRDefault="00A14586" w:rsidP="003723C4">
      <w:pPr>
        <w:tabs>
          <w:tab w:val="left" w:pos="945"/>
        </w:tabs>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Styrene, epoxy resin, methacrylic acid, etc., are few of the raw materials majorly used in the production of construction sealants and bonding such as butyl rubber, acrylic urethane, silicone rubber sealant, etc. Over the years, raw materials used in sealants industry have observed price </w:t>
      </w:r>
      <w:r w:rsidRPr="002B5730">
        <w:rPr>
          <w:rFonts w:ascii="Arial" w:eastAsia="Arial" w:hAnsi="Arial" w:cs="Arial"/>
          <w:color w:val="000000" w:themeColor="text1"/>
          <w:sz w:val="24"/>
          <w:szCs w:val="24"/>
        </w:rPr>
        <w:lastRenderedPageBreak/>
        <w:t>fluctuations globally. Diligently working on product selling prices to react to changes in raw material cost and simultaneously maintaining market share is a key challenge for construction sealants producers</w:t>
      </w:r>
    </w:p>
    <w:p w14:paraId="7F39DE60" w14:textId="77777777" w:rsidR="00073AC3" w:rsidRPr="00073AC3" w:rsidRDefault="00073AC3" w:rsidP="00073AC3">
      <w:pPr>
        <w:tabs>
          <w:tab w:val="left" w:pos="945"/>
        </w:tabs>
        <w:rPr>
          <w:rFonts w:ascii="Arial" w:hAnsi="Arial" w:cs="Arial"/>
          <w:b/>
          <w:bCs/>
          <w:sz w:val="24"/>
          <w:szCs w:val="24"/>
        </w:rPr>
      </w:pPr>
      <w:r w:rsidRPr="00073AC3">
        <w:rPr>
          <w:rFonts w:ascii="Arial" w:hAnsi="Arial" w:cs="Arial"/>
          <w:b/>
          <w:bCs/>
          <w:sz w:val="24"/>
          <w:szCs w:val="24"/>
        </w:rPr>
        <w:t>India Styrene Monomer, Methacrylic Acid and Epoxy Resin Prices, 2017-2021E (USD per Ton)</w:t>
      </w:r>
    </w:p>
    <w:p w14:paraId="6A7F23BA" w14:textId="2E734855" w:rsidR="00A14586" w:rsidRPr="002B5730" w:rsidRDefault="004644A7" w:rsidP="00A14586">
      <w:pPr>
        <w:rPr>
          <w:rFonts w:ascii="Arial" w:eastAsia="Arial" w:hAnsi="Arial" w:cs="Arial"/>
          <w:color w:val="000000" w:themeColor="text1"/>
          <w:sz w:val="24"/>
          <w:szCs w:val="24"/>
        </w:rPr>
      </w:pPr>
      <w:r w:rsidRPr="002B5730">
        <w:rPr>
          <w:noProof/>
          <w:color w:val="000000" w:themeColor="text1"/>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155"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2B5730">
        <w:rPr>
          <w:rFonts w:ascii="Arial" w:eastAsia="Arial" w:hAnsi="Arial" w:cs="Arial"/>
          <w:noProof/>
          <w:color w:val="000000" w:themeColor="text1"/>
          <w:sz w:val="24"/>
          <w:szCs w:val="24"/>
        </w:rPr>
        <w:drawing>
          <wp:inline distT="0" distB="0" distL="0" distR="0" wp14:anchorId="55EA065C" wp14:editId="627BD0E8">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410803B" w14:textId="682F9930" w:rsidR="000304B9" w:rsidRPr="002B5730" w:rsidRDefault="000304B9" w:rsidP="004C5239">
      <w:pPr>
        <w:tabs>
          <w:tab w:val="left" w:pos="1095"/>
        </w:tabs>
        <w:rPr>
          <w:rFonts w:ascii="Arial" w:eastAsia="Arial" w:hAnsi="Arial" w:cs="Arial"/>
          <w:b/>
          <w:bCs/>
          <w:color w:val="000000" w:themeColor="text1"/>
          <w:sz w:val="24"/>
          <w:szCs w:val="24"/>
        </w:rPr>
      </w:pPr>
    </w:p>
    <w:p w14:paraId="164383AE" w14:textId="77777777" w:rsidR="000304B9" w:rsidRPr="002B5730" w:rsidRDefault="000304B9" w:rsidP="004C5239">
      <w:pPr>
        <w:tabs>
          <w:tab w:val="left" w:pos="1095"/>
        </w:tabs>
        <w:rPr>
          <w:rFonts w:ascii="Arial" w:eastAsia="Arial" w:hAnsi="Arial" w:cs="Arial"/>
          <w:b/>
          <w:bCs/>
          <w:color w:val="000000" w:themeColor="text1"/>
          <w:sz w:val="24"/>
          <w:szCs w:val="24"/>
        </w:rPr>
      </w:pPr>
    </w:p>
    <w:p w14:paraId="4401345B" w14:textId="77777777" w:rsidR="00E84733" w:rsidRDefault="00E84733" w:rsidP="004C5239">
      <w:pPr>
        <w:tabs>
          <w:tab w:val="left" w:pos="1095"/>
        </w:tabs>
        <w:rPr>
          <w:rFonts w:ascii="Verdana" w:eastAsia="Verdana" w:hAnsi="Verdana" w:cs="Verdana"/>
          <w:b/>
          <w:bCs/>
          <w:color w:val="000000" w:themeColor="text1"/>
          <w:kern w:val="24"/>
          <w:sz w:val="20"/>
          <w:szCs w:val="20"/>
          <w:lang w:val="en-US"/>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5D0746A" w14:textId="52F46B14" w:rsidR="00A14586" w:rsidRPr="00073AC3" w:rsidRDefault="004C5239" w:rsidP="004C5239">
      <w:pPr>
        <w:tabs>
          <w:tab w:val="left" w:pos="1095"/>
        </w:tabs>
        <w:rPr>
          <w:rFonts w:ascii="Arial" w:hAnsi="Arial" w:cs="Arial"/>
          <w:b/>
          <w:bCs/>
          <w:sz w:val="24"/>
          <w:szCs w:val="24"/>
        </w:rPr>
      </w:pPr>
      <w:r w:rsidRPr="00073AC3">
        <w:rPr>
          <w:rFonts w:ascii="Arial" w:hAnsi="Arial" w:cs="Arial"/>
          <w:b/>
          <w:bCs/>
          <w:sz w:val="24"/>
          <w:szCs w:val="24"/>
        </w:rPr>
        <w:t>3.</w:t>
      </w:r>
      <w:r w:rsidR="00D16404">
        <w:rPr>
          <w:rFonts w:ascii="Arial" w:hAnsi="Arial" w:cs="Arial"/>
          <w:b/>
          <w:bCs/>
          <w:sz w:val="24"/>
          <w:szCs w:val="24"/>
        </w:rPr>
        <w:t>9</w:t>
      </w:r>
      <w:r w:rsidRPr="00073AC3">
        <w:rPr>
          <w:rFonts w:ascii="Arial" w:hAnsi="Arial" w:cs="Arial"/>
          <w:b/>
          <w:bCs/>
          <w:sz w:val="24"/>
          <w:szCs w:val="24"/>
        </w:rPr>
        <w:t xml:space="preserve">. </w:t>
      </w:r>
      <w:r w:rsidR="00A14586" w:rsidRPr="00073AC3">
        <w:rPr>
          <w:rFonts w:ascii="Arial" w:hAnsi="Arial" w:cs="Arial"/>
          <w:b/>
          <w:bCs/>
          <w:sz w:val="24"/>
          <w:szCs w:val="24"/>
        </w:rPr>
        <w:t xml:space="preserve">MARKET TRENDS &amp; DEVELOPMENTS </w:t>
      </w:r>
    </w:p>
    <w:p w14:paraId="090F03B7" w14:textId="2CB9C6B8" w:rsidR="00A14586" w:rsidRPr="00073AC3" w:rsidRDefault="00A14586" w:rsidP="00A14586">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 xml:space="preserve">Capacity Expansion by </w:t>
      </w:r>
      <w:r w:rsidR="009230A7" w:rsidRPr="00073AC3">
        <w:rPr>
          <w:rFonts w:ascii="Arial" w:eastAsia="Verdana" w:hAnsi="Arial" w:cs="Arial"/>
          <w:b/>
          <w:bCs/>
          <w:i/>
          <w:iCs/>
          <w:color w:val="000000" w:themeColor="text1"/>
          <w:kern w:val="24"/>
          <w:sz w:val="20"/>
          <w:szCs w:val="20"/>
          <w:u w:val="single"/>
          <w:lang w:val="en-US"/>
        </w:rPr>
        <w:t>E</w:t>
      </w:r>
      <w:r w:rsidRPr="00073AC3">
        <w:rPr>
          <w:rFonts w:ascii="Arial" w:eastAsia="Verdana" w:hAnsi="Arial" w:cs="Arial"/>
          <w:b/>
          <w:bCs/>
          <w:i/>
          <w:iCs/>
          <w:color w:val="000000" w:themeColor="text1"/>
          <w:kern w:val="24"/>
          <w:sz w:val="20"/>
          <w:szCs w:val="20"/>
          <w:u w:val="single"/>
          <w:lang w:val="en-US"/>
        </w:rPr>
        <w:t xml:space="preserve">xisting </w:t>
      </w:r>
      <w:r w:rsidR="009230A7" w:rsidRPr="00073AC3">
        <w:rPr>
          <w:rFonts w:ascii="Arial" w:eastAsia="Verdana" w:hAnsi="Arial" w:cs="Arial"/>
          <w:b/>
          <w:bCs/>
          <w:i/>
          <w:iCs/>
          <w:color w:val="000000" w:themeColor="text1"/>
          <w:kern w:val="24"/>
          <w:sz w:val="20"/>
          <w:szCs w:val="20"/>
          <w:u w:val="single"/>
          <w:lang w:val="en-US"/>
        </w:rPr>
        <w:t>P</w:t>
      </w:r>
      <w:r w:rsidRPr="00073AC3">
        <w:rPr>
          <w:rFonts w:ascii="Arial" w:eastAsia="Verdana" w:hAnsi="Arial" w:cs="Arial"/>
          <w:b/>
          <w:bCs/>
          <w:i/>
          <w:iCs/>
          <w:color w:val="000000" w:themeColor="text1"/>
          <w:kern w:val="24"/>
          <w:sz w:val="20"/>
          <w:szCs w:val="20"/>
          <w:u w:val="single"/>
          <w:lang w:val="en-US"/>
        </w:rPr>
        <w:t xml:space="preserve">layers in APAC </w:t>
      </w:r>
      <w:r w:rsidR="005B0E7E" w:rsidRPr="00073AC3">
        <w:rPr>
          <w:rFonts w:ascii="Arial" w:eastAsia="Verdana" w:hAnsi="Arial" w:cs="Arial"/>
          <w:b/>
          <w:bCs/>
          <w:i/>
          <w:iCs/>
          <w:color w:val="000000" w:themeColor="text1"/>
          <w:kern w:val="24"/>
          <w:sz w:val="20"/>
          <w:szCs w:val="20"/>
          <w:u w:val="single"/>
          <w:lang w:val="en-US"/>
        </w:rPr>
        <w:t>R</w:t>
      </w:r>
      <w:r w:rsidRPr="00073AC3">
        <w:rPr>
          <w:rFonts w:ascii="Arial" w:eastAsia="Verdana" w:hAnsi="Arial" w:cs="Arial"/>
          <w:b/>
          <w:bCs/>
          <w:i/>
          <w:iCs/>
          <w:color w:val="000000" w:themeColor="text1"/>
          <w:kern w:val="24"/>
          <w:sz w:val="20"/>
          <w:szCs w:val="20"/>
          <w:u w:val="single"/>
          <w:lang w:val="en-US"/>
        </w:rPr>
        <w:t>egion</w:t>
      </w:r>
    </w:p>
    <w:p w14:paraId="44FB15C3" w14:textId="77777777" w:rsidR="000304B9" w:rsidRPr="002B5730" w:rsidRDefault="000304B9" w:rsidP="00A14586">
      <w:pPr>
        <w:rPr>
          <w:rFonts w:ascii="Verdana" w:eastAsia="Verdana" w:hAnsi="Verdana" w:cs="Verdana"/>
          <w:b/>
          <w:bCs/>
          <w:i/>
          <w:iCs/>
          <w:color w:val="000000" w:themeColor="text1"/>
          <w:kern w:val="24"/>
          <w:sz w:val="20"/>
          <w:szCs w:val="20"/>
          <w:u w:val="single"/>
          <w:lang w:val="en-US"/>
        </w:rPr>
      </w:pPr>
    </w:p>
    <w:p w14:paraId="781E971E" w14:textId="33C01506"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With growing demand for Vinyl Ester Resin in various sector such as wind energy, transportation, electrical and electronics, </w:t>
      </w:r>
      <w:r w:rsidR="00035944"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aerospace, pipes and tanks, construction and marine, companies have started investing in expanding manufacturing facilities. Moreover, companies are increasingly focusing on developing nations</w:t>
      </w:r>
      <w:r w:rsidR="00B304B2" w:rsidRPr="002B5730">
        <w:rPr>
          <w:rFonts w:ascii="Arial" w:eastAsia="Arial" w:hAnsi="Arial" w:cs="Arial"/>
          <w:color w:val="000000" w:themeColor="text1"/>
          <w:sz w:val="24"/>
          <w:szCs w:val="24"/>
        </w:rPr>
        <w:t xml:space="preserve"> like China and India, </w:t>
      </w:r>
      <w:r w:rsidRPr="002B5730">
        <w:rPr>
          <w:rFonts w:ascii="Arial" w:eastAsia="Arial" w:hAnsi="Arial" w:cs="Arial"/>
          <w:color w:val="000000" w:themeColor="text1"/>
          <w:sz w:val="24"/>
          <w:szCs w:val="24"/>
        </w:rPr>
        <w:t xml:space="preserve">due to availability of cheap </w:t>
      </w:r>
      <w:r w:rsidR="00CD321F" w:rsidRPr="002B5730">
        <w:rPr>
          <w:rFonts w:ascii="Arial" w:eastAsia="Arial" w:hAnsi="Arial" w:cs="Arial"/>
          <w:color w:val="000000" w:themeColor="text1"/>
          <w:sz w:val="24"/>
          <w:szCs w:val="24"/>
        </w:rPr>
        <w:t>labour</w:t>
      </w:r>
      <w:r w:rsidRPr="002B5730">
        <w:rPr>
          <w:rFonts w:ascii="Arial" w:eastAsia="Arial" w:hAnsi="Arial" w:cs="Arial"/>
          <w:color w:val="000000" w:themeColor="text1"/>
          <w:sz w:val="24"/>
          <w:szCs w:val="24"/>
        </w:rPr>
        <w:t xml:space="preserve"> </w:t>
      </w:r>
      <w:r w:rsidR="00B304B2" w:rsidRPr="002B5730">
        <w:rPr>
          <w:rFonts w:ascii="Arial" w:eastAsia="Arial" w:hAnsi="Arial" w:cs="Arial"/>
          <w:color w:val="000000" w:themeColor="text1"/>
          <w:sz w:val="24"/>
          <w:szCs w:val="24"/>
        </w:rPr>
        <w:t>in these countries. Fo</w:t>
      </w:r>
      <w:r w:rsidRPr="002B5730">
        <w:rPr>
          <w:rFonts w:ascii="Arial" w:eastAsia="Arial" w:hAnsi="Arial" w:cs="Arial"/>
          <w:color w:val="000000" w:themeColor="text1"/>
          <w:sz w:val="24"/>
          <w:szCs w:val="24"/>
        </w:rPr>
        <w:t>r instance, Showa Denko Group completes expansion of lines to produce vinyl ester in Shanghai due to increasing demand of the product in electronic parts such as Liquid Crystal Displays (LCDs) and touch panels on account of the progress in telecommunication technologies.</w:t>
      </w:r>
    </w:p>
    <w:p w14:paraId="6952EAB1" w14:textId="4898584D" w:rsidR="000304B9"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Emerging applications</w:t>
      </w:r>
    </w:p>
    <w:p w14:paraId="62183321" w14:textId="653FB60D" w:rsidR="00E84733" w:rsidRDefault="00A14586" w:rsidP="009E2A18">
      <w:pPr>
        <w:spacing w:line="360" w:lineRule="auto"/>
        <w:jc w:val="both"/>
        <w:rPr>
          <w:rFonts w:ascii="Arial" w:eastAsia="Arial" w:hAnsi="Arial" w:cs="Arial"/>
          <w:color w:val="000000" w:themeColor="text1"/>
          <w:sz w:val="24"/>
          <w:szCs w:val="24"/>
        </w:rPr>
        <w:sectPr w:rsidR="00E8473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The emerging application of vinyl ester resin i</w:t>
      </w:r>
      <w:r w:rsidR="00F32CBC" w:rsidRPr="002B5730">
        <w:rPr>
          <w:rFonts w:ascii="Arial" w:eastAsia="Arial" w:hAnsi="Arial" w:cs="Arial"/>
          <w:color w:val="000000" w:themeColor="text1"/>
          <w:sz w:val="24"/>
          <w:szCs w:val="24"/>
        </w:rPr>
        <w:t>s in</w:t>
      </w:r>
      <w:r w:rsidRPr="002B5730">
        <w:rPr>
          <w:rFonts w:ascii="Arial" w:eastAsia="Arial" w:hAnsi="Arial" w:cs="Arial"/>
          <w:color w:val="000000" w:themeColor="text1"/>
          <w:sz w:val="24"/>
          <w:szCs w:val="24"/>
        </w:rPr>
        <w:t xml:space="preserve"> electronics and telecommunication due to its use in the process to produce electronic parts including LCDs and touch panels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which has been rapidly increasing in APAC region mainly in China. Moreover, its application in pipes and tanks, marine industry, </w:t>
      </w:r>
      <w:r w:rsidR="006D4425" w:rsidRPr="002B5730">
        <w:rPr>
          <w:rFonts w:ascii="Arial" w:eastAsia="Arial" w:hAnsi="Arial" w:cs="Arial"/>
          <w:color w:val="000000" w:themeColor="text1"/>
          <w:sz w:val="24"/>
          <w:szCs w:val="24"/>
        </w:rPr>
        <w:t>defence</w:t>
      </w:r>
      <w:r w:rsidRPr="002B5730">
        <w:rPr>
          <w:rFonts w:ascii="Arial" w:eastAsia="Arial" w:hAnsi="Arial" w:cs="Arial"/>
          <w:color w:val="000000" w:themeColor="text1"/>
          <w:sz w:val="24"/>
          <w:szCs w:val="24"/>
        </w:rPr>
        <w:t>, transportation</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etc. has been rapidly increasing due to its excellent corrosion resistance and chemical resistance properties</w:t>
      </w:r>
      <w:r w:rsidR="00637D98"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Vinyl Ester resins</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usage in the making </w:t>
      </w:r>
      <w:r w:rsidRPr="002B5730">
        <w:rPr>
          <w:rFonts w:ascii="Arial" w:eastAsia="Arial" w:hAnsi="Arial" w:cs="Arial"/>
          <w:color w:val="000000" w:themeColor="text1"/>
          <w:sz w:val="24"/>
          <w:szCs w:val="24"/>
        </w:rPr>
        <w:lastRenderedPageBreak/>
        <w:t>of pipes and tanks also adds to th</w:t>
      </w:r>
      <w:r w:rsidR="00637D98" w:rsidRPr="002B5730">
        <w:rPr>
          <w:rFonts w:ascii="Arial" w:eastAsia="Arial" w:hAnsi="Arial" w:cs="Arial"/>
          <w:color w:val="000000" w:themeColor="text1"/>
          <w:sz w:val="24"/>
          <w:szCs w:val="24"/>
        </w:rPr>
        <w:t xml:space="preserve">eir </w:t>
      </w:r>
      <w:r w:rsidRPr="002B5730">
        <w:rPr>
          <w:rFonts w:ascii="Arial" w:eastAsia="Arial" w:hAnsi="Arial" w:cs="Arial"/>
          <w:color w:val="000000" w:themeColor="text1"/>
          <w:sz w:val="24"/>
          <w:szCs w:val="24"/>
        </w:rPr>
        <w:t>increasing demand</w:t>
      </w:r>
      <w:r w:rsidR="00637D98" w:rsidRPr="002B5730">
        <w:rPr>
          <w:rFonts w:ascii="Arial" w:eastAsia="Arial" w:hAnsi="Arial" w:cs="Arial"/>
          <w:color w:val="000000" w:themeColor="text1"/>
          <w:sz w:val="24"/>
          <w:szCs w:val="24"/>
        </w:rPr>
        <w:t>.</w:t>
      </w:r>
      <w:r w:rsidRPr="002B5730">
        <w:rPr>
          <w:rFonts w:ascii="Arial" w:eastAsia="Arial" w:hAnsi="Arial" w:cs="Arial"/>
          <w:color w:val="000000" w:themeColor="text1"/>
          <w:sz w:val="24"/>
          <w:szCs w:val="24"/>
        </w:rPr>
        <w:t xml:space="preserve"> Growing utilization of Vinyl Ester Resin</w:t>
      </w:r>
      <w:r w:rsidR="00637D98" w:rsidRPr="002B5730">
        <w:rPr>
          <w:rFonts w:ascii="Arial" w:eastAsia="Arial" w:hAnsi="Arial" w:cs="Arial"/>
          <w:color w:val="000000" w:themeColor="text1"/>
          <w:sz w:val="24"/>
          <w:szCs w:val="24"/>
        </w:rPr>
        <w:t>s</w:t>
      </w:r>
      <w:r w:rsidRPr="002B5730">
        <w:rPr>
          <w:rFonts w:ascii="Arial" w:eastAsia="Arial" w:hAnsi="Arial" w:cs="Arial"/>
          <w:color w:val="000000" w:themeColor="text1"/>
          <w:sz w:val="24"/>
          <w:szCs w:val="24"/>
        </w:rPr>
        <w:t xml:space="preserve"> in electronics and telecommunications is likely to increase its foothold in the market over coming years.</w:t>
      </w:r>
    </w:p>
    <w:p w14:paraId="53EC363C" w14:textId="1F19C0AE" w:rsidR="008D1421" w:rsidRPr="00073AC3" w:rsidRDefault="008D1421" w:rsidP="008D1421">
      <w:pPr>
        <w:spacing w:line="360" w:lineRule="auto"/>
        <w:rPr>
          <w:rFonts w:ascii="Arial" w:hAnsi="Arial" w:cs="Arial"/>
          <w:b/>
          <w:bCs/>
          <w:sz w:val="24"/>
          <w:szCs w:val="24"/>
        </w:rPr>
      </w:pPr>
      <w:r w:rsidRPr="00073AC3">
        <w:rPr>
          <w:rFonts w:ascii="Arial" w:hAnsi="Arial" w:cs="Arial"/>
          <w:b/>
          <w:bCs/>
          <w:sz w:val="24"/>
          <w:szCs w:val="24"/>
        </w:rPr>
        <w:t>Electrical &amp; Electronics Industry Market Share in Vinyl Ester Resin Applications, 2020, 2025F and 2030F</w:t>
      </w:r>
    </w:p>
    <w:p w14:paraId="591D155F" w14:textId="24FC1E36" w:rsidR="00395063" w:rsidRPr="002B5730" w:rsidRDefault="00395063" w:rsidP="009E2A18">
      <w:pPr>
        <w:spacing w:line="360" w:lineRule="auto"/>
        <w:jc w:val="both"/>
        <w:rPr>
          <w:rFonts w:ascii="Arial" w:eastAsia="Arial" w:hAnsi="Arial" w:cs="Arial"/>
          <w:color w:val="000000" w:themeColor="text1"/>
          <w:sz w:val="24"/>
          <w:szCs w:val="24"/>
        </w:rPr>
      </w:pPr>
    </w:p>
    <w:p w14:paraId="5101E868" w14:textId="00FD8F48" w:rsidR="00395063" w:rsidRPr="002B5730" w:rsidRDefault="001D6E1B" w:rsidP="009E2A18">
      <w:pPr>
        <w:spacing w:line="360" w:lineRule="auto"/>
        <w:jc w:val="both"/>
        <w:rPr>
          <w:rFonts w:ascii="Arial" w:eastAsia="Arial" w:hAnsi="Arial" w:cs="Arial"/>
          <w:color w:val="000000" w:themeColor="text1"/>
          <w:sz w:val="24"/>
          <w:szCs w:val="24"/>
        </w:rPr>
      </w:pPr>
      <w:r w:rsidRPr="002B5730">
        <w:rPr>
          <w:b/>
          <w:noProof/>
          <w:color w:val="000000" w:themeColor="text1"/>
        </w:rPr>
        <w:drawing>
          <wp:anchor distT="0" distB="0" distL="114300" distR="114300" simplePos="0" relativeHeight="252226560" behindDoc="0" locked="0" layoutInCell="1" allowOverlap="1" wp14:anchorId="1614BC50" wp14:editId="18B95F2E">
            <wp:simplePos x="0" y="0"/>
            <wp:positionH relativeFrom="page">
              <wp:posOffset>1078024</wp:posOffset>
            </wp:positionH>
            <wp:positionV relativeFrom="paragraph">
              <wp:posOffset>2573</wp:posOffset>
            </wp:positionV>
            <wp:extent cx="4953000" cy="2618731"/>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r w:rsidR="008D6F90" w:rsidRPr="002B5730">
        <w:rPr>
          <w:bCs/>
          <w:noProof/>
          <w:color w:val="000000" w:themeColor="text1"/>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62641D" id="_x0000_t32" coordsize="21600,21600" o:spt="32" o:oned="t" path="m,l21600,21600e" filled="f">
                <v:path arrowok="t" fillok="f" o:connecttype="none"/>
                <o:lock v:ext="edit" shapetype="t"/>
              </v:shapetype>
              <v:shape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Pr="002B5730" w:rsidRDefault="00395063" w:rsidP="009E2A18">
      <w:pPr>
        <w:spacing w:line="360" w:lineRule="auto"/>
        <w:jc w:val="both"/>
        <w:rPr>
          <w:rFonts w:ascii="Arial" w:eastAsia="Arial" w:hAnsi="Arial" w:cs="Arial"/>
          <w:color w:val="000000" w:themeColor="text1"/>
          <w:sz w:val="24"/>
          <w:szCs w:val="24"/>
        </w:rPr>
      </w:pPr>
    </w:p>
    <w:p w14:paraId="0035620F" w14:textId="1AFF9AF1" w:rsidR="00395063" w:rsidRPr="002B5730" w:rsidRDefault="00395063" w:rsidP="009E2A18">
      <w:pPr>
        <w:spacing w:line="360" w:lineRule="auto"/>
        <w:jc w:val="both"/>
        <w:rPr>
          <w:rFonts w:ascii="Arial" w:eastAsia="Arial" w:hAnsi="Arial" w:cs="Arial"/>
          <w:color w:val="000000" w:themeColor="text1"/>
          <w:sz w:val="24"/>
          <w:szCs w:val="24"/>
        </w:rPr>
      </w:pPr>
    </w:p>
    <w:p w14:paraId="5AE7D095" w14:textId="0A39C730" w:rsidR="00395063" w:rsidRPr="002B5730" w:rsidRDefault="00395063" w:rsidP="009E2A18">
      <w:pPr>
        <w:spacing w:line="360" w:lineRule="auto"/>
        <w:jc w:val="both"/>
        <w:rPr>
          <w:rFonts w:ascii="Arial" w:eastAsia="Arial" w:hAnsi="Arial" w:cs="Arial"/>
          <w:color w:val="000000" w:themeColor="text1"/>
          <w:sz w:val="24"/>
          <w:szCs w:val="24"/>
        </w:rPr>
      </w:pPr>
    </w:p>
    <w:p w14:paraId="659B34DB" w14:textId="77777777" w:rsidR="00395063" w:rsidRPr="002B5730" w:rsidRDefault="00395063" w:rsidP="009E2A18">
      <w:pPr>
        <w:spacing w:line="360" w:lineRule="auto"/>
        <w:jc w:val="both"/>
        <w:rPr>
          <w:rFonts w:ascii="Arial" w:eastAsia="Arial" w:hAnsi="Arial" w:cs="Arial"/>
          <w:color w:val="000000" w:themeColor="text1"/>
          <w:sz w:val="24"/>
          <w:szCs w:val="24"/>
        </w:rPr>
      </w:pPr>
    </w:p>
    <w:p w14:paraId="17D6037A" w14:textId="08502682" w:rsidR="00395063" w:rsidRPr="002B5730" w:rsidRDefault="00395063" w:rsidP="009E2A18">
      <w:pPr>
        <w:spacing w:line="360" w:lineRule="auto"/>
        <w:jc w:val="both"/>
        <w:rPr>
          <w:rFonts w:ascii="Arial" w:eastAsia="Arial" w:hAnsi="Arial" w:cs="Arial"/>
          <w:color w:val="000000" w:themeColor="text1"/>
          <w:sz w:val="24"/>
          <w:szCs w:val="24"/>
        </w:rPr>
      </w:pPr>
    </w:p>
    <w:p w14:paraId="05E1EBC6" w14:textId="471EB44A" w:rsidR="00395063" w:rsidRPr="002B5730" w:rsidRDefault="00395063" w:rsidP="009E2A18">
      <w:pPr>
        <w:spacing w:line="360" w:lineRule="auto"/>
        <w:jc w:val="both"/>
        <w:rPr>
          <w:rFonts w:ascii="Arial" w:eastAsia="Arial" w:hAnsi="Arial" w:cs="Arial"/>
          <w:color w:val="000000" w:themeColor="text1"/>
          <w:sz w:val="24"/>
          <w:szCs w:val="24"/>
        </w:rPr>
      </w:pPr>
    </w:p>
    <w:p w14:paraId="604B89C5" w14:textId="41EC3AFC" w:rsidR="000304B9" w:rsidRPr="002B5730" w:rsidRDefault="000304B9" w:rsidP="009E2A18">
      <w:pPr>
        <w:spacing w:line="360" w:lineRule="auto"/>
        <w:jc w:val="both"/>
        <w:rPr>
          <w:rFonts w:ascii="Arial" w:eastAsia="Arial" w:hAnsi="Arial" w:cs="Arial"/>
          <w:color w:val="000000" w:themeColor="text1"/>
          <w:sz w:val="24"/>
          <w:szCs w:val="24"/>
        </w:rPr>
      </w:pPr>
    </w:p>
    <w:p w14:paraId="13BF0111"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9F9E9B" w14:textId="3E35099F" w:rsidR="003A664E" w:rsidRPr="002B5730" w:rsidRDefault="00E9582F"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The future wave in the telecom industry is the 5G network, which covers less distance than the existing 4G network. In India, the Ministry of Telecommunications and The Telecom Regulatory Authority of India (TRAI) pl</w:t>
      </w:r>
      <w:r w:rsidR="00B567F2" w:rsidRPr="002B5730">
        <w:rPr>
          <w:rFonts w:ascii="Arial" w:eastAsia="Arial" w:hAnsi="Arial" w:cs="Arial"/>
          <w:color w:val="000000" w:themeColor="text1"/>
          <w:sz w:val="24"/>
          <w:szCs w:val="24"/>
        </w:rPr>
        <w:t>an</w:t>
      </w:r>
      <w:r w:rsidRPr="002B5730">
        <w:rPr>
          <w:rFonts w:ascii="Arial" w:eastAsia="Arial" w:hAnsi="Arial" w:cs="Arial"/>
          <w:color w:val="000000" w:themeColor="text1"/>
          <w:sz w:val="24"/>
          <w:szCs w:val="24"/>
        </w:rPr>
        <w:t>s to implement 5G in the coming years. With this implementation, usage of VER for the telecom industry is expected to register strong growth in the coming years</w:t>
      </w:r>
      <w:r w:rsidR="003A664E" w:rsidRPr="002B5730">
        <w:rPr>
          <w:rFonts w:ascii="Arial" w:eastAsia="Arial" w:hAnsi="Arial" w:cs="Arial"/>
          <w:color w:val="000000" w:themeColor="text1"/>
          <w:sz w:val="24"/>
          <w:szCs w:val="24"/>
        </w:rPr>
        <w:t>.</w:t>
      </w:r>
    </w:p>
    <w:p w14:paraId="75D88EAF" w14:textId="77777777" w:rsidR="006439A1" w:rsidRDefault="006439A1"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6E7D0C" w14:textId="77777777" w:rsidR="00927B78" w:rsidRDefault="00927B78" w:rsidP="009E2A18">
      <w:pPr>
        <w:spacing w:line="360" w:lineRule="auto"/>
        <w:jc w:val="both"/>
        <w:rPr>
          <w:rFonts w:ascii="Arial" w:eastAsia="Arial" w:hAnsi="Arial" w:cs="Arial"/>
          <w:color w:val="000000" w:themeColor="text1"/>
          <w:sz w:val="24"/>
          <w:szCs w:val="24"/>
        </w:rPr>
      </w:pPr>
    </w:p>
    <w:p w14:paraId="188210E5" w14:textId="1E615109"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15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15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AMOOGG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15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LMJAvA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15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noProof/>
          <w:color w:val="000000" w:themeColor="text1"/>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16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Pr="002B5730" w:rsidRDefault="003A664E" w:rsidP="009E2A18">
      <w:pPr>
        <w:spacing w:line="360" w:lineRule="auto"/>
        <w:jc w:val="both"/>
        <w:rPr>
          <w:rFonts w:ascii="Arial" w:eastAsia="Arial" w:hAnsi="Arial" w:cs="Arial"/>
          <w:color w:val="000000" w:themeColor="text1"/>
          <w:sz w:val="24"/>
          <w:szCs w:val="24"/>
        </w:rPr>
      </w:pPr>
    </w:p>
    <w:p w14:paraId="6BAD2D67" w14:textId="6F577E9D" w:rsidR="003A664E" w:rsidRPr="002B5730" w:rsidRDefault="003A664E" w:rsidP="009E2A18">
      <w:pPr>
        <w:spacing w:line="360" w:lineRule="auto"/>
        <w:jc w:val="both"/>
        <w:rPr>
          <w:rFonts w:ascii="Arial" w:eastAsia="Arial" w:hAnsi="Arial" w:cs="Arial"/>
          <w:color w:val="000000" w:themeColor="text1"/>
          <w:sz w:val="24"/>
          <w:szCs w:val="24"/>
        </w:rPr>
      </w:pPr>
    </w:p>
    <w:p w14:paraId="0AA1442D" w14:textId="16CABD55" w:rsidR="003A664E" w:rsidRPr="002B5730" w:rsidRDefault="003A664E" w:rsidP="009E2A18">
      <w:pPr>
        <w:spacing w:line="360" w:lineRule="auto"/>
        <w:jc w:val="both"/>
        <w:rPr>
          <w:rFonts w:ascii="Arial" w:eastAsia="Arial" w:hAnsi="Arial" w:cs="Arial"/>
          <w:color w:val="000000" w:themeColor="text1"/>
          <w:sz w:val="24"/>
          <w:szCs w:val="24"/>
        </w:rPr>
      </w:pPr>
    </w:p>
    <w:p w14:paraId="20F41DD3" w14:textId="0374B4A4" w:rsidR="003A664E" w:rsidRPr="002B5730" w:rsidRDefault="003A664E" w:rsidP="009E2A18">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lastRenderedPageBreak/>
        <w:t xml:space="preserve">            </w:t>
      </w:r>
      <w:r w:rsidRPr="002B5730">
        <w:rPr>
          <w:rFonts w:ascii="Arial" w:eastAsia="Arial" w:hAnsi="Arial" w:cs="Arial"/>
          <w:noProof/>
          <w:color w:val="000000" w:themeColor="text1"/>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5730">
        <w:rPr>
          <w:rFonts w:ascii="Arial" w:eastAsia="Arial" w:hAnsi="Arial" w:cs="Arial"/>
          <w:color w:val="000000" w:themeColor="text1"/>
          <w:sz w:val="24"/>
          <w:szCs w:val="24"/>
        </w:rPr>
        <w:t xml:space="preserve">                                                </w:t>
      </w:r>
      <w:r w:rsidRPr="002B5730">
        <w:rPr>
          <w:rFonts w:ascii="Arial" w:eastAsia="Arial" w:hAnsi="Arial" w:cs="Arial"/>
          <w:noProof/>
          <w:color w:val="000000" w:themeColor="text1"/>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sidRPr="002B5730">
        <w:rPr>
          <w:rFonts w:ascii="Arial" w:eastAsia="Arial" w:hAnsi="Arial" w:cs="Arial"/>
          <w:color w:val="000000" w:themeColor="text1"/>
          <w:sz w:val="24"/>
          <w:szCs w:val="24"/>
        </w:rPr>
        <w:t xml:space="preserve">  </w:t>
      </w:r>
    </w:p>
    <w:p w14:paraId="2256B2B8" w14:textId="77777777" w:rsidR="006439A1" w:rsidRDefault="006439A1" w:rsidP="00A14586">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DEA3DA"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02BCEAFE" w14:textId="77777777" w:rsidR="008D1421" w:rsidRDefault="008D1421" w:rsidP="00A14586">
      <w:pPr>
        <w:spacing w:line="480" w:lineRule="auto"/>
        <w:jc w:val="both"/>
        <w:rPr>
          <w:rFonts w:ascii="Verdana" w:eastAsia="Verdana" w:hAnsi="Verdana" w:cs="Verdana"/>
          <w:b/>
          <w:bCs/>
          <w:i/>
          <w:iCs/>
          <w:color w:val="000000" w:themeColor="text1"/>
          <w:kern w:val="24"/>
          <w:sz w:val="20"/>
          <w:szCs w:val="20"/>
          <w:u w:val="single"/>
          <w:lang w:val="en-US"/>
        </w:rPr>
      </w:pPr>
    </w:p>
    <w:p w14:paraId="3EEC5F3D" w14:textId="491321DB" w:rsidR="00A14586" w:rsidRPr="00073AC3" w:rsidRDefault="00A14586" w:rsidP="00073AC3">
      <w:pPr>
        <w:rPr>
          <w:rFonts w:ascii="Arial" w:eastAsia="Verdana" w:hAnsi="Arial" w:cs="Arial"/>
          <w:b/>
          <w:bCs/>
          <w:i/>
          <w:iCs/>
          <w:color w:val="000000" w:themeColor="text1"/>
          <w:kern w:val="24"/>
          <w:sz w:val="20"/>
          <w:szCs w:val="20"/>
          <w:u w:val="single"/>
          <w:lang w:val="en-US"/>
        </w:rPr>
      </w:pPr>
      <w:r w:rsidRPr="00073AC3">
        <w:rPr>
          <w:rFonts w:ascii="Arial" w:eastAsia="Verdana" w:hAnsi="Arial" w:cs="Arial"/>
          <w:b/>
          <w:bCs/>
          <w:i/>
          <w:iCs/>
          <w:color w:val="000000" w:themeColor="text1"/>
          <w:kern w:val="24"/>
          <w:sz w:val="20"/>
          <w:szCs w:val="20"/>
          <w:u w:val="single"/>
          <w:lang w:val="en-US"/>
        </w:rPr>
        <w:t>Mergers and Acquisitions</w:t>
      </w:r>
    </w:p>
    <w:p w14:paraId="398320FC" w14:textId="2A7DC4BF" w:rsidR="006439A1" w:rsidRDefault="00A14586" w:rsidP="009E2A18">
      <w:pPr>
        <w:spacing w:line="360" w:lineRule="auto"/>
        <w:jc w:val="both"/>
        <w:rPr>
          <w:rFonts w:ascii="Arial" w:eastAsia="Arial" w:hAnsi="Arial" w:cs="Arial"/>
          <w:color w:val="000000" w:themeColor="text1"/>
          <w:sz w:val="24"/>
          <w:szCs w:val="24"/>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rFonts w:ascii="Arial" w:eastAsia="Arial" w:hAnsi="Arial" w:cs="Arial"/>
          <w:color w:val="000000" w:themeColor="text1"/>
          <w:sz w:val="24"/>
          <w:szCs w:val="24"/>
        </w:rPr>
        <w:t xml:space="preserve">Merger &amp; acquisition activities are becoming prevalent in the vinyl ester resin market globally. In 2019, INEOS Composites acquired Ashland Composites. Additionally, </w:t>
      </w:r>
      <w:proofErr w:type="spellStart"/>
      <w:r w:rsidRPr="002B5730">
        <w:rPr>
          <w:rFonts w:ascii="Arial" w:eastAsia="Arial" w:hAnsi="Arial" w:cs="Arial"/>
          <w:color w:val="000000" w:themeColor="text1"/>
          <w:sz w:val="24"/>
          <w:szCs w:val="24"/>
        </w:rPr>
        <w:t>Polynt</w:t>
      </w:r>
      <w:proofErr w:type="spellEnd"/>
      <w:r w:rsidRPr="002B5730">
        <w:rPr>
          <w:rFonts w:ascii="Arial" w:eastAsia="Arial" w:hAnsi="Arial" w:cs="Arial"/>
          <w:color w:val="000000" w:themeColor="text1"/>
          <w:sz w:val="24"/>
          <w:szCs w:val="24"/>
        </w:rPr>
        <w:t xml:space="preserve"> and </w:t>
      </w:r>
      <w:proofErr w:type="spellStart"/>
      <w:r w:rsidRPr="002B5730">
        <w:rPr>
          <w:rFonts w:ascii="Arial" w:eastAsia="Arial" w:hAnsi="Arial" w:cs="Arial"/>
          <w:color w:val="000000" w:themeColor="text1"/>
          <w:sz w:val="24"/>
          <w:szCs w:val="24"/>
        </w:rPr>
        <w:t>Reichhold</w:t>
      </w:r>
      <w:proofErr w:type="spellEnd"/>
      <w:r w:rsidRPr="002B5730">
        <w:rPr>
          <w:rFonts w:ascii="Arial" w:eastAsia="Arial" w:hAnsi="Arial" w:cs="Arial"/>
          <w:color w:val="000000" w:themeColor="text1"/>
          <w:sz w:val="24"/>
          <w:szCs w:val="24"/>
        </w:rPr>
        <w:t xml:space="preserve"> also had a merger in the same year to expand and increase </w:t>
      </w:r>
      <w:r w:rsidR="000308F6" w:rsidRPr="002B5730">
        <w:rPr>
          <w:rFonts w:ascii="Arial" w:eastAsia="Arial" w:hAnsi="Arial" w:cs="Arial"/>
          <w:color w:val="000000" w:themeColor="text1"/>
          <w:sz w:val="24"/>
          <w:szCs w:val="24"/>
        </w:rPr>
        <w:t>their</w:t>
      </w:r>
      <w:r w:rsidRPr="002B5730">
        <w:rPr>
          <w:rFonts w:ascii="Arial" w:eastAsia="Arial" w:hAnsi="Arial" w:cs="Arial"/>
          <w:color w:val="000000" w:themeColor="text1"/>
          <w:sz w:val="24"/>
          <w:szCs w:val="24"/>
        </w:rPr>
        <w:t xml:space="preserve"> market share. Showa Denko, </w:t>
      </w:r>
      <w:r w:rsidR="000308F6" w:rsidRPr="002B5730">
        <w:rPr>
          <w:rFonts w:ascii="Arial" w:eastAsia="Arial" w:hAnsi="Arial" w:cs="Arial"/>
          <w:color w:val="000000" w:themeColor="text1"/>
          <w:sz w:val="24"/>
          <w:szCs w:val="24"/>
        </w:rPr>
        <w:t xml:space="preserve">a prominent </w:t>
      </w:r>
      <w:r w:rsidR="00884E69" w:rsidRPr="002B5730">
        <w:rPr>
          <w:rFonts w:ascii="Arial" w:eastAsia="Arial" w:hAnsi="Arial" w:cs="Arial"/>
          <w:color w:val="000000" w:themeColor="text1"/>
          <w:sz w:val="24"/>
          <w:szCs w:val="24"/>
        </w:rPr>
        <w:t>player</w:t>
      </w:r>
      <w:r w:rsidRPr="002B5730">
        <w:rPr>
          <w:rFonts w:ascii="Arial" w:eastAsia="Arial" w:hAnsi="Arial" w:cs="Arial"/>
          <w:color w:val="000000" w:themeColor="text1"/>
          <w:sz w:val="24"/>
          <w:szCs w:val="24"/>
        </w:rPr>
        <w:t xml:space="preserve"> in the vinyl ester resin</w:t>
      </w:r>
      <w:r w:rsidR="00BB2DD7" w:rsidRPr="002B5730">
        <w:rPr>
          <w:rFonts w:ascii="Arial" w:eastAsia="Arial" w:hAnsi="Arial" w:cs="Arial"/>
          <w:color w:val="000000" w:themeColor="text1"/>
          <w:sz w:val="24"/>
          <w:szCs w:val="24"/>
        </w:rPr>
        <w:t xml:space="preserve"> market</w:t>
      </w:r>
      <w:r w:rsidRPr="002B5730">
        <w:rPr>
          <w:rFonts w:ascii="Arial" w:eastAsia="Arial" w:hAnsi="Arial" w:cs="Arial"/>
          <w:color w:val="000000" w:themeColor="text1"/>
          <w:sz w:val="24"/>
          <w:szCs w:val="24"/>
        </w:rPr>
        <w:t xml:space="preserve">, is continuously expanding its capacity to cater </w:t>
      </w:r>
      <w:r w:rsidR="00BB2DD7" w:rsidRPr="002B5730">
        <w:rPr>
          <w:rFonts w:ascii="Arial" w:eastAsia="Arial" w:hAnsi="Arial" w:cs="Arial"/>
          <w:color w:val="000000" w:themeColor="text1"/>
          <w:sz w:val="24"/>
          <w:szCs w:val="24"/>
        </w:rPr>
        <w:t xml:space="preserve">to </w:t>
      </w:r>
      <w:r w:rsidRPr="002B5730">
        <w:rPr>
          <w:rFonts w:ascii="Arial" w:eastAsia="Arial" w:hAnsi="Arial" w:cs="Arial"/>
          <w:color w:val="000000" w:themeColor="text1"/>
          <w:sz w:val="24"/>
          <w:szCs w:val="24"/>
        </w:rPr>
        <w:t>the increasing demand in China.</w:t>
      </w:r>
    </w:p>
    <w:p w14:paraId="296BEFFC" w14:textId="77777777" w:rsidR="006439A1" w:rsidRPr="002B5730" w:rsidRDefault="006439A1" w:rsidP="009E2A18">
      <w:pPr>
        <w:spacing w:line="360" w:lineRule="auto"/>
        <w:jc w:val="both"/>
        <w:rPr>
          <w:rFonts w:ascii="Arial" w:eastAsia="Arial" w:hAnsi="Arial" w:cs="Arial"/>
          <w:color w:val="000000" w:themeColor="text1"/>
          <w:sz w:val="24"/>
          <w:szCs w:val="24"/>
        </w:rPr>
      </w:pP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2B5730" w:rsidRPr="002B5730"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49B38D50"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Merger</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&amp; Acquisition</w:t>
            </w:r>
            <w:r w:rsidR="00A562D7" w:rsidRPr="002B5730">
              <w:rPr>
                <w:rFonts w:ascii="Verdana" w:hAnsi="Verdana"/>
                <w:b/>
                <w:bCs/>
                <w:color w:val="000000" w:themeColor="text1"/>
                <w:sz w:val="20"/>
                <w:szCs w:val="20"/>
              </w:rPr>
              <w:t>s</w:t>
            </w:r>
            <w:r w:rsidRPr="002B5730">
              <w:rPr>
                <w:rFonts w:ascii="Verdana" w:hAnsi="Verdana"/>
                <w:b/>
                <w:bCs/>
                <w:color w:val="000000" w:themeColor="text1"/>
                <w:sz w:val="20"/>
                <w:szCs w:val="20"/>
              </w:rPr>
              <w:t xml:space="preserve"> in Vinyl Ester Resin Industry</w:t>
            </w:r>
          </w:p>
        </w:tc>
      </w:tr>
      <w:tr w:rsidR="002B5730" w:rsidRPr="002B5730"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2B5730" w:rsidRDefault="00757242">
            <w:pPr>
              <w:jc w:val="center"/>
              <w:rPr>
                <w:rFonts w:ascii="Verdana" w:hAnsi="Verdana"/>
                <w:b/>
                <w:bCs/>
                <w:color w:val="000000" w:themeColor="text1"/>
                <w:sz w:val="20"/>
                <w:szCs w:val="20"/>
              </w:rPr>
            </w:pPr>
            <w:proofErr w:type="spellStart"/>
            <w:r w:rsidRPr="002B5730">
              <w:rPr>
                <w:rFonts w:ascii="Verdana" w:hAnsi="Verdana"/>
                <w:b/>
                <w:bCs/>
                <w:color w:val="000000" w:themeColor="text1"/>
                <w:sz w:val="20"/>
                <w:szCs w:val="20"/>
              </w:rPr>
              <w:t>S.No</w:t>
            </w:r>
            <w:proofErr w:type="spellEnd"/>
            <w:r w:rsidRPr="002B5730">
              <w:rPr>
                <w:rFonts w:ascii="Verdana" w:hAnsi="Verdana"/>
                <w:b/>
                <w:bCs/>
                <w:color w:val="000000" w:themeColor="text1"/>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2B5730" w:rsidRDefault="00757242">
            <w:pPr>
              <w:jc w:val="center"/>
              <w:rPr>
                <w:rFonts w:ascii="Verdana" w:hAnsi="Verdana"/>
                <w:b/>
                <w:bCs/>
                <w:color w:val="000000" w:themeColor="text1"/>
                <w:sz w:val="20"/>
                <w:szCs w:val="20"/>
              </w:rPr>
            </w:pPr>
            <w:r w:rsidRPr="002B5730">
              <w:rPr>
                <w:rFonts w:ascii="Verdana" w:hAnsi="Verdana"/>
                <w:b/>
                <w:bCs/>
                <w:color w:val="000000" w:themeColor="text1"/>
                <w:sz w:val="20"/>
                <w:szCs w:val="20"/>
              </w:rPr>
              <w:t>Year</w:t>
            </w:r>
          </w:p>
        </w:tc>
      </w:tr>
      <w:tr w:rsidR="002B5730" w:rsidRPr="002B5730"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2020</w:t>
            </w:r>
          </w:p>
        </w:tc>
      </w:tr>
      <w:tr w:rsidR="002B5730" w:rsidRPr="002B5730"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2019</w:t>
            </w:r>
          </w:p>
        </w:tc>
      </w:tr>
      <w:tr w:rsidR="002B5730" w:rsidRPr="002B5730"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Aliancys</w:t>
            </w:r>
            <w:proofErr w:type="spellEnd"/>
            <w:r w:rsidRPr="002B5730">
              <w:rPr>
                <w:rFonts w:ascii="Verdana" w:hAnsi="Verdana"/>
                <w:color w:val="000000" w:themeColor="text1"/>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r w:rsidR="002B5730" w:rsidRPr="002B5730"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Reichhold</w:t>
            </w:r>
            <w:proofErr w:type="spellEnd"/>
            <w:r w:rsidRPr="002B5730">
              <w:rPr>
                <w:rFonts w:ascii="Verdana" w:hAnsi="Verdana"/>
                <w:color w:val="000000" w:themeColor="text1"/>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2017</w:t>
            </w:r>
          </w:p>
        </w:tc>
      </w:tr>
      <w:tr w:rsidR="002B5730" w:rsidRPr="002B5730"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2B5730" w:rsidRDefault="00757242">
            <w:pPr>
              <w:jc w:val="center"/>
              <w:rPr>
                <w:rFonts w:ascii="Verdana" w:hAnsi="Verdana"/>
                <w:color w:val="000000" w:themeColor="text1"/>
                <w:sz w:val="20"/>
                <w:szCs w:val="20"/>
              </w:rPr>
            </w:pPr>
            <w:r w:rsidRPr="002B5730">
              <w:rPr>
                <w:rFonts w:ascii="Verdana" w:hAnsi="Verdana"/>
                <w:color w:val="000000" w:themeColor="text1"/>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2B5730" w:rsidRDefault="00757242">
            <w:pPr>
              <w:rPr>
                <w:rFonts w:ascii="Verdana" w:hAnsi="Verdana"/>
                <w:color w:val="000000" w:themeColor="text1"/>
                <w:sz w:val="20"/>
                <w:szCs w:val="20"/>
              </w:rPr>
            </w:pPr>
            <w:proofErr w:type="spellStart"/>
            <w:r w:rsidRPr="002B5730">
              <w:rPr>
                <w:rFonts w:ascii="Verdana" w:hAnsi="Verdana"/>
                <w:color w:val="000000" w:themeColor="text1"/>
                <w:sz w:val="20"/>
                <w:szCs w:val="20"/>
              </w:rPr>
              <w:t>Kemrock</w:t>
            </w:r>
            <w:proofErr w:type="spellEnd"/>
            <w:r w:rsidRPr="002B5730">
              <w:rPr>
                <w:rFonts w:ascii="Verdana" w:hAnsi="Verdana"/>
                <w:color w:val="000000" w:themeColor="text1"/>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4E2E806D" w:rsidR="00757242" w:rsidRPr="002B5730" w:rsidRDefault="00757242">
            <w:pPr>
              <w:rPr>
                <w:rFonts w:ascii="Verdana" w:hAnsi="Verdana"/>
                <w:color w:val="000000" w:themeColor="text1"/>
                <w:sz w:val="20"/>
                <w:szCs w:val="20"/>
              </w:rPr>
            </w:pPr>
            <w:r w:rsidRPr="002B5730">
              <w:rPr>
                <w:rFonts w:ascii="Verdana" w:hAnsi="Verdana"/>
                <w:color w:val="000000" w:themeColor="text1"/>
                <w:sz w:val="20"/>
                <w:szCs w:val="20"/>
              </w:rPr>
              <w:t>2018</w:t>
            </w:r>
          </w:p>
        </w:tc>
      </w:tr>
    </w:tbl>
    <w:p w14:paraId="01CADF6A" w14:textId="4D7C57FC" w:rsidR="00A14586" w:rsidRPr="002B5730" w:rsidRDefault="009E10C0" w:rsidP="00F25B3D">
      <w:pPr>
        <w:rPr>
          <w:rFonts w:ascii="Calibri" w:hAnsi="Calibri" w:cs="Calibri"/>
          <w:color w:val="000000" w:themeColor="text1"/>
        </w:rPr>
      </w:pPr>
      <w:r w:rsidRPr="002B5730">
        <w:rPr>
          <w:noProof/>
          <w:color w:val="000000" w:themeColor="text1"/>
        </w:rPr>
        <mc:AlternateContent>
          <mc:Choice Requires="wps">
            <w:drawing>
              <wp:anchor distT="0" distB="0" distL="114300" distR="114300" simplePos="0" relativeHeight="252224512" behindDoc="0" locked="0" layoutInCell="1" allowOverlap="1" wp14:anchorId="5C3B0A4B" wp14:editId="067B9A04">
                <wp:simplePos x="0" y="0"/>
                <wp:positionH relativeFrom="column">
                  <wp:posOffset>4688840</wp:posOffset>
                </wp:positionH>
                <wp:positionV relativeFrom="paragraph">
                  <wp:posOffset>42545</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C3B0A4B" id="_x0000_s1161" type="#_x0000_t202" style="position:absolute;margin-left:369.2pt;margin-top:3.35pt;width:146.8pt;height:15.7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C54CD94" w14:textId="3069F0B6" w:rsidR="00927B78" w:rsidRPr="00927B78" w:rsidRDefault="00927B78" w:rsidP="00927B78">
      <w:pPr>
        <w:spacing w:line="240" w:lineRule="auto"/>
        <w:rPr>
          <w:rFonts w:ascii="Arial" w:hAnsi="Arial" w:cs="Arial"/>
          <w:b/>
          <w:bCs/>
          <w:color w:val="000000"/>
          <w:sz w:val="24"/>
          <w:szCs w:val="24"/>
        </w:rPr>
      </w:pPr>
      <w:r w:rsidRPr="00073AC3">
        <w:rPr>
          <w:rFonts w:ascii="Arial" w:hAnsi="Arial" w:cs="Arial"/>
          <w:b/>
          <w:bCs/>
          <w:sz w:val="24"/>
          <w:szCs w:val="24"/>
        </w:rPr>
        <w:t>3.</w:t>
      </w:r>
      <w:r w:rsidR="00D16404">
        <w:rPr>
          <w:rFonts w:ascii="Arial" w:hAnsi="Arial" w:cs="Arial"/>
          <w:b/>
          <w:bCs/>
          <w:sz w:val="24"/>
          <w:szCs w:val="24"/>
        </w:rPr>
        <w:t>10.</w:t>
      </w:r>
      <w:r w:rsidRPr="00073AC3">
        <w:rPr>
          <w:rFonts w:ascii="Arial" w:hAnsi="Arial" w:cs="Arial"/>
          <w:b/>
          <w:bCs/>
          <w:sz w:val="24"/>
          <w:szCs w:val="24"/>
        </w:rPr>
        <w:t xml:space="preserve"> Technology Evaluation</w:t>
      </w:r>
      <w:r w:rsidRPr="00927B78">
        <w:rPr>
          <w:rFonts w:ascii="Arial" w:hAnsi="Arial" w:cs="Arial"/>
          <w:b/>
          <w:bCs/>
          <w:color w:val="000000"/>
          <w:sz w:val="24"/>
          <w:szCs w:val="24"/>
        </w:rPr>
        <w:t>:</w:t>
      </w:r>
    </w:p>
    <w:p w14:paraId="647D14C8" w14:textId="6AB5C02C" w:rsidR="00A03ADD" w:rsidRDefault="00A03ADD" w:rsidP="00927B78">
      <w:pPr>
        <w:spacing w:before="240" w:line="360" w:lineRule="auto"/>
        <w:jc w:val="both"/>
        <w:rPr>
          <w:rFonts w:ascii="Arial" w:hAnsi="Arial" w:cs="Arial"/>
          <w:sz w:val="24"/>
          <w:szCs w:val="24"/>
        </w:rPr>
      </w:pPr>
      <w:r w:rsidRPr="00A03ADD">
        <w:rPr>
          <w:rFonts w:ascii="Arial" w:hAnsi="Arial" w:cs="Arial"/>
          <w:sz w:val="24"/>
          <w:szCs w:val="24"/>
        </w:rPr>
        <w:t xml:space="preserve">Vinyl Ester Resins are downstream products of Epoxy Resin. Most manufacturing companies have their in-house technologies and R&amp;D facilities to make formulations. Key reactions are carried out with the help of a batch reactor and blender which can be outsourced. Conventionally, manufacturing process involves charging batch reactor with a feedstock and then blending it with an organic solvent such as styrene monomer.  There is no technology licensor for the product. </w:t>
      </w:r>
      <w:r w:rsidRPr="00A03ADD">
        <w:rPr>
          <w:rFonts w:ascii="Arial" w:hAnsi="Arial" w:cs="Arial"/>
          <w:sz w:val="24"/>
          <w:szCs w:val="24"/>
        </w:rPr>
        <w:lastRenderedPageBreak/>
        <w:t>Indian manufacturing compan</w:t>
      </w:r>
      <w:r w:rsidR="00051A2F">
        <w:rPr>
          <w:rFonts w:ascii="Arial" w:hAnsi="Arial" w:cs="Arial"/>
          <w:sz w:val="24"/>
          <w:szCs w:val="24"/>
        </w:rPr>
        <w:t>ies</w:t>
      </w:r>
      <w:r w:rsidRPr="00A03ADD">
        <w:rPr>
          <w:rFonts w:ascii="Arial" w:hAnsi="Arial" w:cs="Arial"/>
          <w:sz w:val="24"/>
          <w:szCs w:val="24"/>
        </w:rPr>
        <w:t xml:space="preserve"> such as Innovative Resins, </w:t>
      </w:r>
      <w:proofErr w:type="spellStart"/>
      <w:r w:rsidRPr="00A03ADD">
        <w:rPr>
          <w:rFonts w:ascii="Arial" w:hAnsi="Arial" w:cs="Arial"/>
          <w:sz w:val="24"/>
          <w:szCs w:val="24"/>
        </w:rPr>
        <w:t>Satyen</w:t>
      </w:r>
      <w:proofErr w:type="spellEnd"/>
      <w:r w:rsidRPr="00A03ADD">
        <w:rPr>
          <w:rFonts w:ascii="Arial" w:hAnsi="Arial" w:cs="Arial"/>
          <w:sz w:val="24"/>
          <w:szCs w:val="24"/>
        </w:rPr>
        <w:t xml:space="preserve"> Polymers, </w:t>
      </w:r>
      <w:proofErr w:type="spellStart"/>
      <w:r w:rsidRPr="00A03ADD">
        <w:rPr>
          <w:rFonts w:ascii="Arial" w:hAnsi="Arial" w:cs="Arial"/>
          <w:sz w:val="24"/>
          <w:szCs w:val="24"/>
        </w:rPr>
        <w:t>Mechemco</w:t>
      </w:r>
      <w:proofErr w:type="spellEnd"/>
      <w:r w:rsidRPr="00A03ADD">
        <w:rPr>
          <w:rFonts w:ascii="Arial" w:hAnsi="Arial" w:cs="Arial"/>
          <w:sz w:val="24"/>
          <w:szCs w:val="24"/>
        </w:rPr>
        <w:t xml:space="preserve"> Resins among others have In-house batch reactor set up. However, they depend on domestic or international market for feedstocks Epoxy resin, Bisphenol-A, and other additives.</w:t>
      </w:r>
    </w:p>
    <w:p w14:paraId="79571D6F" w14:textId="58F8C152" w:rsidR="00927B78" w:rsidRPr="00051A2F" w:rsidRDefault="00927B78" w:rsidP="00051A2F">
      <w:pPr>
        <w:rPr>
          <w:b/>
          <w:bCs/>
        </w:rPr>
      </w:pPr>
      <w:r w:rsidRPr="00051A2F">
        <w:t xml:space="preserve">                 </w:t>
      </w:r>
    </w:p>
    <w:p w14:paraId="05579F24" w14:textId="77777777" w:rsidR="006439A1" w:rsidRDefault="006439A1" w:rsidP="000304B9">
      <w:pPr>
        <w:spacing w:line="480" w:lineRule="auto"/>
        <w:jc w:val="both"/>
        <w:rPr>
          <w:rFonts w:ascii="Verdana" w:eastAsia="Verdana" w:hAnsi="Verdana" w:cs="Verdana"/>
          <w:b/>
          <w:bCs/>
          <w:i/>
          <w:iCs/>
          <w:color w:val="000000" w:themeColor="text1"/>
          <w:kern w:val="24"/>
          <w:sz w:val="20"/>
          <w:szCs w:val="20"/>
          <w:u w:val="single"/>
          <w:lang w:val="en-US"/>
        </w:rPr>
        <w:sectPr w:rsidR="006439A1"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654CEC" w14:textId="3F8CCDD1" w:rsidR="004C5239" w:rsidRPr="00927B78" w:rsidRDefault="004C5239" w:rsidP="007A7901">
      <w:pPr>
        <w:spacing w:line="480" w:lineRule="auto"/>
        <w:rPr>
          <w:rFonts w:ascii="Arial" w:eastAsia="Verdana" w:hAnsi="Arial" w:cs="Arial"/>
          <w:b/>
          <w:bCs/>
          <w:color w:val="000000" w:themeColor="text1"/>
          <w:kern w:val="24"/>
          <w:sz w:val="24"/>
          <w:szCs w:val="24"/>
          <w:lang w:val="en-US"/>
          <w14:textOutline w14:w="9525" w14:cap="rnd" w14:cmpd="sng" w14:algn="ctr">
            <w14:noFill/>
            <w14:prstDash w14:val="solid"/>
            <w14:bevel/>
          </w14:textOutline>
        </w:rPr>
      </w:pPr>
      <w:bookmarkStart w:id="45" w:name="_Hlk85477119"/>
      <w:r w:rsidRPr="00927B78">
        <w:rPr>
          <w:rFonts w:ascii="Arial" w:eastAsia="Verdana" w:hAnsi="Arial" w:cs="Arial"/>
          <w:b/>
          <w:bCs/>
          <w:color w:val="000000" w:themeColor="text1"/>
          <w:kern w:val="24"/>
          <w:sz w:val="24"/>
          <w:szCs w:val="24"/>
          <w:lang w:val="en-US"/>
        </w:rPr>
        <w:t>3.</w:t>
      </w:r>
      <w:r w:rsidR="00D16404">
        <w:rPr>
          <w:rFonts w:ascii="Arial" w:eastAsia="Verdana" w:hAnsi="Arial" w:cs="Arial"/>
          <w:b/>
          <w:bCs/>
          <w:color w:val="000000" w:themeColor="text1"/>
          <w:kern w:val="24"/>
          <w:sz w:val="24"/>
          <w:szCs w:val="24"/>
          <w:lang w:val="en-US"/>
        </w:rPr>
        <w:t>11</w:t>
      </w:r>
      <w:r w:rsidRPr="00927B78">
        <w:rPr>
          <w:rFonts w:ascii="Arial" w:eastAsia="Verdana" w:hAnsi="Arial" w:cs="Arial"/>
          <w:b/>
          <w:bCs/>
          <w:color w:val="000000" w:themeColor="text1"/>
          <w:kern w:val="24"/>
          <w:sz w:val="24"/>
          <w:szCs w:val="24"/>
          <w:lang w:val="en-US"/>
        </w:rPr>
        <w:t>. Pricing Analysis</w:t>
      </w:r>
    </w:p>
    <w:p w14:paraId="4B11E754" w14:textId="52E719B2" w:rsidR="00040724" w:rsidRPr="002B5730" w:rsidRDefault="007A7901" w:rsidP="00E33B0C">
      <w:pPr>
        <w:spacing w:line="360" w:lineRule="auto"/>
        <w:jc w:val="both"/>
        <w:rPr>
          <w:rFonts w:ascii="Arial" w:eastAsia="Arial" w:hAnsi="Arial" w:cs="Arial"/>
          <w:color w:val="000000" w:themeColor="text1"/>
          <w:sz w:val="24"/>
          <w:szCs w:val="24"/>
        </w:rPr>
      </w:pPr>
      <w:r w:rsidRPr="002B5730">
        <w:rPr>
          <w:rFonts w:ascii="Arial" w:eastAsia="Arial" w:hAnsi="Arial" w:cs="Arial"/>
          <w:color w:val="000000" w:themeColor="text1"/>
          <w:sz w:val="24"/>
          <w:szCs w:val="24"/>
        </w:rPr>
        <w:t xml:space="preserve">Discussions </w:t>
      </w:r>
      <w:r w:rsidR="00DD017A" w:rsidRPr="002B5730">
        <w:rPr>
          <w:rFonts w:ascii="Arial" w:eastAsia="Arial" w:hAnsi="Arial" w:cs="Arial"/>
          <w:color w:val="000000" w:themeColor="text1"/>
          <w:sz w:val="24"/>
          <w:szCs w:val="24"/>
        </w:rPr>
        <w:t xml:space="preserve">on </w:t>
      </w:r>
      <w:r w:rsidRPr="002B5730">
        <w:rPr>
          <w:rFonts w:ascii="Arial" w:eastAsia="Arial" w:hAnsi="Arial" w:cs="Arial"/>
          <w:color w:val="000000" w:themeColor="text1"/>
          <w:sz w:val="24"/>
          <w:szCs w:val="24"/>
        </w:rPr>
        <w:t>Vinyl E</w:t>
      </w:r>
      <w:r w:rsidR="006D4425">
        <w:rPr>
          <w:rFonts w:ascii="Arial" w:eastAsia="Arial" w:hAnsi="Arial" w:cs="Arial"/>
          <w:color w:val="000000" w:themeColor="text1"/>
          <w:sz w:val="24"/>
          <w:szCs w:val="24"/>
        </w:rPr>
        <w:t>st</w:t>
      </w:r>
      <w:r w:rsidRPr="002B5730">
        <w:rPr>
          <w:rFonts w:ascii="Arial" w:eastAsia="Arial" w:hAnsi="Arial" w:cs="Arial"/>
          <w:color w:val="000000" w:themeColor="text1"/>
          <w:sz w:val="24"/>
          <w:szCs w:val="24"/>
        </w:rPr>
        <w:t>er Resin</w:t>
      </w:r>
      <w:r w:rsidR="00545715">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remained firm since the beginning of 2021 following the pickup in </w:t>
      </w:r>
      <w:r w:rsidR="006D4425">
        <w:rPr>
          <w:rFonts w:ascii="Arial" w:eastAsia="Arial" w:hAnsi="Arial" w:cs="Arial"/>
          <w:color w:val="000000" w:themeColor="text1"/>
          <w:sz w:val="24"/>
          <w:szCs w:val="24"/>
        </w:rPr>
        <w:t xml:space="preserve">the </w:t>
      </w:r>
      <w:r w:rsidRPr="002B5730">
        <w:rPr>
          <w:rFonts w:ascii="Arial" w:eastAsia="Arial" w:hAnsi="Arial" w:cs="Arial"/>
          <w:color w:val="000000" w:themeColor="text1"/>
          <w:sz w:val="24"/>
          <w:szCs w:val="24"/>
        </w:rPr>
        <w:t>market activities as the economy significantly rebounded from C</w:t>
      </w:r>
      <w:r w:rsidR="00DD017A" w:rsidRPr="002B5730">
        <w:rPr>
          <w:rFonts w:ascii="Arial" w:eastAsia="Arial" w:hAnsi="Arial" w:cs="Arial"/>
          <w:color w:val="000000" w:themeColor="text1"/>
          <w:sz w:val="24"/>
          <w:szCs w:val="24"/>
        </w:rPr>
        <w:t xml:space="preserve">OVID-19 </w:t>
      </w:r>
      <w:r w:rsidRPr="002B5730">
        <w:rPr>
          <w:rFonts w:ascii="Arial" w:eastAsia="Arial" w:hAnsi="Arial" w:cs="Arial"/>
          <w:color w:val="000000" w:themeColor="text1"/>
          <w:sz w:val="24"/>
          <w:szCs w:val="24"/>
        </w:rPr>
        <w:t xml:space="preserve">repercussions. However, the increment has been marginal yet consistent due to constraint fluctuations in base </w:t>
      </w:r>
      <w:proofErr w:type="spellStart"/>
      <w:r w:rsidRPr="002B5730">
        <w:rPr>
          <w:rFonts w:ascii="Arial" w:eastAsia="Arial" w:hAnsi="Arial" w:cs="Arial"/>
          <w:color w:val="000000" w:themeColor="text1"/>
          <w:sz w:val="24"/>
          <w:szCs w:val="24"/>
        </w:rPr>
        <w:t>Novolac</w:t>
      </w:r>
      <w:proofErr w:type="spellEnd"/>
      <w:r w:rsidRPr="002B5730">
        <w:rPr>
          <w:rFonts w:ascii="Arial" w:eastAsia="Arial" w:hAnsi="Arial" w:cs="Arial"/>
          <w:color w:val="000000" w:themeColor="text1"/>
          <w:sz w:val="24"/>
          <w:szCs w:val="24"/>
        </w:rPr>
        <w:t xml:space="preserve"> costs. </w:t>
      </w:r>
      <w:r w:rsidR="00A03ADD" w:rsidRPr="00A03ADD">
        <w:rPr>
          <w:rFonts w:ascii="Arial" w:eastAsia="Arial" w:hAnsi="Arial" w:cs="Arial"/>
          <w:color w:val="000000" w:themeColor="text1"/>
          <w:sz w:val="24"/>
          <w:szCs w:val="24"/>
        </w:rPr>
        <w:t xml:space="preserve">There has been little to no adverse impact of the second wave of Covid in India, as demand for the material remained </w:t>
      </w:r>
      <w:r w:rsidRPr="002B5730">
        <w:rPr>
          <w:rFonts w:ascii="Arial" w:eastAsia="Arial" w:hAnsi="Arial" w:cs="Arial"/>
          <w:color w:val="000000" w:themeColor="text1"/>
          <w:sz w:val="24"/>
          <w:szCs w:val="24"/>
        </w:rPr>
        <w:t xml:space="preserve">consistent from packaging sector amidst </w:t>
      </w:r>
      <w:r w:rsidR="00E33B0C" w:rsidRPr="002B5730">
        <w:rPr>
          <w:rFonts w:ascii="Arial" w:eastAsia="Arial" w:hAnsi="Arial" w:cs="Arial"/>
          <w:color w:val="000000" w:themeColor="text1"/>
          <w:sz w:val="24"/>
          <w:szCs w:val="24"/>
        </w:rPr>
        <w:t>favourable</w:t>
      </w:r>
      <w:r w:rsidRPr="002B5730">
        <w:rPr>
          <w:rFonts w:ascii="Arial" w:eastAsia="Arial" w:hAnsi="Arial" w:cs="Arial"/>
          <w:color w:val="000000" w:themeColor="text1"/>
          <w:sz w:val="24"/>
          <w:szCs w:val="24"/>
        </w:rPr>
        <w:t xml:space="preserve"> consumer sentiments. Thus, after showcasing a marginal dullness in May</w:t>
      </w:r>
      <w:r w:rsidR="006D4425">
        <w:rPr>
          <w:rFonts w:ascii="Arial" w:eastAsia="Arial" w:hAnsi="Arial" w:cs="Arial"/>
          <w:color w:val="000000" w:themeColor="text1"/>
          <w:sz w:val="24"/>
          <w:szCs w:val="24"/>
        </w:rPr>
        <w:t xml:space="preserve"> 2021</w:t>
      </w:r>
      <w:r w:rsidRPr="002B5730">
        <w:rPr>
          <w:rFonts w:ascii="Arial" w:eastAsia="Arial" w:hAnsi="Arial" w:cs="Arial"/>
          <w:color w:val="000000" w:themeColor="text1"/>
          <w:sz w:val="24"/>
          <w:szCs w:val="24"/>
        </w:rPr>
        <w:t xml:space="preserve">, </w:t>
      </w:r>
      <w:r w:rsidR="00DD017A" w:rsidRPr="002B5730">
        <w:rPr>
          <w:rFonts w:ascii="Arial" w:eastAsia="Arial" w:hAnsi="Arial" w:cs="Arial"/>
          <w:color w:val="000000" w:themeColor="text1"/>
          <w:sz w:val="24"/>
          <w:szCs w:val="24"/>
        </w:rPr>
        <w:t>p</w:t>
      </w:r>
      <w:r w:rsidRPr="002B5730">
        <w:rPr>
          <w:rFonts w:ascii="Arial" w:eastAsia="Arial" w:hAnsi="Arial" w:cs="Arial"/>
          <w:color w:val="000000" w:themeColor="text1"/>
          <w:sz w:val="24"/>
          <w:szCs w:val="24"/>
        </w:rPr>
        <w:t>rices again revived in June</w:t>
      </w:r>
      <w:r w:rsidR="006D4425">
        <w:rPr>
          <w:rFonts w:ascii="Arial" w:eastAsia="Arial" w:hAnsi="Arial" w:cs="Arial"/>
          <w:color w:val="000000" w:themeColor="text1"/>
          <w:sz w:val="24"/>
          <w:szCs w:val="24"/>
        </w:rPr>
        <w:t xml:space="preserve"> 2021</w:t>
      </w:r>
      <w:r w:rsidR="00DD017A" w:rsidRPr="002B5730">
        <w:rPr>
          <w:rFonts w:ascii="Arial" w:eastAsia="Arial" w:hAnsi="Arial" w:cs="Arial"/>
          <w:color w:val="000000" w:themeColor="text1"/>
          <w:sz w:val="24"/>
          <w:szCs w:val="24"/>
        </w:rPr>
        <w:t xml:space="preserve">, </w:t>
      </w:r>
      <w:r w:rsidRPr="002B5730">
        <w:rPr>
          <w:rFonts w:ascii="Arial" w:eastAsia="Arial" w:hAnsi="Arial" w:cs="Arial"/>
          <w:color w:val="000000" w:themeColor="text1"/>
          <w:sz w:val="24"/>
          <w:szCs w:val="24"/>
        </w:rPr>
        <w:t xml:space="preserve">following the resumption in market activities across the nation. Besides, soaring freight cost along several trade routes since the beginning </w:t>
      </w:r>
      <w:r w:rsidR="006D4425">
        <w:rPr>
          <w:rFonts w:ascii="Arial" w:eastAsia="Arial" w:hAnsi="Arial" w:cs="Arial"/>
          <w:color w:val="000000" w:themeColor="text1"/>
          <w:sz w:val="24"/>
          <w:szCs w:val="24"/>
        </w:rPr>
        <w:t xml:space="preserve">of </w:t>
      </w:r>
      <w:r w:rsidRPr="002B5730">
        <w:rPr>
          <w:rFonts w:ascii="Arial" w:eastAsia="Arial" w:hAnsi="Arial" w:cs="Arial"/>
          <w:color w:val="000000" w:themeColor="text1"/>
          <w:sz w:val="24"/>
          <w:szCs w:val="24"/>
        </w:rPr>
        <w:t>202</w:t>
      </w:r>
      <w:r w:rsidR="006D4425">
        <w:rPr>
          <w:rFonts w:ascii="Arial" w:eastAsia="Arial" w:hAnsi="Arial" w:cs="Arial"/>
          <w:color w:val="000000" w:themeColor="text1"/>
          <w:sz w:val="24"/>
          <w:szCs w:val="24"/>
        </w:rPr>
        <w:t>1</w:t>
      </w:r>
      <w:r w:rsidRPr="002B5730">
        <w:rPr>
          <w:rFonts w:ascii="Arial" w:eastAsia="Arial" w:hAnsi="Arial" w:cs="Arial"/>
          <w:color w:val="000000" w:themeColor="text1"/>
          <w:sz w:val="24"/>
          <w:szCs w:val="24"/>
        </w:rPr>
        <w:t xml:space="preserve"> has also contributed to raise </w:t>
      </w:r>
      <w:r w:rsidR="009F4C84" w:rsidRPr="002B5730">
        <w:rPr>
          <w:rFonts w:ascii="Arial" w:eastAsia="Arial" w:hAnsi="Arial" w:cs="Arial"/>
          <w:color w:val="000000" w:themeColor="text1"/>
          <w:sz w:val="24"/>
          <w:szCs w:val="24"/>
        </w:rPr>
        <w:t xml:space="preserve">in </w:t>
      </w:r>
      <w:r w:rsidRPr="002B5730">
        <w:rPr>
          <w:rFonts w:ascii="Arial" w:eastAsia="Arial" w:hAnsi="Arial" w:cs="Arial"/>
          <w:color w:val="000000" w:themeColor="text1"/>
          <w:sz w:val="24"/>
          <w:szCs w:val="24"/>
        </w:rPr>
        <w:t>values at times of prevalent demand pattern</w:t>
      </w:r>
      <w:r w:rsidR="004644A7" w:rsidRPr="002B5730">
        <w:rPr>
          <w:rFonts w:ascii="Arial" w:eastAsia="Arial" w:hAnsi="Arial" w:cs="Arial"/>
          <w:color w:val="000000" w:themeColor="text1"/>
          <w:sz w:val="24"/>
          <w:szCs w:val="24"/>
        </w:rPr>
        <w:t>.</w:t>
      </w:r>
    </w:p>
    <w:p w14:paraId="24A53DE8" w14:textId="77777777" w:rsidR="00005343" w:rsidRDefault="00005343" w:rsidP="007A7901">
      <w:pPr>
        <w:spacing w:line="480" w:lineRule="auto"/>
        <w:rPr>
          <w:rFonts w:ascii="Verdana" w:eastAsia="Verdana" w:hAnsi="Verdana" w:cs="Verdana"/>
          <w:b/>
          <w:bCs/>
          <w:color w:val="000000" w:themeColor="text1"/>
          <w:kern w:val="24"/>
          <w:sz w:val="20"/>
          <w:szCs w:val="20"/>
        </w:rPr>
        <w:sectPr w:rsidR="0000534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AD760" w14:textId="521EA49D" w:rsidR="007A7901" w:rsidRPr="00CA5DDE" w:rsidRDefault="00884E69" w:rsidP="007A7901">
      <w:pPr>
        <w:spacing w:line="480" w:lineRule="auto"/>
        <w:rPr>
          <w:rFonts w:ascii="Arial" w:eastAsia="Verdana" w:hAnsi="Arial" w:cs="Arial"/>
          <w:b/>
          <w:bCs/>
          <w:color w:val="000000" w:themeColor="text1"/>
          <w:kern w:val="24"/>
          <w:sz w:val="24"/>
          <w:szCs w:val="24"/>
          <w:lang w:val="en-US"/>
        </w:rPr>
      </w:pPr>
      <w:r w:rsidRPr="00CA5DDE">
        <w:rPr>
          <w:rFonts w:ascii="Arial" w:eastAsia="Verdana" w:hAnsi="Arial" w:cs="Arial"/>
          <w:b/>
          <w:bCs/>
          <w:color w:val="000000" w:themeColor="text1"/>
          <w:kern w:val="24"/>
          <w:sz w:val="24"/>
          <w:szCs w:val="24"/>
          <w:lang w:val="en-US"/>
        </w:rPr>
        <w:t>Global</w:t>
      </w:r>
      <w:r w:rsidR="007A7901" w:rsidRPr="00CA5DDE">
        <w:rPr>
          <w:rFonts w:ascii="Arial" w:eastAsia="Verdana" w:hAnsi="Arial" w:cs="Arial"/>
          <w:b/>
          <w:bCs/>
          <w:color w:val="000000" w:themeColor="text1"/>
          <w:kern w:val="24"/>
          <w:sz w:val="24"/>
          <w:szCs w:val="24"/>
          <w:lang w:val="en-US"/>
        </w:rPr>
        <w:t xml:space="preserve"> Vinyl E</w:t>
      </w:r>
      <w:r w:rsidR="0026260F" w:rsidRPr="00CA5DDE">
        <w:rPr>
          <w:rFonts w:ascii="Arial" w:eastAsia="Verdana" w:hAnsi="Arial" w:cs="Arial"/>
          <w:b/>
          <w:bCs/>
          <w:color w:val="000000" w:themeColor="text1"/>
          <w:kern w:val="24"/>
          <w:sz w:val="24"/>
          <w:szCs w:val="24"/>
          <w:lang w:val="en-US"/>
        </w:rPr>
        <w:t>st</w:t>
      </w:r>
      <w:r w:rsidR="007A7901" w:rsidRPr="00CA5DDE">
        <w:rPr>
          <w:rFonts w:ascii="Arial" w:eastAsia="Verdana" w:hAnsi="Arial" w:cs="Arial"/>
          <w:b/>
          <w:bCs/>
          <w:color w:val="000000" w:themeColor="text1"/>
          <w:kern w:val="24"/>
          <w:sz w:val="24"/>
          <w:szCs w:val="24"/>
          <w:lang w:val="en-US"/>
        </w:rPr>
        <w:t>er Resin Yearly Prices, 201</w:t>
      </w:r>
      <w:r w:rsidRPr="00CA5DDE">
        <w:rPr>
          <w:rFonts w:ascii="Arial" w:eastAsia="Verdana" w:hAnsi="Arial" w:cs="Arial"/>
          <w:b/>
          <w:bCs/>
          <w:color w:val="000000" w:themeColor="text1"/>
          <w:kern w:val="24"/>
          <w:sz w:val="24"/>
          <w:szCs w:val="24"/>
          <w:lang w:val="en-US"/>
        </w:rPr>
        <w:t>5-2030</w:t>
      </w:r>
      <w:r w:rsidR="007A7901" w:rsidRPr="00CA5DDE">
        <w:rPr>
          <w:rFonts w:ascii="Arial" w:eastAsia="Verdana" w:hAnsi="Arial" w:cs="Arial"/>
          <w:b/>
          <w:bCs/>
          <w:color w:val="000000" w:themeColor="text1"/>
          <w:kern w:val="24"/>
          <w:sz w:val="24"/>
          <w:szCs w:val="24"/>
          <w:lang w:val="en-US"/>
        </w:rPr>
        <w:t xml:space="preserve"> (</w:t>
      </w:r>
      <w:r w:rsidRPr="00CA5DDE">
        <w:rPr>
          <w:rFonts w:ascii="Arial" w:eastAsia="Verdana" w:hAnsi="Arial" w:cs="Arial"/>
          <w:b/>
          <w:bCs/>
          <w:color w:val="000000" w:themeColor="text1"/>
          <w:kern w:val="24"/>
          <w:sz w:val="24"/>
          <w:szCs w:val="24"/>
          <w:lang w:val="en-US"/>
        </w:rPr>
        <w:t>USD</w:t>
      </w:r>
      <w:r w:rsidR="007A7901" w:rsidRPr="00CA5DDE">
        <w:rPr>
          <w:rFonts w:ascii="Arial" w:eastAsia="Verdana" w:hAnsi="Arial" w:cs="Arial"/>
          <w:b/>
          <w:bCs/>
          <w:color w:val="000000" w:themeColor="text1"/>
          <w:kern w:val="24"/>
          <w:sz w:val="24"/>
          <w:szCs w:val="24"/>
          <w:lang w:val="en-US"/>
        </w:rPr>
        <w:t>/</w:t>
      </w:r>
      <w:proofErr w:type="spellStart"/>
      <w:r w:rsidR="007A7901" w:rsidRPr="00CA5DDE">
        <w:rPr>
          <w:rFonts w:ascii="Arial" w:eastAsia="Verdana" w:hAnsi="Arial" w:cs="Arial"/>
          <w:b/>
          <w:bCs/>
          <w:color w:val="000000" w:themeColor="text1"/>
          <w:kern w:val="24"/>
          <w:sz w:val="24"/>
          <w:szCs w:val="24"/>
          <w:lang w:val="en-US"/>
        </w:rPr>
        <w:t>Tonne</w:t>
      </w:r>
      <w:proofErr w:type="spellEnd"/>
      <w:r w:rsidR="007A7901" w:rsidRPr="00CA5DDE">
        <w:rPr>
          <w:rFonts w:ascii="Arial" w:eastAsia="Verdana" w:hAnsi="Arial" w:cs="Arial"/>
          <w:b/>
          <w:bCs/>
          <w:color w:val="000000" w:themeColor="text1"/>
          <w:kern w:val="24"/>
          <w:sz w:val="24"/>
          <w:szCs w:val="24"/>
          <w:lang w:val="en-US"/>
        </w:rPr>
        <w:t>)</w:t>
      </w:r>
    </w:p>
    <w:p w14:paraId="58B13EE2" w14:textId="3486E129" w:rsidR="007A7901" w:rsidRPr="002B5730" w:rsidRDefault="002107B2" w:rsidP="007A7901">
      <w:pPr>
        <w:spacing w:line="480" w:lineRule="auto"/>
        <w:rPr>
          <w:rFonts w:ascii="Arial" w:eastAsia="Arial" w:hAnsi="Arial" w:cs="Arial"/>
          <w:b/>
          <w:bCs/>
          <w:color w:val="000000" w:themeColor="text1"/>
          <w:sz w:val="24"/>
          <w:szCs w:val="24"/>
        </w:rPr>
      </w:pPr>
      <w:r w:rsidRPr="002B5730">
        <w:rPr>
          <w:rFonts w:ascii="Arial" w:eastAsia="Arial" w:hAnsi="Arial" w:cs="Arial"/>
          <w:b/>
          <w:bCs/>
          <w:noProof/>
          <w:color w:val="000000" w:themeColor="text1"/>
          <w:sz w:val="24"/>
          <w:szCs w:val="24"/>
        </w:rPr>
        <w:drawing>
          <wp:inline distT="0" distB="0" distL="0" distR="0" wp14:anchorId="3578B045" wp14:editId="720F20C1">
            <wp:extent cx="6172200" cy="281940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96A72B4" w14:textId="77777777" w:rsidR="00040724" w:rsidRPr="002B5730" w:rsidRDefault="00040724" w:rsidP="009E2A18">
      <w:pPr>
        <w:spacing w:line="360" w:lineRule="auto"/>
        <w:rPr>
          <w:rFonts w:ascii="Arial" w:eastAsia="Arial" w:hAnsi="Arial" w:cs="Arial"/>
          <w:color w:val="000000" w:themeColor="text1"/>
          <w:sz w:val="24"/>
          <w:szCs w:val="24"/>
        </w:rPr>
      </w:pPr>
    </w:p>
    <w:p w14:paraId="282B2914" w14:textId="77777777" w:rsidR="00CD6836" w:rsidRDefault="00CD6836" w:rsidP="004644A7">
      <w:pPr>
        <w:spacing w:line="360" w:lineRule="auto"/>
        <w:jc w:val="both"/>
        <w:rPr>
          <w:rFonts w:ascii="Arial" w:eastAsia="Arial" w:hAnsi="Arial" w:cs="Arial"/>
          <w:color w:val="000000" w:themeColor="text1"/>
          <w:sz w:val="24"/>
          <w:szCs w:val="24"/>
        </w:rPr>
        <w:sectPr w:rsidR="00CD6836"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8A9D55E" w14:textId="117B3743" w:rsidR="002107B2" w:rsidRDefault="002107B2" w:rsidP="00905DCB">
      <w:pPr>
        <w:spacing w:line="360" w:lineRule="auto"/>
        <w:jc w:val="both"/>
        <w:rPr>
          <w:rFonts w:ascii="Arial" w:eastAsia="Arial" w:hAnsi="Arial" w:cs="Arial"/>
          <w:color w:val="000000" w:themeColor="text1"/>
          <w:sz w:val="24"/>
          <w:szCs w:val="24"/>
        </w:rPr>
      </w:pPr>
      <w:r w:rsidRPr="002B5730">
        <w:rPr>
          <w:rFonts w:ascii="Arial" w:eastAsia="Arial" w:hAnsi="Arial" w:cs="Arial"/>
          <w:b/>
          <w:bCs/>
          <w:noProof/>
          <w:color w:val="000000" w:themeColor="text1"/>
          <w:sz w:val="24"/>
          <w:szCs w:val="24"/>
        </w:rPr>
        <w:lastRenderedPageBreak/>
        <w:drawing>
          <wp:inline distT="0" distB="0" distL="0" distR="0" wp14:anchorId="3F03AE53" wp14:editId="0B438DB5">
            <wp:extent cx="6070600" cy="2796363"/>
            <wp:effectExtent l="0" t="0" r="6350" b="4445"/>
            <wp:docPr id="35" name="Chart 35">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C683E98" w14:textId="77777777" w:rsidR="002107B2" w:rsidRDefault="002107B2" w:rsidP="00905DCB">
      <w:pPr>
        <w:spacing w:line="360" w:lineRule="auto"/>
        <w:jc w:val="both"/>
        <w:rPr>
          <w:rFonts w:ascii="Arial" w:eastAsia="Arial" w:hAnsi="Arial" w:cs="Arial"/>
          <w:color w:val="000000" w:themeColor="text1"/>
          <w:sz w:val="24"/>
          <w:szCs w:val="24"/>
        </w:rPr>
      </w:pPr>
    </w:p>
    <w:bookmarkEnd w:id="45"/>
    <w:p w14:paraId="6C4A1704" w14:textId="77777777" w:rsidR="002107B2" w:rsidRPr="002107B2" w:rsidRDefault="002107B2" w:rsidP="002107B2">
      <w:pPr>
        <w:spacing w:line="360" w:lineRule="auto"/>
        <w:jc w:val="both"/>
        <w:rPr>
          <w:rFonts w:ascii="Arial" w:eastAsia="Arial" w:hAnsi="Arial" w:cs="Arial"/>
          <w:color w:val="000000" w:themeColor="text1"/>
          <w:sz w:val="24"/>
          <w:szCs w:val="24"/>
        </w:rPr>
      </w:pPr>
      <w:r w:rsidRPr="002107B2">
        <w:rPr>
          <w:rFonts w:ascii="Arial" w:eastAsia="Arial" w:hAnsi="Arial" w:cs="Arial"/>
          <w:color w:val="000000" w:themeColor="text1"/>
          <w:sz w:val="24"/>
          <w:szCs w:val="24"/>
        </w:rPr>
        <w:t>Vinyl Ester Resin market which faced dullness earlier under COVID-19 repercussion has witnessed a significant rebound across the global market since January 2021. Global freight cost hike has also impacted the overall market fundamentals for VER across international market. Some major players like AOC frequently revised their offers for Epoxy based VER to tackle rising freight charges, and feedstock cost since January. Meanwhile, countries like UK were heard struggling to procure enough raw materials to satisfy the domestic consumption, which impacted the price trend across Europe. However, during May-July 2021, while India was battling with second wave of pandemic, other countries witnessed mixed sentiments that varied with rate of economic recovery and ongoing pandemic related restrictions. Some factors like freight cost and raw material scarcity remained common behind any significant increase in prices of VER across the globe.</w:t>
      </w:r>
    </w:p>
    <w:p w14:paraId="47424E37" w14:textId="7161F374" w:rsidR="00CD6836" w:rsidRPr="00905DCB" w:rsidRDefault="002107B2" w:rsidP="002107B2">
      <w:pPr>
        <w:spacing w:line="360" w:lineRule="auto"/>
        <w:jc w:val="both"/>
        <w:rPr>
          <w:rFonts w:ascii="Arial" w:eastAsia="Arial" w:hAnsi="Arial" w:cs="Arial"/>
          <w:color w:val="000000" w:themeColor="text1"/>
          <w:sz w:val="24"/>
          <w:szCs w:val="24"/>
        </w:rPr>
        <w:sectPr w:rsidR="00CD6836" w:rsidRPr="00905DCB"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107B2">
        <w:rPr>
          <w:rFonts w:ascii="Arial" w:eastAsia="Arial" w:hAnsi="Arial" w:cs="Arial"/>
          <w:color w:val="000000" w:themeColor="text1"/>
          <w:sz w:val="24"/>
          <w:szCs w:val="24"/>
        </w:rPr>
        <w:t xml:space="preserve">As per the analysis, it was observed that demand for both Epoxy and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VER runs parallelly across the global market. However, fluctuations in prices of VER primarily emerge after considerable revisions in prices of raw materials. Therefore, due to differences in raw materials, hike in prices may differ, but both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and Epoxy based VER shares the similar market dynamics. Epoxy based VER usually varies with Bisphenol A (BPA) and Epichlorohydrin (ECH) price trend, while </w:t>
      </w:r>
      <w:proofErr w:type="spellStart"/>
      <w:r w:rsidRPr="002107B2">
        <w:rPr>
          <w:rFonts w:ascii="Arial" w:eastAsia="Arial" w:hAnsi="Arial" w:cs="Arial"/>
          <w:color w:val="000000" w:themeColor="text1"/>
          <w:sz w:val="24"/>
          <w:szCs w:val="24"/>
        </w:rPr>
        <w:t>Novolac</w:t>
      </w:r>
      <w:proofErr w:type="spellEnd"/>
      <w:r w:rsidRPr="002107B2">
        <w:rPr>
          <w:rFonts w:ascii="Arial" w:eastAsia="Arial" w:hAnsi="Arial" w:cs="Arial"/>
          <w:color w:val="000000" w:themeColor="text1"/>
          <w:sz w:val="24"/>
          <w:szCs w:val="24"/>
        </w:rPr>
        <w:t xml:space="preserve"> based Epoxy fluctuates with phenol and formaldehyde price dynamics.</w:t>
      </w:r>
    </w:p>
    <w:p w14:paraId="648FEDF7" w14:textId="1AEF8796" w:rsidR="00E1022E" w:rsidRDefault="00E1022E" w:rsidP="00E1022E">
      <w:pPr>
        <w:tabs>
          <w:tab w:val="left" w:pos="3705"/>
        </w:tabs>
        <w:rPr>
          <w:rFonts w:ascii="Arial" w:hAnsi="Arial" w:cs="Arial"/>
          <w:b/>
          <w:bCs/>
          <w:u w:val="single"/>
        </w:rPr>
      </w:pPr>
    </w:p>
    <w:p w14:paraId="72314E65" w14:textId="494EB26F" w:rsidR="00E1022E" w:rsidRDefault="00E1022E" w:rsidP="00E1022E">
      <w:pPr>
        <w:tabs>
          <w:tab w:val="left" w:pos="3705"/>
        </w:tabs>
        <w:rPr>
          <w:rFonts w:ascii="Arial" w:hAnsi="Arial" w:cs="Arial"/>
          <w:b/>
          <w:bCs/>
          <w:u w:val="single"/>
        </w:rPr>
      </w:pPr>
    </w:p>
    <w:p w14:paraId="1A51EE7A" w14:textId="77777777" w:rsidR="002107B2" w:rsidRDefault="002107B2" w:rsidP="00E1022E">
      <w:pPr>
        <w:tabs>
          <w:tab w:val="left" w:pos="3705"/>
        </w:tabs>
        <w:rPr>
          <w:rFonts w:ascii="Arial" w:hAnsi="Arial" w:cs="Arial"/>
          <w:b/>
          <w:bCs/>
          <w:u w:val="single"/>
        </w:rPr>
      </w:pPr>
    </w:p>
    <w:p w14:paraId="00A8FC1E" w14:textId="4FC25372" w:rsidR="00E1022E" w:rsidRPr="00613BA5" w:rsidRDefault="00E1022E" w:rsidP="00E1022E">
      <w:pPr>
        <w:tabs>
          <w:tab w:val="left" w:pos="3705"/>
        </w:tabs>
        <w:rPr>
          <w:rFonts w:ascii="Arial" w:hAnsi="Arial" w:cs="Arial"/>
          <w:b/>
          <w:bCs/>
          <w:sz w:val="24"/>
          <w:szCs w:val="24"/>
        </w:rPr>
      </w:pPr>
      <w:r w:rsidRPr="00613BA5">
        <w:rPr>
          <w:rFonts w:ascii="Arial" w:hAnsi="Arial" w:cs="Arial"/>
          <w:b/>
          <w:bCs/>
          <w:sz w:val="24"/>
          <w:szCs w:val="24"/>
        </w:rPr>
        <w:lastRenderedPageBreak/>
        <w:t>3.</w:t>
      </w:r>
      <w:r w:rsidR="00D16404">
        <w:rPr>
          <w:rFonts w:ascii="Arial" w:hAnsi="Arial" w:cs="Arial"/>
          <w:b/>
          <w:bCs/>
          <w:sz w:val="24"/>
          <w:szCs w:val="24"/>
        </w:rPr>
        <w:t>12.</w:t>
      </w:r>
      <w:r w:rsidRPr="00613BA5">
        <w:rPr>
          <w:rFonts w:ascii="Arial" w:hAnsi="Arial" w:cs="Arial"/>
          <w:b/>
          <w:bCs/>
          <w:sz w:val="24"/>
          <w:szCs w:val="24"/>
        </w:rPr>
        <w:t xml:space="preserve"> Value Chain Analysis for Captive Vinyl Ester Resin Manufacturer </w:t>
      </w:r>
    </w:p>
    <w:p w14:paraId="09833872" w14:textId="77777777" w:rsidR="00B524C4" w:rsidRDefault="00B524C4" w:rsidP="00E1022E">
      <w:pPr>
        <w:spacing w:line="360" w:lineRule="auto"/>
        <w:jc w:val="both"/>
        <w:rPr>
          <w:rFonts w:ascii="Arial" w:hAnsi="Arial" w:cs="Arial"/>
          <w:b/>
          <w:bCs/>
          <w:sz w:val="24"/>
          <w:szCs w:val="24"/>
        </w:rPr>
      </w:pPr>
      <w:bookmarkStart w:id="46" w:name="_Hlk81219624"/>
    </w:p>
    <w:p w14:paraId="60815712" w14:textId="082188A1"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1280" behindDoc="0" locked="0" layoutInCell="1" allowOverlap="1" wp14:anchorId="0216EF3E" wp14:editId="3AFF82B2">
                <wp:simplePos x="0" y="0"/>
                <wp:positionH relativeFrom="column">
                  <wp:posOffset>-233695</wp:posOffset>
                </wp:positionH>
                <wp:positionV relativeFrom="paragraph">
                  <wp:posOffset>278293</wp:posOffset>
                </wp:positionV>
                <wp:extent cx="2047875" cy="42862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2047875" cy="428625"/>
                        </a:xfrm>
                        <a:prstGeom prst="rect">
                          <a:avLst/>
                        </a:prstGeom>
                        <a:solidFill>
                          <a:schemeClr val="lt1"/>
                        </a:solidFill>
                        <a:ln w="6350">
                          <a:solidFill>
                            <a:prstClr val="black"/>
                          </a:solidFill>
                        </a:ln>
                      </wps:spPr>
                      <wps:txb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EF3E" id="Text Box 56" o:spid="_x0000_s1162" type="#_x0000_t202" style="position:absolute;left:0;text-align:left;margin-left:-18.4pt;margin-top:21.9pt;width:161.25pt;height:33.75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" fillcolor="white [3201]" strokeweight=".5pt">
                <v:textbox>
                  <w:txbxContent>
                    <w:p w14:paraId="1211186B" w14:textId="77777777" w:rsidR="00E1022E" w:rsidRPr="00E1022E" w:rsidRDefault="00E1022E" w:rsidP="00E1022E">
                      <w:pPr>
                        <w:rPr>
                          <w:rFonts w:ascii="Arial" w:hAnsi="Arial" w:cs="Arial"/>
                          <w:sz w:val="20"/>
                          <w:szCs w:val="20"/>
                        </w:rPr>
                      </w:pPr>
                      <w:r w:rsidRPr="00E1022E">
                        <w:rPr>
                          <w:rFonts w:ascii="Arial" w:hAnsi="Arial" w:cs="Arial"/>
                          <w:sz w:val="20"/>
                          <w:szCs w:val="20"/>
                        </w:rPr>
                        <w:t>Epoxy Resin (Inhouse production) (USD 2.39 /Kg</w:t>
                      </w:r>
                      <w:r w:rsidRPr="00E1022E">
                        <w:rPr>
                          <w:rFonts w:ascii="Arial" w:hAnsi="Arial" w:cs="Arial"/>
                          <w:b/>
                          <w:bCs/>
                          <w:sz w:val="20"/>
                          <w:szCs w:val="20"/>
                        </w:rPr>
                        <w:t>)</w:t>
                      </w:r>
                    </w:p>
                  </w:txbxContent>
                </v:textbox>
              </v:shape>
            </w:pict>
          </mc:Fallback>
        </mc:AlternateContent>
      </w:r>
      <w:r w:rsidRPr="00E1022E">
        <w:rPr>
          <w:rFonts w:ascii="Arial" w:hAnsi="Arial" w:cs="Arial"/>
          <w:b/>
          <w:bCs/>
          <w:sz w:val="24"/>
          <w:szCs w:val="24"/>
        </w:rPr>
        <w:t>Value Flow</w:t>
      </w:r>
      <w:r w:rsidR="00D50BB5">
        <w:rPr>
          <w:rFonts w:ascii="Arial" w:hAnsi="Arial" w:cs="Arial"/>
          <w:b/>
          <w:bCs/>
          <w:sz w:val="24"/>
          <w:szCs w:val="24"/>
        </w:rPr>
        <w:t xml:space="preserve"> Analysis</w:t>
      </w:r>
      <w:r w:rsidRPr="00E1022E">
        <w:rPr>
          <w:rFonts w:ascii="Arial" w:hAnsi="Arial" w:cs="Arial"/>
          <w:b/>
          <w:bCs/>
          <w:sz w:val="24"/>
          <w:szCs w:val="24"/>
        </w:rPr>
        <w:t xml:space="preserve"> for Captive Vinyl Ester Resin Manufacturer</w:t>
      </w:r>
    </w:p>
    <w:p w14:paraId="5CF62727" w14:textId="074CA26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4896" behindDoc="0" locked="0" layoutInCell="1" allowOverlap="1" wp14:anchorId="1B12C914" wp14:editId="3AB8D09E">
                <wp:simplePos x="0" y="0"/>
                <wp:positionH relativeFrom="column">
                  <wp:posOffset>2705100</wp:posOffset>
                </wp:positionH>
                <wp:positionV relativeFrom="paragraph">
                  <wp:posOffset>4656455</wp:posOffset>
                </wp:positionV>
                <wp:extent cx="1628775" cy="707390"/>
                <wp:effectExtent l="0" t="0" r="0" b="0"/>
                <wp:wrapNone/>
                <wp:docPr id="59"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wps:txbx>
                      <wps:bodyPr wrap="square" rtlCol="0">
                        <a:spAutoFit/>
                      </wps:bodyPr>
                    </wps:wsp>
                  </a:graphicData>
                </a:graphic>
                <wp14:sizeRelH relativeFrom="margin">
                  <wp14:pctWidth>0</wp14:pctWidth>
                </wp14:sizeRelH>
              </wp:anchor>
            </w:drawing>
          </mc:Choice>
          <mc:Fallback>
            <w:pict>
              <v:shape w14:anchorId="1B12C914" id="TextBox 38" o:spid="_x0000_s1163" type="#_x0000_t202" style="position:absolute;left:0;text-align:left;margin-left:213pt;margin-top:366.65pt;width:128.25pt;height:55.7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" filled="f" stroked="f">
                <v:textbox style="mso-fit-shape-to-text:t">
                  <w:txbxContent>
                    <w:p w14:paraId="34E26BBB"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Vinyl Ester Resin Value Chain</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15680" behindDoc="0" locked="0" layoutInCell="1" allowOverlap="1" wp14:anchorId="5F281AC2" wp14:editId="4FAC263A">
                <wp:simplePos x="0" y="0"/>
                <wp:positionH relativeFrom="column">
                  <wp:posOffset>2768600</wp:posOffset>
                </wp:positionH>
                <wp:positionV relativeFrom="paragraph">
                  <wp:posOffset>4340860</wp:posOffset>
                </wp:positionV>
                <wp:extent cx="1151255" cy="245745"/>
                <wp:effectExtent l="0" t="0" r="0" b="0"/>
                <wp:wrapNone/>
                <wp:docPr id="60"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14:sizeRelH relativeFrom="margin">
                  <wp14:pctWidth>0</wp14:pctWidth>
                </wp14:sizeRelH>
              </wp:anchor>
            </w:drawing>
          </mc:Choice>
          <mc:Fallback>
            <w:pict>
              <v:rect w14:anchorId="5F281AC2" id="_x0000_s1164" style="position:absolute;left:0;text-align:left;margin-left:218pt;margin-top:341.8pt;width:90.65pt;height:19.35pt;z-index:25261568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IjJoSeFAQAA9wIAAA4AAAAAAAAAAAAAAAAA&#10;LgIAAGRycy9lMm9Eb2MueG1sUEsBAi0AFAAGAAgAAAAhAHjIj7bhAAAACwEAAA8AAAAAAAAAAAAA&#10;AAAA3wMAAGRycy9kb3ducmV2LnhtbFBLBQYAAAAABAAEAPMAAADtBAAAAAA=&#10;" filled="f" stroked="f">
                <v:textbox style="mso-fit-shape-to-text:t">
                  <w:txbxContent>
                    <w:p w14:paraId="6D4BBAE0"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40256" behindDoc="0" locked="0" layoutInCell="1" allowOverlap="1" wp14:anchorId="6BE745A1" wp14:editId="21A753F6">
                <wp:simplePos x="0" y="0"/>
                <wp:positionH relativeFrom="column">
                  <wp:posOffset>4533900</wp:posOffset>
                </wp:positionH>
                <wp:positionV relativeFrom="paragraph">
                  <wp:posOffset>4437380</wp:posOffset>
                </wp:positionV>
                <wp:extent cx="1295400" cy="1081405"/>
                <wp:effectExtent l="0" t="0" r="0" b="0"/>
                <wp:wrapNone/>
                <wp:docPr id="62"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E745A1" id="TextBox 20" o:spid="_x0000_s1165" type="#_x0000_t202" style="position:absolute;left:0;text-align:left;margin-left:357pt;margin-top:349.4pt;width:102pt;height:85.15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Dwqc75gBAAAZ&#10;AwAADgAAAAAAAAAAAAAAAAAuAgAAZHJzL2Uyb0RvYy54bWxQSwECLQAUAAYACAAAACEA87W3Rt8A&#10;AAALAQAADwAAAAAAAAAAAAAAAADyAwAAZHJzL2Rvd25yZXYueG1sUEsFBgAAAAAEAAQA8wAAAP4E&#10;AAAAAA==&#10;" filled="f" stroked="f">
                <v:textbox>
                  <w:txbxContent>
                    <w:p w14:paraId="0D4D0A5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w:t>
                      </w:r>
                    </w:p>
                    <w:p w14:paraId="5F92022B"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7184" behindDoc="0" locked="0" layoutInCell="1" allowOverlap="1" wp14:anchorId="67105CEA" wp14:editId="79C96CF3">
                <wp:simplePos x="0" y="0"/>
                <wp:positionH relativeFrom="column">
                  <wp:posOffset>2056765</wp:posOffset>
                </wp:positionH>
                <wp:positionV relativeFrom="paragraph">
                  <wp:posOffset>2303780</wp:posOffset>
                </wp:positionV>
                <wp:extent cx="1038225" cy="533400"/>
                <wp:effectExtent l="38100" t="0" r="9525" b="95250"/>
                <wp:wrapTopAndBottom/>
                <wp:docPr id="2230" name="Connector: Elbow 2230"/>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7440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30" o:spid="_x0000_s1026" type="#_x0000_t34" style="position:absolute;margin-left:161.95pt;margin-top:181.4pt;width:81.75pt;height:42pt;flip:x;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617728" behindDoc="0" locked="0" layoutInCell="1" allowOverlap="1" wp14:anchorId="10C3C187" wp14:editId="6EF4446F">
                <wp:simplePos x="0" y="0"/>
                <wp:positionH relativeFrom="column">
                  <wp:posOffset>4676774</wp:posOffset>
                </wp:positionH>
                <wp:positionV relativeFrom="paragraph">
                  <wp:posOffset>3627755</wp:posOffset>
                </wp:positionV>
                <wp:extent cx="1278255" cy="2276475"/>
                <wp:effectExtent l="0" t="19050" r="112395" b="47625"/>
                <wp:wrapNone/>
                <wp:docPr id="109"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E6166F" id="_x0000_t33" coordsize="21600,21600" o:spt="33" o:oned="t" path="m,l21600,r,21600e" filled="f">
                <v:stroke joinstyle="miter"/>
                <v:path arrowok="t" fillok="f" o:connecttype="none"/>
                <o:lock v:ext="edit" shapetype="t"/>
              </v:shapetype>
              <v:shape id="Connector: Elbow 14" o:spid="_x0000_s1026" type="#_x0000_t33" style="position:absolute;margin-left:368.25pt;margin-top:285.65pt;width:100.65pt;height:179.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34112" behindDoc="0" locked="0" layoutInCell="1" allowOverlap="1" wp14:anchorId="0A2A2181" wp14:editId="0D541860">
                <wp:simplePos x="0" y="0"/>
                <wp:positionH relativeFrom="column">
                  <wp:posOffset>4000500</wp:posOffset>
                </wp:positionH>
                <wp:positionV relativeFrom="paragraph">
                  <wp:posOffset>2008505</wp:posOffset>
                </wp:positionV>
                <wp:extent cx="129600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a:off x="0" y="0"/>
                          <a:ext cx="129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2E4" id="Straight Arrow Connector 110" o:spid="_x0000_s1026" type="#_x0000_t32" style="position:absolute;margin-left:315pt;margin-top:158.15pt;width:102.05pt;height:0;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35136" behindDoc="0" locked="0" layoutInCell="1" allowOverlap="1" wp14:anchorId="6E37CB6D" wp14:editId="6D840969">
                <wp:simplePos x="0" y="0"/>
                <wp:positionH relativeFrom="column">
                  <wp:posOffset>2733675</wp:posOffset>
                </wp:positionH>
                <wp:positionV relativeFrom="paragraph">
                  <wp:posOffset>1665605</wp:posOffset>
                </wp:positionV>
                <wp:extent cx="1247775" cy="638175"/>
                <wp:effectExtent l="0" t="0" r="28575" b="28575"/>
                <wp:wrapNone/>
                <wp:docPr id="111" name="Text Box 111"/>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CB6D" id="Text Box 111" o:spid="_x0000_s1166" type="#_x0000_t202" style="position:absolute;left:0;text-align:left;margin-left:215.25pt;margin-top:131.15pt;width:98.25pt;height:50.25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" fillcolor="white [3201]" strokeweight=".5pt">
                <v:textbox>
                  <w:txbxContent>
                    <w:p w14:paraId="6EFC03A7"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4.0 / Kg) Direct Sales</w:t>
                      </w:r>
                    </w:p>
                    <w:p w14:paraId="55251028" w14:textId="77777777" w:rsidR="00E1022E" w:rsidRPr="00E1022E" w:rsidRDefault="00E1022E" w:rsidP="00E1022E">
                      <w:pPr>
                        <w:rPr>
                          <w:rFonts w:ascii="Arial" w:hAnsi="Arial" w:cs="Arial"/>
                          <w:sz w:val="20"/>
                          <w:szCs w:val="20"/>
                        </w:rPr>
                      </w:pP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0016" behindDoc="0" locked="0" layoutInCell="1" allowOverlap="1" wp14:anchorId="7D69E1E0" wp14:editId="620B3B65">
                <wp:simplePos x="0" y="0"/>
                <wp:positionH relativeFrom="column">
                  <wp:posOffset>2085975</wp:posOffset>
                </wp:positionH>
                <wp:positionV relativeFrom="paragraph">
                  <wp:posOffset>455930</wp:posOffset>
                </wp:positionV>
                <wp:extent cx="1261110" cy="485775"/>
                <wp:effectExtent l="0" t="0" r="15240" b="28575"/>
                <wp:wrapNone/>
                <wp:docPr id="116" name="Text Box 116"/>
                <wp:cNvGraphicFramePr/>
                <a:graphic xmlns:a="http://schemas.openxmlformats.org/drawingml/2006/main">
                  <a:graphicData uri="http://schemas.microsoft.com/office/word/2010/wordprocessingShape">
                    <wps:wsp>
                      <wps:cNvSpPr txBox="1"/>
                      <wps:spPr>
                        <a:xfrm>
                          <a:off x="0" y="0"/>
                          <a:ext cx="1261110" cy="485775"/>
                        </a:xfrm>
                        <a:prstGeom prst="rect">
                          <a:avLst/>
                        </a:prstGeom>
                        <a:solidFill>
                          <a:schemeClr val="lt1"/>
                        </a:solidFill>
                        <a:ln w="6350">
                          <a:solidFill>
                            <a:prstClr val="black"/>
                          </a:solidFill>
                        </a:ln>
                      </wps:spPr>
                      <wps:txb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9E1E0" id="Text Box 116" o:spid="_x0000_s1167" type="#_x0000_t202" style="position:absolute;left:0;text-align:left;margin-left:164.25pt;margin-top:35.9pt;width:99.3pt;height:38.25pt;z-index:25263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" fillcolor="white [3201]" strokeweight=".5pt">
                <v:textbox>
                  <w:txbxContent>
                    <w:p w14:paraId="09E9BD5B" w14:textId="77777777" w:rsidR="00E1022E" w:rsidRPr="00E1022E" w:rsidRDefault="00E1022E" w:rsidP="00E1022E">
                      <w:pPr>
                        <w:jc w:val="center"/>
                        <w:rPr>
                          <w:rFonts w:ascii="Arial" w:hAnsi="Arial" w:cs="Arial"/>
                          <w:sz w:val="20"/>
                          <w:szCs w:val="20"/>
                        </w:rPr>
                      </w:pPr>
                      <w:r w:rsidRPr="00E1022E">
                        <w:rPr>
                          <w:rFonts w:ascii="Arial" w:hAnsi="Arial" w:cs="Arial"/>
                          <w:sz w:val="20"/>
                          <w:szCs w:val="20"/>
                        </w:rPr>
                        <w:t>Raw Material Cost (USD 1.92/Kg)</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20800" behindDoc="0" locked="0" layoutInCell="1" allowOverlap="1" wp14:anchorId="63F2769E" wp14:editId="67BD7EF0">
                <wp:simplePos x="0" y="0"/>
                <wp:positionH relativeFrom="column">
                  <wp:posOffset>4678045</wp:posOffset>
                </wp:positionH>
                <wp:positionV relativeFrom="paragraph">
                  <wp:posOffset>3876040</wp:posOffset>
                </wp:positionV>
                <wp:extent cx="1431925" cy="245745"/>
                <wp:effectExtent l="0" t="0" r="0" b="0"/>
                <wp:wrapNone/>
                <wp:docPr id="121"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3F2769E" id="TextBox 18" o:spid="_x0000_s1168" type="#_x0000_t202" style="position:absolute;left:0;text-align:left;margin-left:368.35pt;margin-top:305.2pt;width:112.75pt;height:19.35pt;z-index:2526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" filled="f" stroked="f">
                <v:textbox style="mso-fit-shape-to-text:t">
                  <w:txbxContent>
                    <w:p w14:paraId="6711F1F8"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31040" behindDoc="0" locked="0" layoutInCell="1" allowOverlap="1" wp14:anchorId="6BBB9A79" wp14:editId="1721F345">
                <wp:simplePos x="0" y="0"/>
                <wp:positionH relativeFrom="column">
                  <wp:posOffset>3347085</wp:posOffset>
                </wp:positionH>
                <wp:positionV relativeFrom="paragraph">
                  <wp:posOffset>694055</wp:posOffset>
                </wp:positionV>
                <wp:extent cx="64800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0970D2E" id="Straight Arrow Connector 123" o:spid="_x0000_s1026" type="#_x0000_t32" style="position:absolute;margin-left:263.55pt;margin-top:54.65pt;width:51pt;height:0;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SE1QEAAAM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621824" behindDoc="0" locked="0" layoutInCell="1" allowOverlap="1" wp14:anchorId="0C7E5358" wp14:editId="65501010">
                <wp:simplePos x="0" y="0"/>
                <wp:positionH relativeFrom="column">
                  <wp:posOffset>952500</wp:posOffset>
                </wp:positionH>
                <wp:positionV relativeFrom="paragraph">
                  <wp:posOffset>2837180</wp:posOffset>
                </wp:positionV>
                <wp:extent cx="1104900" cy="612000"/>
                <wp:effectExtent l="95250" t="19050" r="0" b="55245"/>
                <wp:wrapNone/>
                <wp:docPr id="12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104900" cy="612000"/>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2A3BF" id="Connector: Elbow 19" o:spid="_x0000_s1026" type="#_x0000_t33" style="position:absolute;margin-left:75pt;margin-top:223.4pt;width:87pt;height:48.2pt;rotation:180;flip:y;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" strokecolor="#525252 [1606]" strokeweight="3pt">
                <v:stroke endarrow="block"/>
                <o:lock v:ext="edit" shapetype="f"/>
              </v:shape>
            </w:pict>
          </mc:Fallback>
        </mc:AlternateContent>
      </w:r>
      <w:r w:rsidRPr="00E1022E">
        <w:rPr>
          <w:rFonts w:ascii="Arial" w:hAnsi="Arial" w:cs="Arial"/>
          <w:b/>
          <w:bCs/>
          <w:sz w:val="24"/>
          <w:szCs w:val="24"/>
        </w:rPr>
        <w:t xml:space="preserve">                                                                                              </w:t>
      </w:r>
    </w:p>
    <w:p w14:paraId="6A48E64C" w14:textId="6251F1DD"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5920" behindDoc="0" locked="0" layoutInCell="1" allowOverlap="1" wp14:anchorId="7BA58ED2" wp14:editId="3589CE55">
                <wp:simplePos x="0" y="0"/>
                <wp:positionH relativeFrom="column">
                  <wp:posOffset>-236058</wp:posOffset>
                </wp:positionH>
                <wp:positionV relativeFrom="paragraph">
                  <wp:posOffset>112395</wp:posOffset>
                </wp:positionV>
                <wp:extent cx="2047875" cy="2381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2047875" cy="238125"/>
                        </a:xfrm>
                        <a:prstGeom prst="rect">
                          <a:avLst/>
                        </a:prstGeom>
                        <a:solidFill>
                          <a:schemeClr val="lt1"/>
                        </a:solidFill>
                        <a:ln w="6350">
                          <a:solidFill>
                            <a:prstClr val="black"/>
                          </a:solidFill>
                        </a:ln>
                      </wps:spPr>
                      <wps:txb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58ED2" id="Text Box 117" o:spid="_x0000_s1169" type="#_x0000_t202" style="position:absolute;left:0;text-align:left;margin-left:-18.6pt;margin-top:8.85pt;width:161.25pt;height:18.7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" fillcolor="white [3201]" strokeweight=".5pt">
                <v:textbox>
                  <w:txbxContent>
                    <w:p w14:paraId="487ED4C5" w14:textId="77777777" w:rsidR="00E1022E" w:rsidRPr="00E1022E" w:rsidRDefault="00E1022E" w:rsidP="00E1022E">
                      <w:pPr>
                        <w:rPr>
                          <w:rFonts w:ascii="Arial" w:hAnsi="Arial" w:cs="Arial"/>
                          <w:sz w:val="20"/>
                          <w:szCs w:val="20"/>
                        </w:rPr>
                      </w:pPr>
                      <w:r w:rsidRPr="00E1022E">
                        <w:rPr>
                          <w:rFonts w:ascii="Arial" w:hAnsi="Arial" w:cs="Arial"/>
                          <w:sz w:val="20"/>
                          <w:szCs w:val="20"/>
                        </w:rPr>
                        <w:t>Bisphenol-</w:t>
                      </w:r>
                      <w:proofErr w:type="gramStart"/>
                      <w:r w:rsidRPr="00E1022E">
                        <w:rPr>
                          <w:rFonts w:ascii="Arial" w:hAnsi="Arial" w:cs="Arial"/>
                          <w:sz w:val="20"/>
                          <w:szCs w:val="20"/>
                        </w:rPr>
                        <w:t>A(</w:t>
                      </w:r>
                      <w:proofErr w:type="gramEnd"/>
                      <w:r w:rsidRPr="00E1022E">
                        <w:rPr>
                          <w:rFonts w:ascii="Arial" w:hAnsi="Arial" w:cs="Arial"/>
                          <w:sz w:val="20"/>
                          <w:szCs w:val="20"/>
                        </w:rPr>
                        <w:t>USD 1.4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2064" behindDoc="0" locked="0" layoutInCell="1" allowOverlap="1" wp14:anchorId="5834E5DD" wp14:editId="5B739D43">
                <wp:simplePos x="0" y="0"/>
                <wp:positionH relativeFrom="column">
                  <wp:posOffset>4010025</wp:posOffset>
                </wp:positionH>
                <wp:positionV relativeFrom="paragraph">
                  <wp:posOffset>19685</wp:posOffset>
                </wp:positionV>
                <wp:extent cx="2276475" cy="657225"/>
                <wp:effectExtent l="0" t="0" r="28575" b="28575"/>
                <wp:wrapNone/>
                <wp:docPr id="114" name="Text Box 114"/>
                <wp:cNvGraphicFramePr/>
                <a:graphic xmlns:a="http://schemas.openxmlformats.org/drawingml/2006/main">
                  <a:graphicData uri="http://schemas.microsoft.com/office/word/2010/wordprocessingShape">
                    <wps:wsp>
                      <wps:cNvSpPr txBox="1"/>
                      <wps:spPr>
                        <a:xfrm>
                          <a:off x="0" y="0"/>
                          <a:ext cx="2276475" cy="657225"/>
                        </a:xfrm>
                        <a:prstGeom prst="rect">
                          <a:avLst/>
                        </a:prstGeom>
                        <a:solidFill>
                          <a:schemeClr val="lt1"/>
                        </a:solidFill>
                        <a:ln w="6350">
                          <a:solidFill>
                            <a:prstClr val="black"/>
                          </a:solidFill>
                        </a:ln>
                      </wps:spPr>
                      <wps:txb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E5DD" id="Text Box 114" o:spid="_x0000_s1170" type="#_x0000_t202" style="position:absolute;left:0;text-align:left;margin-left:315.75pt;margin-top:1.55pt;width:179.25pt;height:51.75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" fillcolor="white [3201]" strokeweight=".5pt">
                <v:textbox>
                  <w:txbxContent>
                    <w:p w14:paraId="61BDC6C1" w14:textId="77777777" w:rsidR="00E1022E" w:rsidRPr="00E1022E" w:rsidRDefault="00E1022E" w:rsidP="00673CFE">
                      <w:pPr>
                        <w:jc w:val="center"/>
                        <w:rPr>
                          <w:rFonts w:ascii="Arial" w:hAnsi="Arial" w:cs="Arial"/>
                          <w:sz w:val="20"/>
                          <w:szCs w:val="20"/>
                        </w:rPr>
                      </w:pPr>
                      <w:r w:rsidRPr="00E1022E">
                        <w:rPr>
                          <w:rFonts w:ascii="Arial" w:hAnsi="Arial" w:cs="Arial"/>
                          <w:sz w:val="20"/>
                          <w:szCs w:val="20"/>
                        </w:rPr>
                        <w:t>Overhead &amp; Packaging cost (USD 0.57 / Kg)</w:t>
                      </w:r>
                    </w:p>
                  </w:txbxContent>
                </v:textbox>
              </v:shape>
            </w:pict>
          </mc:Fallback>
        </mc:AlternateContent>
      </w:r>
      <w:r w:rsidR="00E1022E" w:rsidRPr="00E1022E">
        <w:rPr>
          <w:rFonts w:ascii="Arial" w:hAnsi="Arial" w:cs="Arial"/>
          <w:b/>
          <w:bCs/>
          <w:sz w:val="24"/>
          <w:szCs w:val="24"/>
        </w:rPr>
        <w:t xml:space="preserve">                                                                                           </w:t>
      </w:r>
    </w:p>
    <w:p w14:paraId="09B7D75E" w14:textId="09E67CC4"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6944" behindDoc="0" locked="0" layoutInCell="1" allowOverlap="1" wp14:anchorId="5551DFFD" wp14:editId="374F5066">
                <wp:simplePos x="0" y="0"/>
                <wp:positionH relativeFrom="column">
                  <wp:posOffset>-245272</wp:posOffset>
                </wp:positionH>
                <wp:positionV relativeFrom="paragraph">
                  <wp:posOffset>83820</wp:posOffset>
                </wp:positionV>
                <wp:extent cx="2047875" cy="30480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2047875" cy="304800"/>
                        </a:xfrm>
                        <a:prstGeom prst="rect">
                          <a:avLst/>
                        </a:prstGeom>
                        <a:solidFill>
                          <a:schemeClr val="lt1"/>
                        </a:solidFill>
                        <a:ln w="6350">
                          <a:solidFill>
                            <a:prstClr val="black"/>
                          </a:solidFill>
                        </a:ln>
                      </wps:spPr>
                      <wps:txb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1DFFD" id="Text Box 120" o:spid="_x0000_s1171" type="#_x0000_t202" style="position:absolute;left:0;text-align:left;margin-left:-19.3pt;margin-top:6.6pt;width:161.25pt;height:2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" fillcolor="white [3201]" strokeweight=".5pt">
                <v:textbox>
                  <w:txbxContent>
                    <w:p w14:paraId="1E208C94" w14:textId="77777777" w:rsidR="00E1022E" w:rsidRPr="00E1022E" w:rsidRDefault="00E1022E" w:rsidP="00E1022E">
                      <w:pPr>
                        <w:rPr>
                          <w:rFonts w:ascii="Arial" w:hAnsi="Arial" w:cs="Arial"/>
                          <w:sz w:val="20"/>
                          <w:szCs w:val="20"/>
                        </w:rPr>
                      </w:pPr>
                      <w:r w:rsidRPr="00E1022E">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36160" behindDoc="0" locked="0" layoutInCell="1" allowOverlap="1" wp14:anchorId="512E614A" wp14:editId="1C8A6BFD">
                <wp:simplePos x="0" y="0"/>
                <wp:positionH relativeFrom="column">
                  <wp:posOffset>5848350</wp:posOffset>
                </wp:positionH>
                <wp:positionV relativeFrom="paragraph">
                  <wp:posOffset>380365</wp:posOffset>
                </wp:positionV>
                <wp:extent cx="0" cy="548640"/>
                <wp:effectExtent l="76200" t="0" r="57150" b="60960"/>
                <wp:wrapNone/>
                <wp:docPr id="113" name="Straight Arrow Connector 1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D14ED0" id="Straight Arrow Connector 113" o:spid="_x0000_s1026" type="#_x0000_t32" style="position:absolute;margin-left:460.5pt;margin-top:29.95pt;width:0;height:43.2pt;z-index:25263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" strokecolor="#4472c4 [3204]" strokeweight=".5pt">
                <v:stroke endarrow="block" joinstyle="miter"/>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8992" behindDoc="0" locked="0" layoutInCell="1" allowOverlap="1" wp14:anchorId="5D64A2A4" wp14:editId="78C0561A">
                <wp:simplePos x="0" y="0"/>
                <wp:positionH relativeFrom="column">
                  <wp:posOffset>1590675</wp:posOffset>
                </wp:positionH>
                <wp:positionV relativeFrom="paragraph">
                  <wp:posOffset>37465</wp:posOffset>
                </wp:positionV>
                <wp:extent cx="503555" cy="0"/>
                <wp:effectExtent l="0" t="76200" r="10795" b="95250"/>
                <wp:wrapNone/>
                <wp:docPr id="118" name="Straight Arrow Connector 118"/>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7975A" id="Straight Arrow Connector 118" o:spid="_x0000_s1026" type="#_x0000_t32" style="position:absolute;margin-left:125.25pt;margin-top:2.95pt;width:39.65pt;height:0;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zW1QEAAAMEAAAOAAAAZHJzL2Uyb0RvYy54bWysU9uO0zAQfUfiHyy/06SLil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" strokecolor="#4472c4 [3204]" strokeweight=".5pt">
                <v:stroke endarrow="block" joinstyle="miter"/>
              </v:shape>
            </w:pict>
          </mc:Fallback>
        </mc:AlternateContent>
      </w:r>
    </w:p>
    <w:p w14:paraId="6CCDD7E2" w14:textId="6A4D2FFC" w:rsidR="00E1022E" w:rsidRPr="00E1022E" w:rsidRDefault="00673CF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7968" behindDoc="0" locked="0" layoutInCell="1" allowOverlap="1" wp14:anchorId="5642C863" wp14:editId="5A5B9A92">
                <wp:simplePos x="0" y="0"/>
                <wp:positionH relativeFrom="column">
                  <wp:posOffset>-245272</wp:posOffset>
                </wp:positionH>
                <wp:positionV relativeFrom="paragraph">
                  <wp:posOffset>78740</wp:posOffset>
                </wp:positionV>
                <wp:extent cx="2047875" cy="43688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2047875" cy="436880"/>
                        </a:xfrm>
                        <a:prstGeom prst="rect">
                          <a:avLst/>
                        </a:prstGeom>
                        <a:solidFill>
                          <a:schemeClr val="lt1"/>
                        </a:solidFill>
                        <a:ln w="6350">
                          <a:solidFill>
                            <a:prstClr val="black"/>
                          </a:solidFill>
                        </a:ln>
                      </wps:spPr>
                      <wps:txb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2C863" id="Text Box 119" o:spid="_x0000_s1172" type="#_x0000_t202" style="position:absolute;left:0;text-align:left;margin-left:-19.3pt;margin-top:6.2pt;width:161.25pt;height:34.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" fillcolor="white [3201]" strokeweight=".5pt">
                <v:textbox>
                  <w:txbxContent>
                    <w:p w14:paraId="44B570AB" w14:textId="77777777" w:rsidR="00E1022E" w:rsidRPr="00E1022E" w:rsidRDefault="00E1022E" w:rsidP="00E1022E">
                      <w:pPr>
                        <w:rPr>
                          <w:rFonts w:ascii="Arial" w:hAnsi="Arial" w:cs="Arial"/>
                          <w:sz w:val="20"/>
                          <w:szCs w:val="20"/>
                        </w:rPr>
                      </w:pPr>
                      <w:r w:rsidRPr="00E1022E">
                        <w:rPr>
                          <w:rFonts w:ascii="Arial" w:hAnsi="Arial" w:cs="Arial"/>
                          <w:sz w:val="20"/>
                          <w:szCs w:val="20"/>
                        </w:rPr>
                        <w:t>Styrene Monomer (USD 1.45 /Kg)</w:t>
                      </w:r>
                    </w:p>
                  </w:txbxContent>
                </v:textbox>
              </v:shape>
            </w:pict>
          </mc:Fallback>
        </mc:AlternateContent>
      </w:r>
    </w:p>
    <w:p w14:paraId="2FDFF5C9"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3088" behindDoc="0" locked="0" layoutInCell="1" allowOverlap="1" wp14:anchorId="05B40C33" wp14:editId="6744B19A">
                <wp:simplePos x="0" y="0"/>
                <wp:positionH relativeFrom="column">
                  <wp:posOffset>5314950</wp:posOffset>
                </wp:positionH>
                <wp:positionV relativeFrom="paragraph">
                  <wp:posOffset>207010</wp:posOffset>
                </wp:positionV>
                <wp:extent cx="876300" cy="8191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876300" cy="819150"/>
                        </a:xfrm>
                        <a:prstGeom prst="rect">
                          <a:avLst/>
                        </a:prstGeom>
                        <a:solidFill>
                          <a:schemeClr val="lt1"/>
                        </a:solidFill>
                        <a:ln w="6350">
                          <a:solidFill>
                            <a:prstClr val="black"/>
                          </a:solidFill>
                        </a:ln>
                      </wps:spPr>
                      <wps:txb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0C33" id="Text Box 112" o:spid="_x0000_s1173" type="#_x0000_t202" style="position:absolute;left:0;text-align:left;margin-left:418.5pt;margin-top:16.3pt;width:69pt;height:64.5pt;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" fillcolor="white [3201]" strokeweight=".5pt">
                <v:textbox>
                  <w:txbxContent>
                    <w:p w14:paraId="7FB0278F" w14:textId="77777777" w:rsidR="00E1022E" w:rsidRPr="00E1022E" w:rsidRDefault="00E1022E" w:rsidP="00E1022E">
                      <w:pPr>
                        <w:rPr>
                          <w:rFonts w:ascii="Arial" w:hAnsi="Arial" w:cs="Arial"/>
                          <w:sz w:val="20"/>
                          <w:szCs w:val="20"/>
                        </w:rPr>
                      </w:pPr>
                      <w:r w:rsidRPr="00E1022E">
                        <w:rPr>
                          <w:rFonts w:ascii="Arial" w:hAnsi="Arial" w:cs="Arial"/>
                          <w:sz w:val="20"/>
                          <w:szCs w:val="20"/>
                        </w:rPr>
                        <w:t>Total Cost Incurred (USD 2.49 / Kg)</w:t>
                      </w:r>
                    </w:p>
                  </w:txbxContent>
                </v:textbox>
              </v:shape>
            </w:pict>
          </mc:Fallback>
        </mc:AlternateContent>
      </w:r>
    </w:p>
    <w:p w14:paraId="3DE4DD16" w14:textId="1CBD387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9232" behindDoc="0" locked="0" layoutInCell="1" allowOverlap="1" wp14:anchorId="515E602C" wp14:editId="761D3F64">
                <wp:simplePos x="0" y="0"/>
                <wp:positionH relativeFrom="column">
                  <wp:posOffset>5829300</wp:posOffset>
                </wp:positionH>
                <wp:positionV relativeFrom="paragraph">
                  <wp:posOffset>658384</wp:posOffset>
                </wp:positionV>
                <wp:extent cx="0" cy="704088"/>
                <wp:effectExtent l="76200" t="0" r="57150" b="58420"/>
                <wp:wrapNone/>
                <wp:docPr id="128" name="Straight Arrow Connector 128"/>
                <wp:cNvGraphicFramePr/>
                <a:graphic xmlns:a="http://schemas.openxmlformats.org/drawingml/2006/main">
                  <a:graphicData uri="http://schemas.microsoft.com/office/word/2010/wordprocessingShape">
                    <wps:wsp>
                      <wps:cNvCnPr/>
                      <wps:spPr>
                        <a:xfrm>
                          <a:off x="0" y="0"/>
                          <a:ext cx="0" cy="704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D79ABD4" id="Straight Arrow Connector 128" o:spid="_x0000_s1026" type="#_x0000_t32" style="position:absolute;margin-left:459pt;margin-top:51.85pt;width:0;height:55.45pt;z-index:25263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" strokecolor="#4472c4 [3204]" strokeweight=".5pt">
                <v:stroke endarrow="block" joinstyle="miter"/>
              </v:shape>
            </w:pict>
          </mc:Fallback>
        </mc:AlternateContent>
      </w:r>
    </w:p>
    <w:p w14:paraId="10027042" w14:textId="6F9AB275" w:rsidR="00E1022E" w:rsidRPr="00E1022E" w:rsidRDefault="006D4425"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38208" behindDoc="0" locked="0" layoutInCell="1" allowOverlap="1" wp14:anchorId="3F658E5A" wp14:editId="2417D674">
                <wp:simplePos x="0" y="0"/>
                <wp:positionH relativeFrom="column">
                  <wp:posOffset>4627821</wp:posOffset>
                </wp:positionH>
                <wp:positionV relativeFrom="paragraph">
                  <wp:posOffset>997039</wp:posOffset>
                </wp:positionV>
                <wp:extent cx="1647825" cy="542260"/>
                <wp:effectExtent l="0" t="0" r="28575" b="10795"/>
                <wp:wrapNone/>
                <wp:docPr id="93" name="Text Box 93"/>
                <wp:cNvGraphicFramePr/>
                <a:graphic xmlns:a="http://schemas.openxmlformats.org/drawingml/2006/main">
                  <a:graphicData uri="http://schemas.microsoft.com/office/word/2010/wordprocessingShape">
                    <wps:wsp>
                      <wps:cNvSpPr txBox="1"/>
                      <wps:spPr>
                        <a:xfrm>
                          <a:off x="0" y="0"/>
                          <a:ext cx="1647825" cy="542260"/>
                        </a:xfrm>
                        <a:prstGeom prst="rect">
                          <a:avLst/>
                        </a:prstGeom>
                        <a:solidFill>
                          <a:schemeClr val="lt1"/>
                        </a:solidFill>
                        <a:ln w="6350">
                          <a:solidFill>
                            <a:prstClr val="black"/>
                          </a:solidFill>
                        </a:ln>
                      </wps:spPr>
                      <wps:txb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8E5A" id="Text Box 93" o:spid="_x0000_s1174" type="#_x0000_t202" style="position:absolute;left:0;text-align:left;margin-left:364.4pt;margin-top:78.5pt;width:129.75pt;height:42.7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" fillcolor="white [3201]" strokeweight=".5pt">
                <v:textbox>
                  <w:txbxContent>
                    <w:p w14:paraId="7F6A1AA9" w14:textId="77777777" w:rsidR="00E1022E" w:rsidRPr="00E1022E" w:rsidRDefault="00E1022E" w:rsidP="00E1022E">
                      <w:pPr>
                        <w:rPr>
                          <w:rFonts w:ascii="Arial" w:hAnsi="Arial" w:cs="Arial"/>
                          <w:sz w:val="20"/>
                          <w:szCs w:val="20"/>
                        </w:rPr>
                      </w:pPr>
                      <w:r w:rsidRPr="00E1022E">
                        <w:rPr>
                          <w:rFonts w:ascii="Arial" w:hAnsi="Arial" w:cs="Arial"/>
                          <w:sz w:val="20"/>
                          <w:szCs w:val="20"/>
                        </w:rPr>
                        <w:t>Current Selling Price (USD 3.7/ Kg) In-Direct Sales</w:t>
                      </w:r>
                    </w:p>
                    <w:p w14:paraId="248DCCF1" w14:textId="77777777" w:rsidR="00E1022E" w:rsidRPr="00E1022E" w:rsidRDefault="00E1022E" w:rsidP="00E1022E">
                      <w:pPr>
                        <w:rPr>
                          <w:rFonts w:ascii="Arial" w:hAnsi="Arial" w:cs="Arial"/>
                          <w:sz w:val="20"/>
                          <w:szCs w:val="20"/>
                        </w:rPr>
                      </w:pP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19776" behindDoc="0" locked="0" layoutInCell="1" allowOverlap="1" wp14:anchorId="4B851F63" wp14:editId="053D67B8">
                <wp:simplePos x="0" y="0"/>
                <wp:positionH relativeFrom="column">
                  <wp:posOffset>1134470</wp:posOffset>
                </wp:positionH>
                <wp:positionV relativeFrom="paragraph">
                  <wp:posOffset>979265</wp:posOffset>
                </wp:positionV>
                <wp:extent cx="955343" cy="245745"/>
                <wp:effectExtent l="0" t="0" r="0" b="0"/>
                <wp:wrapNone/>
                <wp:docPr id="125" name="TextBox 17"/>
                <wp:cNvGraphicFramePr/>
                <a:graphic xmlns:a="http://schemas.openxmlformats.org/drawingml/2006/main">
                  <a:graphicData uri="http://schemas.microsoft.com/office/word/2010/wordprocessingShape">
                    <wps:wsp>
                      <wps:cNvSpPr txBox="1"/>
                      <wps:spPr>
                        <a:xfrm>
                          <a:off x="0" y="0"/>
                          <a:ext cx="955343" cy="245745"/>
                        </a:xfrm>
                        <a:prstGeom prst="rect">
                          <a:avLst/>
                        </a:prstGeom>
                        <a:noFill/>
                      </wps:spPr>
                      <wps:txbx>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wps:txbx>
                      <wps:bodyPr wrap="square" rtlCol="0">
                        <a:spAutoFit/>
                      </wps:bodyPr>
                    </wps:wsp>
                  </a:graphicData>
                </a:graphic>
                <wp14:sizeRelH relativeFrom="margin">
                  <wp14:pctWidth>0</wp14:pctWidth>
                </wp14:sizeRelH>
              </wp:anchor>
            </w:drawing>
          </mc:Choice>
          <mc:Fallback>
            <w:pict>
              <v:shape w14:anchorId="4B851F63" id="TextBox 17" o:spid="_x0000_s1175" type="#_x0000_t202" style="position:absolute;left:0;text-align:left;margin-left:89.35pt;margin-top:77.1pt;width:75.2pt;height:19.35pt;z-index:2526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" filled="f" stroked="f">
                <v:textbox style="mso-fit-shape-to-text:t">
                  <w:txbxContent>
                    <w:p w14:paraId="367CB3DA" w14:textId="77777777" w:rsidR="00E1022E" w:rsidRPr="00E1022E" w:rsidRDefault="00E1022E" w:rsidP="00E1022E">
                      <w:pPr>
                        <w:rPr>
                          <w:rFonts w:ascii="Arial" w:hAnsi="Arial" w:cs="Arial"/>
                          <w:b/>
                          <w:bCs/>
                          <w:sz w:val="20"/>
                          <w:szCs w:val="20"/>
                        </w:rPr>
                      </w:pPr>
                      <w:r w:rsidRPr="00E1022E">
                        <w:rPr>
                          <w:rFonts w:ascii="Arial" w:hAnsi="Arial" w:cs="Arial"/>
                          <w:b/>
                          <w:bCs/>
                          <w:sz w:val="20"/>
                          <w:szCs w:val="20"/>
                        </w:rPr>
                        <w:t>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23872" behindDoc="0" locked="0" layoutInCell="1" allowOverlap="1" wp14:anchorId="3192F287" wp14:editId="222C7178">
                <wp:simplePos x="0" y="0"/>
                <wp:positionH relativeFrom="column">
                  <wp:posOffset>6494244</wp:posOffset>
                </wp:positionH>
                <wp:positionV relativeFrom="paragraph">
                  <wp:posOffset>772160</wp:posOffset>
                </wp:positionV>
                <wp:extent cx="0" cy="1457685"/>
                <wp:effectExtent l="57150" t="0" r="57150" b="47625"/>
                <wp:wrapNone/>
                <wp:docPr id="12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4727F" id="Straight Arrow Connector 30" o:spid="_x0000_s1026" type="#_x0000_t32" style="position:absolute;margin-left:511.35pt;margin-top:60.8pt;width:0;height:114.8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" strokecolor="#525252 [1606]" strokeweight="3pt">
                <v:stroke dashstyle="longDash" endarrow="block" joinstyle="miter"/>
                <o:lock v:ext="edit" shapetype="f"/>
              </v:shape>
            </w:pict>
          </mc:Fallback>
        </mc:AlternateContent>
      </w:r>
    </w:p>
    <w:p w14:paraId="48995098" w14:textId="649B6F28"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22848" behindDoc="0" locked="0" layoutInCell="1" allowOverlap="1" wp14:anchorId="066E8123" wp14:editId="68B219E1">
                <wp:simplePos x="0" y="0"/>
                <wp:positionH relativeFrom="column">
                  <wp:posOffset>545993</wp:posOffset>
                </wp:positionH>
                <wp:positionV relativeFrom="paragraph">
                  <wp:posOffset>318119</wp:posOffset>
                </wp:positionV>
                <wp:extent cx="1510665" cy="583565"/>
                <wp:effectExtent l="0" t="0" r="0" b="0"/>
                <wp:wrapNone/>
                <wp:docPr id="2231" name="TextBox 20"/>
                <wp:cNvGraphicFramePr/>
                <a:graphic xmlns:a="http://schemas.openxmlformats.org/drawingml/2006/main">
                  <a:graphicData uri="http://schemas.microsoft.com/office/word/2010/wordprocessingShape">
                    <wps:wsp>
                      <wps:cNvSpPr txBox="1"/>
                      <wps:spPr>
                        <a:xfrm>
                          <a:off x="0" y="0"/>
                          <a:ext cx="1510665" cy="583565"/>
                        </a:xfrm>
                        <a:prstGeom prst="rect">
                          <a:avLst/>
                        </a:prstGeom>
                        <a:noFill/>
                      </wps:spPr>
                      <wps:txb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wps:txbx>
                      <wps:bodyPr wrap="square" rtlCol="0">
                        <a:noAutofit/>
                      </wps:bodyPr>
                    </wps:wsp>
                  </a:graphicData>
                </a:graphic>
                <wp14:sizeRelV relativeFrom="margin">
                  <wp14:pctHeight>0</wp14:pctHeight>
                </wp14:sizeRelV>
              </wp:anchor>
            </w:drawing>
          </mc:Choice>
          <mc:Fallback>
            <w:pict>
              <v:shape w14:anchorId="066E8123" id="_x0000_s1176" type="#_x0000_t202" style="position:absolute;left:0;text-align:left;margin-left:43pt;margin-top:25.05pt;width:118.95pt;height:45.95pt;z-index:25262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" filled="f" stroked="f">
                <v:textbox>
                  <w:txbxContent>
                    <w:p w14:paraId="23EA982E" w14:textId="77777777" w:rsidR="00E1022E" w:rsidRPr="00E1022E" w:rsidRDefault="00E1022E" w:rsidP="00E1022E">
                      <w:pPr>
                        <w:rPr>
                          <w:rFonts w:ascii="Arial" w:eastAsia="Verdana" w:hAnsi="Arial" w:cs="Arial"/>
                          <w:b/>
                          <w:bCs/>
                          <w:color w:val="538135" w:themeColor="accent6" w:themeShade="BF"/>
                          <w:kern w:val="24"/>
                          <w:sz w:val="24"/>
                          <w:szCs w:val="24"/>
                          <w:lang w:val="en-US"/>
                        </w:rPr>
                      </w:pPr>
                      <w:r w:rsidRPr="00E1022E">
                        <w:rPr>
                          <w:rFonts w:ascii="Arial" w:eastAsia="Verdana" w:hAnsi="Arial" w:cs="Arial"/>
                          <w:b/>
                          <w:bCs/>
                          <w:color w:val="538135" w:themeColor="accent6" w:themeShade="BF"/>
                          <w:kern w:val="24"/>
                          <w:sz w:val="24"/>
                          <w:szCs w:val="24"/>
                          <w:lang w:val="en-US"/>
                        </w:rPr>
                        <w:t>Percentage Margin 37.7%</w:t>
                      </w:r>
                    </w:p>
                  </w:txbxContent>
                </v:textbox>
              </v:shape>
            </w:pict>
          </mc:Fallback>
        </mc:AlternateContent>
      </w:r>
    </w:p>
    <w:p w14:paraId="3CB5AF09" w14:textId="5B77402E" w:rsidR="00E1022E" w:rsidRPr="00E1022E" w:rsidRDefault="00E1022E" w:rsidP="00E1022E">
      <w:pPr>
        <w:spacing w:line="360" w:lineRule="auto"/>
        <w:jc w:val="both"/>
        <w:rPr>
          <w:rFonts w:ascii="Arial" w:hAnsi="Arial" w:cs="Arial"/>
          <w:b/>
          <w:bCs/>
          <w:sz w:val="24"/>
          <w:szCs w:val="24"/>
        </w:rPr>
      </w:pPr>
    </w:p>
    <w:p w14:paraId="2108C19D" w14:textId="1CEC0E7B"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3328" behindDoc="0" locked="0" layoutInCell="1" allowOverlap="1" wp14:anchorId="790CF8EC" wp14:editId="7A916E5E">
                <wp:simplePos x="0" y="0"/>
                <wp:positionH relativeFrom="column">
                  <wp:posOffset>1134110</wp:posOffset>
                </wp:positionH>
                <wp:positionV relativeFrom="paragraph">
                  <wp:posOffset>81915</wp:posOffset>
                </wp:positionV>
                <wp:extent cx="0" cy="1311550"/>
                <wp:effectExtent l="95250" t="0" r="95250" b="41275"/>
                <wp:wrapNone/>
                <wp:docPr id="1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115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22916" id="Straight Arrow Connector 21" o:spid="_x0000_s1026" type="#_x0000_t32" style="position:absolute;margin-left:89.3pt;margin-top:6.45pt;width:0;height:103.25pt;flip:x;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" strokecolor="#525252 [1606]" strokeweight="3pt">
                <v:stroke endarrow="block" joinstyle="miter"/>
                <o:lock v:ext="edit" shapetype="f"/>
              </v:shape>
            </w:pict>
          </mc:Fallback>
        </mc:AlternateContent>
      </w:r>
    </w:p>
    <w:p w14:paraId="67F8799A" w14:textId="77777777" w:rsidR="00E1022E" w:rsidRPr="00E1022E" w:rsidRDefault="00E1022E" w:rsidP="00E1022E">
      <w:pPr>
        <w:spacing w:line="360" w:lineRule="auto"/>
        <w:jc w:val="both"/>
        <w:rPr>
          <w:rFonts w:ascii="Arial" w:hAnsi="Arial" w:cs="Arial"/>
          <w:b/>
          <w:bCs/>
          <w:sz w:val="24"/>
          <w:szCs w:val="24"/>
        </w:rPr>
      </w:pPr>
    </w:p>
    <w:p w14:paraId="425DF36B" w14:textId="0C0E809D" w:rsidR="00E1022E" w:rsidRPr="00E1022E" w:rsidRDefault="00E1022E" w:rsidP="00E1022E">
      <w:pPr>
        <w:spacing w:line="360" w:lineRule="auto"/>
        <w:jc w:val="both"/>
        <w:rPr>
          <w:rFonts w:ascii="Arial" w:hAnsi="Arial" w:cs="Arial"/>
          <w:b/>
          <w:bCs/>
          <w:sz w:val="24"/>
          <w:szCs w:val="24"/>
        </w:rPr>
      </w:pPr>
    </w:p>
    <w:p w14:paraId="29502DFC" w14:textId="15848B7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8752" behindDoc="0" locked="0" layoutInCell="1" allowOverlap="1" wp14:anchorId="4437FF09" wp14:editId="03FBBAAE">
                <wp:simplePos x="0" y="0"/>
                <wp:positionH relativeFrom="column">
                  <wp:posOffset>30100</wp:posOffset>
                </wp:positionH>
                <wp:positionV relativeFrom="paragraph">
                  <wp:posOffset>227685</wp:posOffset>
                </wp:positionV>
                <wp:extent cx="2736850" cy="400050"/>
                <wp:effectExtent l="0" t="0" r="0" b="0"/>
                <wp:wrapNone/>
                <wp:docPr id="126" name="Rectangle 15"/>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4437FF09" id="Rectangle 15" o:spid="_x0000_s1177" style="position:absolute;left:0;text-align:left;margin-left:2.35pt;margin-top:17.95pt;width:215.5pt;height:31.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" filled="f" stroked="f">
                <v:textbox style="mso-fit-shape-to-text:t">
                  <w:txbxContent>
                    <w:p w14:paraId="690C763A"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0400D56C"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4352" behindDoc="0" locked="0" layoutInCell="1" allowOverlap="1" wp14:anchorId="4DA9A306" wp14:editId="7FDFF764">
                <wp:simplePos x="0" y="0"/>
                <wp:positionH relativeFrom="column">
                  <wp:posOffset>1590675</wp:posOffset>
                </wp:positionH>
                <wp:positionV relativeFrom="paragraph">
                  <wp:posOffset>268605</wp:posOffset>
                </wp:positionV>
                <wp:extent cx="0" cy="1260000"/>
                <wp:effectExtent l="95250" t="0" r="76200" b="54610"/>
                <wp:wrapNone/>
                <wp:docPr id="1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6000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DE268" id="Straight Arrow Connector 21" o:spid="_x0000_s1026" type="#_x0000_t32" style="position:absolute;margin-left:125.25pt;margin-top:21.15pt;width:0;height:99.2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" strokecolor="#525252 [1606]" strokeweight="3pt">
                <v:stroke endarrow="block" joinstyle="miter"/>
                <o:lock v:ext="edit" shapetype="f"/>
              </v:shape>
            </w:pict>
          </mc:Fallback>
        </mc:AlternateContent>
      </w:r>
    </w:p>
    <w:p w14:paraId="2F083E8B" w14:textId="6658FD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6704" behindDoc="0" locked="0" layoutInCell="1" allowOverlap="1" wp14:anchorId="729C43E2" wp14:editId="5C9F6130">
                <wp:simplePos x="0" y="0"/>
                <wp:positionH relativeFrom="column">
                  <wp:posOffset>4831459</wp:posOffset>
                </wp:positionH>
                <wp:positionV relativeFrom="paragraph">
                  <wp:posOffset>310077</wp:posOffset>
                </wp:positionV>
                <wp:extent cx="1826895" cy="245745"/>
                <wp:effectExtent l="0" t="0" r="0" b="0"/>
                <wp:wrapNone/>
                <wp:docPr id="2232"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729C43E2" id="Rectangle 12" o:spid="_x0000_s1178" style="position:absolute;left:0;text-align:left;margin-left:380.45pt;margin-top:24.4pt;width:143.85pt;height:19.35pt;z-index:25261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" filled="f" stroked="f">
                <v:textbox style="mso-fit-shape-to-text:t">
                  <w:txbxContent>
                    <w:p w14:paraId="79DCE0AB"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6A5417B6" w14:textId="471406E3"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42304" behindDoc="0" locked="0" layoutInCell="1" allowOverlap="1" wp14:anchorId="4E22C2D8" wp14:editId="4DA8C401">
                <wp:simplePos x="0" y="0"/>
                <wp:positionH relativeFrom="column">
                  <wp:posOffset>3026970</wp:posOffset>
                </wp:positionH>
                <wp:positionV relativeFrom="paragraph">
                  <wp:posOffset>107323</wp:posOffset>
                </wp:positionV>
                <wp:extent cx="1895475" cy="694525"/>
                <wp:effectExtent l="95250" t="19050" r="9525" b="48895"/>
                <wp:wrapNone/>
                <wp:docPr id="132"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69452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33B3B" id="Connector: Elbow 14" o:spid="_x0000_s1026" type="#_x0000_t33" style="position:absolute;margin-left:238.35pt;margin-top:8.45pt;width:149.25pt;height:54.7pt;flip:x;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" strokecolor="#525252 [1606]" strokeweight="3pt">
                <v:stroke dashstyle="dash" endarrow="block"/>
                <o:lock v:ext="edit" shapetype="f"/>
              </v:shape>
            </w:pict>
          </mc:Fallback>
        </mc:AlternateContent>
      </w:r>
    </w:p>
    <w:p w14:paraId="371E8A51" w14:textId="77777777" w:rsidR="00E1022E" w:rsidRPr="00E1022E" w:rsidRDefault="00E1022E" w:rsidP="00E1022E">
      <w:pPr>
        <w:spacing w:line="360" w:lineRule="auto"/>
        <w:jc w:val="both"/>
        <w:rPr>
          <w:rFonts w:ascii="Arial" w:hAnsi="Arial" w:cs="Arial"/>
          <w:b/>
          <w:bCs/>
          <w:sz w:val="24"/>
          <w:szCs w:val="24"/>
        </w:rPr>
      </w:pPr>
    </w:p>
    <w:p w14:paraId="29AD202A"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5376" behindDoc="0" locked="0" layoutInCell="1" allowOverlap="1" wp14:anchorId="46FB85EE" wp14:editId="3A4DC378">
                <wp:simplePos x="0" y="0"/>
                <wp:positionH relativeFrom="column">
                  <wp:posOffset>1129030</wp:posOffset>
                </wp:positionH>
                <wp:positionV relativeFrom="paragraph">
                  <wp:posOffset>221615</wp:posOffset>
                </wp:positionV>
                <wp:extent cx="2360930" cy="1404620"/>
                <wp:effectExtent l="0" t="0" r="22860" b="11430"/>
                <wp:wrapSquare wrapText="bothSides"/>
                <wp:docPr id="2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B85EE" id="_x0000_s1179" type="#_x0000_t202" style="position:absolute;left:0;text-align:left;margin-left:88.9pt;margin-top:17.45pt;width:185.9pt;height:110.6pt;z-index:2526453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">
                <v:textbox style="mso-fit-shape-to-text:t">
                  <w:txbxContent>
                    <w:p w14:paraId="29A3F6A9"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71B7C3D2" w14:textId="77777777" w:rsidR="00E1022E" w:rsidRPr="00E1022E" w:rsidRDefault="00E1022E" w:rsidP="00E1022E">
      <w:pPr>
        <w:spacing w:line="360" w:lineRule="auto"/>
        <w:jc w:val="both"/>
        <w:rPr>
          <w:rFonts w:ascii="Arial" w:hAnsi="Arial" w:cs="Arial"/>
          <w:b/>
          <w:bCs/>
          <w:sz w:val="24"/>
          <w:szCs w:val="24"/>
        </w:rPr>
      </w:pPr>
    </w:p>
    <w:p w14:paraId="31E043F4" w14:textId="77777777" w:rsidR="00E1022E" w:rsidRPr="00E1022E" w:rsidRDefault="00E1022E" w:rsidP="00E1022E">
      <w:pPr>
        <w:spacing w:line="360" w:lineRule="auto"/>
        <w:jc w:val="both"/>
        <w:rPr>
          <w:rFonts w:ascii="Arial" w:hAnsi="Arial" w:cs="Arial"/>
          <w:b/>
          <w:bCs/>
          <w:sz w:val="24"/>
          <w:szCs w:val="24"/>
          <w:u w:val="single"/>
        </w:rPr>
      </w:pPr>
    </w:p>
    <w:p w14:paraId="039BBA71" w14:textId="00FD5C6A" w:rsidR="00E1022E" w:rsidRPr="00E1022E" w:rsidRDefault="00E1022E" w:rsidP="00E1022E">
      <w:pPr>
        <w:spacing w:line="360" w:lineRule="auto"/>
        <w:jc w:val="both"/>
        <w:rPr>
          <w:rFonts w:ascii="Arial" w:hAnsi="Arial" w:cs="Arial"/>
          <w:b/>
          <w:bCs/>
          <w:sz w:val="24"/>
          <w:szCs w:val="24"/>
        </w:rPr>
      </w:pPr>
      <w:r w:rsidRPr="00E1022E">
        <w:rPr>
          <w:rFonts w:ascii="Arial" w:hAnsi="Arial" w:cs="Arial"/>
          <w:b/>
          <w:bCs/>
          <w:sz w:val="24"/>
          <w:szCs w:val="24"/>
        </w:rPr>
        <w:t>Value Flow Analysis for Non-Captive Vinyl Ester Resin Manufacturer</w:t>
      </w:r>
    </w:p>
    <w:p w14:paraId="084C2984" w14:textId="33121304"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0320" behindDoc="0" locked="0" layoutInCell="1" allowOverlap="1" wp14:anchorId="54509B6C" wp14:editId="41E30454">
                <wp:simplePos x="0" y="0"/>
                <wp:positionH relativeFrom="column">
                  <wp:posOffset>-229870</wp:posOffset>
                </wp:positionH>
                <wp:positionV relativeFrom="paragraph">
                  <wp:posOffset>80645</wp:posOffset>
                </wp:positionV>
                <wp:extent cx="2057400" cy="343184"/>
                <wp:effectExtent l="0" t="0" r="19050" b="19050"/>
                <wp:wrapNone/>
                <wp:docPr id="2234" name="Text Box 2234"/>
                <wp:cNvGraphicFramePr/>
                <a:graphic xmlns:a="http://schemas.openxmlformats.org/drawingml/2006/main">
                  <a:graphicData uri="http://schemas.microsoft.com/office/word/2010/wordprocessingShape">
                    <wps:wsp>
                      <wps:cNvSpPr txBox="1"/>
                      <wps:spPr>
                        <a:xfrm>
                          <a:off x="0" y="0"/>
                          <a:ext cx="2057400" cy="343184"/>
                        </a:xfrm>
                        <a:prstGeom prst="rect">
                          <a:avLst/>
                        </a:prstGeom>
                        <a:solidFill>
                          <a:schemeClr val="lt1"/>
                        </a:solidFill>
                        <a:ln w="6350">
                          <a:solidFill>
                            <a:schemeClr val="tx1"/>
                          </a:solidFill>
                        </a:ln>
                      </wps:spPr>
                      <wps:txb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B6C" id="Text Box 2234" o:spid="_x0000_s1180" type="#_x0000_t202" style="position:absolute;left:0;text-align:left;margin-left:-18.1pt;margin-top:6.35pt;width:162pt;height:2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" fillcolor="white [3201]" strokecolor="black [3213]" strokeweight=".5pt">
                <v:textbox>
                  <w:txbxContent>
                    <w:p w14:paraId="123A72A9" w14:textId="77777777" w:rsidR="00E1022E" w:rsidRPr="00494982" w:rsidRDefault="00E1022E" w:rsidP="00E1022E">
                      <w:pPr>
                        <w:rPr>
                          <w:rFonts w:ascii="Arial" w:hAnsi="Arial" w:cs="Arial"/>
                          <w:sz w:val="20"/>
                          <w:szCs w:val="20"/>
                        </w:rPr>
                      </w:pPr>
                      <w:r w:rsidRPr="00494982">
                        <w:rPr>
                          <w:rFonts w:ascii="Arial" w:hAnsi="Arial" w:cs="Arial"/>
                          <w:sz w:val="20"/>
                          <w:szCs w:val="20"/>
                        </w:rPr>
                        <w:t>Epoxy Resin (USD 3.03 /Kg</w:t>
                      </w:r>
                      <w:r w:rsidRPr="00494982">
                        <w:rPr>
                          <w:rFonts w:ascii="Arial" w:hAnsi="Arial" w:cs="Arial"/>
                          <w:b/>
                          <w:bCs/>
                          <w:sz w:val="20"/>
                          <w:szCs w:val="20"/>
                        </w:rPr>
                        <w:t>)</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5984" behindDoc="0" locked="0" layoutInCell="1" allowOverlap="1" wp14:anchorId="21DAFDD9" wp14:editId="694933BD">
                <wp:simplePos x="0" y="0"/>
                <wp:positionH relativeFrom="column">
                  <wp:posOffset>2768600</wp:posOffset>
                </wp:positionH>
                <wp:positionV relativeFrom="paragraph">
                  <wp:posOffset>4340860</wp:posOffset>
                </wp:positionV>
                <wp:extent cx="1151255" cy="245745"/>
                <wp:effectExtent l="0" t="0" r="0" b="0"/>
                <wp:wrapNone/>
                <wp:docPr id="2235" name="Rectangle 7"/>
                <wp:cNvGraphicFramePr/>
                <a:graphic xmlns:a="http://schemas.openxmlformats.org/drawingml/2006/main">
                  <a:graphicData uri="http://schemas.microsoft.com/office/word/2010/wordprocessingShape">
                    <wps:wsp>
                      <wps:cNvSpPr/>
                      <wps:spPr>
                        <a:xfrm>
                          <a:off x="0" y="0"/>
                          <a:ext cx="1151255" cy="245745"/>
                        </a:xfrm>
                        <a:prstGeom prst="rect">
                          <a:avLst/>
                        </a:prstGeom>
                      </wps:spPr>
                      <wps:txbx>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wps:txbx>
                      <wps:bodyPr wrap="none">
                        <a:spAutoFit/>
                      </wps:bodyPr>
                    </wps:wsp>
                  </a:graphicData>
                </a:graphic>
              </wp:anchor>
            </w:drawing>
          </mc:Choice>
          <mc:Fallback>
            <w:pict>
              <v:rect w14:anchorId="21DAFDD9" id="_x0000_s1181" style="position:absolute;left:0;text-align:left;margin-left:218pt;margin-top:341.8pt;width:90.65pt;height:19.35pt;z-index:25258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" filled="f" stroked="f">
                <v:textbox style="mso-fit-shape-to-text:t">
                  <w:txbxContent>
                    <w:p w14:paraId="674D78E3" w14:textId="77777777" w:rsidR="00E1022E" w:rsidRPr="00494982" w:rsidRDefault="00E1022E" w:rsidP="00E1022E">
                      <w:pP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Manufacturer</w:t>
                      </w:r>
                    </w:p>
                  </w:txbxContent>
                </v:textbox>
              </v:rect>
            </w:pict>
          </mc:Fallback>
        </mc:AlternateContent>
      </w:r>
      <w:r w:rsidRPr="00E1022E">
        <w:rPr>
          <w:rFonts w:ascii="Arial" w:hAnsi="Arial" w:cs="Arial"/>
          <w:noProof/>
          <w:sz w:val="24"/>
          <w:szCs w:val="24"/>
        </w:rPr>
        <mc:AlternateContent>
          <mc:Choice Requires="wps">
            <w:drawing>
              <wp:anchor distT="0" distB="0" distL="114300" distR="114300" simplePos="0" relativeHeight="252612608" behindDoc="0" locked="0" layoutInCell="1" allowOverlap="1" wp14:anchorId="3852C58F" wp14:editId="5A71C801">
                <wp:simplePos x="0" y="0"/>
                <wp:positionH relativeFrom="column">
                  <wp:posOffset>4533900</wp:posOffset>
                </wp:positionH>
                <wp:positionV relativeFrom="paragraph">
                  <wp:posOffset>4437380</wp:posOffset>
                </wp:positionV>
                <wp:extent cx="1295400" cy="1081405"/>
                <wp:effectExtent l="0" t="0" r="0" b="0"/>
                <wp:wrapNone/>
                <wp:docPr id="66" name="TextBox 20"/>
                <wp:cNvGraphicFramePr/>
                <a:graphic xmlns:a="http://schemas.openxmlformats.org/drawingml/2006/main">
                  <a:graphicData uri="http://schemas.microsoft.com/office/word/2010/wordprocessingShape">
                    <wps:wsp>
                      <wps:cNvSpPr txBox="1"/>
                      <wps:spPr>
                        <a:xfrm>
                          <a:off x="0" y="0"/>
                          <a:ext cx="1295400" cy="1081405"/>
                        </a:xfrm>
                        <a:prstGeom prst="rect">
                          <a:avLst/>
                        </a:prstGeom>
                        <a:noFill/>
                      </wps:spPr>
                      <wps:txb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52C58F" id="_x0000_s1182" type="#_x0000_t202" style="position:absolute;left:0;text-align:left;margin-left:357pt;margin-top:349.4pt;width:102pt;height:85.1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" filled="f" stroked="f">
                <v:textbox>
                  <w:txbxContent>
                    <w:p w14:paraId="22237ED9"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27%</w:t>
                      </w:r>
                    </w:p>
                    <w:p w14:paraId="46C61144"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Including Transportation charges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588032" behindDoc="0" locked="0" layoutInCell="1" allowOverlap="1" wp14:anchorId="4F7C1A20" wp14:editId="2B0AE1B9">
                <wp:simplePos x="0" y="0"/>
                <wp:positionH relativeFrom="column">
                  <wp:posOffset>4676774</wp:posOffset>
                </wp:positionH>
                <wp:positionV relativeFrom="paragraph">
                  <wp:posOffset>3627755</wp:posOffset>
                </wp:positionV>
                <wp:extent cx="1278255" cy="2276475"/>
                <wp:effectExtent l="0" t="19050" r="112395" b="47625"/>
                <wp:wrapNone/>
                <wp:docPr id="15" name="Connector: Elbow 14">
                  <a:extLst xmlns:a="http://schemas.openxmlformats.org/drawingml/2006/main">
                    <a:ext uri="{FF2B5EF4-FFF2-40B4-BE49-F238E27FC236}">
                      <a16:creationId xmlns:a16="http://schemas.microsoft.com/office/drawing/2014/main" id="{D03C2209-0746-4C61-9B04-FAA734808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8255" cy="2276475"/>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041BD" id="Connector: Elbow 14" o:spid="_x0000_s1026" type="#_x0000_t33" style="position:absolute;margin-left:368.25pt;margin-top:285.65pt;width:100.65pt;height:179.2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91104" behindDoc="0" locked="0" layoutInCell="1" allowOverlap="1" wp14:anchorId="608E9EB5" wp14:editId="0C6FDEFB">
                <wp:simplePos x="0" y="0"/>
                <wp:positionH relativeFrom="column">
                  <wp:posOffset>4678045</wp:posOffset>
                </wp:positionH>
                <wp:positionV relativeFrom="paragraph">
                  <wp:posOffset>3876040</wp:posOffset>
                </wp:positionV>
                <wp:extent cx="1431925" cy="245745"/>
                <wp:effectExtent l="0" t="0" r="0" b="0"/>
                <wp:wrapNone/>
                <wp:docPr id="2236" name="TextBox 18"/>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wps:txbx>
                      <wps:bodyPr wrap="square" rtlCol="0">
                        <a:spAutoFit/>
                      </wps:bodyPr>
                    </wps:wsp>
                  </a:graphicData>
                </a:graphic>
              </wp:anchor>
            </w:drawing>
          </mc:Choice>
          <mc:Fallback>
            <w:pict>
              <v:shape w14:anchorId="608E9EB5" id="_x0000_s1183" type="#_x0000_t202" style="position:absolute;left:0;text-align:left;margin-left:368.35pt;margin-top:305.2pt;width:112.75pt;height:19.35pt;z-index:25259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" filled="f" stroked="f">
                <v:textbox style="mso-fit-shape-to-text:t">
                  <w:txbxContent>
                    <w:p w14:paraId="779F8E8C"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In-Direct Sales</w:t>
                      </w:r>
                    </w:p>
                  </w:txbxContent>
                </v:textbox>
              </v:shape>
            </w:pict>
          </mc:Fallback>
        </mc:AlternateContent>
      </w:r>
      <w:r w:rsidRPr="00E1022E">
        <w:rPr>
          <w:rFonts w:ascii="Arial" w:hAnsi="Arial" w:cs="Arial"/>
          <w:noProof/>
          <w:sz w:val="24"/>
          <w:szCs w:val="24"/>
        </w:rPr>
        <mc:AlternateContent>
          <mc:Choice Requires="wps">
            <w:drawing>
              <wp:anchor distT="0" distB="0" distL="114300" distR="114300" simplePos="0" relativeHeight="252603392" behindDoc="0" locked="0" layoutInCell="1" allowOverlap="1" wp14:anchorId="64AF36D8" wp14:editId="30D7F4F4">
                <wp:simplePos x="0" y="0"/>
                <wp:positionH relativeFrom="column">
                  <wp:posOffset>3347085</wp:posOffset>
                </wp:positionH>
                <wp:positionV relativeFrom="paragraph">
                  <wp:posOffset>694055</wp:posOffset>
                </wp:positionV>
                <wp:extent cx="742950" cy="0"/>
                <wp:effectExtent l="0" t="76200" r="19050" b="95250"/>
                <wp:wrapNone/>
                <wp:docPr id="2237" name="Straight Arrow Connector 2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78959" id="Straight Arrow Connector 2237" o:spid="_x0000_s1026" type="#_x0000_t32" style="position:absolute;margin-left:263.55pt;margin-top:54.65pt;width:58.5pt;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" strokecolor="#4472c4 [3204]" strokeweight=".5pt">
                <v:stroke endarrow="block" joinstyle="miter"/>
              </v:shape>
            </w:pict>
          </mc:Fallback>
        </mc:AlternateContent>
      </w:r>
      <w:r w:rsidRPr="00E1022E">
        <w:rPr>
          <w:rFonts w:ascii="Arial" w:hAnsi="Arial" w:cs="Arial"/>
          <w:noProof/>
          <w:sz w:val="24"/>
          <w:szCs w:val="24"/>
        </w:rPr>
        <mc:AlternateContent>
          <mc:Choice Requires="wps">
            <w:drawing>
              <wp:anchor distT="0" distB="0" distL="114300" distR="114300" simplePos="0" relativeHeight="252590080" behindDoc="0" locked="0" layoutInCell="1" allowOverlap="1" wp14:anchorId="67DD117A" wp14:editId="26F4512F">
                <wp:simplePos x="0" y="0"/>
                <wp:positionH relativeFrom="column">
                  <wp:posOffset>1132840</wp:posOffset>
                </wp:positionH>
                <wp:positionV relativeFrom="paragraph">
                  <wp:posOffset>3169285</wp:posOffset>
                </wp:positionV>
                <wp:extent cx="1431925" cy="245745"/>
                <wp:effectExtent l="0" t="0" r="0" b="0"/>
                <wp:wrapNone/>
                <wp:docPr id="2238" name="TextBox 17"/>
                <wp:cNvGraphicFramePr/>
                <a:graphic xmlns:a="http://schemas.openxmlformats.org/drawingml/2006/main">
                  <a:graphicData uri="http://schemas.microsoft.com/office/word/2010/wordprocessingShape">
                    <wps:wsp>
                      <wps:cNvSpPr txBox="1"/>
                      <wps:spPr>
                        <a:xfrm>
                          <a:off x="0" y="0"/>
                          <a:ext cx="1431925" cy="245745"/>
                        </a:xfrm>
                        <a:prstGeom prst="rect">
                          <a:avLst/>
                        </a:prstGeom>
                        <a:noFill/>
                      </wps:spPr>
                      <wps:txbx>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wps:txbx>
                      <wps:bodyPr wrap="square" rtlCol="0">
                        <a:spAutoFit/>
                      </wps:bodyPr>
                    </wps:wsp>
                  </a:graphicData>
                </a:graphic>
              </wp:anchor>
            </w:drawing>
          </mc:Choice>
          <mc:Fallback>
            <w:pict>
              <v:shape w14:anchorId="67DD117A" id="_x0000_s1184" type="#_x0000_t202" style="position:absolute;left:0;text-align:left;margin-left:89.2pt;margin-top:249.55pt;width:112.75pt;height:19.35pt;z-index:25259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" filled="f" stroked="f">
                <v:textbox style="mso-fit-shape-to-text:t">
                  <w:txbxContent>
                    <w:p w14:paraId="3F2C8779" w14:textId="77777777" w:rsidR="00E1022E" w:rsidRPr="00494982" w:rsidRDefault="00E1022E" w:rsidP="00E1022E">
                      <w:pPr>
                        <w:rPr>
                          <w:rFonts w:ascii="Arial" w:eastAsia="Verdana" w:hAnsi="Arial" w:cs="Arial"/>
                          <w:b/>
                          <w:bCs/>
                          <w:color w:val="000000" w:themeColor="text1"/>
                          <w:kern w:val="24"/>
                          <w:sz w:val="20"/>
                          <w:szCs w:val="20"/>
                          <w:lang w:val="en-US"/>
                        </w:rPr>
                      </w:pPr>
                      <w:r w:rsidRPr="00494982">
                        <w:rPr>
                          <w:rFonts w:ascii="Arial" w:eastAsia="Verdana" w:hAnsi="Arial" w:cs="Arial"/>
                          <w:b/>
                          <w:bCs/>
                          <w:color w:val="000000" w:themeColor="text1"/>
                          <w:kern w:val="24"/>
                          <w:sz w:val="20"/>
                          <w:szCs w:val="20"/>
                          <w:lang w:val="en-US"/>
                        </w:rPr>
                        <w:t>Direct Sales</w:t>
                      </w:r>
                    </w:p>
                  </w:txbxContent>
                </v:textbox>
              </v:shape>
            </w:pict>
          </mc:Fallback>
        </mc:AlternateContent>
      </w:r>
      <w:r w:rsidRPr="00E1022E">
        <w:rPr>
          <w:rFonts w:ascii="Arial" w:hAnsi="Arial" w:cs="Arial"/>
          <w:b/>
          <w:bCs/>
          <w:sz w:val="24"/>
          <w:szCs w:val="24"/>
        </w:rPr>
        <w:t xml:space="preserve">                                                                                              </w:t>
      </w:r>
    </w:p>
    <w:p w14:paraId="6CE163B9" w14:textId="11B5D0F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7248" behindDoc="0" locked="0" layoutInCell="1" allowOverlap="1" wp14:anchorId="31526896" wp14:editId="428FD3C1">
                <wp:simplePos x="0" y="0"/>
                <wp:positionH relativeFrom="column">
                  <wp:posOffset>-229870</wp:posOffset>
                </wp:positionH>
                <wp:positionV relativeFrom="paragraph">
                  <wp:posOffset>96520</wp:posOffset>
                </wp:positionV>
                <wp:extent cx="2061210" cy="272415"/>
                <wp:effectExtent l="0" t="0" r="15240" b="13335"/>
                <wp:wrapNone/>
                <wp:docPr id="2239" name="Text Box 2239"/>
                <wp:cNvGraphicFramePr/>
                <a:graphic xmlns:a="http://schemas.openxmlformats.org/drawingml/2006/main">
                  <a:graphicData uri="http://schemas.microsoft.com/office/word/2010/wordprocessingShape">
                    <wps:wsp>
                      <wps:cNvSpPr txBox="1"/>
                      <wps:spPr>
                        <a:xfrm>
                          <a:off x="0" y="0"/>
                          <a:ext cx="2061210" cy="272415"/>
                        </a:xfrm>
                        <a:prstGeom prst="rect">
                          <a:avLst/>
                        </a:prstGeom>
                        <a:solidFill>
                          <a:schemeClr val="lt1"/>
                        </a:solidFill>
                        <a:ln w="6350">
                          <a:solidFill>
                            <a:prstClr val="black"/>
                          </a:solidFill>
                        </a:ln>
                      </wps:spPr>
                      <wps:txb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6896" id="Text Box 2239" o:spid="_x0000_s1185" type="#_x0000_t202" style="position:absolute;left:0;text-align:left;margin-left:-18.1pt;margin-top:7.6pt;width:162.3pt;height:21.45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" fillcolor="white [3201]" strokeweight=".5pt">
                <v:textbox>
                  <w:txbxContent>
                    <w:p w14:paraId="3EA9304D" w14:textId="77777777" w:rsidR="00E1022E" w:rsidRPr="00494982" w:rsidRDefault="00E1022E" w:rsidP="00E1022E">
                      <w:pPr>
                        <w:rPr>
                          <w:rFonts w:ascii="Arial" w:hAnsi="Arial" w:cs="Arial"/>
                          <w:sz w:val="20"/>
                          <w:szCs w:val="20"/>
                        </w:rPr>
                      </w:pPr>
                      <w:r w:rsidRPr="00494982">
                        <w:rPr>
                          <w:rFonts w:ascii="Arial" w:hAnsi="Arial" w:cs="Arial"/>
                          <w:sz w:val="20"/>
                          <w:szCs w:val="20"/>
                        </w:rPr>
                        <w:t>Bisphenol-A (USD 1.4 /Kg)</w:t>
                      </w:r>
                    </w:p>
                  </w:txbxContent>
                </v:textbox>
              </v:shape>
            </w:pict>
          </mc:Fallback>
        </mc:AlternateContent>
      </w:r>
      <w:r w:rsidR="00494982" w:rsidRPr="00E1022E">
        <w:rPr>
          <w:rFonts w:ascii="Arial" w:hAnsi="Arial" w:cs="Arial"/>
          <w:noProof/>
          <w:sz w:val="24"/>
          <w:szCs w:val="24"/>
        </w:rPr>
        <mc:AlternateContent>
          <mc:Choice Requires="wps">
            <w:drawing>
              <wp:anchor distT="0" distB="0" distL="114300" distR="114300" simplePos="0" relativeHeight="252602368" behindDoc="0" locked="0" layoutInCell="1" allowOverlap="1" wp14:anchorId="7875FD46" wp14:editId="3FD25BF2">
                <wp:simplePos x="0" y="0"/>
                <wp:positionH relativeFrom="column">
                  <wp:posOffset>2103461</wp:posOffset>
                </wp:positionH>
                <wp:positionV relativeFrom="paragraph">
                  <wp:posOffset>98264</wp:posOffset>
                </wp:positionV>
                <wp:extent cx="1248505" cy="696036"/>
                <wp:effectExtent l="0" t="0" r="27940" b="27940"/>
                <wp:wrapNone/>
                <wp:docPr id="48" name="Text Box 48"/>
                <wp:cNvGraphicFramePr/>
                <a:graphic xmlns:a="http://schemas.openxmlformats.org/drawingml/2006/main">
                  <a:graphicData uri="http://schemas.microsoft.com/office/word/2010/wordprocessingShape">
                    <wps:wsp>
                      <wps:cNvSpPr txBox="1"/>
                      <wps:spPr>
                        <a:xfrm>
                          <a:off x="0" y="0"/>
                          <a:ext cx="1248505" cy="696036"/>
                        </a:xfrm>
                        <a:prstGeom prst="rect">
                          <a:avLst/>
                        </a:prstGeom>
                        <a:solidFill>
                          <a:schemeClr val="lt1"/>
                        </a:solidFill>
                        <a:ln w="6350">
                          <a:solidFill>
                            <a:prstClr val="black"/>
                          </a:solidFill>
                        </a:ln>
                      </wps:spPr>
                      <wps:txb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FD46" id="Text Box 48" o:spid="_x0000_s1186" type="#_x0000_t202" style="position:absolute;left:0;text-align:left;margin-left:165.65pt;margin-top:7.75pt;width:98.3pt;height:54.8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" fillcolor="white [3201]" strokeweight=".5pt">
                <v:textbox>
                  <w:txbxContent>
                    <w:p w14:paraId="78412E71" w14:textId="77777777" w:rsidR="00E1022E" w:rsidRPr="00113DAD" w:rsidRDefault="00E1022E" w:rsidP="00E1022E">
                      <w:pPr>
                        <w:jc w:val="center"/>
                        <w:rPr>
                          <w:rFonts w:ascii="Arial" w:hAnsi="Arial" w:cs="Arial"/>
                          <w:sz w:val="20"/>
                          <w:szCs w:val="20"/>
                        </w:rPr>
                      </w:pPr>
                      <w:r w:rsidRPr="00113DAD">
                        <w:rPr>
                          <w:rFonts w:ascii="Arial" w:hAnsi="Arial" w:cs="Arial"/>
                          <w:sz w:val="20"/>
                          <w:szCs w:val="20"/>
                        </w:rPr>
                        <w:t>Raw Material Cost (USD 2.12 /Kg</w:t>
                      </w:r>
                      <w:r w:rsidRPr="00113DAD">
                        <w:rPr>
                          <w:rFonts w:ascii="Arial" w:hAnsi="Arial" w:cs="Arial"/>
                          <w:b/>
                          <w:bCs/>
                          <w:sz w:val="20"/>
                          <w:szCs w:val="20"/>
                        </w:rPr>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4416" behindDoc="0" locked="0" layoutInCell="1" allowOverlap="1" wp14:anchorId="5D1C6379" wp14:editId="09727B19">
                <wp:simplePos x="0" y="0"/>
                <wp:positionH relativeFrom="column">
                  <wp:posOffset>4105275</wp:posOffset>
                </wp:positionH>
                <wp:positionV relativeFrom="paragraph">
                  <wp:posOffset>58420</wp:posOffset>
                </wp:positionV>
                <wp:extent cx="2190750" cy="6953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chemeClr val="lt1"/>
                        </a:solidFill>
                        <a:ln w="6350">
                          <a:solidFill>
                            <a:prstClr val="black"/>
                          </a:solidFill>
                        </a:ln>
                      </wps:spPr>
                      <wps:txb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C6379" id="Text Box 52" o:spid="_x0000_s1187" type="#_x0000_t202" style="position:absolute;left:0;text-align:left;margin-left:323.25pt;margin-top:4.6pt;width:172.5pt;height:54.75pt;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" fillcolor="white [3201]" strokeweight=".5pt">
                <v:textbox>
                  <w:txbxContent>
                    <w:p w14:paraId="7BAEE0D9" w14:textId="77777777" w:rsidR="00E1022E" w:rsidRPr="00113DAD" w:rsidRDefault="00E1022E" w:rsidP="00E1022E">
                      <w:pPr>
                        <w:rPr>
                          <w:rFonts w:ascii="Arial" w:hAnsi="Arial" w:cs="Arial"/>
                          <w:sz w:val="20"/>
                          <w:szCs w:val="20"/>
                        </w:rPr>
                      </w:pPr>
                      <w:r w:rsidRPr="00113DAD">
                        <w:rPr>
                          <w:rFonts w:ascii="Arial" w:hAnsi="Arial" w:cs="Arial"/>
                          <w:sz w:val="20"/>
                          <w:szCs w:val="20"/>
                        </w:rPr>
                        <w:t>Overhead &amp; packaging Cost (USD 0.57 /Kg)</w:t>
                      </w:r>
                    </w:p>
                  </w:txbxContent>
                </v:textbox>
              </v:shape>
            </w:pict>
          </mc:Fallback>
        </mc:AlternateContent>
      </w:r>
      <w:r w:rsidR="00E1022E" w:rsidRPr="00E1022E">
        <w:rPr>
          <w:rFonts w:ascii="Arial" w:hAnsi="Arial" w:cs="Arial"/>
          <w:b/>
          <w:bCs/>
          <w:sz w:val="24"/>
          <w:szCs w:val="24"/>
        </w:rPr>
        <w:t xml:space="preserve">                                                                                           </w:t>
      </w:r>
    </w:p>
    <w:p w14:paraId="1DBBA7F2" w14:textId="071EC59D"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8272" behindDoc="0" locked="0" layoutInCell="1" allowOverlap="1" wp14:anchorId="7E5C9344" wp14:editId="33A60793">
                <wp:simplePos x="0" y="0"/>
                <wp:positionH relativeFrom="column">
                  <wp:posOffset>-228600</wp:posOffset>
                </wp:positionH>
                <wp:positionV relativeFrom="paragraph">
                  <wp:posOffset>84455</wp:posOffset>
                </wp:positionV>
                <wp:extent cx="2057400" cy="2952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2057400" cy="295275"/>
                        </a:xfrm>
                        <a:prstGeom prst="rect">
                          <a:avLst/>
                        </a:prstGeom>
                        <a:solidFill>
                          <a:schemeClr val="lt1"/>
                        </a:solidFill>
                        <a:ln w="6350">
                          <a:solidFill>
                            <a:prstClr val="black"/>
                          </a:solidFill>
                        </a:ln>
                      </wps:spPr>
                      <wps:txb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C9344" id="Text Box 42" o:spid="_x0000_s1188" type="#_x0000_t202" style="position:absolute;left:0;text-align:left;margin-left:-18pt;margin-top:6.65pt;width:162pt;height:23.25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" fillcolor="white [3201]" strokeweight=".5pt">
                <v:textbox>
                  <w:txbxContent>
                    <w:p w14:paraId="7EF4CDBA" w14:textId="77777777" w:rsidR="00E1022E" w:rsidRPr="00494982" w:rsidRDefault="00E1022E" w:rsidP="00E1022E">
                      <w:pPr>
                        <w:rPr>
                          <w:rFonts w:ascii="Arial" w:hAnsi="Arial" w:cs="Arial"/>
                          <w:sz w:val="20"/>
                          <w:szCs w:val="20"/>
                        </w:rPr>
                      </w:pPr>
                      <w:r w:rsidRPr="00494982">
                        <w:rPr>
                          <w:rFonts w:ascii="Arial" w:hAnsi="Arial" w:cs="Arial"/>
                          <w:sz w:val="20"/>
                          <w:szCs w:val="20"/>
                        </w:rPr>
                        <w:t>Methacrylic Acid (USD 2.72 /Kg)</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1344" behindDoc="0" locked="0" layoutInCell="1" allowOverlap="1" wp14:anchorId="1842F378" wp14:editId="4AD610AA">
                <wp:simplePos x="0" y="0"/>
                <wp:positionH relativeFrom="column">
                  <wp:posOffset>1600200</wp:posOffset>
                </wp:positionH>
                <wp:positionV relativeFrom="paragraph">
                  <wp:posOffset>37465</wp:posOffset>
                </wp:positionV>
                <wp:extent cx="503555" cy="0"/>
                <wp:effectExtent l="0" t="76200" r="10795" b="95250"/>
                <wp:wrapNone/>
                <wp:docPr id="47" name="Straight Arrow Connector 47"/>
                <wp:cNvGraphicFramePr/>
                <a:graphic xmlns:a="http://schemas.openxmlformats.org/drawingml/2006/main">
                  <a:graphicData uri="http://schemas.microsoft.com/office/word/2010/wordprocessingShape">
                    <wps:wsp>
                      <wps:cNvCnPr/>
                      <wps:spPr>
                        <a:xfrm>
                          <a:off x="0" y="0"/>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5955E" id="Straight Arrow Connector 47" o:spid="_x0000_s1026" type="#_x0000_t32" style="position:absolute;margin-left:126pt;margin-top:2.95pt;width:39.65pt;height:0;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" strokecolor="#4472c4 [3204]" strokeweight=".5pt">
                <v:stroke endarrow="block" joinstyle="miter"/>
              </v:shape>
            </w:pict>
          </mc:Fallback>
        </mc:AlternateContent>
      </w:r>
    </w:p>
    <w:p w14:paraId="4326AC95" w14:textId="413FE236"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9296" behindDoc="0" locked="0" layoutInCell="1" allowOverlap="1" wp14:anchorId="1FC1934E" wp14:editId="68D483B1">
                <wp:simplePos x="0" y="0"/>
                <wp:positionH relativeFrom="column">
                  <wp:posOffset>-231259</wp:posOffset>
                </wp:positionH>
                <wp:positionV relativeFrom="paragraph">
                  <wp:posOffset>74841</wp:posOffset>
                </wp:positionV>
                <wp:extent cx="2058995" cy="436245"/>
                <wp:effectExtent l="0" t="0" r="17780" b="20955"/>
                <wp:wrapNone/>
                <wp:docPr id="2240" name="Text Box 2240"/>
                <wp:cNvGraphicFramePr/>
                <a:graphic xmlns:a="http://schemas.openxmlformats.org/drawingml/2006/main">
                  <a:graphicData uri="http://schemas.microsoft.com/office/word/2010/wordprocessingShape">
                    <wps:wsp>
                      <wps:cNvSpPr txBox="1"/>
                      <wps:spPr>
                        <a:xfrm>
                          <a:off x="0" y="0"/>
                          <a:ext cx="2058995" cy="436245"/>
                        </a:xfrm>
                        <a:prstGeom prst="rect">
                          <a:avLst/>
                        </a:prstGeom>
                        <a:solidFill>
                          <a:schemeClr val="lt1"/>
                        </a:solidFill>
                        <a:ln w="6350">
                          <a:solidFill>
                            <a:prstClr val="black"/>
                          </a:solidFill>
                        </a:ln>
                      </wps:spPr>
                      <wps:txb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1934E" id="Text Box 2240" o:spid="_x0000_s1189" type="#_x0000_t202" style="position:absolute;left:0;text-align:left;margin-left:-18.2pt;margin-top:5.9pt;width:162.15pt;height:34.35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" fillcolor="white [3201]" strokeweight=".5pt">
                <v:textbox>
                  <w:txbxContent>
                    <w:p w14:paraId="1085642A" w14:textId="77777777" w:rsidR="00E1022E" w:rsidRDefault="00E1022E" w:rsidP="00E1022E">
                      <w:r w:rsidRPr="00494982">
                        <w:rPr>
                          <w:rFonts w:ascii="Arial" w:hAnsi="Arial" w:cs="Arial"/>
                          <w:sz w:val="20"/>
                          <w:szCs w:val="20"/>
                        </w:rPr>
                        <w:t>Styrene Monomer (USD 1.45</w:t>
                      </w:r>
                      <w:r w:rsidRPr="00613BA5">
                        <w:t xml:space="preserve"> /</w:t>
                      </w:r>
                      <w:r>
                        <w:t>K</w:t>
                      </w:r>
                      <w:r w:rsidRPr="00613BA5">
                        <w:t>g</w:t>
                      </w:r>
                      <w:r w:rsidRPr="005A6382">
                        <w:t>)</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8512" behindDoc="0" locked="0" layoutInCell="1" allowOverlap="1" wp14:anchorId="4B60341D" wp14:editId="44BC2117">
                <wp:simplePos x="0" y="0"/>
                <wp:positionH relativeFrom="column">
                  <wp:posOffset>5848350</wp:posOffset>
                </wp:positionH>
                <wp:positionV relativeFrom="paragraph">
                  <wp:posOffset>66040</wp:posOffset>
                </wp:positionV>
                <wp:extent cx="0" cy="575945"/>
                <wp:effectExtent l="76200" t="0" r="57150" b="52705"/>
                <wp:wrapNone/>
                <wp:docPr id="61" name="Straight Arrow Connector 61"/>
                <wp:cNvGraphicFramePr/>
                <a:graphic xmlns:a="http://schemas.openxmlformats.org/drawingml/2006/main">
                  <a:graphicData uri="http://schemas.microsoft.com/office/word/2010/wordprocessingShape">
                    <wps:wsp>
                      <wps:cNvCnPr/>
                      <wps:spPr>
                        <a:xfrm>
                          <a:off x="0" y="0"/>
                          <a:ext cx="0" cy="57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3527A9" id="Straight Arrow Connector 61" o:spid="_x0000_s1026" type="#_x0000_t32" style="position:absolute;margin-left:460.5pt;margin-top:5.2pt;width:0;height:45.35pt;z-index:25260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" strokecolor="#4472c4 [3204]" strokeweight=".5pt">
                <v:stroke endarrow="block" joinstyle="miter"/>
              </v:shape>
            </w:pict>
          </mc:Fallback>
        </mc:AlternateContent>
      </w:r>
    </w:p>
    <w:p w14:paraId="3DB7966A" w14:textId="57705B6A" w:rsidR="00E1022E" w:rsidRPr="00E1022E" w:rsidRDefault="00113DAD"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7488" behindDoc="0" locked="0" layoutInCell="1" allowOverlap="1" wp14:anchorId="7DC774F7" wp14:editId="12E483C1">
                <wp:simplePos x="0" y="0"/>
                <wp:positionH relativeFrom="column">
                  <wp:posOffset>2733675</wp:posOffset>
                </wp:positionH>
                <wp:positionV relativeFrom="paragraph">
                  <wp:posOffset>340995</wp:posOffset>
                </wp:positionV>
                <wp:extent cx="1247775" cy="6381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247775" cy="638175"/>
                        </a:xfrm>
                        <a:prstGeom prst="rect">
                          <a:avLst/>
                        </a:prstGeom>
                        <a:solidFill>
                          <a:schemeClr val="lt1"/>
                        </a:solidFill>
                        <a:ln w="6350">
                          <a:solidFill>
                            <a:prstClr val="black"/>
                          </a:solidFill>
                        </a:ln>
                      </wps:spPr>
                      <wps:txb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774F7" id="Text Box 58" o:spid="_x0000_s1190" type="#_x0000_t202" style="position:absolute;left:0;text-align:left;margin-left:215.25pt;margin-top:26.85pt;width:98.25pt;height:50.25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" fillcolor="white [3201]" strokeweight=".5pt">
                <v:textbox>
                  <w:txbxContent>
                    <w:p w14:paraId="5791323D" w14:textId="77777777" w:rsidR="00E1022E" w:rsidRPr="00113DAD" w:rsidRDefault="00E1022E" w:rsidP="00E1022E">
                      <w:pPr>
                        <w:rPr>
                          <w:rFonts w:ascii="Arial" w:hAnsi="Arial" w:cs="Arial"/>
                          <w:sz w:val="20"/>
                          <w:szCs w:val="20"/>
                        </w:rPr>
                      </w:pPr>
                      <w:r w:rsidRPr="00113DAD">
                        <w:rPr>
                          <w:rFonts w:ascii="Arial" w:hAnsi="Arial" w:cs="Arial"/>
                          <w:sz w:val="20"/>
                          <w:szCs w:val="20"/>
                        </w:rPr>
                        <w:t>Current Selling Price (USD 4.0/ Kg) Direct Sales</w:t>
                      </w:r>
                    </w:p>
                  </w:txbxContent>
                </v:textbox>
              </v:shape>
            </w:pict>
          </mc:Fallback>
        </mc:AlternateContent>
      </w:r>
      <w:r w:rsidR="00E1022E" w:rsidRPr="00E1022E">
        <w:rPr>
          <w:rFonts w:ascii="Arial" w:hAnsi="Arial" w:cs="Arial"/>
          <w:noProof/>
          <w:sz w:val="24"/>
          <w:szCs w:val="24"/>
        </w:rPr>
        <mc:AlternateContent>
          <mc:Choice Requires="wps">
            <w:drawing>
              <wp:anchor distT="0" distB="0" distL="114300" distR="114300" simplePos="0" relativeHeight="252605440" behindDoc="0" locked="0" layoutInCell="1" allowOverlap="1" wp14:anchorId="004E400F" wp14:editId="46BB8562">
                <wp:simplePos x="0" y="0"/>
                <wp:positionH relativeFrom="column">
                  <wp:posOffset>5187855</wp:posOffset>
                </wp:positionH>
                <wp:positionV relativeFrom="paragraph">
                  <wp:posOffset>301331</wp:posOffset>
                </wp:positionV>
                <wp:extent cx="1367335" cy="638175"/>
                <wp:effectExtent l="0" t="0" r="23495" b="28575"/>
                <wp:wrapNone/>
                <wp:docPr id="55" name="Text Box 55"/>
                <wp:cNvGraphicFramePr/>
                <a:graphic xmlns:a="http://schemas.openxmlformats.org/drawingml/2006/main">
                  <a:graphicData uri="http://schemas.microsoft.com/office/word/2010/wordprocessingShape">
                    <wps:wsp>
                      <wps:cNvSpPr txBox="1"/>
                      <wps:spPr>
                        <a:xfrm>
                          <a:off x="0" y="0"/>
                          <a:ext cx="1367335" cy="638175"/>
                        </a:xfrm>
                        <a:prstGeom prst="rect">
                          <a:avLst/>
                        </a:prstGeom>
                        <a:solidFill>
                          <a:schemeClr val="lt1"/>
                        </a:solidFill>
                        <a:ln w="6350">
                          <a:solidFill>
                            <a:prstClr val="black"/>
                          </a:solidFill>
                        </a:ln>
                      </wps:spPr>
                      <wps:txb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400F" id="Text Box 55" o:spid="_x0000_s1191" type="#_x0000_t202" style="position:absolute;left:0;text-align:left;margin-left:408.5pt;margin-top:23.75pt;width:107.65pt;height:50.2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" fillcolor="white [3201]" strokeweight=".5pt">
                <v:textbox>
                  <w:txbxContent>
                    <w:p w14:paraId="68606204" w14:textId="77777777" w:rsidR="00E1022E" w:rsidRPr="00494982" w:rsidRDefault="00E1022E" w:rsidP="00E1022E">
                      <w:pPr>
                        <w:rPr>
                          <w:rFonts w:ascii="Arial" w:hAnsi="Arial" w:cs="Arial"/>
                        </w:rPr>
                      </w:pPr>
                      <w:r w:rsidRPr="00494982">
                        <w:rPr>
                          <w:rFonts w:ascii="Arial" w:hAnsi="Arial" w:cs="Arial"/>
                        </w:rPr>
                        <w:t>Total Cost Incurred (USD 2.69 /Kg)</w:t>
                      </w:r>
                    </w:p>
                  </w:txbxContent>
                </v:textbox>
              </v:shape>
            </w:pict>
          </mc:Fallback>
        </mc:AlternateContent>
      </w:r>
    </w:p>
    <w:p w14:paraId="4712228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06464" behindDoc="0" locked="0" layoutInCell="1" allowOverlap="1" wp14:anchorId="68157878" wp14:editId="1ABB8F3A">
                <wp:simplePos x="0" y="0"/>
                <wp:positionH relativeFrom="column">
                  <wp:posOffset>3981450</wp:posOffset>
                </wp:positionH>
                <wp:positionV relativeFrom="paragraph">
                  <wp:posOffset>297180</wp:posOffset>
                </wp:positionV>
                <wp:extent cx="120967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1209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BB973" id="Straight Arrow Connector 57" o:spid="_x0000_s1026" type="#_x0000_t32" style="position:absolute;margin-left:313.5pt;margin-top:23.4pt;width:95.25pt;height:0;flip:x y;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" strokecolor="#4472c4 [3204]" strokeweight=".5pt">
                <v:stroke endarrow="block" joinstyle="miter"/>
              </v:shape>
            </w:pict>
          </mc:Fallback>
        </mc:AlternateContent>
      </w:r>
    </w:p>
    <w:p w14:paraId="1DC32322" w14:textId="79441A00"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5200" behindDoc="0" locked="0" layoutInCell="1" allowOverlap="1" wp14:anchorId="7AA244DF" wp14:editId="69CE862E">
                <wp:simplePos x="0" y="0"/>
                <wp:positionH relativeFrom="column">
                  <wp:posOffset>6628130</wp:posOffset>
                </wp:positionH>
                <wp:positionV relativeFrom="paragraph">
                  <wp:posOffset>779780</wp:posOffset>
                </wp:positionV>
                <wp:extent cx="0" cy="1457685"/>
                <wp:effectExtent l="57150" t="0" r="57150" b="47625"/>
                <wp:wrapNone/>
                <wp:docPr id="1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57685"/>
                        </a:xfrm>
                        <a:prstGeom prst="straightConnector1">
                          <a:avLst/>
                        </a:prstGeom>
                        <a:ln w="38100">
                          <a:solidFill>
                            <a:schemeClr val="accent3">
                              <a:lumMod val="50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36858" id="Straight Arrow Connector 30" o:spid="_x0000_s1026" type="#_x0000_t32" style="position:absolute;margin-left:521.9pt;margin-top:61.4pt;width:0;height:114.8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" strokecolor="#525252 [1606]" strokeweight="3pt">
                <v:stroke dashstyle="longDash" endarrow="block" joinstyle="miter"/>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09536" behindDoc="0" locked="0" layoutInCell="1" allowOverlap="1" wp14:anchorId="287272AC" wp14:editId="49A5F8B7">
                <wp:simplePos x="0" y="0"/>
                <wp:positionH relativeFrom="column">
                  <wp:posOffset>2028190</wp:posOffset>
                </wp:positionH>
                <wp:positionV relativeFrom="paragraph">
                  <wp:posOffset>248285</wp:posOffset>
                </wp:positionV>
                <wp:extent cx="1038225" cy="533400"/>
                <wp:effectExtent l="38100" t="0" r="9525" b="95250"/>
                <wp:wrapTopAndBottom/>
                <wp:docPr id="63" name="Connector: Elbow 63"/>
                <wp:cNvGraphicFramePr/>
                <a:graphic xmlns:a="http://schemas.openxmlformats.org/drawingml/2006/main">
                  <a:graphicData uri="http://schemas.microsoft.com/office/word/2010/wordprocessingShape">
                    <wps:wsp>
                      <wps:cNvCnPr/>
                      <wps:spPr>
                        <a:xfrm flipH="1">
                          <a:off x="0" y="0"/>
                          <a:ext cx="1038225"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279E0" id="Connector: Elbow 63" o:spid="_x0000_s1026" type="#_x0000_t34" style="position:absolute;margin-left:159.7pt;margin-top:19.55pt;width:81.75pt;height:42pt;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" strokecolor="#4472c4 [3204]" strokeweight=".5pt">
                <v:stroke endarrow="block"/>
                <w10:wrap type="topAndBottom"/>
              </v:shape>
            </w:pict>
          </mc:Fallback>
        </mc:AlternateContent>
      </w:r>
      <w:r w:rsidRPr="00E1022E">
        <w:rPr>
          <w:rFonts w:ascii="Arial" w:hAnsi="Arial" w:cs="Arial"/>
          <w:noProof/>
          <w:sz w:val="24"/>
          <w:szCs w:val="24"/>
        </w:rPr>
        <mc:AlternateContent>
          <mc:Choice Requires="wps">
            <w:drawing>
              <wp:anchor distT="0" distB="0" distL="114300" distR="114300" simplePos="0" relativeHeight="252592128" behindDoc="0" locked="0" layoutInCell="1" allowOverlap="1" wp14:anchorId="7F436236" wp14:editId="571BBABC">
                <wp:simplePos x="0" y="0"/>
                <wp:positionH relativeFrom="column">
                  <wp:posOffset>933450</wp:posOffset>
                </wp:positionH>
                <wp:positionV relativeFrom="paragraph">
                  <wp:posOffset>781685</wp:posOffset>
                </wp:positionV>
                <wp:extent cx="1005840" cy="827405"/>
                <wp:effectExtent l="95250" t="19050" r="3810" b="48895"/>
                <wp:wrapNone/>
                <wp:docPr id="2241"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005840" cy="827405"/>
                        </a:xfrm>
                        <a:prstGeom prst="bentConnector2">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3EAD5" id="Connector: Elbow 19" o:spid="_x0000_s1026" type="#_x0000_t33" style="position:absolute;margin-left:73.5pt;margin-top:61.55pt;width:79.2pt;height:65.15pt;rotation:180;flip:y;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" strokecolor="#525252 [1606]" strokeweight="3pt">
                <v:stroke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611584" behindDoc="0" locked="0" layoutInCell="1" allowOverlap="1" wp14:anchorId="5DD7A7B8" wp14:editId="34BE3994">
                <wp:simplePos x="0" y="0"/>
                <wp:positionH relativeFrom="column">
                  <wp:posOffset>5829300</wp:posOffset>
                </wp:positionH>
                <wp:positionV relativeFrom="paragraph">
                  <wp:posOffset>220345</wp:posOffset>
                </wp:positionV>
                <wp:extent cx="0" cy="731520"/>
                <wp:effectExtent l="76200" t="0" r="57150" b="49530"/>
                <wp:wrapNone/>
                <wp:docPr id="2242" name="Straight Arrow Connector 2242"/>
                <wp:cNvGraphicFramePr/>
                <a:graphic xmlns:a="http://schemas.openxmlformats.org/drawingml/2006/main">
                  <a:graphicData uri="http://schemas.microsoft.com/office/word/2010/wordprocessingShape">
                    <wps:wsp>
                      <wps:cNvCnPr/>
                      <wps:spPr>
                        <a:xfrm>
                          <a:off x="0" y="0"/>
                          <a:ext cx="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0F634F" id="Straight Arrow Connector 2242" o:spid="_x0000_s1026" type="#_x0000_t32" style="position:absolute;margin-left:459pt;margin-top:17.35pt;width:0;height:57.6pt;z-index:25261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" strokecolor="#4472c4 [3204]" strokeweight=".5pt">
                <v:stroke endarrow="block" joinstyle="miter"/>
              </v:shape>
            </w:pict>
          </mc:Fallback>
        </mc:AlternateContent>
      </w:r>
    </w:p>
    <w:p w14:paraId="62278885" w14:textId="3B1AD699"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0560" behindDoc="0" locked="0" layoutInCell="1" allowOverlap="1" wp14:anchorId="5A12AC06" wp14:editId="788E072E">
                <wp:simplePos x="0" y="0"/>
                <wp:positionH relativeFrom="column">
                  <wp:posOffset>4628297</wp:posOffset>
                </wp:positionH>
                <wp:positionV relativeFrom="paragraph">
                  <wp:posOffset>627228</wp:posOffset>
                </wp:positionV>
                <wp:extent cx="1926713" cy="457200"/>
                <wp:effectExtent l="0" t="0" r="16510" b="19050"/>
                <wp:wrapNone/>
                <wp:docPr id="64" name="Text Box 64"/>
                <wp:cNvGraphicFramePr/>
                <a:graphic xmlns:a="http://schemas.openxmlformats.org/drawingml/2006/main">
                  <a:graphicData uri="http://schemas.microsoft.com/office/word/2010/wordprocessingShape">
                    <wps:wsp>
                      <wps:cNvSpPr txBox="1"/>
                      <wps:spPr>
                        <a:xfrm>
                          <a:off x="0" y="0"/>
                          <a:ext cx="1926713" cy="457200"/>
                        </a:xfrm>
                        <a:prstGeom prst="rect">
                          <a:avLst/>
                        </a:prstGeom>
                        <a:solidFill>
                          <a:schemeClr val="lt1"/>
                        </a:solidFill>
                        <a:ln w="6350">
                          <a:solidFill>
                            <a:prstClr val="black"/>
                          </a:solidFill>
                        </a:ln>
                      </wps:spPr>
                      <wps:txb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2AC06" id="Text Box 64" o:spid="_x0000_s1192" type="#_x0000_t202" style="position:absolute;left:0;text-align:left;margin-left:364.45pt;margin-top:49.4pt;width:151.7pt;height:36pt;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" fillcolor="white [3201]" strokeweight=".5pt">
                <v:textbox>
                  <w:txbxContent>
                    <w:p w14:paraId="37912DA7" w14:textId="77777777" w:rsidR="00E1022E" w:rsidRPr="00113DAD" w:rsidRDefault="00E1022E" w:rsidP="00E1022E">
                      <w:pPr>
                        <w:rPr>
                          <w:sz w:val="20"/>
                          <w:szCs w:val="20"/>
                        </w:rPr>
                      </w:pPr>
                      <w:r w:rsidRPr="00113DAD">
                        <w:rPr>
                          <w:rFonts w:ascii="Arial" w:hAnsi="Arial" w:cs="Arial"/>
                          <w:sz w:val="20"/>
                          <w:szCs w:val="20"/>
                        </w:rPr>
                        <w:t>Current Selling Price (USD 3.7 / Kg) In-Direct</w:t>
                      </w:r>
                      <w:r w:rsidRPr="00113DAD">
                        <w:rPr>
                          <w:sz w:val="20"/>
                          <w:szCs w:val="20"/>
                        </w:rPr>
                        <w:t xml:space="preserve"> Sales</w:t>
                      </w:r>
                    </w:p>
                  </w:txbxContent>
                </v:textbox>
              </v:shape>
            </w:pict>
          </mc:Fallback>
        </mc:AlternateContent>
      </w:r>
    </w:p>
    <w:p w14:paraId="21AD46DC" w14:textId="77777777" w:rsidR="00E1022E" w:rsidRPr="00E1022E" w:rsidRDefault="00E1022E" w:rsidP="00E1022E">
      <w:pPr>
        <w:spacing w:line="360" w:lineRule="auto"/>
        <w:jc w:val="both"/>
        <w:rPr>
          <w:rFonts w:ascii="Arial" w:hAnsi="Arial" w:cs="Arial"/>
          <w:b/>
          <w:bCs/>
          <w:sz w:val="24"/>
          <w:szCs w:val="24"/>
        </w:rPr>
      </w:pPr>
    </w:p>
    <w:p w14:paraId="0F843905"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3152" behindDoc="0" locked="0" layoutInCell="1" allowOverlap="1" wp14:anchorId="79BFE09C" wp14:editId="5118B675">
                <wp:simplePos x="0" y="0"/>
                <wp:positionH relativeFrom="column">
                  <wp:posOffset>459105</wp:posOffset>
                </wp:positionH>
                <wp:positionV relativeFrom="paragraph">
                  <wp:posOffset>6350</wp:posOffset>
                </wp:positionV>
                <wp:extent cx="1510665" cy="400050"/>
                <wp:effectExtent l="0" t="0" r="0" b="0"/>
                <wp:wrapNone/>
                <wp:docPr id="21" name="TextBox 20">
                  <a:extLst xmlns:a="http://schemas.openxmlformats.org/drawingml/2006/main">
                    <a:ext uri="{FF2B5EF4-FFF2-40B4-BE49-F238E27FC236}">
                      <a16:creationId xmlns:a16="http://schemas.microsoft.com/office/drawing/2014/main" id="{6760AAF1-FFC5-4AD3-989C-46BCBF5E113B}"/>
                    </a:ext>
                  </a:extLst>
                </wp:docPr>
                <wp:cNvGraphicFramePr/>
                <a:graphic xmlns:a="http://schemas.openxmlformats.org/drawingml/2006/main">
                  <a:graphicData uri="http://schemas.microsoft.com/office/word/2010/wordprocessingShape">
                    <wps:wsp>
                      <wps:cNvSpPr txBox="1"/>
                      <wps:spPr>
                        <a:xfrm>
                          <a:off x="0" y="0"/>
                          <a:ext cx="1510665" cy="400050"/>
                        </a:xfrm>
                        <a:prstGeom prst="rect">
                          <a:avLst/>
                        </a:prstGeom>
                        <a:noFill/>
                      </wps:spPr>
                      <wps:txbx>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wps:txbx>
                      <wps:bodyPr wrap="square" rtlCol="0">
                        <a:spAutoFit/>
                      </wps:bodyPr>
                    </wps:wsp>
                  </a:graphicData>
                </a:graphic>
              </wp:anchor>
            </w:drawing>
          </mc:Choice>
          <mc:Fallback>
            <w:pict>
              <v:shape w14:anchorId="79BFE09C" id="_x0000_s1193" type="#_x0000_t202" style="position:absolute;left:0;text-align:left;margin-left:36.15pt;margin-top:.5pt;width:118.95pt;height:31.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" filled="f" stroked="f">
                <v:textbox style="mso-fit-shape-to-text:t">
                  <w:txbxContent>
                    <w:p w14:paraId="549D2D96" w14:textId="77777777" w:rsidR="00E1022E" w:rsidRPr="00494982" w:rsidRDefault="00E1022E" w:rsidP="00E1022E">
                      <w:pPr>
                        <w:rPr>
                          <w:rFonts w:ascii="Arial" w:eastAsia="Verdana" w:hAnsi="Arial" w:cs="Arial"/>
                          <w:b/>
                          <w:bCs/>
                          <w:color w:val="538135" w:themeColor="accent6" w:themeShade="BF"/>
                          <w:kern w:val="24"/>
                          <w:sz w:val="20"/>
                          <w:szCs w:val="20"/>
                          <w:lang w:val="en-US"/>
                        </w:rPr>
                      </w:pPr>
                      <w:r w:rsidRPr="00494982">
                        <w:rPr>
                          <w:rFonts w:ascii="Arial" w:eastAsia="Verdana" w:hAnsi="Arial" w:cs="Arial"/>
                          <w:b/>
                          <w:bCs/>
                          <w:color w:val="538135" w:themeColor="accent6" w:themeShade="BF"/>
                          <w:kern w:val="24"/>
                          <w:sz w:val="20"/>
                          <w:szCs w:val="20"/>
                          <w:lang w:val="en-US"/>
                        </w:rPr>
                        <w:t>Percentage Margin 32.75 %</w:t>
                      </w:r>
                    </w:p>
                  </w:txbxContent>
                </v:textbox>
              </v:shape>
            </w:pict>
          </mc:Fallback>
        </mc:AlternateContent>
      </w:r>
    </w:p>
    <w:p w14:paraId="5E8C3926"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4656" behindDoc="0" locked="0" layoutInCell="1" allowOverlap="1" wp14:anchorId="3C1C9506" wp14:editId="2F8DDDF3">
                <wp:simplePos x="0" y="0"/>
                <wp:positionH relativeFrom="column">
                  <wp:posOffset>1003300</wp:posOffset>
                </wp:positionH>
                <wp:positionV relativeFrom="paragraph">
                  <wp:posOffset>48260</wp:posOffset>
                </wp:positionV>
                <wp:extent cx="0" cy="933450"/>
                <wp:effectExtent l="95250" t="0" r="57150" b="38100"/>
                <wp:wrapNone/>
                <wp:docPr id="3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345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3FEA3" id="Straight Arrow Connector 21" o:spid="_x0000_s1026" type="#_x0000_t32" style="position:absolute;margin-left:79pt;margin-top:3.8pt;width:0;height:7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" strokecolor="#525252 [1606]" strokeweight="3pt">
                <v:stroke endarrow="block" joinstyle="miter"/>
                <o:lock v:ext="edit" shapetype="f"/>
              </v:shape>
            </w:pict>
          </mc:Fallback>
        </mc:AlternateContent>
      </w:r>
    </w:p>
    <w:p w14:paraId="447959D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6224" behindDoc="0" locked="0" layoutInCell="1" allowOverlap="1" wp14:anchorId="708873CA" wp14:editId="3DCEF548">
                <wp:simplePos x="0" y="0"/>
                <wp:positionH relativeFrom="column">
                  <wp:posOffset>2686050</wp:posOffset>
                </wp:positionH>
                <wp:positionV relativeFrom="paragraph">
                  <wp:posOffset>277495</wp:posOffset>
                </wp:positionV>
                <wp:extent cx="1628775" cy="707390"/>
                <wp:effectExtent l="0" t="0" r="0" b="0"/>
                <wp:wrapNone/>
                <wp:docPr id="2243" name="TextBox 38"/>
                <wp:cNvGraphicFramePr/>
                <a:graphic xmlns:a="http://schemas.openxmlformats.org/drawingml/2006/main">
                  <a:graphicData uri="http://schemas.microsoft.com/office/word/2010/wordprocessingShape">
                    <wps:wsp>
                      <wps:cNvSpPr txBox="1"/>
                      <wps:spPr>
                        <a:xfrm>
                          <a:off x="0" y="0"/>
                          <a:ext cx="1628775" cy="707390"/>
                        </a:xfrm>
                        <a:prstGeom prst="rect">
                          <a:avLst/>
                        </a:prstGeom>
                        <a:noFill/>
                      </wps:spPr>
                      <wps:txbx>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wps:txbx>
                      <wps:bodyPr wrap="square" rtlCol="0">
                        <a:spAutoFit/>
                      </wps:bodyPr>
                    </wps:wsp>
                  </a:graphicData>
                </a:graphic>
                <wp14:sizeRelH relativeFrom="margin">
                  <wp14:pctWidth>0</wp14:pctWidth>
                </wp14:sizeRelH>
              </wp:anchor>
            </w:drawing>
          </mc:Choice>
          <mc:Fallback>
            <w:pict>
              <v:shape w14:anchorId="708873CA" id="_x0000_s1194" type="#_x0000_t202" style="position:absolute;left:0;text-align:left;margin-left:211.5pt;margin-top:21.85pt;width:128.25pt;height:55.7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" filled="f" stroked="f">
                <v:textbox style="mso-fit-shape-to-text:t">
                  <w:txbxContent>
                    <w:p w14:paraId="2CEAB02E" w14:textId="77777777" w:rsidR="00E1022E" w:rsidRPr="00494982" w:rsidRDefault="00E1022E" w:rsidP="00E1022E">
                      <w:pPr>
                        <w:rPr>
                          <w:rFonts w:ascii="Arial" w:hAnsi="Arial" w:cs="Arial"/>
                          <w:b/>
                          <w:bCs/>
                          <w:color w:val="002060"/>
                          <w:kern w:val="24"/>
                          <w:sz w:val="24"/>
                          <w:szCs w:val="24"/>
                          <w:lang w:val="en-US"/>
                        </w:rPr>
                      </w:pPr>
                      <w:r w:rsidRPr="00494982">
                        <w:rPr>
                          <w:rFonts w:ascii="Arial" w:hAnsi="Arial" w:cs="Arial"/>
                          <w:b/>
                          <w:bCs/>
                          <w:color w:val="002060"/>
                          <w:kern w:val="24"/>
                          <w:sz w:val="24"/>
                          <w:szCs w:val="24"/>
                          <w:lang w:val="en-US"/>
                        </w:rPr>
                        <w:t xml:space="preserve">Vinyl Ester Resin       Value Chain  </w:t>
                      </w:r>
                    </w:p>
                  </w:txbxContent>
                </v:textbox>
              </v:shape>
            </w:pict>
          </mc:Fallback>
        </mc:AlternateContent>
      </w:r>
    </w:p>
    <w:p w14:paraId="7E77A028" w14:textId="2DCA0E01" w:rsidR="00E1022E" w:rsidRPr="00E1022E" w:rsidRDefault="00494982"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89056" behindDoc="0" locked="0" layoutInCell="1" allowOverlap="1" wp14:anchorId="05DB4614" wp14:editId="5A915934">
                <wp:simplePos x="0" y="0"/>
                <wp:positionH relativeFrom="column">
                  <wp:posOffset>0</wp:posOffset>
                </wp:positionH>
                <wp:positionV relativeFrom="paragraph">
                  <wp:posOffset>237091</wp:posOffset>
                </wp:positionV>
                <wp:extent cx="2736850" cy="400050"/>
                <wp:effectExtent l="0" t="0" r="0" b="0"/>
                <wp:wrapNone/>
                <wp:docPr id="16" name="Rectangle 15">
                  <a:extLst xmlns:a="http://schemas.openxmlformats.org/drawingml/2006/main">
                    <a:ext uri="{FF2B5EF4-FFF2-40B4-BE49-F238E27FC236}">
                      <a16:creationId xmlns:a16="http://schemas.microsoft.com/office/drawing/2014/main" id="{4D5B9265-E57B-4B97-955E-A23513A3C67A}"/>
                    </a:ext>
                  </a:extLst>
                </wp:docPr>
                <wp:cNvGraphicFramePr/>
                <a:graphic xmlns:a="http://schemas.openxmlformats.org/drawingml/2006/main">
                  <a:graphicData uri="http://schemas.microsoft.com/office/word/2010/wordprocessingShape">
                    <wps:wsp>
                      <wps:cNvSpPr/>
                      <wps:spPr>
                        <a:xfrm>
                          <a:off x="0" y="0"/>
                          <a:ext cx="2736850" cy="400050"/>
                        </a:xfrm>
                        <a:prstGeom prst="rect">
                          <a:avLst/>
                        </a:prstGeom>
                      </wps:spPr>
                      <wps:txbx>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wps:txbx>
                      <wps:bodyPr wrap="square">
                        <a:spAutoFit/>
                      </wps:bodyPr>
                    </wps:wsp>
                  </a:graphicData>
                </a:graphic>
              </wp:anchor>
            </w:drawing>
          </mc:Choice>
          <mc:Fallback>
            <w:pict>
              <v:rect w14:anchorId="05DB4614" id="_x0000_s1195" style="position:absolute;left:0;text-align:left;margin-left:0;margin-top:18.65pt;width:215.5pt;height:31.5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" filled="f" stroked="f">
                <v:textbox style="mso-fit-shape-to-text:t">
                  <w:txbxContent>
                    <w:p w14:paraId="2A55F51D"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 xml:space="preserve">Company Website/Direct Export/Direct Sales </w:t>
                      </w:r>
                    </w:p>
                  </w:txbxContent>
                </v:textbox>
              </v:rect>
            </w:pict>
          </mc:Fallback>
        </mc:AlternateContent>
      </w:r>
    </w:p>
    <w:p w14:paraId="4E481AB0"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594176" behindDoc="0" locked="0" layoutInCell="1" allowOverlap="1" wp14:anchorId="47A4B062" wp14:editId="140F88A7">
                <wp:simplePos x="0" y="0"/>
                <wp:positionH relativeFrom="column">
                  <wp:posOffset>1710055</wp:posOffset>
                </wp:positionH>
                <wp:positionV relativeFrom="paragraph">
                  <wp:posOffset>245110</wp:posOffset>
                </wp:positionV>
                <wp:extent cx="0" cy="1463040"/>
                <wp:effectExtent l="95250" t="0" r="57150" b="41910"/>
                <wp:wrapNone/>
                <wp:docPr id="224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3040"/>
                        </a:xfrm>
                        <a:prstGeom prst="straightConnector1">
                          <a:avLst/>
                        </a:prstGeom>
                        <a:ln w="38100">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38DB1" id="Straight Arrow Connector 21" o:spid="_x0000_s1026" type="#_x0000_t32" style="position:absolute;margin-left:134.65pt;margin-top:19.3pt;width:0;height:115.2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" strokecolor="#525252 [1606]" strokeweight="3pt">
                <v:stroke endarrow="block" joinstyle="miter"/>
                <o:lock v:ext="edit" shapetype="f"/>
              </v:shape>
            </w:pict>
          </mc:Fallback>
        </mc:AlternateContent>
      </w:r>
    </w:p>
    <w:p w14:paraId="3F34AB07" w14:textId="77777777" w:rsidR="00E1022E" w:rsidRPr="00E1022E" w:rsidRDefault="00E1022E" w:rsidP="00E1022E">
      <w:pPr>
        <w:spacing w:line="360" w:lineRule="auto"/>
        <w:jc w:val="both"/>
        <w:rPr>
          <w:rFonts w:ascii="Arial" w:hAnsi="Arial" w:cs="Arial"/>
          <w:b/>
          <w:bCs/>
          <w:sz w:val="24"/>
          <w:szCs w:val="24"/>
        </w:rPr>
      </w:pPr>
    </w:p>
    <w:p w14:paraId="62920442" w14:textId="77777777" w:rsidR="00E1022E" w:rsidRPr="00E1022E" w:rsidRDefault="00E1022E" w:rsidP="00E1022E">
      <w:pPr>
        <w:spacing w:line="360" w:lineRule="auto"/>
        <w:jc w:val="both"/>
        <w:rPr>
          <w:rFonts w:ascii="Arial" w:hAnsi="Arial" w:cs="Arial"/>
          <w:b/>
          <w:bCs/>
          <w:sz w:val="24"/>
          <w:szCs w:val="24"/>
        </w:rPr>
      </w:pPr>
      <w:r w:rsidRPr="00E1022E">
        <w:rPr>
          <w:rFonts w:ascii="Arial" w:hAnsi="Arial" w:cs="Arial"/>
          <w:noProof/>
          <w:sz w:val="24"/>
          <w:szCs w:val="24"/>
        </w:rPr>
        <mc:AlternateContent>
          <mc:Choice Requires="wps">
            <w:drawing>
              <wp:anchor distT="0" distB="0" distL="114300" distR="114300" simplePos="0" relativeHeight="252613632" behindDoc="0" locked="0" layoutInCell="1" allowOverlap="1" wp14:anchorId="32FA3B78" wp14:editId="44C84B67">
                <wp:simplePos x="0" y="0"/>
                <wp:positionH relativeFrom="column">
                  <wp:posOffset>2637790</wp:posOffset>
                </wp:positionH>
                <wp:positionV relativeFrom="paragraph">
                  <wp:posOffset>335915</wp:posOffset>
                </wp:positionV>
                <wp:extent cx="1895475" cy="723900"/>
                <wp:effectExtent l="57150" t="19050" r="9525" b="38100"/>
                <wp:wrapNone/>
                <wp:docPr id="26" name="Connector: Elbow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95475" cy="723900"/>
                        </a:xfrm>
                        <a:prstGeom prst="bentConnector2">
                          <a:avLst/>
                        </a:prstGeom>
                        <a:ln w="38100">
                          <a:solidFill>
                            <a:schemeClr val="accent3">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53B75" id="Connector: Elbow 14" o:spid="_x0000_s1026" type="#_x0000_t33" style="position:absolute;margin-left:207.7pt;margin-top:26.45pt;width:149.25pt;height:57pt;flip:x;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" strokecolor="#525252 [1606]" strokeweight="3pt">
                <v:stroke dashstyle="dash" endarrow="block"/>
                <o:lock v:ext="edit" shapetype="f"/>
              </v:shape>
            </w:pict>
          </mc:Fallback>
        </mc:AlternateContent>
      </w:r>
      <w:r w:rsidRPr="00E1022E">
        <w:rPr>
          <w:rFonts w:ascii="Arial" w:hAnsi="Arial" w:cs="Arial"/>
          <w:noProof/>
          <w:sz w:val="24"/>
          <w:szCs w:val="24"/>
        </w:rPr>
        <mc:AlternateContent>
          <mc:Choice Requires="wps">
            <w:drawing>
              <wp:anchor distT="0" distB="0" distL="114300" distR="114300" simplePos="0" relativeHeight="252587008" behindDoc="0" locked="0" layoutInCell="1" allowOverlap="1" wp14:anchorId="53017BF8" wp14:editId="7AFDB2DB">
                <wp:simplePos x="0" y="0"/>
                <wp:positionH relativeFrom="column">
                  <wp:posOffset>4438015</wp:posOffset>
                </wp:positionH>
                <wp:positionV relativeFrom="paragraph">
                  <wp:posOffset>226695</wp:posOffset>
                </wp:positionV>
                <wp:extent cx="1826895" cy="245745"/>
                <wp:effectExtent l="0" t="0" r="0" b="0"/>
                <wp:wrapNone/>
                <wp:docPr id="2245" name="Rectangle 12"/>
                <wp:cNvGraphicFramePr/>
                <a:graphic xmlns:a="http://schemas.openxmlformats.org/drawingml/2006/main">
                  <a:graphicData uri="http://schemas.microsoft.com/office/word/2010/wordprocessingShape">
                    <wps:wsp>
                      <wps:cNvSpPr/>
                      <wps:spPr>
                        <a:xfrm>
                          <a:off x="0" y="0"/>
                          <a:ext cx="1826895" cy="245745"/>
                        </a:xfrm>
                        <a:prstGeom prst="rect">
                          <a:avLst/>
                        </a:prstGeom>
                      </wps:spPr>
                      <wps:txbx>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wps:txbx>
                      <wps:bodyPr wrap="square">
                        <a:spAutoFit/>
                      </wps:bodyPr>
                    </wps:wsp>
                  </a:graphicData>
                </a:graphic>
              </wp:anchor>
            </w:drawing>
          </mc:Choice>
          <mc:Fallback>
            <w:pict>
              <v:rect w14:anchorId="53017BF8" id="_x0000_s1196" style="position:absolute;left:0;text-align:left;margin-left:349.45pt;margin-top:17.85pt;width:143.85pt;height:19.35pt;z-index:25258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" filled="f" stroked="f">
                <v:textbox style="mso-fit-shape-to-text:t">
                  <w:txbxContent>
                    <w:p w14:paraId="4275A2A3" w14:textId="77777777" w:rsidR="00E1022E" w:rsidRPr="00494982" w:rsidRDefault="00E1022E" w:rsidP="00E1022E">
                      <w:pPr>
                        <w:jc w:val="center"/>
                        <w:rPr>
                          <w:rFonts w:ascii="Arial" w:eastAsia="Verdana" w:hAnsi="Arial" w:cs="Arial"/>
                          <w:b/>
                          <w:bCs/>
                          <w:color w:val="000000" w:themeColor="text1"/>
                          <w:kern w:val="24"/>
                          <w:sz w:val="20"/>
                          <w:szCs w:val="20"/>
                        </w:rPr>
                      </w:pPr>
                      <w:r w:rsidRPr="00494982">
                        <w:rPr>
                          <w:rFonts w:ascii="Arial" w:eastAsia="Verdana" w:hAnsi="Arial" w:cs="Arial"/>
                          <w:b/>
                          <w:bCs/>
                          <w:color w:val="000000" w:themeColor="text1"/>
                          <w:kern w:val="24"/>
                          <w:sz w:val="20"/>
                          <w:szCs w:val="20"/>
                        </w:rPr>
                        <w:t>Distributor/Retailer</w:t>
                      </w:r>
                    </w:p>
                  </w:txbxContent>
                </v:textbox>
              </v:rect>
            </w:pict>
          </mc:Fallback>
        </mc:AlternateContent>
      </w:r>
    </w:p>
    <w:p w14:paraId="16BA3437" w14:textId="77777777" w:rsidR="00E1022E" w:rsidRPr="00E1022E" w:rsidRDefault="00E1022E" w:rsidP="00E1022E">
      <w:pPr>
        <w:spacing w:line="360" w:lineRule="auto"/>
        <w:jc w:val="both"/>
        <w:rPr>
          <w:rFonts w:ascii="Arial" w:hAnsi="Arial" w:cs="Arial"/>
          <w:b/>
          <w:bCs/>
          <w:sz w:val="24"/>
          <w:szCs w:val="24"/>
        </w:rPr>
      </w:pPr>
    </w:p>
    <w:p w14:paraId="0071EC77" w14:textId="77777777" w:rsidR="00E1022E" w:rsidRPr="00E1022E" w:rsidRDefault="00E1022E" w:rsidP="00E1022E">
      <w:pPr>
        <w:spacing w:line="360" w:lineRule="auto"/>
        <w:jc w:val="both"/>
        <w:rPr>
          <w:rFonts w:ascii="Arial" w:hAnsi="Arial" w:cs="Arial"/>
          <w:b/>
          <w:bCs/>
          <w:sz w:val="24"/>
          <w:szCs w:val="24"/>
        </w:rPr>
      </w:pPr>
    </w:p>
    <w:bookmarkEnd w:id="46"/>
    <w:p w14:paraId="2D893379" w14:textId="77777777" w:rsidR="00E1022E" w:rsidRPr="00E1022E" w:rsidRDefault="00E1022E" w:rsidP="00E1022E">
      <w:pPr>
        <w:spacing w:line="360" w:lineRule="auto"/>
        <w:jc w:val="both"/>
        <w:rPr>
          <w:rFonts w:ascii="Arial" w:hAnsi="Arial" w:cs="Arial"/>
          <w:sz w:val="24"/>
          <w:szCs w:val="24"/>
        </w:rPr>
      </w:pPr>
      <w:r w:rsidRPr="00E1022E">
        <w:rPr>
          <w:rFonts w:ascii="Arial" w:hAnsi="Arial" w:cs="Arial"/>
          <w:b/>
          <w:bCs/>
          <w:noProof/>
          <w:sz w:val="24"/>
          <w:szCs w:val="24"/>
        </w:rPr>
        <mc:AlternateContent>
          <mc:Choice Requires="wps">
            <w:drawing>
              <wp:anchor distT="45720" distB="45720" distL="114300" distR="114300" simplePos="0" relativeHeight="252646400" behindDoc="0" locked="0" layoutInCell="1" allowOverlap="1" wp14:anchorId="71C36C9F" wp14:editId="712B13B5">
                <wp:simplePos x="0" y="0"/>
                <wp:positionH relativeFrom="column">
                  <wp:posOffset>1000125</wp:posOffset>
                </wp:positionH>
                <wp:positionV relativeFrom="paragraph">
                  <wp:posOffset>35560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C36C9F" id="_x0000_s1197" type="#_x0000_t202" style="position:absolute;left:0;text-align:left;margin-left:78.75pt;margin-top:2.8pt;width:185.9pt;height:110.6pt;z-index:252646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IQKAIAAE4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">
                <v:textbox style="mso-fit-shape-to-text:t">
                  <w:txbxContent>
                    <w:p w14:paraId="35ED1D75" w14:textId="77777777" w:rsidR="00E1022E" w:rsidRPr="00613BA5" w:rsidRDefault="00E1022E" w:rsidP="00E1022E">
                      <w:pPr>
                        <w:jc w:val="center"/>
                        <w:rPr>
                          <w:rFonts w:ascii="Arial" w:hAnsi="Arial" w:cs="Arial"/>
                          <w:b/>
                          <w:bCs/>
                          <w:sz w:val="24"/>
                          <w:szCs w:val="24"/>
                        </w:rPr>
                      </w:pPr>
                      <w:r w:rsidRPr="00613BA5">
                        <w:rPr>
                          <w:rFonts w:ascii="Arial" w:hAnsi="Arial" w:cs="Arial"/>
                          <w:b/>
                          <w:bCs/>
                          <w:sz w:val="24"/>
                          <w:szCs w:val="24"/>
                        </w:rPr>
                        <w:t>End Use</w:t>
                      </w:r>
                    </w:p>
                  </w:txbxContent>
                </v:textbox>
                <w10:wrap type="square"/>
              </v:shape>
            </w:pict>
          </mc:Fallback>
        </mc:AlternateContent>
      </w:r>
    </w:p>
    <w:p w14:paraId="0388832D" w14:textId="77777777" w:rsidR="00E1022E" w:rsidRDefault="00E1022E" w:rsidP="00E1022E">
      <w:pPr>
        <w:spacing w:line="360" w:lineRule="auto"/>
        <w:jc w:val="both"/>
        <w:rPr>
          <w:rFonts w:ascii="Arial" w:hAnsi="Arial" w:cs="Arial"/>
          <w:b/>
          <w:bCs/>
        </w:rPr>
      </w:pPr>
    </w:p>
    <w:p w14:paraId="271D08A3" w14:textId="77777777" w:rsidR="00E1022E" w:rsidRDefault="00E1022E" w:rsidP="00E1022E">
      <w:pPr>
        <w:spacing w:line="360" w:lineRule="auto"/>
        <w:jc w:val="both"/>
        <w:rPr>
          <w:rFonts w:ascii="Arial" w:hAnsi="Arial" w:cs="Arial"/>
          <w:b/>
          <w:bCs/>
        </w:rPr>
      </w:pPr>
      <w:r>
        <w:rPr>
          <w:rFonts w:ascii="Arial" w:hAnsi="Arial" w:cs="Arial"/>
          <w:b/>
          <w:bCs/>
        </w:rPr>
        <w:t xml:space="preserve"> </w:t>
      </w:r>
    </w:p>
    <w:p w14:paraId="1FE128A6" w14:textId="77777777" w:rsidR="00E1022E" w:rsidRDefault="00E1022E" w:rsidP="00E1022E">
      <w:pPr>
        <w:spacing w:line="360" w:lineRule="auto"/>
        <w:jc w:val="both"/>
        <w:rPr>
          <w:rFonts w:ascii="Arial" w:hAnsi="Arial" w:cs="Arial"/>
          <w:b/>
          <w:bCs/>
        </w:rPr>
      </w:pPr>
    </w:p>
    <w:p w14:paraId="39CE924F" w14:textId="32BE9A6E" w:rsidR="00494982" w:rsidRDefault="00494982"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D16404">
        <w:rPr>
          <w:rFonts w:ascii="Arial" w:eastAsia="Arial" w:hAnsi="Arial" w:cs="Arial"/>
          <w:b/>
          <w:bCs/>
          <w:color w:val="000000" w:themeColor="text1"/>
          <w:sz w:val="24"/>
          <w:szCs w:val="24"/>
        </w:rPr>
        <w:t>13.</w:t>
      </w:r>
      <w:r>
        <w:rPr>
          <w:rFonts w:ascii="Arial" w:eastAsia="Arial" w:hAnsi="Arial" w:cs="Arial"/>
          <w:b/>
          <w:bCs/>
          <w:color w:val="000000" w:themeColor="text1"/>
          <w:sz w:val="24"/>
          <w:szCs w:val="24"/>
        </w:rPr>
        <w:t xml:space="preserve"> Cost of Production</w:t>
      </w:r>
    </w:p>
    <w:tbl>
      <w:tblPr>
        <w:tblW w:w="10260" w:type="dxa"/>
        <w:tblLook w:val="04A0" w:firstRow="1" w:lastRow="0" w:firstColumn="1" w:lastColumn="0" w:noHBand="0" w:noVBand="1"/>
      </w:tblPr>
      <w:tblGrid>
        <w:gridCol w:w="488"/>
        <w:gridCol w:w="4348"/>
        <w:gridCol w:w="2281"/>
        <w:gridCol w:w="1572"/>
        <w:gridCol w:w="1343"/>
        <w:gridCol w:w="228"/>
      </w:tblGrid>
      <w:tr w:rsidR="008159BE" w:rsidRPr="00911D4E" w14:paraId="76C83091" w14:textId="77777777" w:rsidTr="00B524C4">
        <w:trPr>
          <w:gridAfter w:val="1"/>
          <w:wAfter w:w="228" w:type="dxa"/>
          <w:trHeight w:val="460"/>
        </w:trPr>
        <w:tc>
          <w:tcPr>
            <w:tcW w:w="10032" w:type="dxa"/>
            <w:gridSpan w:val="5"/>
            <w:vMerge w:val="restart"/>
            <w:tcBorders>
              <w:top w:val="single" w:sz="8" w:space="0" w:color="auto"/>
              <w:left w:val="single" w:sz="8" w:space="0" w:color="auto"/>
              <w:bottom w:val="single" w:sz="8" w:space="0" w:color="000000"/>
              <w:right w:val="single" w:sz="8" w:space="0" w:color="000000"/>
            </w:tcBorders>
            <w:shd w:val="clear" w:color="000000" w:fill="C00000"/>
            <w:noWrap/>
            <w:vAlign w:val="center"/>
            <w:hideMark/>
          </w:tcPr>
          <w:p w14:paraId="774A41B8" w14:textId="77777777" w:rsidR="008159BE" w:rsidRPr="00911D4E" w:rsidRDefault="008159BE" w:rsidP="00FF6983">
            <w:pPr>
              <w:spacing w:after="0" w:line="240" w:lineRule="auto"/>
              <w:jc w:val="center"/>
              <w:rPr>
                <w:rFonts w:ascii="Arial" w:eastAsia="Times New Roman" w:hAnsi="Arial" w:cs="Arial"/>
                <w:b/>
                <w:bCs/>
                <w:color w:val="FFFFFF"/>
                <w:lang w:val="en-US"/>
              </w:rPr>
            </w:pPr>
            <w:r w:rsidRPr="00911D4E">
              <w:rPr>
                <w:rFonts w:ascii="Arial" w:eastAsia="Times New Roman" w:hAnsi="Arial" w:cs="Arial"/>
                <w:b/>
                <w:bCs/>
                <w:color w:val="FFFFFF"/>
                <w:lang w:val="en-US"/>
              </w:rPr>
              <w:t>COST OF PRODUCTION</w:t>
            </w:r>
          </w:p>
        </w:tc>
      </w:tr>
      <w:tr w:rsidR="008159BE" w:rsidRPr="00911D4E" w14:paraId="2B2970FB" w14:textId="77777777" w:rsidTr="00B524C4">
        <w:trPr>
          <w:trHeight w:val="353"/>
        </w:trPr>
        <w:tc>
          <w:tcPr>
            <w:tcW w:w="10032" w:type="dxa"/>
            <w:gridSpan w:val="5"/>
            <w:vMerge/>
            <w:tcBorders>
              <w:top w:val="single" w:sz="8" w:space="0" w:color="auto"/>
              <w:left w:val="single" w:sz="8" w:space="0" w:color="auto"/>
              <w:bottom w:val="single" w:sz="8" w:space="0" w:color="000000"/>
              <w:right w:val="single" w:sz="8" w:space="0" w:color="000000"/>
            </w:tcBorders>
            <w:vAlign w:val="center"/>
            <w:hideMark/>
          </w:tcPr>
          <w:p w14:paraId="78FC2D46" w14:textId="77777777" w:rsidR="008159BE" w:rsidRPr="00911D4E" w:rsidRDefault="008159BE" w:rsidP="00FF6983">
            <w:pPr>
              <w:spacing w:after="0" w:line="240" w:lineRule="auto"/>
              <w:rPr>
                <w:rFonts w:ascii="Arial" w:eastAsia="Times New Roman" w:hAnsi="Arial" w:cs="Arial"/>
                <w:b/>
                <w:bCs/>
                <w:color w:val="FFFFFF"/>
                <w:lang w:val="en-US"/>
              </w:rPr>
            </w:pPr>
          </w:p>
        </w:tc>
        <w:tc>
          <w:tcPr>
            <w:tcW w:w="228" w:type="dxa"/>
            <w:tcBorders>
              <w:top w:val="nil"/>
              <w:left w:val="nil"/>
              <w:bottom w:val="nil"/>
              <w:right w:val="nil"/>
            </w:tcBorders>
            <w:shd w:val="clear" w:color="auto" w:fill="auto"/>
            <w:noWrap/>
            <w:vAlign w:val="bottom"/>
            <w:hideMark/>
          </w:tcPr>
          <w:p w14:paraId="7D61C758" w14:textId="77777777" w:rsidR="008159BE" w:rsidRPr="00911D4E" w:rsidRDefault="008159BE" w:rsidP="00FF6983">
            <w:pPr>
              <w:spacing w:after="0" w:line="240" w:lineRule="auto"/>
              <w:jc w:val="center"/>
              <w:rPr>
                <w:rFonts w:ascii="Arial" w:eastAsia="Times New Roman" w:hAnsi="Arial" w:cs="Arial"/>
                <w:b/>
                <w:bCs/>
                <w:color w:val="FFFFFF"/>
                <w:lang w:val="en-US"/>
              </w:rPr>
            </w:pPr>
          </w:p>
        </w:tc>
      </w:tr>
      <w:tr w:rsidR="008159BE" w:rsidRPr="00911D4E" w14:paraId="7B5C6D5D"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6FE02A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05C45D2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val="restart"/>
            <w:tcBorders>
              <w:top w:val="nil"/>
              <w:left w:val="single" w:sz="8" w:space="0" w:color="auto"/>
              <w:bottom w:val="single" w:sz="8" w:space="0" w:color="000000"/>
              <w:right w:val="single" w:sz="8" w:space="0" w:color="auto"/>
            </w:tcBorders>
            <w:shd w:val="clear" w:color="000000" w:fill="C00000"/>
            <w:vAlign w:val="center"/>
            <w:hideMark/>
          </w:tcPr>
          <w:p w14:paraId="5936D1EC" w14:textId="1B700CB2"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Norm of Consumption</w:t>
            </w:r>
            <w:r w:rsidR="00671F78">
              <w:rPr>
                <w:rFonts w:ascii="Arial" w:eastAsia="Times New Roman" w:hAnsi="Arial" w:cs="Arial"/>
                <w:b/>
                <w:bCs/>
                <w:color w:val="FFFFFF"/>
                <w:sz w:val="20"/>
                <w:szCs w:val="20"/>
                <w:lang w:val="en-US"/>
              </w:rPr>
              <w:t xml:space="preserve"> (</w:t>
            </w:r>
            <w:proofErr w:type="spellStart"/>
            <w:r w:rsidR="00671F78">
              <w:rPr>
                <w:rFonts w:ascii="Arial" w:eastAsia="Times New Roman" w:hAnsi="Arial" w:cs="Arial"/>
                <w:b/>
                <w:bCs/>
                <w:color w:val="FFFFFF"/>
                <w:sz w:val="20"/>
                <w:szCs w:val="20"/>
                <w:lang w:val="en-US"/>
              </w:rPr>
              <w:t>Tonne</w:t>
            </w:r>
            <w:proofErr w:type="spellEnd"/>
            <w:r w:rsidR="00671F78">
              <w:rPr>
                <w:rFonts w:ascii="Arial" w:eastAsia="Times New Roman" w:hAnsi="Arial" w:cs="Arial"/>
                <w:b/>
                <w:bCs/>
                <w:color w:val="FFFFFF"/>
                <w:sz w:val="20"/>
                <w:szCs w:val="20"/>
                <w:lang w:val="en-US"/>
              </w:rPr>
              <w:t>)</w:t>
            </w:r>
          </w:p>
        </w:tc>
        <w:tc>
          <w:tcPr>
            <w:tcW w:w="1572" w:type="dxa"/>
            <w:tcBorders>
              <w:top w:val="nil"/>
              <w:left w:val="nil"/>
              <w:bottom w:val="single" w:sz="8" w:space="0" w:color="auto"/>
              <w:right w:val="single" w:sz="8" w:space="0" w:color="auto"/>
            </w:tcBorders>
            <w:shd w:val="clear" w:color="000000" w:fill="C00000"/>
            <w:noWrap/>
            <w:vAlign w:val="center"/>
            <w:hideMark/>
          </w:tcPr>
          <w:p w14:paraId="2720376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Unit Rate </w:t>
            </w:r>
          </w:p>
        </w:tc>
        <w:tc>
          <w:tcPr>
            <w:tcW w:w="1339" w:type="dxa"/>
            <w:tcBorders>
              <w:top w:val="nil"/>
              <w:left w:val="nil"/>
              <w:bottom w:val="single" w:sz="8" w:space="0" w:color="auto"/>
              <w:right w:val="single" w:sz="8" w:space="0" w:color="auto"/>
            </w:tcBorders>
            <w:shd w:val="clear" w:color="000000" w:fill="C00000"/>
            <w:noWrap/>
            <w:vAlign w:val="center"/>
            <w:hideMark/>
          </w:tcPr>
          <w:p w14:paraId="19F96C9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Amount</w:t>
            </w:r>
          </w:p>
        </w:tc>
        <w:tc>
          <w:tcPr>
            <w:tcW w:w="228" w:type="dxa"/>
            <w:vAlign w:val="center"/>
            <w:hideMark/>
          </w:tcPr>
          <w:p w14:paraId="10C89DD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63D0860" w14:textId="77777777" w:rsidTr="00B524C4">
        <w:trPr>
          <w:trHeight w:val="353"/>
        </w:trPr>
        <w:tc>
          <w:tcPr>
            <w:tcW w:w="488" w:type="dxa"/>
            <w:tcBorders>
              <w:top w:val="nil"/>
              <w:left w:val="single" w:sz="8" w:space="0" w:color="auto"/>
              <w:bottom w:val="nil"/>
              <w:right w:val="nil"/>
            </w:tcBorders>
            <w:shd w:val="clear" w:color="auto" w:fill="C00000"/>
            <w:vAlign w:val="center"/>
            <w:hideMark/>
          </w:tcPr>
          <w:p w14:paraId="23DC79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nil"/>
              <w:right w:val="single" w:sz="8" w:space="0" w:color="auto"/>
            </w:tcBorders>
            <w:shd w:val="clear" w:color="auto" w:fill="C00000"/>
            <w:vAlign w:val="center"/>
            <w:hideMark/>
          </w:tcPr>
          <w:p w14:paraId="5C275EC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1" w:type="dxa"/>
            <w:vMerge/>
            <w:tcBorders>
              <w:top w:val="nil"/>
              <w:left w:val="single" w:sz="8" w:space="0" w:color="auto"/>
              <w:bottom w:val="single" w:sz="8" w:space="0" w:color="000000"/>
              <w:right w:val="single" w:sz="8" w:space="0" w:color="auto"/>
            </w:tcBorders>
            <w:vAlign w:val="center"/>
            <w:hideMark/>
          </w:tcPr>
          <w:p w14:paraId="6D6B311C" w14:textId="77777777" w:rsidR="008159BE" w:rsidRPr="00911D4E" w:rsidRDefault="008159BE" w:rsidP="00FF6983">
            <w:pPr>
              <w:spacing w:after="0" w:line="240" w:lineRule="auto"/>
              <w:rPr>
                <w:rFonts w:ascii="Arial" w:eastAsia="Times New Roman" w:hAnsi="Arial" w:cs="Arial"/>
                <w:b/>
                <w:bCs/>
                <w:color w:val="FFFFFF"/>
                <w:sz w:val="20"/>
                <w:szCs w:val="20"/>
                <w:lang w:val="en-US"/>
              </w:rPr>
            </w:pPr>
          </w:p>
        </w:tc>
        <w:tc>
          <w:tcPr>
            <w:tcW w:w="1572" w:type="dxa"/>
            <w:tcBorders>
              <w:top w:val="nil"/>
              <w:left w:val="nil"/>
              <w:bottom w:val="single" w:sz="8" w:space="0" w:color="auto"/>
              <w:right w:val="single" w:sz="8" w:space="0" w:color="auto"/>
            </w:tcBorders>
            <w:shd w:val="clear" w:color="000000" w:fill="C00000"/>
            <w:noWrap/>
            <w:vAlign w:val="center"/>
            <w:hideMark/>
          </w:tcPr>
          <w:p w14:paraId="4447E9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xml:space="preserve">USD / </w:t>
            </w:r>
            <w:proofErr w:type="spellStart"/>
            <w:r w:rsidRPr="00911D4E">
              <w:rPr>
                <w:rFonts w:ascii="Arial" w:eastAsia="Times New Roman" w:hAnsi="Arial" w:cs="Arial"/>
                <w:b/>
                <w:bCs/>
                <w:color w:val="FFFFFF"/>
                <w:sz w:val="20"/>
                <w:szCs w:val="20"/>
                <w:lang w:val="en-US"/>
              </w:rPr>
              <w:t>Tonne</w:t>
            </w:r>
            <w:proofErr w:type="spellEnd"/>
          </w:p>
        </w:tc>
        <w:tc>
          <w:tcPr>
            <w:tcW w:w="1339" w:type="dxa"/>
            <w:tcBorders>
              <w:top w:val="nil"/>
              <w:left w:val="nil"/>
              <w:bottom w:val="single" w:sz="8" w:space="0" w:color="auto"/>
              <w:right w:val="single" w:sz="8" w:space="0" w:color="auto"/>
            </w:tcBorders>
            <w:shd w:val="clear" w:color="000000" w:fill="C00000"/>
            <w:noWrap/>
            <w:vAlign w:val="center"/>
            <w:hideMark/>
          </w:tcPr>
          <w:p w14:paraId="15E6BC9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USD</w:t>
            </w:r>
          </w:p>
        </w:tc>
        <w:tc>
          <w:tcPr>
            <w:tcW w:w="228" w:type="dxa"/>
            <w:vAlign w:val="center"/>
            <w:hideMark/>
          </w:tcPr>
          <w:p w14:paraId="4FDE826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F1185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0E7720BF"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A</w:t>
            </w:r>
          </w:p>
        </w:tc>
        <w:tc>
          <w:tcPr>
            <w:tcW w:w="4348" w:type="dxa"/>
            <w:tcBorders>
              <w:top w:val="nil"/>
              <w:left w:val="nil"/>
              <w:bottom w:val="single" w:sz="8" w:space="0" w:color="auto"/>
              <w:right w:val="single" w:sz="8" w:space="0" w:color="auto"/>
            </w:tcBorders>
            <w:shd w:val="clear" w:color="000000" w:fill="C00000"/>
            <w:noWrap/>
            <w:vAlign w:val="center"/>
            <w:hideMark/>
          </w:tcPr>
          <w:p w14:paraId="0B2FF9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COST</w:t>
            </w:r>
          </w:p>
        </w:tc>
        <w:tc>
          <w:tcPr>
            <w:tcW w:w="2281" w:type="dxa"/>
            <w:tcBorders>
              <w:top w:val="nil"/>
              <w:left w:val="nil"/>
              <w:bottom w:val="nil"/>
              <w:right w:val="single" w:sz="8" w:space="0" w:color="auto"/>
            </w:tcBorders>
            <w:shd w:val="clear" w:color="000000" w:fill="C00000"/>
            <w:noWrap/>
            <w:vAlign w:val="center"/>
            <w:hideMark/>
          </w:tcPr>
          <w:p w14:paraId="4A708F5A"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572" w:type="dxa"/>
            <w:tcBorders>
              <w:top w:val="nil"/>
              <w:left w:val="nil"/>
              <w:bottom w:val="nil"/>
              <w:right w:val="single" w:sz="8" w:space="0" w:color="auto"/>
            </w:tcBorders>
            <w:shd w:val="clear" w:color="000000" w:fill="C00000"/>
            <w:noWrap/>
            <w:vAlign w:val="center"/>
            <w:hideMark/>
          </w:tcPr>
          <w:p w14:paraId="5B38506D"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1339" w:type="dxa"/>
            <w:tcBorders>
              <w:top w:val="nil"/>
              <w:left w:val="nil"/>
              <w:bottom w:val="nil"/>
              <w:right w:val="single" w:sz="8" w:space="0" w:color="auto"/>
            </w:tcBorders>
            <w:shd w:val="clear" w:color="000000" w:fill="C00000"/>
            <w:noWrap/>
            <w:vAlign w:val="center"/>
            <w:hideMark/>
          </w:tcPr>
          <w:p w14:paraId="1A72528C" w14:textId="77777777" w:rsidR="008159BE" w:rsidRPr="00911D4E" w:rsidRDefault="008159BE" w:rsidP="00FF6983">
            <w:pPr>
              <w:spacing w:after="0" w:line="240" w:lineRule="auto"/>
              <w:jc w:val="center"/>
              <w:rPr>
                <w:rFonts w:ascii="Arial" w:eastAsia="Times New Roman" w:hAnsi="Arial" w:cs="Arial"/>
                <w:color w:val="FFFFFF"/>
                <w:sz w:val="20"/>
                <w:szCs w:val="20"/>
                <w:lang w:val="en-US"/>
              </w:rPr>
            </w:pPr>
            <w:r w:rsidRPr="00911D4E">
              <w:rPr>
                <w:rFonts w:ascii="Arial" w:eastAsia="Times New Roman" w:hAnsi="Arial" w:cs="Arial"/>
                <w:color w:val="FFFFFF"/>
                <w:sz w:val="20"/>
                <w:szCs w:val="20"/>
                <w:lang w:val="en-US"/>
              </w:rPr>
              <w:t> </w:t>
            </w:r>
          </w:p>
        </w:tc>
        <w:tc>
          <w:tcPr>
            <w:tcW w:w="228" w:type="dxa"/>
            <w:vAlign w:val="center"/>
            <w:hideMark/>
          </w:tcPr>
          <w:p w14:paraId="2ED57C6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226E46C"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E4BDC7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nil"/>
            </w:tcBorders>
            <w:shd w:val="clear" w:color="000000" w:fill="FFF2CC"/>
            <w:noWrap/>
            <w:vAlign w:val="center"/>
            <w:hideMark/>
          </w:tcPr>
          <w:p w14:paraId="6F56B03A"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RAW MATERIALS</w:t>
            </w:r>
          </w:p>
        </w:tc>
        <w:tc>
          <w:tcPr>
            <w:tcW w:w="2281" w:type="dxa"/>
            <w:tcBorders>
              <w:top w:val="single" w:sz="8" w:space="0" w:color="auto"/>
              <w:left w:val="single" w:sz="8" w:space="0" w:color="auto"/>
              <w:bottom w:val="single" w:sz="8" w:space="0" w:color="auto"/>
              <w:right w:val="single" w:sz="8" w:space="0" w:color="auto"/>
            </w:tcBorders>
            <w:shd w:val="clear" w:color="000000" w:fill="FFF2CC"/>
            <w:noWrap/>
            <w:vAlign w:val="center"/>
            <w:hideMark/>
          </w:tcPr>
          <w:p w14:paraId="6BB394F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single" w:sz="8" w:space="0" w:color="auto"/>
              <w:left w:val="nil"/>
              <w:bottom w:val="single" w:sz="8" w:space="0" w:color="auto"/>
              <w:right w:val="single" w:sz="8" w:space="0" w:color="auto"/>
            </w:tcBorders>
            <w:shd w:val="clear" w:color="000000" w:fill="FFF2CC"/>
            <w:noWrap/>
            <w:vAlign w:val="center"/>
            <w:hideMark/>
          </w:tcPr>
          <w:p w14:paraId="6367616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FFF2CC"/>
            <w:noWrap/>
            <w:vAlign w:val="center"/>
            <w:hideMark/>
          </w:tcPr>
          <w:p w14:paraId="100FE4B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4CC5FA79"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F1F01E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0915F5B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w:t>
            </w:r>
          </w:p>
        </w:tc>
        <w:tc>
          <w:tcPr>
            <w:tcW w:w="4348" w:type="dxa"/>
            <w:tcBorders>
              <w:top w:val="nil"/>
              <w:left w:val="nil"/>
              <w:bottom w:val="single" w:sz="8" w:space="0" w:color="auto"/>
              <w:right w:val="nil"/>
            </w:tcBorders>
            <w:shd w:val="clear" w:color="000000" w:fill="FFF2CC"/>
            <w:noWrap/>
            <w:vAlign w:val="center"/>
            <w:hideMark/>
          </w:tcPr>
          <w:p w14:paraId="2A80A90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Epoxy Resin</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24E13DD2"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0.3</w:t>
            </w:r>
          </w:p>
        </w:tc>
        <w:tc>
          <w:tcPr>
            <w:tcW w:w="1572" w:type="dxa"/>
            <w:tcBorders>
              <w:top w:val="nil"/>
              <w:left w:val="nil"/>
              <w:bottom w:val="single" w:sz="8" w:space="0" w:color="auto"/>
              <w:right w:val="single" w:sz="8" w:space="0" w:color="auto"/>
            </w:tcBorders>
            <w:shd w:val="clear" w:color="000000" w:fill="FFF2CC"/>
            <w:noWrap/>
            <w:vAlign w:val="center"/>
            <w:hideMark/>
          </w:tcPr>
          <w:p w14:paraId="700D77A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3030</w:t>
            </w:r>
          </w:p>
        </w:tc>
        <w:tc>
          <w:tcPr>
            <w:tcW w:w="1339" w:type="dxa"/>
            <w:tcBorders>
              <w:top w:val="nil"/>
              <w:left w:val="nil"/>
              <w:bottom w:val="single" w:sz="8" w:space="0" w:color="auto"/>
              <w:right w:val="single" w:sz="8" w:space="0" w:color="auto"/>
            </w:tcBorders>
            <w:shd w:val="clear" w:color="000000" w:fill="FFF2CC"/>
            <w:noWrap/>
            <w:vAlign w:val="center"/>
            <w:hideMark/>
          </w:tcPr>
          <w:p w14:paraId="4FB53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909</w:t>
            </w:r>
          </w:p>
        </w:tc>
        <w:tc>
          <w:tcPr>
            <w:tcW w:w="228" w:type="dxa"/>
            <w:vAlign w:val="center"/>
            <w:hideMark/>
          </w:tcPr>
          <w:p w14:paraId="76498FC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F8E34F"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39968D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w:t>
            </w:r>
          </w:p>
        </w:tc>
        <w:tc>
          <w:tcPr>
            <w:tcW w:w="4348" w:type="dxa"/>
            <w:tcBorders>
              <w:top w:val="nil"/>
              <w:left w:val="nil"/>
              <w:bottom w:val="single" w:sz="8" w:space="0" w:color="auto"/>
              <w:right w:val="nil"/>
            </w:tcBorders>
            <w:shd w:val="clear" w:color="000000" w:fill="FFF2CC"/>
            <w:noWrap/>
            <w:vAlign w:val="center"/>
            <w:hideMark/>
          </w:tcPr>
          <w:p w14:paraId="0F56E8AE"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BPA</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4290B0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0.14</w:t>
            </w:r>
          </w:p>
        </w:tc>
        <w:tc>
          <w:tcPr>
            <w:tcW w:w="1572" w:type="dxa"/>
            <w:tcBorders>
              <w:top w:val="nil"/>
              <w:left w:val="nil"/>
              <w:bottom w:val="single" w:sz="8" w:space="0" w:color="auto"/>
              <w:right w:val="single" w:sz="8" w:space="0" w:color="auto"/>
            </w:tcBorders>
            <w:shd w:val="clear" w:color="000000" w:fill="FFF2CC"/>
            <w:noWrap/>
            <w:vAlign w:val="center"/>
            <w:hideMark/>
          </w:tcPr>
          <w:p w14:paraId="05986DF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1400</w:t>
            </w:r>
          </w:p>
        </w:tc>
        <w:tc>
          <w:tcPr>
            <w:tcW w:w="1339" w:type="dxa"/>
            <w:tcBorders>
              <w:top w:val="nil"/>
              <w:left w:val="nil"/>
              <w:bottom w:val="single" w:sz="8" w:space="0" w:color="auto"/>
              <w:right w:val="single" w:sz="8" w:space="0" w:color="auto"/>
            </w:tcBorders>
            <w:shd w:val="clear" w:color="000000" w:fill="FFF2CC"/>
            <w:noWrap/>
            <w:vAlign w:val="center"/>
            <w:hideMark/>
          </w:tcPr>
          <w:p w14:paraId="43BEC06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196</w:t>
            </w:r>
          </w:p>
        </w:tc>
        <w:tc>
          <w:tcPr>
            <w:tcW w:w="228" w:type="dxa"/>
            <w:vAlign w:val="center"/>
            <w:hideMark/>
          </w:tcPr>
          <w:p w14:paraId="07E8AB1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48D3DB4"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7E34FF8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III</w:t>
            </w:r>
          </w:p>
        </w:tc>
        <w:tc>
          <w:tcPr>
            <w:tcW w:w="4348" w:type="dxa"/>
            <w:tcBorders>
              <w:top w:val="nil"/>
              <w:left w:val="nil"/>
              <w:bottom w:val="nil"/>
              <w:right w:val="nil"/>
            </w:tcBorders>
            <w:shd w:val="clear" w:color="000000" w:fill="FFF2CC"/>
            <w:noWrap/>
            <w:vAlign w:val="center"/>
            <w:hideMark/>
          </w:tcPr>
          <w:p w14:paraId="523BAFD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Methacrylic Acid</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56D6989C"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0.11</w:t>
            </w:r>
          </w:p>
        </w:tc>
        <w:tc>
          <w:tcPr>
            <w:tcW w:w="1572" w:type="dxa"/>
            <w:tcBorders>
              <w:top w:val="nil"/>
              <w:left w:val="nil"/>
              <w:bottom w:val="single" w:sz="8" w:space="0" w:color="auto"/>
              <w:right w:val="single" w:sz="8" w:space="0" w:color="auto"/>
            </w:tcBorders>
            <w:shd w:val="clear" w:color="000000" w:fill="FFF2CC"/>
            <w:noWrap/>
            <w:vAlign w:val="center"/>
            <w:hideMark/>
          </w:tcPr>
          <w:p w14:paraId="01A9850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2720</w:t>
            </w:r>
          </w:p>
        </w:tc>
        <w:tc>
          <w:tcPr>
            <w:tcW w:w="1339" w:type="dxa"/>
            <w:tcBorders>
              <w:top w:val="nil"/>
              <w:left w:val="nil"/>
              <w:bottom w:val="single" w:sz="8" w:space="0" w:color="auto"/>
              <w:right w:val="single" w:sz="8" w:space="0" w:color="auto"/>
            </w:tcBorders>
            <w:shd w:val="clear" w:color="000000" w:fill="FFF2CC"/>
            <w:noWrap/>
            <w:vAlign w:val="center"/>
            <w:hideMark/>
          </w:tcPr>
          <w:p w14:paraId="5F60DD5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299</w:t>
            </w:r>
          </w:p>
        </w:tc>
        <w:tc>
          <w:tcPr>
            <w:tcW w:w="228" w:type="dxa"/>
            <w:vAlign w:val="center"/>
            <w:hideMark/>
          </w:tcPr>
          <w:p w14:paraId="221757BA"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CED1839"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6985190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IV</w:t>
            </w:r>
          </w:p>
        </w:tc>
        <w:tc>
          <w:tcPr>
            <w:tcW w:w="4348" w:type="dxa"/>
            <w:tcBorders>
              <w:top w:val="single" w:sz="8" w:space="0" w:color="auto"/>
              <w:left w:val="nil"/>
              <w:bottom w:val="single" w:sz="8" w:space="0" w:color="auto"/>
              <w:right w:val="nil"/>
            </w:tcBorders>
            <w:shd w:val="clear" w:color="000000" w:fill="FFF2CC"/>
            <w:noWrap/>
            <w:vAlign w:val="center"/>
            <w:hideMark/>
          </w:tcPr>
          <w:p w14:paraId="321D038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Styrene Monomer</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1E1CDC1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0.45</w:t>
            </w:r>
          </w:p>
        </w:tc>
        <w:tc>
          <w:tcPr>
            <w:tcW w:w="1572" w:type="dxa"/>
            <w:tcBorders>
              <w:top w:val="nil"/>
              <w:left w:val="nil"/>
              <w:bottom w:val="single" w:sz="8" w:space="0" w:color="auto"/>
              <w:right w:val="single" w:sz="8" w:space="0" w:color="auto"/>
            </w:tcBorders>
            <w:shd w:val="clear" w:color="000000" w:fill="FFF2CC"/>
            <w:noWrap/>
            <w:vAlign w:val="center"/>
            <w:hideMark/>
          </w:tcPr>
          <w:p w14:paraId="5433F88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1450</w:t>
            </w:r>
          </w:p>
        </w:tc>
        <w:tc>
          <w:tcPr>
            <w:tcW w:w="1339" w:type="dxa"/>
            <w:tcBorders>
              <w:top w:val="nil"/>
              <w:left w:val="nil"/>
              <w:bottom w:val="single" w:sz="8" w:space="0" w:color="auto"/>
              <w:right w:val="single" w:sz="8" w:space="0" w:color="auto"/>
            </w:tcBorders>
            <w:shd w:val="clear" w:color="000000" w:fill="FFF2CC"/>
            <w:noWrap/>
            <w:vAlign w:val="center"/>
            <w:hideMark/>
          </w:tcPr>
          <w:p w14:paraId="68D155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653</w:t>
            </w:r>
          </w:p>
        </w:tc>
        <w:tc>
          <w:tcPr>
            <w:tcW w:w="228" w:type="dxa"/>
            <w:vAlign w:val="center"/>
            <w:hideMark/>
          </w:tcPr>
          <w:p w14:paraId="41D3FF11"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2FE8908"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FFF2CC"/>
            <w:vAlign w:val="center"/>
            <w:hideMark/>
          </w:tcPr>
          <w:p w14:paraId="2EC735E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4348" w:type="dxa"/>
            <w:tcBorders>
              <w:top w:val="nil"/>
              <w:left w:val="nil"/>
              <w:bottom w:val="single" w:sz="8" w:space="0" w:color="auto"/>
              <w:right w:val="nil"/>
            </w:tcBorders>
            <w:shd w:val="clear" w:color="000000" w:fill="FFF2CC"/>
            <w:noWrap/>
            <w:vAlign w:val="center"/>
            <w:hideMark/>
          </w:tcPr>
          <w:p w14:paraId="2B6A8CE5" w14:textId="77777777" w:rsidR="008159BE" w:rsidRPr="00911D4E" w:rsidRDefault="008159BE" w:rsidP="00FF6983">
            <w:pPr>
              <w:spacing w:after="0" w:line="240" w:lineRule="auto"/>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Sub-Total (1)</w:t>
            </w:r>
          </w:p>
        </w:tc>
        <w:tc>
          <w:tcPr>
            <w:tcW w:w="2281" w:type="dxa"/>
            <w:tcBorders>
              <w:top w:val="nil"/>
              <w:left w:val="single" w:sz="8" w:space="0" w:color="auto"/>
              <w:bottom w:val="single" w:sz="8" w:space="0" w:color="auto"/>
              <w:right w:val="single" w:sz="8" w:space="0" w:color="auto"/>
            </w:tcBorders>
            <w:shd w:val="clear" w:color="000000" w:fill="FFF2CC"/>
            <w:noWrap/>
            <w:vAlign w:val="center"/>
            <w:hideMark/>
          </w:tcPr>
          <w:p w14:paraId="31AC01B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2ECA78C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8600</w:t>
            </w:r>
          </w:p>
        </w:tc>
        <w:tc>
          <w:tcPr>
            <w:tcW w:w="1339" w:type="dxa"/>
            <w:tcBorders>
              <w:top w:val="nil"/>
              <w:left w:val="nil"/>
              <w:bottom w:val="single" w:sz="8" w:space="0" w:color="auto"/>
              <w:right w:val="single" w:sz="8" w:space="0" w:color="auto"/>
            </w:tcBorders>
            <w:shd w:val="clear" w:color="000000" w:fill="FFF2CC"/>
            <w:noWrap/>
            <w:vAlign w:val="center"/>
            <w:hideMark/>
          </w:tcPr>
          <w:p w14:paraId="28879BE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2057</w:t>
            </w:r>
          </w:p>
        </w:tc>
        <w:tc>
          <w:tcPr>
            <w:tcW w:w="228" w:type="dxa"/>
            <w:vAlign w:val="center"/>
            <w:hideMark/>
          </w:tcPr>
          <w:p w14:paraId="7575605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038C81E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69DBC9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nil"/>
            </w:tcBorders>
            <w:shd w:val="clear" w:color="000000" w:fill="FFF2CC"/>
            <w:noWrap/>
            <w:vAlign w:val="center"/>
            <w:hideMark/>
          </w:tcPr>
          <w:p w14:paraId="2FBCED10"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Packing Materials</w:t>
            </w:r>
          </w:p>
        </w:tc>
        <w:tc>
          <w:tcPr>
            <w:tcW w:w="2281" w:type="dxa"/>
            <w:tcBorders>
              <w:top w:val="nil"/>
              <w:left w:val="single" w:sz="8" w:space="0" w:color="auto"/>
              <w:bottom w:val="nil"/>
              <w:right w:val="nil"/>
            </w:tcBorders>
            <w:shd w:val="clear" w:color="000000" w:fill="FFF2CC"/>
            <w:noWrap/>
            <w:vAlign w:val="center"/>
            <w:hideMark/>
          </w:tcPr>
          <w:p w14:paraId="7DDF43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92E34C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CACCDD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147</w:t>
            </w:r>
          </w:p>
        </w:tc>
        <w:tc>
          <w:tcPr>
            <w:tcW w:w="228" w:type="dxa"/>
            <w:vAlign w:val="center"/>
            <w:hideMark/>
          </w:tcPr>
          <w:p w14:paraId="0C6115C3"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144517D1"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06141C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nil"/>
            </w:tcBorders>
            <w:shd w:val="clear" w:color="000000" w:fill="FFF2CC"/>
            <w:noWrap/>
            <w:vAlign w:val="center"/>
            <w:hideMark/>
          </w:tcPr>
          <w:p w14:paraId="6E246F17"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Catalyst &amp; Chemicals</w:t>
            </w:r>
          </w:p>
        </w:tc>
        <w:tc>
          <w:tcPr>
            <w:tcW w:w="2281" w:type="dxa"/>
            <w:tcBorders>
              <w:top w:val="nil"/>
              <w:left w:val="single" w:sz="8" w:space="0" w:color="auto"/>
              <w:bottom w:val="nil"/>
              <w:right w:val="nil"/>
            </w:tcBorders>
            <w:shd w:val="clear" w:color="000000" w:fill="FFF2CC"/>
            <w:noWrap/>
            <w:vAlign w:val="center"/>
            <w:hideMark/>
          </w:tcPr>
          <w:p w14:paraId="06C6A75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0E0F64B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single" w:sz="8" w:space="0" w:color="auto"/>
              <w:right w:val="single" w:sz="8" w:space="0" w:color="auto"/>
            </w:tcBorders>
            <w:shd w:val="clear" w:color="000000" w:fill="FFF2CC"/>
            <w:noWrap/>
            <w:vAlign w:val="center"/>
            <w:hideMark/>
          </w:tcPr>
          <w:p w14:paraId="7F988B3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65</w:t>
            </w:r>
          </w:p>
        </w:tc>
        <w:tc>
          <w:tcPr>
            <w:tcW w:w="228" w:type="dxa"/>
            <w:vAlign w:val="center"/>
            <w:hideMark/>
          </w:tcPr>
          <w:p w14:paraId="1A218DA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037F815" w14:textId="77777777" w:rsidTr="00B524C4">
        <w:trPr>
          <w:trHeight w:val="353"/>
        </w:trPr>
        <w:tc>
          <w:tcPr>
            <w:tcW w:w="488" w:type="dxa"/>
            <w:tcBorders>
              <w:top w:val="nil"/>
              <w:left w:val="single" w:sz="8" w:space="0" w:color="auto"/>
              <w:bottom w:val="nil"/>
              <w:right w:val="single" w:sz="8" w:space="0" w:color="auto"/>
            </w:tcBorders>
            <w:shd w:val="clear" w:color="000000" w:fill="FFF2CC"/>
            <w:vAlign w:val="center"/>
            <w:hideMark/>
          </w:tcPr>
          <w:p w14:paraId="39AF6AF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nil"/>
              <w:right w:val="nil"/>
            </w:tcBorders>
            <w:shd w:val="clear" w:color="000000" w:fill="FFF2CC"/>
            <w:noWrap/>
            <w:vAlign w:val="center"/>
            <w:hideMark/>
          </w:tcPr>
          <w:p w14:paraId="19A76ED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Utilities</w:t>
            </w:r>
          </w:p>
        </w:tc>
        <w:tc>
          <w:tcPr>
            <w:tcW w:w="2281" w:type="dxa"/>
            <w:tcBorders>
              <w:top w:val="nil"/>
              <w:left w:val="single" w:sz="8" w:space="0" w:color="auto"/>
              <w:bottom w:val="single" w:sz="8" w:space="0" w:color="auto"/>
              <w:right w:val="nil"/>
            </w:tcBorders>
            <w:shd w:val="clear" w:color="000000" w:fill="FFF2CC"/>
            <w:noWrap/>
            <w:vAlign w:val="center"/>
            <w:hideMark/>
          </w:tcPr>
          <w:p w14:paraId="47549B5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13D7C234"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574212D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55</w:t>
            </w:r>
          </w:p>
        </w:tc>
        <w:tc>
          <w:tcPr>
            <w:tcW w:w="228" w:type="dxa"/>
            <w:vAlign w:val="center"/>
            <w:hideMark/>
          </w:tcPr>
          <w:p w14:paraId="1CD8B22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76E3E44" w14:textId="77777777" w:rsidTr="00B524C4">
        <w:trPr>
          <w:trHeight w:val="353"/>
        </w:trPr>
        <w:tc>
          <w:tcPr>
            <w:tcW w:w="488"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E351D0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nil"/>
              <w:bottom w:val="single" w:sz="8" w:space="0" w:color="auto"/>
              <w:right w:val="single" w:sz="8" w:space="0" w:color="auto"/>
            </w:tcBorders>
            <w:shd w:val="clear" w:color="000000" w:fill="C00000"/>
            <w:noWrap/>
            <w:vAlign w:val="center"/>
            <w:hideMark/>
          </w:tcPr>
          <w:p w14:paraId="16A6DE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VARIABLE COST</w:t>
            </w:r>
          </w:p>
        </w:tc>
        <w:tc>
          <w:tcPr>
            <w:tcW w:w="2281" w:type="dxa"/>
            <w:tcBorders>
              <w:top w:val="nil"/>
              <w:left w:val="nil"/>
              <w:bottom w:val="single" w:sz="8" w:space="0" w:color="auto"/>
              <w:right w:val="nil"/>
            </w:tcBorders>
            <w:shd w:val="clear" w:color="000000" w:fill="C00000"/>
            <w:noWrap/>
            <w:vAlign w:val="center"/>
            <w:hideMark/>
          </w:tcPr>
          <w:p w14:paraId="1ABA2E0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2324</w:t>
            </w:r>
          </w:p>
        </w:tc>
        <w:tc>
          <w:tcPr>
            <w:tcW w:w="1572" w:type="dxa"/>
            <w:tcBorders>
              <w:top w:val="nil"/>
              <w:left w:val="nil"/>
              <w:bottom w:val="single" w:sz="8" w:space="0" w:color="auto"/>
              <w:right w:val="nil"/>
            </w:tcBorders>
            <w:shd w:val="clear" w:color="000000" w:fill="C00000"/>
            <w:noWrap/>
            <w:vAlign w:val="center"/>
            <w:hideMark/>
          </w:tcPr>
          <w:p w14:paraId="73839FF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1B9C00F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4ADE264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988B3E0"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C00000"/>
            <w:vAlign w:val="center"/>
            <w:hideMark/>
          </w:tcPr>
          <w:p w14:paraId="6B57887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B</w:t>
            </w:r>
          </w:p>
        </w:tc>
        <w:tc>
          <w:tcPr>
            <w:tcW w:w="4348" w:type="dxa"/>
            <w:tcBorders>
              <w:top w:val="nil"/>
              <w:left w:val="nil"/>
              <w:bottom w:val="single" w:sz="8" w:space="0" w:color="auto"/>
              <w:right w:val="single" w:sz="8" w:space="0" w:color="auto"/>
            </w:tcBorders>
            <w:shd w:val="clear" w:color="000000" w:fill="C00000"/>
            <w:noWrap/>
            <w:vAlign w:val="center"/>
            <w:hideMark/>
          </w:tcPr>
          <w:p w14:paraId="181A842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FIXED COST</w:t>
            </w:r>
          </w:p>
        </w:tc>
        <w:tc>
          <w:tcPr>
            <w:tcW w:w="2281" w:type="dxa"/>
            <w:tcBorders>
              <w:top w:val="nil"/>
              <w:left w:val="nil"/>
              <w:bottom w:val="single" w:sz="8" w:space="0" w:color="auto"/>
              <w:right w:val="nil"/>
            </w:tcBorders>
            <w:shd w:val="clear" w:color="000000" w:fill="C00000"/>
            <w:noWrap/>
            <w:vAlign w:val="center"/>
            <w:hideMark/>
          </w:tcPr>
          <w:p w14:paraId="4C4BFCF8"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572" w:type="dxa"/>
            <w:tcBorders>
              <w:top w:val="nil"/>
              <w:left w:val="nil"/>
              <w:bottom w:val="single" w:sz="8" w:space="0" w:color="auto"/>
              <w:right w:val="nil"/>
            </w:tcBorders>
            <w:shd w:val="clear" w:color="000000" w:fill="C00000"/>
            <w:noWrap/>
            <w:vAlign w:val="center"/>
            <w:hideMark/>
          </w:tcPr>
          <w:p w14:paraId="1A34902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6D8B351B"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10814034"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5543BE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1C697FEE"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1</w:t>
            </w:r>
          </w:p>
        </w:tc>
        <w:tc>
          <w:tcPr>
            <w:tcW w:w="4348" w:type="dxa"/>
            <w:tcBorders>
              <w:top w:val="nil"/>
              <w:left w:val="nil"/>
              <w:bottom w:val="single" w:sz="8" w:space="0" w:color="auto"/>
              <w:right w:val="single" w:sz="8" w:space="0" w:color="auto"/>
            </w:tcBorders>
            <w:shd w:val="clear" w:color="000000" w:fill="FFF2CC"/>
            <w:noWrap/>
            <w:vAlign w:val="center"/>
            <w:hideMark/>
          </w:tcPr>
          <w:p w14:paraId="165D81F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Repair &amp; Maintenance</w:t>
            </w:r>
          </w:p>
        </w:tc>
        <w:tc>
          <w:tcPr>
            <w:tcW w:w="2281" w:type="dxa"/>
            <w:tcBorders>
              <w:top w:val="nil"/>
              <w:left w:val="nil"/>
              <w:bottom w:val="nil"/>
              <w:right w:val="nil"/>
            </w:tcBorders>
            <w:shd w:val="clear" w:color="000000" w:fill="FFF2CC"/>
            <w:noWrap/>
            <w:vAlign w:val="center"/>
            <w:hideMark/>
          </w:tcPr>
          <w:p w14:paraId="1C50870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5859C3C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6B8A321"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250</w:t>
            </w:r>
          </w:p>
        </w:tc>
        <w:tc>
          <w:tcPr>
            <w:tcW w:w="228" w:type="dxa"/>
            <w:vAlign w:val="center"/>
            <w:hideMark/>
          </w:tcPr>
          <w:p w14:paraId="7456E9CC"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61A69B47"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B8A21D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2</w:t>
            </w:r>
          </w:p>
        </w:tc>
        <w:tc>
          <w:tcPr>
            <w:tcW w:w="4348" w:type="dxa"/>
            <w:tcBorders>
              <w:top w:val="nil"/>
              <w:left w:val="nil"/>
              <w:bottom w:val="single" w:sz="8" w:space="0" w:color="auto"/>
              <w:right w:val="single" w:sz="8" w:space="0" w:color="auto"/>
            </w:tcBorders>
            <w:shd w:val="clear" w:color="000000" w:fill="FFF2CC"/>
            <w:noWrap/>
            <w:vAlign w:val="center"/>
            <w:hideMark/>
          </w:tcPr>
          <w:p w14:paraId="0D414605"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Salaries &amp; Wages</w:t>
            </w:r>
          </w:p>
        </w:tc>
        <w:tc>
          <w:tcPr>
            <w:tcW w:w="2281" w:type="dxa"/>
            <w:tcBorders>
              <w:top w:val="nil"/>
              <w:left w:val="nil"/>
              <w:bottom w:val="nil"/>
              <w:right w:val="nil"/>
            </w:tcBorders>
            <w:shd w:val="clear" w:color="000000" w:fill="FFF2CC"/>
            <w:noWrap/>
            <w:vAlign w:val="center"/>
            <w:hideMark/>
          </w:tcPr>
          <w:p w14:paraId="1C27EC89"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2A9F885"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0DAFDB5D"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7F387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ADB69DA"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F9FCF6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3</w:t>
            </w:r>
          </w:p>
        </w:tc>
        <w:tc>
          <w:tcPr>
            <w:tcW w:w="4348" w:type="dxa"/>
            <w:tcBorders>
              <w:top w:val="nil"/>
              <w:left w:val="nil"/>
              <w:bottom w:val="single" w:sz="8" w:space="0" w:color="auto"/>
              <w:right w:val="single" w:sz="8" w:space="0" w:color="auto"/>
            </w:tcBorders>
            <w:shd w:val="clear" w:color="000000" w:fill="FFF2CC"/>
            <w:noWrap/>
            <w:vAlign w:val="center"/>
            <w:hideMark/>
          </w:tcPr>
          <w:p w14:paraId="40E48FBD"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Research &amp; Development</w:t>
            </w:r>
          </w:p>
        </w:tc>
        <w:tc>
          <w:tcPr>
            <w:tcW w:w="2281" w:type="dxa"/>
            <w:tcBorders>
              <w:top w:val="nil"/>
              <w:left w:val="nil"/>
              <w:bottom w:val="nil"/>
              <w:right w:val="nil"/>
            </w:tcBorders>
            <w:shd w:val="clear" w:color="000000" w:fill="FFF2CC"/>
            <w:noWrap/>
            <w:vAlign w:val="center"/>
            <w:hideMark/>
          </w:tcPr>
          <w:p w14:paraId="1B6B200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77B8624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79EAD9B"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D770A86"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28676B2"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4E78D2B8"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4</w:t>
            </w:r>
          </w:p>
        </w:tc>
        <w:tc>
          <w:tcPr>
            <w:tcW w:w="4348" w:type="dxa"/>
            <w:tcBorders>
              <w:top w:val="nil"/>
              <w:left w:val="nil"/>
              <w:bottom w:val="single" w:sz="8" w:space="0" w:color="auto"/>
              <w:right w:val="single" w:sz="8" w:space="0" w:color="auto"/>
            </w:tcBorders>
            <w:shd w:val="clear" w:color="000000" w:fill="FFF2CC"/>
            <w:noWrap/>
            <w:vAlign w:val="center"/>
            <w:hideMark/>
          </w:tcPr>
          <w:p w14:paraId="0C38C6DF"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Transportation &amp; Clearance</w:t>
            </w:r>
          </w:p>
        </w:tc>
        <w:tc>
          <w:tcPr>
            <w:tcW w:w="2281" w:type="dxa"/>
            <w:tcBorders>
              <w:top w:val="nil"/>
              <w:left w:val="nil"/>
              <w:bottom w:val="nil"/>
              <w:right w:val="nil"/>
            </w:tcBorders>
            <w:shd w:val="clear" w:color="000000" w:fill="FFF2CC"/>
            <w:noWrap/>
            <w:vAlign w:val="center"/>
            <w:hideMark/>
          </w:tcPr>
          <w:p w14:paraId="79320D4F"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103587AA"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70A230E3"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193A7425"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4C66217E" w14:textId="77777777" w:rsidTr="00B524C4">
        <w:trPr>
          <w:trHeight w:val="353"/>
        </w:trPr>
        <w:tc>
          <w:tcPr>
            <w:tcW w:w="488" w:type="dxa"/>
            <w:tcBorders>
              <w:top w:val="nil"/>
              <w:left w:val="single" w:sz="8" w:space="0" w:color="auto"/>
              <w:bottom w:val="single" w:sz="8" w:space="0" w:color="auto"/>
              <w:right w:val="single" w:sz="8" w:space="0" w:color="auto"/>
            </w:tcBorders>
            <w:shd w:val="clear" w:color="000000" w:fill="FFF2CC"/>
            <w:vAlign w:val="center"/>
            <w:hideMark/>
          </w:tcPr>
          <w:p w14:paraId="2B8480E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5</w:t>
            </w:r>
          </w:p>
        </w:tc>
        <w:tc>
          <w:tcPr>
            <w:tcW w:w="4348" w:type="dxa"/>
            <w:tcBorders>
              <w:top w:val="nil"/>
              <w:left w:val="nil"/>
              <w:bottom w:val="nil"/>
              <w:right w:val="single" w:sz="8" w:space="0" w:color="auto"/>
            </w:tcBorders>
            <w:shd w:val="clear" w:color="000000" w:fill="FFF2CC"/>
            <w:noWrap/>
            <w:vAlign w:val="center"/>
            <w:hideMark/>
          </w:tcPr>
          <w:p w14:paraId="1551E9AC" w14:textId="77777777" w:rsidR="008159BE" w:rsidRPr="00911D4E" w:rsidRDefault="008159BE" w:rsidP="00FF6983">
            <w:pPr>
              <w:spacing w:after="0" w:line="240" w:lineRule="auto"/>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Corporate Overheads</w:t>
            </w:r>
          </w:p>
        </w:tc>
        <w:tc>
          <w:tcPr>
            <w:tcW w:w="2281" w:type="dxa"/>
            <w:tcBorders>
              <w:top w:val="nil"/>
              <w:left w:val="nil"/>
              <w:bottom w:val="nil"/>
              <w:right w:val="nil"/>
            </w:tcBorders>
            <w:shd w:val="clear" w:color="000000" w:fill="FFF2CC"/>
            <w:noWrap/>
            <w:vAlign w:val="center"/>
            <w:hideMark/>
          </w:tcPr>
          <w:p w14:paraId="027E3777"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3F228AC0"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1339" w:type="dxa"/>
            <w:tcBorders>
              <w:top w:val="nil"/>
              <w:left w:val="nil"/>
              <w:bottom w:val="nil"/>
              <w:right w:val="single" w:sz="8" w:space="0" w:color="auto"/>
            </w:tcBorders>
            <w:shd w:val="clear" w:color="000000" w:fill="FFF2CC"/>
            <w:noWrap/>
            <w:vAlign w:val="center"/>
            <w:hideMark/>
          </w:tcPr>
          <w:p w14:paraId="2B31BC46" w14:textId="77777777" w:rsidR="008159BE" w:rsidRPr="00911D4E" w:rsidRDefault="008159BE" w:rsidP="00FF6983">
            <w:pPr>
              <w:spacing w:after="0" w:line="240" w:lineRule="auto"/>
              <w:jc w:val="center"/>
              <w:rPr>
                <w:rFonts w:ascii="Arial" w:eastAsia="Times New Roman" w:hAnsi="Arial" w:cs="Arial"/>
                <w:color w:val="000000"/>
                <w:sz w:val="20"/>
                <w:szCs w:val="20"/>
                <w:lang w:val="en-US"/>
              </w:rPr>
            </w:pPr>
            <w:r w:rsidRPr="00911D4E">
              <w:rPr>
                <w:rFonts w:ascii="Arial" w:eastAsia="Times New Roman" w:hAnsi="Arial" w:cs="Arial"/>
                <w:color w:val="000000"/>
                <w:sz w:val="20"/>
                <w:szCs w:val="20"/>
                <w:lang w:val="en-US"/>
              </w:rPr>
              <w:t> </w:t>
            </w:r>
          </w:p>
        </w:tc>
        <w:tc>
          <w:tcPr>
            <w:tcW w:w="228" w:type="dxa"/>
            <w:vAlign w:val="center"/>
            <w:hideMark/>
          </w:tcPr>
          <w:p w14:paraId="2E108FB7"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378A619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51FB99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4348" w:type="dxa"/>
            <w:tcBorders>
              <w:top w:val="single" w:sz="8" w:space="0" w:color="auto"/>
              <w:left w:val="single" w:sz="8" w:space="0" w:color="auto"/>
              <w:bottom w:val="single" w:sz="8" w:space="0" w:color="auto"/>
              <w:right w:val="single" w:sz="8" w:space="0" w:color="auto"/>
            </w:tcBorders>
            <w:shd w:val="clear" w:color="000000" w:fill="C00000"/>
            <w:noWrap/>
            <w:vAlign w:val="center"/>
            <w:hideMark/>
          </w:tcPr>
          <w:p w14:paraId="2D1F8F07"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TOTAL FIXED COST</w:t>
            </w:r>
          </w:p>
        </w:tc>
        <w:tc>
          <w:tcPr>
            <w:tcW w:w="2281" w:type="dxa"/>
            <w:tcBorders>
              <w:top w:val="single" w:sz="8" w:space="0" w:color="auto"/>
              <w:left w:val="nil"/>
              <w:bottom w:val="nil"/>
              <w:right w:val="nil"/>
            </w:tcBorders>
            <w:shd w:val="clear" w:color="000000" w:fill="FFF2CC"/>
            <w:noWrap/>
            <w:vAlign w:val="center"/>
            <w:hideMark/>
          </w:tcPr>
          <w:p w14:paraId="2EBEC9B9"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single" w:sz="8" w:space="0" w:color="auto"/>
              <w:left w:val="nil"/>
              <w:bottom w:val="nil"/>
              <w:right w:val="single" w:sz="8" w:space="0" w:color="auto"/>
            </w:tcBorders>
            <w:shd w:val="clear" w:color="000000" w:fill="FFF2CC"/>
            <w:noWrap/>
            <w:vAlign w:val="center"/>
            <w:hideMark/>
          </w:tcPr>
          <w:p w14:paraId="684D914D"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single" w:sz="8" w:space="0" w:color="auto"/>
              <w:left w:val="nil"/>
              <w:bottom w:val="single" w:sz="8" w:space="0" w:color="auto"/>
              <w:right w:val="single" w:sz="8" w:space="0" w:color="auto"/>
            </w:tcBorders>
            <w:shd w:val="clear" w:color="000000" w:fill="C00000"/>
            <w:noWrap/>
            <w:vAlign w:val="center"/>
            <w:hideMark/>
          </w:tcPr>
          <w:p w14:paraId="02CC21A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250</w:t>
            </w:r>
          </w:p>
        </w:tc>
        <w:tc>
          <w:tcPr>
            <w:tcW w:w="228" w:type="dxa"/>
            <w:vAlign w:val="center"/>
            <w:hideMark/>
          </w:tcPr>
          <w:p w14:paraId="6C349022"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73D3F0C7"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52CEA45D"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5C845AB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VARIABLE + FIXED COST</w:t>
            </w:r>
          </w:p>
        </w:tc>
        <w:tc>
          <w:tcPr>
            <w:tcW w:w="2281" w:type="dxa"/>
            <w:tcBorders>
              <w:top w:val="nil"/>
              <w:left w:val="nil"/>
              <w:bottom w:val="nil"/>
              <w:right w:val="nil"/>
            </w:tcBorders>
            <w:shd w:val="clear" w:color="000000" w:fill="FFF2CC"/>
            <w:noWrap/>
            <w:vAlign w:val="center"/>
            <w:hideMark/>
          </w:tcPr>
          <w:p w14:paraId="5C9879D7"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60870DC3"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3827D7D1"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2574</w:t>
            </w:r>
          </w:p>
        </w:tc>
        <w:tc>
          <w:tcPr>
            <w:tcW w:w="228" w:type="dxa"/>
            <w:vAlign w:val="center"/>
            <w:hideMark/>
          </w:tcPr>
          <w:p w14:paraId="6B8F4EEE"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5E4EEA9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24C8E6E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4A4FC37A"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INTEREST ON WORKING CAPITAL</w:t>
            </w:r>
          </w:p>
        </w:tc>
        <w:tc>
          <w:tcPr>
            <w:tcW w:w="2281" w:type="dxa"/>
            <w:tcBorders>
              <w:top w:val="nil"/>
              <w:left w:val="nil"/>
              <w:bottom w:val="nil"/>
              <w:right w:val="nil"/>
            </w:tcBorders>
            <w:shd w:val="clear" w:color="000000" w:fill="FFF2CC"/>
            <w:noWrap/>
            <w:vAlign w:val="center"/>
            <w:hideMark/>
          </w:tcPr>
          <w:p w14:paraId="710AEDB1"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B4D9F5A"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BE729D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20</w:t>
            </w:r>
          </w:p>
        </w:tc>
        <w:tc>
          <w:tcPr>
            <w:tcW w:w="228" w:type="dxa"/>
            <w:vAlign w:val="center"/>
            <w:hideMark/>
          </w:tcPr>
          <w:p w14:paraId="6E3E123F"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D757CBD"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148B0F8F"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E</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35E08CDC"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CASH MANUFACTURING COST</w:t>
            </w:r>
          </w:p>
        </w:tc>
        <w:tc>
          <w:tcPr>
            <w:tcW w:w="2281" w:type="dxa"/>
            <w:tcBorders>
              <w:top w:val="nil"/>
              <w:left w:val="nil"/>
              <w:bottom w:val="nil"/>
              <w:right w:val="nil"/>
            </w:tcBorders>
            <w:shd w:val="clear" w:color="000000" w:fill="FFF2CC"/>
            <w:noWrap/>
            <w:vAlign w:val="center"/>
            <w:hideMark/>
          </w:tcPr>
          <w:p w14:paraId="0288985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nil"/>
              <w:right w:val="single" w:sz="8" w:space="0" w:color="auto"/>
            </w:tcBorders>
            <w:shd w:val="clear" w:color="000000" w:fill="FFF2CC"/>
            <w:noWrap/>
            <w:vAlign w:val="center"/>
            <w:hideMark/>
          </w:tcPr>
          <w:p w14:paraId="4D48C88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7C40A540"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2594</w:t>
            </w:r>
          </w:p>
        </w:tc>
        <w:tc>
          <w:tcPr>
            <w:tcW w:w="228" w:type="dxa"/>
            <w:vAlign w:val="center"/>
            <w:hideMark/>
          </w:tcPr>
          <w:p w14:paraId="5710756B"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136B6A"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F3F2399"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F</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04455C42"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DEPRECIATION</w:t>
            </w:r>
          </w:p>
        </w:tc>
        <w:tc>
          <w:tcPr>
            <w:tcW w:w="2281" w:type="dxa"/>
            <w:tcBorders>
              <w:top w:val="nil"/>
              <w:left w:val="nil"/>
              <w:bottom w:val="single" w:sz="8" w:space="0" w:color="auto"/>
              <w:right w:val="nil"/>
            </w:tcBorders>
            <w:shd w:val="clear" w:color="000000" w:fill="FFF2CC"/>
            <w:noWrap/>
            <w:vAlign w:val="center"/>
            <w:hideMark/>
          </w:tcPr>
          <w:p w14:paraId="73F101E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572" w:type="dxa"/>
            <w:tcBorders>
              <w:top w:val="nil"/>
              <w:left w:val="nil"/>
              <w:bottom w:val="single" w:sz="8" w:space="0" w:color="auto"/>
              <w:right w:val="single" w:sz="8" w:space="0" w:color="auto"/>
            </w:tcBorders>
            <w:shd w:val="clear" w:color="000000" w:fill="FFF2CC"/>
            <w:noWrap/>
            <w:vAlign w:val="center"/>
            <w:hideMark/>
          </w:tcPr>
          <w:p w14:paraId="7FE1ED8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19623753"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1.9</w:t>
            </w:r>
          </w:p>
        </w:tc>
        <w:tc>
          <w:tcPr>
            <w:tcW w:w="228" w:type="dxa"/>
            <w:vAlign w:val="center"/>
            <w:hideMark/>
          </w:tcPr>
          <w:p w14:paraId="67F1388D"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r w:rsidR="008159BE" w:rsidRPr="00911D4E" w14:paraId="2C9BCAD6" w14:textId="77777777" w:rsidTr="00B524C4">
        <w:trPr>
          <w:trHeight w:val="353"/>
        </w:trPr>
        <w:tc>
          <w:tcPr>
            <w:tcW w:w="488" w:type="dxa"/>
            <w:tcBorders>
              <w:top w:val="nil"/>
              <w:left w:val="single" w:sz="8" w:space="0" w:color="auto"/>
              <w:bottom w:val="single" w:sz="8" w:space="0" w:color="auto"/>
              <w:right w:val="nil"/>
            </w:tcBorders>
            <w:shd w:val="clear" w:color="000000" w:fill="C00000"/>
            <w:vAlign w:val="center"/>
            <w:hideMark/>
          </w:tcPr>
          <w:p w14:paraId="000C9475"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G</w:t>
            </w:r>
          </w:p>
        </w:tc>
        <w:tc>
          <w:tcPr>
            <w:tcW w:w="4348" w:type="dxa"/>
            <w:tcBorders>
              <w:top w:val="nil"/>
              <w:left w:val="single" w:sz="8" w:space="0" w:color="auto"/>
              <w:bottom w:val="single" w:sz="8" w:space="0" w:color="auto"/>
              <w:right w:val="single" w:sz="8" w:space="0" w:color="auto"/>
            </w:tcBorders>
            <w:shd w:val="clear" w:color="000000" w:fill="C00000"/>
            <w:noWrap/>
            <w:vAlign w:val="center"/>
            <w:hideMark/>
          </w:tcPr>
          <w:p w14:paraId="7DA802E6"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PRODUCTION COST</w:t>
            </w:r>
          </w:p>
        </w:tc>
        <w:tc>
          <w:tcPr>
            <w:tcW w:w="2281" w:type="dxa"/>
            <w:tcBorders>
              <w:top w:val="nil"/>
              <w:left w:val="nil"/>
              <w:bottom w:val="single" w:sz="8" w:space="0" w:color="auto"/>
              <w:right w:val="single" w:sz="8" w:space="0" w:color="auto"/>
            </w:tcBorders>
            <w:shd w:val="clear" w:color="000000" w:fill="C00000"/>
            <w:noWrap/>
            <w:vAlign w:val="center"/>
            <w:hideMark/>
          </w:tcPr>
          <w:p w14:paraId="31842CD0"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FFFFFF" w:themeColor="background1"/>
                <w:sz w:val="20"/>
                <w:szCs w:val="20"/>
                <w:lang w:val="en-US"/>
              </w:rPr>
              <w:t>2596</w:t>
            </w:r>
          </w:p>
        </w:tc>
        <w:tc>
          <w:tcPr>
            <w:tcW w:w="1572" w:type="dxa"/>
            <w:tcBorders>
              <w:top w:val="nil"/>
              <w:left w:val="nil"/>
              <w:bottom w:val="single" w:sz="8" w:space="0" w:color="auto"/>
              <w:right w:val="single" w:sz="8" w:space="0" w:color="auto"/>
            </w:tcBorders>
            <w:shd w:val="clear" w:color="000000" w:fill="C00000"/>
            <w:noWrap/>
            <w:vAlign w:val="center"/>
            <w:hideMark/>
          </w:tcPr>
          <w:p w14:paraId="36B80766" w14:textId="77777777" w:rsidR="008159BE" w:rsidRPr="00911D4E" w:rsidRDefault="008159BE" w:rsidP="00FF6983">
            <w:pPr>
              <w:spacing w:after="0" w:line="240" w:lineRule="auto"/>
              <w:jc w:val="center"/>
              <w:rPr>
                <w:rFonts w:ascii="Arial" w:eastAsia="Times New Roman" w:hAnsi="Arial" w:cs="Arial"/>
                <w:b/>
                <w:bCs/>
                <w:color w:val="000000"/>
                <w:sz w:val="20"/>
                <w:szCs w:val="20"/>
                <w:lang w:val="en-US"/>
              </w:rPr>
            </w:pPr>
            <w:r w:rsidRPr="00911D4E">
              <w:rPr>
                <w:rFonts w:ascii="Arial" w:eastAsia="Times New Roman" w:hAnsi="Arial" w:cs="Arial"/>
                <w:b/>
                <w:bCs/>
                <w:color w:val="000000"/>
                <w:sz w:val="20"/>
                <w:szCs w:val="20"/>
                <w:lang w:val="en-US"/>
              </w:rPr>
              <w:t> </w:t>
            </w:r>
          </w:p>
        </w:tc>
        <w:tc>
          <w:tcPr>
            <w:tcW w:w="1339" w:type="dxa"/>
            <w:tcBorders>
              <w:top w:val="nil"/>
              <w:left w:val="nil"/>
              <w:bottom w:val="single" w:sz="8" w:space="0" w:color="auto"/>
              <w:right w:val="single" w:sz="8" w:space="0" w:color="auto"/>
            </w:tcBorders>
            <w:shd w:val="clear" w:color="000000" w:fill="C00000"/>
            <w:noWrap/>
            <w:vAlign w:val="center"/>
            <w:hideMark/>
          </w:tcPr>
          <w:p w14:paraId="4D0093BE" w14:textId="77777777" w:rsidR="008159BE" w:rsidRPr="00911D4E" w:rsidRDefault="008159BE" w:rsidP="00FF6983">
            <w:pPr>
              <w:spacing w:after="0" w:line="240" w:lineRule="auto"/>
              <w:jc w:val="center"/>
              <w:rPr>
                <w:rFonts w:ascii="Arial" w:eastAsia="Times New Roman" w:hAnsi="Arial" w:cs="Arial"/>
                <w:b/>
                <w:bCs/>
                <w:color w:val="FFFFFF"/>
                <w:sz w:val="20"/>
                <w:szCs w:val="20"/>
                <w:lang w:val="en-US"/>
              </w:rPr>
            </w:pPr>
            <w:r w:rsidRPr="00911D4E">
              <w:rPr>
                <w:rFonts w:ascii="Arial" w:eastAsia="Times New Roman" w:hAnsi="Arial" w:cs="Arial"/>
                <w:b/>
                <w:bCs/>
                <w:color w:val="FFFFFF"/>
                <w:sz w:val="20"/>
                <w:szCs w:val="20"/>
                <w:lang w:val="en-US"/>
              </w:rPr>
              <w:t> </w:t>
            </w:r>
          </w:p>
        </w:tc>
        <w:tc>
          <w:tcPr>
            <w:tcW w:w="228" w:type="dxa"/>
            <w:vAlign w:val="center"/>
            <w:hideMark/>
          </w:tcPr>
          <w:p w14:paraId="2A30C900" w14:textId="77777777" w:rsidR="008159BE" w:rsidRPr="00911D4E" w:rsidRDefault="008159BE" w:rsidP="00FF6983">
            <w:pPr>
              <w:spacing w:after="0" w:line="240" w:lineRule="auto"/>
              <w:rPr>
                <w:rFonts w:ascii="Times New Roman" w:eastAsia="Times New Roman" w:hAnsi="Times New Roman" w:cs="Times New Roman"/>
                <w:sz w:val="20"/>
                <w:szCs w:val="20"/>
                <w:lang w:val="en-US"/>
              </w:rPr>
            </w:pPr>
          </w:p>
        </w:tc>
      </w:tr>
    </w:tbl>
    <w:p w14:paraId="53F42EBC" w14:textId="72A13F45" w:rsidR="00494982" w:rsidRDefault="00494982" w:rsidP="007A7901">
      <w:pPr>
        <w:spacing w:line="480" w:lineRule="auto"/>
        <w:rPr>
          <w:rFonts w:ascii="Arial" w:eastAsia="Arial" w:hAnsi="Arial" w:cs="Arial"/>
          <w:b/>
          <w:bCs/>
          <w:color w:val="000000" w:themeColor="text1"/>
          <w:sz w:val="24"/>
          <w:szCs w:val="24"/>
        </w:rPr>
      </w:pPr>
    </w:p>
    <w:p w14:paraId="2F052344" w14:textId="0DC6CDCF" w:rsidR="00B03E75" w:rsidRDefault="00B03E75" w:rsidP="007A7901">
      <w:pPr>
        <w:spacing w:line="480" w:lineRule="auto"/>
        <w:rPr>
          <w:rFonts w:ascii="Arial" w:eastAsia="Arial" w:hAnsi="Arial" w:cs="Arial"/>
          <w:b/>
          <w:bCs/>
          <w:color w:val="000000" w:themeColor="text1"/>
          <w:sz w:val="24"/>
          <w:szCs w:val="24"/>
        </w:rPr>
      </w:pPr>
    </w:p>
    <w:p w14:paraId="1ED22FA7" w14:textId="007AEF04" w:rsidR="005C1BF1" w:rsidRDefault="005C1BF1" w:rsidP="007A7901">
      <w:pPr>
        <w:spacing w:line="480" w:lineRule="auto"/>
        <w:rPr>
          <w:rFonts w:ascii="Arial" w:eastAsia="Arial" w:hAnsi="Arial" w:cs="Arial"/>
          <w:b/>
          <w:bCs/>
          <w:color w:val="000000" w:themeColor="text1"/>
          <w:sz w:val="24"/>
          <w:szCs w:val="24"/>
        </w:rPr>
      </w:pPr>
    </w:p>
    <w:p w14:paraId="07301BA9" w14:textId="4620F95B" w:rsidR="005C1BF1" w:rsidRDefault="005C1BF1" w:rsidP="007A7901">
      <w:pPr>
        <w:spacing w:line="480" w:lineRule="auto"/>
        <w:rPr>
          <w:rFonts w:ascii="Arial" w:eastAsia="Arial" w:hAnsi="Arial" w:cs="Arial"/>
          <w:b/>
          <w:bCs/>
          <w:color w:val="000000" w:themeColor="text1"/>
          <w:sz w:val="24"/>
          <w:szCs w:val="24"/>
        </w:rPr>
      </w:pPr>
    </w:p>
    <w:p w14:paraId="7A772943" w14:textId="0BE821D0" w:rsidR="007A7901" w:rsidRPr="002B5730" w:rsidRDefault="00B03E75" w:rsidP="007A7901">
      <w:pPr>
        <w:spacing w:line="480" w:lineRule="auto"/>
        <w:rPr>
          <w:rFonts w:ascii="Arial" w:eastAsia="Arial" w:hAnsi="Arial" w:cs="Arial"/>
          <w:b/>
          <w:bCs/>
          <w:color w:val="000000" w:themeColor="text1"/>
          <w:sz w:val="24"/>
          <w:szCs w:val="24"/>
        </w:rPr>
      </w:pPr>
      <w:r>
        <w:rPr>
          <w:rFonts w:ascii="Arial" w:eastAsia="Arial" w:hAnsi="Arial" w:cs="Arial"/>
          <w:b/>
          <w:bCs/>
          <w:color w:val="000000" w:themeColor="text1"/>
          <w:sz w:val="24"/>
          <w:szCs w:val="24"/>
        </w:rPr>
        <w:t>3</w:t>
      </w:r>
      <w:r w:rsidR="004C5239" w:rsidRPr="002B5730">
        <w:rPr>
          <w:rFonts w:ascii="Arial" w:eastAsia="Arial" w:hAnsi="Arial" w:cs="Arial"/>
          <w:b/>
          <w:bCs/>
          <w:color w:val="000000" w:themeColor="text1"/>
          <w:sz w:val="24"/>
          <w:szCs w:val="24"/>
        </w:rPr>
        <w:t>.</w:t>
      </w:r>
      <w:r w:rsidR="00D16404">
        <w:rPr>
          <w:rFonts w:ascii="Arial" w:eastAsia="Arial" w:hAnsi="Arial" w:cs="Arial"/>
          <w:b/>
          <w:bCs/>
          <w:color w:val="000000" w:themeColor="text1"/>
          <w:sz w:val="24"/>
          <w:szCs w:val="24"/>
        </w:rPr>
        <w:t>14</w:t>
      </w:r>
      <w:r w:rsidR="004C5239" w:rsidRPr="002B5730">
        <w:rPr>
          <w:rFonts w:ascii="Arial" w:eastAsia="Arial" w:hAnsi="Arial" w:cs="Arial"/>
          <w:b/>
          <w:bCs/>
          <w:color w:val="000000" w:themeColor="text1"/>
          <w:sz w:val="24"/>
          <w:szCs w:val="24"/>
        </w:rPr>
        <w:t xml:space="preserve">. </w:t>
      </w:r>
      <w:r w:rsidR="007A7901" w:rsidRPr="002B5730">
        <w:rPr>
          <w:rFonts w:ascii="Arial" w:eastAsia="Arial" w:hAnsi="Arial" w:cs="Arial"/>
          <w:b/>
          <w:bCs/>
          <w:color w:val="000000" w:themeColor="text1"/>
          <w:sz w:val="24"/>
          <w:szCs w:val="24"/>
        </w:rPr>
        <w:t>Customer Analysis</w:t>
      </w:r>
    </w:p>
    <w:tbl>
      <w:tblPr>
        <w:tblW w:w="10284" w:type="dxa"/>
        <w:tblLook w:val="04A0" w:firstRow="1" w:lastRow="0" w:firstColumn="1" w:lastColumn="0" w:noHBand="0" w:noVBand="1"/>
      </w:tblPr>
      <w:tblGrid>
        <w:gridCol w:w="1481"/>
        <w:gridCol w:w="1832"/>
        <w:gridCol w:w="1658"/>
        <w:gridCol w:w="2620"/>
        <w:gridCol w:w="1516"/>
        <w:gridCol w:w="1177"/>
      </w:tblGrid>
      <w:tr w:rsidR="00E05556" w:rsidRPr="00113DAD" w14:paraId="3DE8DC05" w14:textId="77777777" w:rsidTr="00E05556">
        <w:trPr>
          <w:trHeight w:val="800"/>
        </w:trPr>
        <w:tc>
          <w:tcPr>
            <w:tcW w:w="1481" w:type="dxa"/>
            <w:tcBorders>
              <w:top w:val="single" w:sz="8" w:space="0" w:color="auto"/>
              <w:left w:val="single" w:sz="8" w:space="0" w:color="auto"/>
              <w:bottom w:val="single" w:sz="8" w:space="0" w:color="auto"/>
              <w:right w:val="single" w:sz="4" w:space="0" w:color="auto"/>
            </w:tcBorders>
            <w:shd w:val="clear" w:color="000000" w:fill="DDEBF7"/>
            <w:vAlign w:val="center"/>
            <w:hideMark/>
          </w:tcPr>
          <w:p w14:paraId="238EE89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Destination Country</w:t>
            </w:r>
          </w:p>
        </w:tc>
        <w:tc>
          <w:tcPr>
            <w:tcW w:w="1832" w:type="dxa"/>
            <w:tcBorders>
              <w:top w:val="single" w:sz="8" w:space="0" w:color="auto"/>
              <w:left w:val="nil"/>
              <w:bottom w:val="single" w:sz="8" w:space="0" w:color="auto"/>
              <w:right w:val="single" w:sz="4" w:space="0" w:color="auto"/>
            </w:tcBorders>
            <w:shd w:val="clear" w:color="000000" w:fill="DDEBF7"/>
            <w:vAlign w:val="center"/>
            <w:hideMark/>
          </w:tcPr>
          <w:p w14:paraId="3C7E89EE"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Product Description</w:t>
            </w:r>
          </w:p>
        </w:tc>
        <w:tc>
          <w:tcPr>
            <w:tcW w:w="1658" w:type="dxa"/>
            <w:tcBorders>
              <w:top w:val="single" w:sz="8" w:space="0" w:color="auto"/>
              <w:left w:val="nil"/>
              <w:bottom w:val="single" w:sz="8" w:space="0" w:color="auto"/>
              <w:right w:val="single" w:sz="4" w:space="0" w:color="auto"/>
            </w:tcBorders>
            <w:shd w:val="clear" w:color="000000" w:fill="DDEBF7"/>
            <w:vAlign w:val="center"/>
            <w:hideMark/>
          </w:tcPr>
          <w:p w14:paraId="5D7E4075"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Customer / Distributor Name</w:t>
            </w:r>
          </w:p>
        </w:tc>
        <w:tc>
          <w:tcPr>
            <w:tcW w:w="2620" w:type="dxa"/>
            <w:tcBorders>
              <w:top w:val="single" w:sz="8" w:space="0" w:color="auto"/>
              <w:left w:val="nil"/>
              <w:bottom w:val="single" w:sz="8" w:space="0" w:color="auto"/>
              <w:right w:val="single" w:sz="4" w:space="0" w:color="auto"/>
            </w:tcBorders>
            <w:shd w:val="clear" w:color="000000" w:fill="DDEBF7"/>
            <w:vAlign w:val="center"/>
            <w:hideMark/>
          </w:tcPr>
          <w:p w14:paraId="4F7BAFE8"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Supplier Name</w:t>
            </w:r>
          </w:p>
        </w:tc>
        <w:tc>
          <w:tcPr>
            <w:tcW w:w="1516" w:type="dxa"/>
            <w:tcBorders>
              <w:top w:val="single" w:sz="8" w:space="0" w:color="auto"/>
              <w:left w:val="nil"/>
              <w:bottom w:val="single" w:sz="8" w:space="0" w:color="auto"/>
              <w:right w:val="single" w:sz="4" w:space="0" w:color="auto"/>
            </w:tcBorders>
            <w:shd w:val="clear" w:color="000000" w:fill="DDEBF7"/>
            <w:vAlign w:val="center"/>
            <w:hideMark/>
          </w:tcPr>
          <w:p w14:paraId="5718243B"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Annual Off-take Quantity (</w:t>
            </w:r>
            <w:proofErr w:type="spellStart"/>
            <w:r w:rsidRPr="00113DAD">
              <w:rPr>
                <w:rFonts w:ascii="Arial" w:eastAsia="Times New Roman" w:hAnsi="Arial" w:cs="Arial"/>
                <w:b/>
                <w:bCs/>
                <w:color w:val="000000"/>
                <w:sz w:val="20"/>
                <w:szCs w:val="20"/>
                <w:lang w:val="en-US"/>
              </w:rPr>
              <w:t>Tonnes</w:t>
            </w:r>
            <w:proofErr w:type="spellEnd"/>
            <w:r w:rsidRPr="00113DAD">
              <w:rPr>
                <w:rFonts w:ascii="Arial" w:eastAsia="Times New Roman" w:hAnsi="Arial" w:cs="Arial"/>
                <w:b/>
                <w:bCs/>
                <w:color w:val="000000"/>
                <w:sz w:val="20"/>
                <w:szCs w:val="20"/>
                <w:lang w:val="en-US"/>
              </w:rPr>
              <w:t>)</w:t>
            </w:r>
          </w:p>
        </w:tc>
        <w:tc>
          <w:tcPr>
            <w:tcW w:w="1177" w:type="dxa"/>
            <w:tcBorders>
              <w:top w:val="single" w:sz="8" w:space="0" w:color="auto"/>
              <w:left w:val="nil"/>
              <w:bottom w:val="single" w:sz="8" w:space="0" w:color="auto"/>
              <w:right w:val="single" w:sz="8" w:space="0" w:color="auto"/>
            </w:tcBorders>
            <w:shd w:val="clear" w:color="000000" w:fill="DDEBF7"/>
            <w:vAlign w:val="center"/>
            <w:hideMark/>
          </w:tcPr>
          <w:p w14:paraId="5432DA2D" w14:textId="77777777" w:rsidR="00E05556" w:rsidRPr="00113DAD" w:rsidRDefault="00E05556" w:rsidP="00E05556">
            <w:pPr>
              <w:spacing w:after="0" w:line="240" w:lineRule="auto"/>
              <w:jc w:val="center"/>
              <w:rPr>
                <w:rFonts w:ascii="Arial" w:eastAsia="Times New Roman" w:hAnsi="Arial" w:cs="Arial"/>
                <w:b/>
                <w:bCs/>
                <w:color w:val="000000"/>
                <w:sz w:val="20"/>
                <w:szCs w:val="20"/>
                <w:lang w:val="en-US"/>
              </w:rPr>
            </w:pPr>
            <w:r w:rsidRPr="00113DAD">
              <w:rPr>
                <w:rFonts w:ascii="Arial" w:eastAsia="Times New Roman" w:hAnsi="Arial" w:cs="Arial"/>
                <w:b/>
                <w:bCs/>
                <w:color w:val="000000"/>
                <w:sz w:val="20"/>
                <w:szCs w:val="20"/>
                <w:lang w:val="en-US"/>
              </w:rPr>
              <w:t>Price Range (USD/kg)</w:t>
            </w:r>
          </w:p>
        </w:tc>
      </w:tr>
      <w:tr w:rsidR="00E05556" w:rsidRPr="00113DAD" w14:paraId="5500570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94D865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E272E8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0313EC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5C42E9B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Reichhold</w:t>
            </w:r>
            <w:proofErr w:type="spellEnd"/>
            <w:r w:rsidRPr="00113DAD">
              <w:rPr>
                <w:rFonts w:ascii="Arial" w:eastAsia="Times New Roman" w:hAnsi="Arial" w:cs="Arial"/>
                <w:color w:val="000000"/>
                <w:sz w:val="20"/>
                <w:szCs w:val="20"/>
                <w:lang w:val="en-US"/>
              </w:rPr>
              <w:t xml:space="preserve"> Polymers Tianjin, China</w:t>
            </w:r>
          </w:p>
        </w:tc>
        <w:tc>
          <w:tcPr>
            <w:tcW w:w="1516" w:type="dxa"/>
            <w:tcBorders>
              <w:top w:val="nil"/>
              <w:left w:val="nil"/>
              <w:bottom w:val="single" w:sz="4" w:space="0" w:color="auto"/>
              <w:right w:val="single" w:sz="4" w:space="0" w:color="auto"/>
            </w:tcBorders>
            <w:shd w:val="clear" w:color="000000" w:fill="DDEBF7"/>
            <w:vAlign w:val="center"/>
            <w:hideMark/>
          </w:tcPr>
          <w:p w14:paraId="0E0C972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2600</w:t>
            </w:r>
          </w:p>
        </w:tc>
        <w:tc>
          <w:tcPr>
            <w:tcW w:w="1177" w:type="dxa"/>
            <w:tcBorders>
              <w:top w:val="nil"/>
              <w:left w:val="nil"/>
              <w:bottom w:val="single" w:sz="4" w:space="0" w:color="auto"/>
              <w:right w:val="single" w:sz="8" w:space="0" w:color="auto"/>
            </w:tcBorders>
            <w:shd w:val="clear" w:color="000000" w:fill="DDEBF7"/>
            <w:vAlign w:val="center"/>
            <w:hideMark/>
          </w:tcPr>
          <w:p w14:paraId="14106B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3.4-4.23</w:t>
            </w:r>
          </w:p>
        </w:tc>
      </w:tr>
      <w:tr w:rsidR="00E05556" w:rsidRPr="00113DAD" w14:paraId="4846420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091810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w:t>
            </w:r>
          </w:p>
        </w:tc>
        <w:tc>
          <w:tcPr>
            <w:tcW w:w="1832" w:type="dxa"/>
            <w:tcBorders>
              <w:top w:val="nil"/>
              <w:left w:val="nil"/>
              <w:bottom w:val="single" w:sz="4" w:space="0" w:color="auto"/>
              <w:right w:val="single" w:sz="4" w:space="0" w:color="auto"/>
            </w:tcBorders>
            <w:shd w:val="clear" w:color="000000" w:fill="DDEBF7"/>
            <w:vAlign w:val="center"/>
            <w:hideMark/>
          </w:tcPr>
          <w:p w14:paraId="7B3DA7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4687F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Arabian AMIANTIT Company</w:t>
            </w:r>
          </w:p>
        </w:tc>
        <w:tc>
          <w:tcPr>
            <w:tcW w:w="2620" w:type="dxa"/>
            <w:tcBorders>
              <w:top w:val="nil"/>
              <w:left w:val="nil"/>
              <w:bottom w:val="single" w:sz="4" w:space="0" w:color="auto"/>
              <w:right w:val="single" w:sz="4" w:space="0" w:color="auto"/>
            </w:tcBorders>
            <w:shd w:val="clear" w:color="000000" w:fill="DDEBF7"/>
            <w:vAlign w:val="center"/>
            <w:hideMark/>
          </w:tcPr>
          <w:p w14:paraId="37DBB5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Sino Polymer, China</w:t>
            </w:r>
          </w:p>
        </w:tc>
        <w:tc>
          <w:tcPr>
            <w:tcW w:w="1516" w:type="dxa"/>
            <w:tcBorders>
              <w:top w:val="nil"/>
              <w:left w:val="nil"/>
              <w:bottom w:val="single" w:sz="4" w:space="0" w:color="auto"/>
              <w:right w:val="single" w:sz="4" w:space="0" w:color="auto"/>
            </w:tcBorders>
            <w:shd w:val="clear" w:color="000000" w:fill="DDEBF7"/>
            <w:vAlign w:val="center"/>
            <w:hideMark/>
          </w:tcPr>
          <w:p w14:paraId="02DD1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1440</w:t>
            </w:r>
          </w:p>
        </w:tc>
        <w:tc>
          <w:tcPr>
            <w:tcW w:w="1177" w:type="dxa"/>
            <w:tcBorders>
              <w:top w:val="nil"/>
              <w:left w:val="nil"/>
              <w:bottom w:val="single" w:sz="4" w:space="0" w:color="auto"/>
              <w:right w:val="single" w:sz="8" w:space="0" w:color="auto"/>
            </w:tcBorders>
            <w:shd w:val="clear" w:color="000000" w:fill="DDEBF7"/>
            <w:vAlign w:val="center"/>
            <w:hideMark/>
          </w:tcPr>
          <w:p w14:paraId="76FC4DE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5.25-6.53</w:t>
            </w:r>
          </w:p>
        </w:tc>
      </w:tr>
      <w:tr w:rsidR="00E05556" w:rsidRPr="00113DAD" w14:paraId="2B6B301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6022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6505EF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FD46C0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Orson Chemicals</w:t>
            </w:r>
          </w:p>
        </w:tc>
        <w:tc>
          <w:tcPr>
            <w:tcW w:w="2620" w:type="dxa"/>
            <w:tcBorders>
              <w:top w:val="nil"/>
              <w:left w:val="nil"/>
              <w:bottom w:val="single" w:sz="4" w:space="0" w:color="auto"/>
              <w:right w:val="single" w:sz="4" w:space="0" w:color="auto"/>
            </w:tcBorders>
            <w:shd w:val="clear" w:color="000000" w:fill="DDEBF7"/>
            <w:vAlign w:val="center"/>
            <w:hideMark/>
          </w:tcPr>
          <w:p w14:paraId="03419F2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w:t>
            </w:r>
          </w:p>
        </w:tc>
        <w:tc>
          <w:tcPr>
            <w:tcW w:w="1516" w:type="dxa"/>
            <w:tcBorders>
              <w:top w:val="nil"/>
              <w:left w:val="nil"/>
              <w:bottom w:val="single" w:sz="4" w:space="0" w:color="auto"/>
              <w:right w:val="single" w:sz="4" w:space="0" w:color="auto"/>
            </w:tcBorders>
            <w:shd w:val="clear" w:color="000000" w:fill="DDEBF7"/>
            <w:vAlign w:val="center"/>
            <w:hideMark/>
          </w:tcPr>
          <w:p w14:paraId="0782E3F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1050</w:t>
            </w:r>
          </w:p>
        </w:tc>
        <w:tc>
          <w:tcPr>
            <w:tcW w:w="1177" w:type="dxa"/>
            <w:tcBorders>
              <w:top w:val="nil"/>
              <w:left w:val="nil"/>
              <w:bottom w:val="single" w:sz="4" w:space="0" w:color="auto"/>
              <w:right w:val="single" w:sz="8" w:space="0" w:color="auto"/>
            </w:tcBorders>
            <w:shd w:val="clear" w:color="000000" w:fill="DDEBF7"/>
            <w:vAlign w:val="center"/>
            <w:hideMark/>
          </w:tcPr>
          <w:p w14:paraId="436F99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2.3-2.87</w:t>
            </w:r>
          </w:p>
        </w:tc>
      </w:tr>
      <w:tr w:rsidR="00E05556" w:rsidRPr="00113DAD" w14:paraId="0F68CFD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A21A8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Egypt</w:t>
            </w:r>
          </w:p>
        </w:tc>
        <w:tc>
          <w:tcPr>
            <w:tcW w:w="1832" w:type="dxa"/>
            <w:tcBorders>
              <w:top w:val="nil"/>
              <w:left w:val="nil"/>
              <w:bottom w:val="single" w:sz="4" w:space="0" w:color="auto"/>
              <w:right w:val="single" w:sz="4" w:space="0" w:color="auto"/>
            </w:tcBorders>
            <w:shd w:val="clear" w:color="000000" w:fill="DDEBF7"/>
            <w:vAlign w:val="center"/>
            <w:hideMark/>
          </w:tcPr>
          <w:p w14:paraId="0845043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ABF018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Future Pipe Industries</w:t>
            </w:r>
          </w:p>
        </w:tc>
        <w:tc>
          <w:tcPr>
            <w:tcW w:w="2620" w:type="dxa"/>
            <w:tcBorders>
              <w:top w:val="nil"/>
              <w:left w:val="nil"/>
              <w:bottom w:val="single" w:sz="4" w:space="0" w:color="auto"/>
              <w:right w:val="single" w:sz="4" w:space="0" w:color="auto"/>
            </w:tcBorders>
            <w:shd w:val="clear" w:color="000000" w:fill="DDEBF7"/>
            <w:vAlign w:val="center"/>
            <w:hideMark/>
          </w:tcPr>
          <w:p w14:paraId="6CA977B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C61CC9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600</w:t>
            </w:r>
          </w:p>
        </w:tc>
        <w:tc>
          <w:tcPr>
            <w:tcW w:w="1177" w:type="dxa"/>
            <w:tcBorders>
              <w:top w:val="nil"/>
              <w:left w:val="nil"/>
              <w:bottom w:val="single" w:sz="4" w:space="0" w:color="auto"/>
              <w:right w:val="single" w:sz="8" w:space="0" w:color="auto"/>
            </w:tcBorders>
            <w:shd w:val="clear" w:color="000000" w:fill="DDEBF7"/>
            <w:vAlign w:val="center"/>
            <w:hideMark/>
          </w:tcPr>
          <w:p w14:paraId="0EF2B0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2.46-3.06</w:t>
            </w:r>
          </w:p>
        </w:tc>
      </w:tr>
      <w:tr w:rsidR="00E05556" w:rsidRPr="00113DAD" w14:paraId="327884D3"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2FA93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1E702D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36645AF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Chemical Process </w:t>
            </w:r>
            <w:proofErr w:type="spellStart"/>
            <w:r w:rsidRPr="00113DAD">
              <w:rPr>
                <w:rFonts w:ascii="Arial" w:eastAsia="Times New Roman" w:hAnsi="Arial" w:cs="Arial"/>
                <w:color w:val="000000"/>
                <w:sz w:val="20"/>
                <w:szCs w:val="20"/>
                <w:lang w:val="en-US"/>
              </w:rPr>
              <w:t>Equipments</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30217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Ineos</w:t>
            </w:r>
            <w:proofErr w:type="spellEnd"/>
            <w:r w:rsidRPr="00113DAD">
              <w:rPr>
                <w:rFonts w:ascii="Arial" w:eastAsia="Times New Roman" w:hAnsi="Arial" w:cs="Arial"/>
                <w:color w:val="000000"/>
                <w:sz w:val="20"/>
                <w:szCs w:val="20"/>
                <w:lang w:val="en-US"/>
              </w:rPr>
              <w:t xml:space="preserve"> Composites, Spain</w:t>
            </w:r>
          </w:p>
        </w:tc>
        <w:tc>
          <w:tcPr>
            <w:tcW w:w="1516" w:type="dxa"/>
            <w:tcBorders>
              <w:top w:val="nil"/>
              <w:left w:val="nil"/>
              <w:bottom w:val="single" w:sz="4" w:space="0" w:color="auto"/>
              <w:right w:val="single" w:sz="4" w:space="0" w:color="auto"/>
            </w:tcBorders>
            <w:shd w:val="clear" w:color="000000" w:fill="DDEBF7"/>
            <w:vAlign w:val="center"/>
            <w:hideMark/>
          </w:tcPr>
          <w:p w14:paraId="425094C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470</w:t>
            </w:r>
          </w:p>
        </w:tc>
        <w:tc>
          <w:tcPr>
            <w:tcW w:w="1177" w:type="dxa"/>
            <w:tcBorders>
              <w:top w:val="nil"/>
              <w:left w:val="nil"/>
              <w:bottom w:val="single" w:sz="4" w:space="0" w:color="auto"/>
              <w:right w:val="single" w:sz="8" w:space="0" w:color="auto"/>
            </w:tcBorders>
            <w:shd w:val="clear" w:color="000000" w:fill="DDEBF7"/>
            <w:vAlign w:val="center"/>
            <w:hideMark/>
          </w:tcPr>
          <w:p w14:paraId="2867D58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5.17-6.43</w:t>
            </w:r>
          </w:p>
        </w:tc>
      </w:tr>
      <w:tr w:rsidR="00E05556" w:rsidRPr="00113DAD" w14:paraId="29CE8AE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8C5D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7DDA9F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DCDF63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Sunrise Industries India Ltd</w:t>
            </w:r>
          </w:p>
        </w:tc>
        <w:tc>
          <w:tcPr>
            <w:tcW w:w="2620" w:type="dxa"/>
            <w:tcBorders>
              <w:top w:val="nil"/>
              <w:left w:val="nil"/>
              <w:bottom w:val="single" w:sz="4" w:space="0" w:color="auto"/>
              <w:right w:val="single" w:sz="4" w:space="0" w:color="auto"/>
            </w:tcBorders>
            <w:shd w:val="clear" w:color="000000" w:fill="DDEBF7"/>
            <w:vAlign w:val="center"/>
            <w:hideMark/>
          </w:tcPr>
          <w:p w14:paraId="616B907E" w14:textId="135CBEA3"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Jinling</w:t>
            </w:r>
            <w:proofErr w:type="spellEnd"/>
            <w:r w:rsidRPr="00113DAD">
              <w:rPr>
                <w:rFonts w:ascii="Arial" w:eastAsia="Times New Roman" w:hAnsi="Arial" w:cs="Arial"/>
                <w:color w:val="000000"/>
                <w:sz w:val="20"/>
                <w:szCs w:val="20"/>
                <w:lang w:val="en-US"/>
              </w:rPr>
              <w:t xml:space="preserve">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Resins Co Ltd, China/Thailand</w:t>
            </w:r>
          </w:p>
        </w:tc>
        <w:tc>
          <w:tcPr>
            <w:tcW w:w="1516" w:type="dxa"/>
            <w:tcBorders>
              <w:top w:val="nil"/>
              <w:left w:val="nil"/>
              <w:bottom w:val="single" w:sz="4" w:space="0" w:color="auto"/>
              <w:right w:val="single" w:sz="4" w:space="0" w:color="auto"/>
            </w:tcBorders>
            <w:shd w:val="clear" w:color="000000" w:fill="DDEBF7"/>
            <w:vAlign w:val="center"/>
            <w:hideMark/>
          </w:tcPr>
          <w:p w14:paraId="76931CF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370</w:t>
            </w:r>
          </w:p>
        </w:tc>
        <w:tc>
          <w:tcPr>
            <w:tcW w:w="1177" w:type="dxa"/>
            <w:tcBorders>
              <w:top w:val="nil"/>
              <w:left w:val="nil"/>
              <w:bottom w:val="single" w:sz="4" w:space="0" w:color="auto"/>
              <w:right w:val="single" w:sz="8" w:space="0" w:color="auto"/>
            </w:tcBorders>
            <w:shd w:val="clear" w:color="000000" w:fill="DDEBF7"/>
            <w:vAlign w:val="center"/>
            <w:hideMark/>
          </w:tcPr>
          <w:p w14:paraId="04CC39B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3.17-3.94</w:t>
            </w:r>
          </w:p>
        </w:tc>
      </w:tr>
      <w:tr w:rsidR="00E05556" w:rsidRPr="00113DAD" w14:paraId="2C8D082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3B48C7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707CF64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0044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Carborundum Universal Limited</w:t>
            </w:r>
          </w:p>
        </w:tc>
        <w:tc>
          <w:tcPr>
            <w:tcW w:w="2620" w:type="dxa"/>
            <w:tcBorders>
              <w:top w:val="nil"/>
              <w:left w:val="nil"/>
              <w:bottom w:val="single" w:sz="4" w:space="0" w:color="auto"/>
              <w:right w:val="single" w:sz="4" w:space="0" w:color="auto"/>
            </w:tcBorders>
            <w:shd w:val="clear" w:color="000000" w:fill="DDEBF7"/>
            <w:vAlign w:val="center"/>
            <w:hideMark/>
          </w:tcPr>
          <w:p w14:paraId="76426D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Ind M </w:t>
            </w:r>
            <w:proofErr w:type="spellStart"/>
            <w:r w:rsidRPr="00113DAD">
              <w:rPr>
                <w:rFonts w:ascii="Arial" w:eastAsia="Times New Roman" w:hAnsi="Arial" w:cs="Arial"/>
                <w:color w:val="000000"/>
                <w:sz w:val="20"/>
                <w:szCs w:val="20"/>
                <w:lang w:val="en-US"/>
              </w:rPr>
              <w:t>Sdn</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Bhd</w:t>
            </w:r>
            <w:proofErr w:type="spellEnd"/>
            <w:r w:rsidRPr="00113DAD">
              <w:rPr>
                <w:rFonts w:ascii="Arial" w:eastAsia="Times New Roman" w:hAnsi="Arial" w:cs="Arial"/>
                <w:color w:val="000000"/>
                <w:sz w:val="20"/>
                <w:szCs w:val="20"/>
                <w:lang w:val="en-US"/>
              </w:rPr>
              <w:t>, Malaysia/Taiwan/China</w:t>
            </w:r>
          </w:p>
        </w:tc>
        <w:tc>
          <w:tcPr>
            <w:tcW w:w="1516" w:type="dxa"/>
            <w:tcBorders>
              <w:top w:val="nil"/>
              <w:left w:val="nil"/>
              <w:bottom w:val="single" w:sz="4" w:space="0" w:color="auto"/>
              <w:right w:val="single" w:sz="4" w:space="0" w:color="auto"/>
            </w:tcBorders>
            <w:shd w:val="clear" w:color="000000" w:fill="DDEBF7"/>
            <w:vAlign w:val="center"/>
            <w:hideMark/>
          </w:tcPr>
          <w:p w14:paraId="6D601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290</w:t>
            </w:r>
          </w:p>
        </w:tc>
        <w:tc>
          <w:tcPr>
            <w:tcW w:w="1177" w:type="dxa"/>
            <w:tcBorders>
              <w:top w:val="nil"/>
              <w:left w:val="nil"/>
              <w:bottom w:val="single" w:sz="4" w:space="0" w:color="auto"/>
              <w:right w:val="single" w:sz="8" w:space="0" w:color="auto"/>
            </w:tcBorders>
            <w:shd w:val="clear" w:color="000000" w:fill="DDEBF7"/>
            <w:vAlign w:val="center"/>
            <w:hideMark/>
          </w:tcPr>
          <w:p w14:paraId="1AD305A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2.01-2.5</w:t>
            </w:r>
          </w:p>
        </w:tc>
      </w:tr>
      <w:tr w:rsidR="00E05556" w:rsidRPr="00113DAD" w14:paraId="720AB62D"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97D846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F4D0F8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A5A6D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Nagase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A290E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Showa Highpolymer Singapore Pte Ltd, Japan</w:t>
            </w:r>
          </w:p>
        </w:tc>
        <w:tc>
          <w:tcPr>
            <w:tcW w:w="1516" w:type="dxa"/>
            <w:tcBorders>
              <w:top w:val="nil"/>
              <w:left w:val="nil"/>
              <w:bottom w:val="single" w:sz="4" w:space="0" w:color="auto"/>
              <w:right w:val="single" w:sz="4" w:space="0" w:color="auto"/>
            </w:tcBorders>
            <w:shd w:val="clear" w:color="000000" w:fill="DDEBF7"/>
            <w:vAlign w:val="center"/>
            <w:hideMark/>
          </w:tcPr>
          <w:p w14:paraId="0419E23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240</w:t>
            </w:r>
          </w:p>
        </w:tc>
        <w:tc>
          <w:tcPr>
            <w:tcW w:w="1177" w:type="dxa"/>
            <w:tcBorders>
              <w:top w:val="nil"/>
              <w:left w:val="nil"/>
              <w:bottom w:val="single" w:sz="4" w:space="0" w:color="auto"/>
              <w:right w:val="single" w:sz="8" w:space="0" w:color="auto"/>
            </w:tcBorders>
            <w:shd w:val="clear" w:color="000000" w:fill="DDEBF7"/>
            <w:vAlign w:val="center"/>
            <w:hideMark/>
          </w:tcPr>
          <w:p w14:paraId="7007B0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2.71-3.37</w:t>
            </w:r>
          </w:p>
        </w:tc>
      </w:tr>
      <w:tr w:rsidR="00E05556" w:rsidRPr="00113DAD" w14:paraId="134E355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FFBC57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18D386C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5E74A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Epp Composites Pvt Ltd</w:t>
            </w:r>
          </w:p>
        </w:tc>
        <w:tc>
          <w:tcPr>
            <w:tcW w:w="2620" w:type="dxa"/>
            <w:tcBorders>
              <w:top w:val="nil"/>
              <w:left w:val="nil"/>
              <w:bottom w:val="single" w:sz="4" w:space="0" w:color="auto"/>
              <w:right w:val="single" w:sz="4" w:space="0" w:color="auto"/>
            </w:tcBorders>
            <w:shd w:val="clear" w:color="000000" w:fill="DDEBF7"/>
            <w:vAlign w:val="center"/>
            <w:hideMark/>
          </w:tcPr>
          <w:p w14:paraId="15139DC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994B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48</w:t>
            </w:r>
          </w:p>
        </w:tc>
        <w:tc>
          <w:tcPr>
            <w:tcW w:w="1177" w:type="dxa"/>
            <w:tcBorders>
              <w:top w:val="nil"/>
              <w:left w:val="nil"/>
              <w:bottom w:val="single" w:sz="4" w:space="0" w:color="auto"/>
              <w:right w:val="single" w:sz="8" w:space="0" w:color="auto"/>
            </w:tcBorders>
            <w:shd w:val="clear" w:color="000000" w:fill="DDEBF7"/>
            <w:vAlign w:val="center"/>
            <w:hideMark/>
          </w:tcPr>
          <w:p w14:paraId="0FED07B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2.86-3.56</w:t>
            </w:r>
          </w:p>
        </w:tc>
      </w:tr>
      <w:tr w:rsidR="00E05556" w:rsidRPr="00113DAD" w14:paraId="2CA96B7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3A617BD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48D7A44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3C6A0E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Vibrant Specialties</w:t>
            </w:r>
          </w:p>
        </w:tc>
        <w:tc>
          <w:tcPr>
            <w:tcW w:w="2620" w:type="dxa"/>
            <w:tcBorders>
              <w:top w:val="nil"/>
              <w:left w:val="nil"/>
              <w:bottom w:val="single" w:sz="4" w:space="0" w:color="auto"/>
              <w:right w:val="single" w:sz="4" w:space="0" w:color="auto"/>
            </w:tcBorders>
            <w:shd w:val="clear" w:color="000000" w:fill="DDEBF7"/>
            <w:vAlign w:val="center"/>
            <w:hideMark/>
          </w:tcPr>
          <w:p w14:paraId="46174E4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Synthomer</w:t>
            </w:r>
            <w:proofErr w:type="spellEnd"/>
            <w:r w:rsidRPr="00113DAD">
              <w:rPr>
                <w:rFonts w:ascii="Arial" w:eastAsia="Times New Roman" w:hAnsi="Arial" w:cs="Arial"/>
                <w:color w:val="000000"/>
                <w:sz w:val="20"/>
                <w:szCs w:val="20"/>
                <w:lang w:val="en-US"/>
              </w:rPr>
              <w:t xml:space="preserve"> Trading Limited, France</w:t>
            </w:r>
          </w:p>
        </w:tc>
        <w:tc>
          <w:tcPr>
            <w:tcW w:w="1516" w:type="dxa"/>
            <w:tcBorders>
              <w:top w:val="nil"/>
              <w:left w:val="nil"/>
              <w:bottom w:val="single" w:sz="4" w:space="0" w:color="auto"/>
              <w:right w:val="single" w:sz="4" w:space="0" w:color="auto"/>
            </w:tcBorders>
            <w:shd w:val="clear" w:color="000000" w:fill="DDEBF7"/>
            <w:vAlign w:val="center"/>
            <w:hideMark/>
          </w:tcPr>
          <w:p w14:paraId="0721DE0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w:t>
            </w:r>
          </w:p>
        </w:tc>
        <w:tc>
          <w:tcPr>
            <w:tcW w:w="1177" w:type="dxa"/>
            <w:tcBorders>
              <w:top w:val="nil"/>
              <w:left w:val="nil"/>
              <w:bottom w:val="single" w:sz="4" w:space="0" w:color="auto"/>
              <w:right w:val="single" w:sz="8" w:space="0" w:color="auto"/>
            </w:tcBorders>
            <w:shd w:val="clear" w:color="000000" w:fill="DDEBF7"/>
            <w:vAlign w:val="center"/>
            <w:hideMark/>
          </w:tcPr>
          <w:p w14:paraId="394F277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1.99-2.48</w:t>
            </w:r>
          </w:p>
        </w:tc>
      </w:tr>
      <w:tr w:rsidR="00E05556" w:rsidRPr="00113DAD" w14:paraId="196A73C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8CF5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CA3886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8B422B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Rex Resins</w:t>
            </w:r>
          </w:p>
        </w:tc>
        <w:tc>
          <w:tcPr>
            <w:tcW w:w="2620" w:type="dxa"/>
            <w:tcBorders>
              <w:top w:val="nil"/>
              <w:left w:val="nil"/>
              <w:bottom w:val="single" w:sz="4" w:space="0" w:color="auto"/>
              <w:right w:val="single" w:sz="4" w:space="0" w:color="auto"/>
            </w:tcBorders>
            <w:shd w:val="clear" w:color="000000" w:fill="DDEBF7"/>
            <w:vAlign w:val="center"/>
            <w:hideMark/>
          </w:tcPr>
          <w:p w14:paraId="31A5B8A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A8B7A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35</w:t>
            </w:r>
          </w:p>
        </w:tc>
        <w:tc>
          <w:tcPr>
            <w:tcW w:w="1177" w:type="dxa"/>
            <w:tcBorders>
              <w:top w:val="nil"/>
              <w:left w:val="nil"/>
              <w:bottom w:val="single" w:sz="4" w:space="0" w:color="auto"/>
              <w:right w:val="single" w:sz="8" w:space="0" w:color="auto"/>
            </w:tcBorders>
            <w:shd w:val="clear" w:color="000000" w:fill="DDEBF7"/>
            <w:vAlign w:val="center"/>
            <w:hideMark/>
          </w:tcPr>
          <w:p w14:paraId="0C9A603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1.89-2.35</w:t>
            </w:r>
          </w:p>
        </w:tc>
      </w:tr>
      <w:tr w:rsidR="00E05556" w:rsidRPr="00113DAD" w14:paraId="44999CBA"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3E76F0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09C51E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7FF521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Dakle</w:t>
            </w:r>
            <w:proofErr w:type="spellEnd"/>
            <w:r w:rsidRPr="00113DAD">
              <w:rPr>
                <w:rFonts w:ascii="Arial" w:eastAsia="Times New Roman" w:hAnsi="Arial" w:cs="Arial"/>
                <w:color w:val="000000"/>
                <w:sz w:val="20"/>
                <w:szCs w:val="20"/>
                <w:lang w:val="en-US"/>
              </w:rPr>
              <w:t xml:space="preserve"> Industrial Plastics</w:t>
            </w:r>
          </w:p>
        </w:tc>
        <w:tc>
          <w:tcPr>
            <w:tcW w:w="2620" w:type="dxa"/>
            <w:tcBorders>
              <w:top w:val="nil"/>
              <w:left w:val="nil"/>
              <w:bottom w:val="single" w:sz="4" w:space="0" w:color="auto"/>
              <w:right w:val="single" w:sz="4" w:space="0" w:color="auto"/>
            </w:tcBorders>
            <w:shd w:val="clear" w:color="000000" w:fill="DDEBF7"/>
            <w:vAlign w:val="center"/>
            <w:hideMark/>
          </w:tcPr>
          <w:p w14:paraId="68FC9B7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3DE4ED2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32</w:t>
            </w:r>
          </w:p>
        </w:tc>
        <w:tc>
          <w:tcPr>
            <w:tcW w:w="1177" w:type="dxa"/>
            <w:tcBorders>
              <w:top w:val="nil"/>
              <w:left w:val="nil"/>
              <w:bottom w:val="single" w:sz="4" w:space="0" w:color="auto"/>
              <w:right w:val="single" w:sz="8" w:space="0" w:color="auto"/>
            </w:tcBorders>
            <w:shd w:val="clear" w:color="000000" w:fill="DDEBF7"/>
            <w:vAlign w:val="center"/>
            <w:hideMark/>
          </w:tcPr>
          <w:p w14:paraId="126B975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2.08-2.59</w:t>
            </w:r>
          </w:p>
        </w:tc>
      </w:tr>
      <w:tr w:rsidR="00E05556" w:rsidRPr="00113DAD" w14:paraId="75C4035C"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41E674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2D6D1B9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DC8089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Apex Printing Sleeves India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0DFE13B9" w14:textId="7EF1E189"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M S A</w:t>
            </w:r>
            <w:r w:rsidR="00CD321F">
              <w:rPr>
                <w:rFonts w:ascii="Arial" w:eastAsia="Times New Roman" w:hAnsi="Arial" w:cs="Arial"/>
                <w:color w:val="000000"/>
                <w:sz w:val="20"/>
                <w:szCs w:val="20"/>
                <w:lang w:val="en-US"/>
              </w:rPr>
              <w:t>OC</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States of America, Poland</w:t>
            </w:r>
          </w:p>
        </w:tc>
        <w:tc>
          <w:tcPr>
            <w:tcW w:w="1516" w:type="dxa"/>
            <w:tcBorders>
              <w:top w:val="nil"/>
              <w:left w:val="nil"/>
              <w:bottom w:val="single" w:sz="4" w:space="0" w:color="auto"/>
              <w:right w:val="single" w:sz="4" w:space="0" w:color="auto"/>
            </w:tcBorders>
            <w:shd w:val="clear" w:color="000000" w:fill="DDEBF7"/>
            <w:vAlign w:val="center"/>
            <w:hideMark/>
          </w:tcPr>
          <w:p w14:paraId="67476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30</w:t>
            </w:r>
          </w:p>
        </w:tc>
        <w:tc>
          <w:tcPr>
            <w:tcW w:w="1177" w:type="dxa"/>
            <w:tcBorders>
              <w:top w:val="nil"/>
              <w:left w:val="nil"/>
              <w:bottom w:val="single" w:sz="4" w:space="0" w:color="auto"/>
              <w:right w:val="single" w:sz="8" w:space="0" w:color="auto"/>
            </w:tcBorders>
            <w:shd w:val="clear" w:color="000000" w:fill="DDEBF7"/>
            <w:vAlign w:val="center"/>
            <w:hideMark/>
          </w:tcPr>
          <w:p w14:paraId="38537BE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6.38-7.94</w:t>
            </w:r>
          </w:p>
        </w:tc>
      </w:tr>
      <w:tr w:rsidR="00E05556" w:rsidRPr="00113DAD" w14:paraId="52F761A5"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BC1C91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lastRenderedPageBreak/>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44C94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18E908C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BASF India Limited</w:t>
            </w:r>
          </w:p>
        </w:tc>
        <w:tc>
          <w:tcPr>
            <w:tcW w:w="2620" w:type="dxa"/>
            <w:tcBorders>
              <w:top w:val="nil"/>
              <w:left w:val="nil"/>
              <w:bottom w:val="single" w:sz="4" w:space="0" w:color="auto"/>
              <w:right w:val="single" w:sz="4" w:space="0" w:color="auto"/>
            </w:tcBorders>
            <w:shd w:val="clear" w:color="000000" w:fill="DDEBF7"/>
            <w:vAlign w:val="center"/>
            <w:hideMark/>
          </w:tcPr>
          <w:p w14:paraId="3F0288D1" w14:textId="331C0BE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w:t>
            </w:r>
            <w:r w:rsidR="00CD321F">
              <w:rPr>
                <w:rFonts w:ascii="Arial" w:eastAsia="Times New Roman" w:hAnsi="Arial" w:cs="Arial"/>
                <w:color w:val="000000"/>
                <w:sz w:val="20"/>
                <w:szCs w:val="20"/>
                <w:lang w:val="en-US"/>
              </w:rPr>
              <w:t>ASF</w:t>
            </w:r>
            <w:r w:rsidRPr="00113DAD">
              <w:rPr>
                <w:rFonts w:ascii="Arial" w:eastAsia="Times New Roman" w:hAnsi="Arial" w:cs="Arial"/>
                <w:color w:val="000000"/>
                <w:sz w:val="20"/>
                <w:szCs w:val="20"/>
                <w:lang w:val="en-US"/>
              </w:rPr>
              <w:t xml:space="preserve"> Construction Chemicals U</w:t>
            </w:r>
            <w:r w:rsidR="00CD321F">
              <w:rPr>
                <w:rFonts w:ascii="Arial" w:eastAsia="Times New Roman" w:hAnsi="Arial" w:cs="Arial"/>
                <w:color w:val="000000"/>
                <w:sz w:val="20"/>
                <w:szCs w:val="20"/>
                <w:lang w:val="en-US"/>
              </w:rPr>
              <w:t>AE</w:t>
            </w:r>
            <w:r w:rsidRPr="00113DAD">
              <w:rPr>
                <w:rFonts w:ascii="Arial" w:eastAsia="Times New Roman" w:hAnsi="Arial" w:cs="Arial"/>
                <w:color w:val="000000"/>
                <w:sz w:val="20"/>
                <w:szCs w:val="20"/>
                <w:lang w:val="en-US"/>
              </w:rPr>
              <w:t xml:space="preserve"> L</w:t>
            </w:r>
            <w:r w:rsidR="00CD321F">
              <w:rPr>
                <w:rFonts w:ascii="Arial" w:eastAsia="Times New Roman" w:hAnsi="Arial" w:cs="Arial"/>
                <w:color w:val="000000"/>
                <w:sz w:val="20"/>
                <w:szCs w:val="20"/>
                <w:lang w:val="en-US"/>
              </w:rPr>
              <w:t>LC</w:t>
            </w:r>
            <w:r w:rsidRPr="00113DAD">
              <w:rPr>
                <w:rFonts w:ascii="Arial" w:eastAsia="Times New Roman" w:hAnsi="Arial" w:cs="Arial"/>
                <w:color w:val="000000"/>
                <w:sz w:val="20"/>
                <w:szCs w:val="20"/>
                <w:lang w:val="en-US"/>
              </w:rPr>
              <w:t>,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5F47A18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w:t>
            </w:r>
          </w:p>
        </w:tc>
        <w:tc>
          <w:tcPr>
            <w:tcW w:w="1177" w:type="dxa"/>
            <w:tcBorders>
              <w:top w:val="nil"/>
              <w:left w:val="nil"/>
              <w:bottom w:val="single" w:sz="4" w:space="0" w:color="auto"/>
              <w:right w:val="single" w:sz="8" w:space="0" w:color="auto"/>
            </w:tcBorders>
            <w:shd w:val="clear" w:color="000000" w:fill="DDEBF7"/>
            <w:vAlign w:val="center"/>
            <w:hideMark/>
          </w:tcPr>
          <w:p w14:paraId="5A0D801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10.13-12.61</w:t>
            </w:r>
          </w:p>
        </w:tc>
      </w:tr>
      <w:tr w:rsidR="00E05556" w:rsidRPr="00113DAD" w14:paraId="50D5AA39"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769E3B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45299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FDBC851" w14:textId="35C7388B"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J</w:t>
            </w:r>
            <w:r w:rsidR="00CD321F">
              <w:rPr>
                <w:rFonts w:ascii="Arial" w:eastAsia="Times New Roman" w:hAnsi="Arial" w:cs="Arial"/>
                <w:color w:val="000000"/>
                <w:sz w:val="20"/>
                <w:szCs w:val="20"/>
                <w:lang w:val="en-US"/>
              </w:rPr>
              <w:t>RD</w:t>
            </w:r>
            <w:r w:rsidRPr="00113DAD">
              <w:rPr>
                <w:rFonts w:ascii="Arial" w:eastAsia="Times New Roman" w:hAnsi="Arial" w:cs="Arial"/>
                <w:color w:val="000000"/>
                <w:sz w:val="20"/>
                <w:szCs w:val="20"/>
                <w:lang w:val="en-US"/>
              </w:rPr>
              <w:t xml:space="preserve"> Polymer Pvt Ltd</w:t>
            </w:r>
          </w:p>
        </w:tc>
        <w:tc>
          <w:tcPr>
            <w:tcW w:w="2620" w:type="dxa"/>
            <w:tcBorders>
              <w:top w:val="nil"/>
              <w:left w:val="nil"/>
              <w:bottom w:val="single" w:sz="4" w:space="0" w:color="auto"/>
              <w:right w:val="single" w:sz="4" w:space="0" w:color="auto"/>
            </w:tcBorders>
            <w:shd w:val="clear" w:color="000000" w:fill="DDEBF7"/>
            <w:vAlign w:val="center"/>
            <w:hideMark/>
          </w:tcPr>
          <w:p w14:paraId="0DA0B2A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Aliancys</w:t>
            </w:r>
            <w:proofErr w:type="spellEnd"/>
            <w:r w:rsidRPr="00113DAD">
              <w:rPr>
                <w:rFonts w:ascii="Arial" w:eastAsia="Times New Roman" w:hAnsi="Arial" w:cs="Arial"/>
                <w:color w:val="000000"/>
                <w:sz w:val="20"/>
                <w:szCs w:val="20"/>
                <w:lang w:val="en-US"/>
              </w:rPr>
              <w:t xml:space="preserve"> Ag, France</w:t>
            </w:r>
          </w:p>
        </w:tc>
        <w:tc>
          <w:tcPr>
            <w:tcW w:w="1516" w:type="dxa"/>
            <w:tcBorders>
              <w:top w:val="nil"/>
              <w:left w:val="nil"/>
              <w:bottom w:val="single" w:sz="4" w:space="0" w:color="auto"/>
              <w:right w:val="single" w:sz="4" w:space="0" w:color="auto"/>
            </w:tcBorders>
            <w:shd w:val="clear" w:color="000000" w:fill="DDEBF7"/>
            <w:vAlign w:val="center"/>
            <w:hideMark/>
          </w:tcPr>
          <w:p w14:paraId="68F37C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16</w:t>
            </w:r>
          </w:p>
        </w:tc>
        <w:tc>
          <w:tcPr>
            <w:tcW w:w="1177" w:type="dxa"/>
            <w:tcBorders>
              <w:top w:val="nil"/>
              <w:left w:val="nil"/>
              <w:bottom w:val="single" w:sz="4" w:space="0" w:color="auto"/>
              <w:right w:val="single" w:sz="8" w:space="0" w:color="auto"/>
            </w:tcBorders>
            <w:shd w:val="clear" w:color="000000" w:fill="DDEBF7"/>
            <w:vAlign w:val="center"/>
            <w:hideMark/>
          </w:tcPr>
          <w:p w14:paraId="5FF18DB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3.48-4.33</w:t>
            </w:r>
          </w:p>
        </w:tc>
      </w:tr>
      <w:tr w:rsidR="00E05556" w:rsidRPr="00113DAD" w14:paraId="15ADDBD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FF02E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2C2BAD3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22A0C78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Bin Tariq (Pvt) Limited</w:t>
            </w:r>
          </w:p>
        </w:tc>
        <w:tc>
          <w:tcPr>
            <w:tcW w:w="2620" w:type="dxa"/>
            <w:tcBorders>
              <w:top w:val="nil"/>
              <w:left w:val="nil"/>
              <w:bottom w:val="single" w:sz="4" w:space="0" w:color="auto"/>
              <w:right w:val="single" w:sz="4" w:space="0" w:color="auto"/>
            </w:tcBorders>
            <w:shd w:val="clear" w:color="000000" w:fill="DDEBF7"/>
            <w:vAlign w:val="center"/>
            <w:hideMark/>
          </w:tcPr>
          <w:p w14:paraId="0D13A13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Changzhou Pro-tech Trade </w:t>
            </w:r>
            <w:proofErr w:type="spellStart"/>
            <w:proofErr w:type="gramStart"/>
            <w:r w:rsidRPr="00113DAD">
              <w:rPr>
                <w:rFonts w:ascii="Arial" w:eastAsia="Times New Roman" w:hAnsi="Arial" w:cs="Arial"/>
                <w:color w:val="000000"/>
                <w:sz w:val="20"/>
                <w:szCs w:val="20"/>
                <w:lang w:val="en-US"/>
              </w:rPr>
              <w:t>Co.,Ltd</w:t>
            </w:r>
            <w:proofErr w:type="spellEnd"/>
            <w:r w:rsidRPr="00113DAD">
              <w:rPr>
                <w:rFonts w:ascii="Arial" w:eastAsia="Times New Roman" w:hAnsi="Arial" w:cs="Arial"/>
                <w:color w:val="000000"/>
                <w:sz w:val="20"/>
                <w:szCs w:val="20"/>
                <w:lang w:val="en-US"/>
              </w:rPr>
              <w:t>,,</w:t>
            </w:r>
            <w:proofErr w:type="gramEnd"/>
            <w:r w:rsidRPr="00113DAD">
              <w:rPr>
                <w:rFonts w:ascii="Arial" w:eastAsia="Times New Roman" w:hAnsi="Arial" w:cs="Arial"/>
                <w:color w:val="000000"/>
                <w:sz w:val="20"/>
                <w:szCs w:val="20"/>
                <w:lang w:val="en-US"/>
              </w:rPr>
              <w:t xml:space="preserve"> China</w:t>
            </w:r>
          </w:p>
        </w:tc>
        <w:tc>
          <w:tcPr>
            <w:tcW w:w="1516" w:type="dxa"/>
            <w:tcBorders>
              <w:top w:val="nil"/>
              <w:left w:val="nil"/>
              <w:bottom w:val="single" w:sz="4" w:space="0" w:color="auto"/>
              <w:right w:val="single" w:sz="4" w:space="0" w:color="auto"/>
            </w:tcBorders>
            <w:shd w:val="clear" w:color="000000" w:fill="DDEBF7"/>
            <w:vAlign w:val="center"/>
            <w:hideMark/>
          </w:tcPr>
          <w:p w14:paraId="451CC2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14</w:t>
            </w:r>
          </w:p>
        </w:tc>
        <w:tc>
          <w:tcPr>
            <w:tcW w:w="1177" w:type="dxa"/>
            <w:tcBorders>
              <w:top w:val="nil"/>
              <w:left w:val="nil"/>
              <w:bottom w:val="single" w:sz="4" w:space="0" w:color="auto"/>
              <w:right w:val="single" w:sz="8" w:space="0" w:color="auto"/>
            </w:tcBorders>
            <w:shd w:val="clear" w:color="000000" w:fill="DDEBF7"/>
            <w:vAlign w:val="center"/>
            <w:hideMark/>
          </w:tcPr>
          <w:p w14:paraId="7B4B5FF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2.13-2.65</w:t>
            </w:r>
          </w:p>
        </w:tc>
      </w:tr>
      <w:tr w:rsidR="00E05556" w:rsidRPr="00113DAD" w14:paraId="20B051E4"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49D71D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Pakistan</w:t>
            </w:r>
          </w:p>
        </w:tc>
        <w:tc>
          <w:tcPr>
            <w:tcW w:w="1832" w:type="dxa"/>
            <w:tcBorders>
              <w:top w:val="nil"/>
              <w:left w:val="nil"/>
              <w:bottom w:val="single" w:sz="4" w:space="0" w:color="auto"/>
              <w:right w:val="single" w:sz="4" w:space="0" w:color="auto"/>
            </w:tcBorders>
            <w:shd w:val="clear" w:color="000000" w:fill="DDEBF7"/>
            <w:vAlign w:val="center"/>
            <w:hideMark/>
          </w:tcPr>
          <w:p w14:paraId="5CA597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57B78C0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Fiber Craft </w:t>
            </w:r>
            <w:proofErr w:type="spellStart"/>
            <w:r w:rsidRPr="00113DAD">
              <w:rPr>
                <w:rFonts w:ascii="Arial" w:eastAsia="Times New Roman" w:hAnsi="Arial" w:cs="Arial"/>
                <w:color w:val="000000"/>
                <w:sz w:val="20"/>
                <w:szCs w:val="20"/>
                <w:lang w:val="en-US"/>
              </w:rPr>
              <w:t>Inds</w:t>
            </w:r>
            <w:proofErr w:type="spellEnd"/>
            <w:r w:rsidRPr="00113DAD">
              <w:rPr>
                <w:rFonts w:ascii="Arial" w:eastAsia="Times New Roman" w:hAnsi="Arial" w:cs="Arial"/>
                <w:color w:val="000000"/>
                <w:sz w:val="20"/>
                <w:szCs w:val="20"/>
                <w:lang w:val="en-US"/>
              </w:rPr>
              <w:t>.</w:t>
            </w:r>
          </w:p>
        </w:tc>
        <w:tc>
          <w:tcPr>
            <w:tcW w:w="2620" w:type="dxa"/>
            <w:tcBorders>
              <w:top w:val="nil"/>
              <w:left w:val="nil"/>
              <w:bottom w:val="single" w:sz="4" w:space="0" w:color="auto"/>
              <w:right w:val="single" w:sz="4" w:space="0" w:color="auto"/>
            </w:tcBorders>
            <w:shd w:val="clear" w:color="000000" w:fill="DDEBF7"/>
            <w:vAlign w:val="center"/>
            <w:hideMark/>
          </w:tcPr>
          <w:p w14:paraId="3782CDE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Saudi Industrial Resins Limited, Saudi Arabia</w:t>
            </w:r>
          </w:p>
        </w:tc>
        <w:tc>
          <w:tcPr>
            <w:tcW w:w="1516" w:type="dxa"/>
            <w:tcBorders>
              <w:top w:val="nil"/>
              <w:left w:val="nil"/>
              <w:bottom w:val="single" w:sz="4" w:space="0" w:color="auto"/>
              <w:right w:val="single" w:sz="4" w:space="0" w:color="auto"/>
            </w:tcBorders>
            <w:shd w:val="clear" w:color="000000" w:fill="DDEBF7"/>
            <w:vAlign w:val="center"/>
            <w:hideMark/>
          </w:tcPr>
          <w:p w14:paraId="302181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12</w:t>
            </w:r>
          </w:p>
        </w:tc>
        <w:tc>
          <w:tcPr>
            <w:tcW w:w="1177" w:type="dxa"/>
            <w:tcBorders>
              <w:top w:val="nil"/>
              <w:left w:val="nil"/>
              <w:bottom w:val="single" w:sz="4" w:space="0" w:color="auto"/>
              <w:right w:val="single" w:sz="8" w:space="0" w:color="auto"/>
            </w:tcBorders>
            <w:shd w:val="clear" w:color="000000" w:fill="DDEBF7"/>
            <w:vAlign w:val="center"/>
            <w:hideMark/>
          </w:tcPr>
          <w:p w14:paraId="1068D49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2.88-3.58</w:t>
            </w:r>
          </w:p>
        </w:tc>
      </w:tr>
      <w:tr w:rsidR="00E05556" w:rsidRPr="00113DAD" w14:paraId="722BF9E1"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274251A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364416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D0D6BD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Devi Polymers Private Ltd</w:t>
            </w:r>
          </w:p>
        </w:tc>
        <w:tc>
          <w:tcPr>
            <w:tcW w:w="2620" w:type="dxa"/>
            <w:tcBorders>
              <w:top w:val="nil"/>
              <w:left w:val="nil"/>
              <w:bottom w:val="single" w:sz="4" w:space="0" w:color="auto"/>
              <w:right w:val="single" w:sz="4" w:space="0" w:color="auto"/>
            </w:tcBorders>
            <w:shd w:val="clear" w:color="000000" w:fill="DDEBF7"/>
            <w:vAlign w:val="center"/>
            <w:hideMark/>
          </w:tcPr>
          <w:p w14:paraId="36EE45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DE7ADD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10</w:t>
            </w:r>
          </w:p>
        </w:tc>
        <w:tc>
          <w:tcPr>
            <w:tcW w:w="1177" w:type="dxa"/>
            <w:tcBorders>
              <w:top w:val="nil"/>
              <w:left w:val="nil"/>
              <w:bottom w:val="single" w:sz="4" w:space="0" w:color="auto"/>
              <w:right w:val="single" w:sz="8" w:space="0" w:color="auto"/>
            </w:tcBorders>
            <w:shd w:val="clear" w:color="000000" w:fill="DDEBF7"/>
            <w:vAlign w:val="center"/>
            <w:hideMark/>
          </w:tcPr>
          <w:p w14:paraId="6C040B2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2.1-2.61</w:t>
            </w:r>
          </w:p>
        </w:tc>
      </w:tr>
      <w:tr w:rsidR="00E05556" w:rsidRPr="00113DAD" w14:paraId="7F0E7390"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1C1E278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4BDFF49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9B7DAD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B A F </w:t>
            </w:r>
            <w:proofErr w:type="spellStart"/>
            <w:r w:rsidRPr="00113DAD">
              <w:rPr>
                <w:rFonts w:ascii="Arial" w:eastAsia="Times New Roman" w:hAnsi="Arial" w:cs="Arial"/>
                <w:color w:val="000000"/>
                <w:sz w:val="20"/>
                <w:szCs w:val="20"/>
                <w:lang w:val="en-US"/>
              </w:rPr>
              <w:t>F</w:t>
            </w:r>
            <w:proofErr w:type="spellEnd"/>
            <w:r w:rsidRPr="00113DAD">
              <w:rPr>
                <w:rFonts w:ascii="Arial" w:eastAsia="Times New Roman" w:hAnsi="Arial" w:cs="Arial"/>
                <w:color w:val="000000"/>
                <w:sz w:val="20"/>
                <w:szCs w:val="20"/>
                <w:lang w:val="en-US"/>
              </w:rPr>
              <w:t xml:space="preserve"> </w:t>
            </w:r>
            <w:proofErr w:type="spellStart"/>
            <w:r w:rsidRPr="00113DAD">
              <w:rPr>
                <w:rFonts w:ascii="Arial" w:eastAsia="Times New Roman" w:hAnsi="Arial" w:cs="Arial"/>
                <w:color w:val="000000"/>
                <w:sz w:val="20"/>
                <w:szCs w:val="20"/>
                <w:lang w:val="en-US"/>
              </w:rPr>
              <w:t>Polymech</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D533F9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Scott Bader Middle East Ltd, United Arab Emirates</w:t>
            </w:r>
          </w:p>
        </w:tc>
        <w:tc>
          <w:tcPr>
            <w:tcW w:w="1516" w:type="dxa"/>
            <w:tcBorders>
              <w:top w:val="nil"/>
              <w:left w:val="nil"/>
              <w:bottom w:val="single" w:sz="4" w:space="0" w:color="auto"/>
              <w:right w:val="single" w:sz="4" w:space="0" w:color="auto"/>
            </w:tcBorders>
            <w:shd w:val="clear" w:color="000000" w:fill="DDEBF7"/>
            <w:vAlign w:val="center"/>
            <w:hideMark/>
          </w:tcPr>
          <w:p w14:paraId="0DBBB417"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8</w:t>
            </w:r>
          </w:p>
        </w:tc>
        <w:tc>
          <w:tcPr>
            <w:tcW w:w="1177" w:type="dxa"/>
            <w:tcBorders>
              <w:top w:val="nil"/>
              <w:left w:val="nil"/>
              <w:bottom w:val="single" w:sz="4" w:space="0" w:color="auto"/>
              <w:right w:val="single" w:sz="8" w:space="0" w:color="auto"/>
            </w:tcBorders>
            <w:shd w:val="clear" w:color="000000" w:fill="DDEBF7"/>
            <w:vAlign w:val="center"/>
            <w:hideMark/>
          </w:tcPr>
          <w:p w14:paraId="74F8923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4.05-5.04</w:t>
            </w:r>
          </w:p>
        </w:tc>
      </w:tr>
      <w:tr w:rsidR="00E05556" w:rsidRPr="00113DAD" w14:paraId="3E2CE1D8" w14:textId="77777777" w:rsidTr="00E05556">
        <w:trPr>
          <w:trHeight w:val="1050"/>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68745A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52AE2B49"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7EBF759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Hindustan Zinc Limited</w:t>
            </w:r>
          </w:p>
        </w:tc>
        <w:tc>
          <w:tcPr>
            <w:tcW w:w="2620" w:type="dxa"/>
            <w:tcBorders>
              <w:top w:val="nil"/>
              <w:left w:val="nil"/>
              <w:bottom w:val="single" w:sz="4" w:space="0" w:color="auto"/>
              <w:right w:val="single" w:sz="4" w:space="0" w:color="auto"/>
            </w:tcBorders>
            <w:shd w:val="clear" w:color="000000" w:fill="DDEBF7"/>
            <w:vAlign w:val="center"/>
            <w:hideMark/>
          </w:tcPr>
          <w:p w14:paraId="120E4B0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China Nonferrous Metal </w:t>
            </w:r>
            <w:proofErr w:type="spellStart"/>
            <w:r w:rsidRPr="00113DAD">
              <w:rPr>
                <w:rFonts w:ascii="Arial" w:eastAsia="Times New Roman" w:hAnsi="Arial" w:cs="Arial"/>
                <w:color w:val="000000"/>
                <w:sz w:val="20"/>
                <w:szCs w:val="20"/>
                <w:lang w:val="en-US"/>
              </w:rPr>
              <w:t>Industrys</w:t>
            </w:r>
            <w:proofErr w:type="spellEnd"/>
            <w:r w:rsidRPr="00113DAD">
              <w:rPr>
                <w:rFonts w:ascii="Arial" w:eastAsia="Times New Roman" w:hAnsi="Arial" w:cs="Arial"/>
                <w:color w:val="000000"/>
                <w:sz w:val="20"/>
                <w:szCs w:val="20"/>
                <w:lang w:val="en-US"/>
              </w:rPr>
              <w:t xml:space="preserve"> Foreign </w:t>
            </w:r>
            <w:proofErr w:type="spellStart"/>
            <w:r w:rsidRPr="00113DAD">
              <w:rPr>
                <w:rFonts w:ascii="Arial" w:eastAsia="Times New Roman" w:hAnsi="Arial" w:cs="Arial"/>
                <w:color w:val="000000"/>
                <w:sz w:val="20"/>
                <w:szCs w:val="20"/>
                <w:lang w:val="en-US"/>
              </w:rPr>
              <w:t>Engineeri</w:t>
            </w:r>
            <w:proofErr w:type="spellEnd"/>
            <w:r w:rsidRPr="00113DAD">
              <w:rPr>
                <w:rFonts w:ascii="Arial" w:eastAsia="Times New Roman" w:hAnsi="Arial" w:cs="Arial"/>
                <w:color w:val="000000"/>
                <w:sz w:val="20"/>
                <w:szCs w:val="20"/>
                <w:lang w:val="en-US"/>
              </w:rPr>
              <w:t>, China</w:t>
            </w:r>
          </w:p>
        </w:tc>
        <w:tc>
          <w:tcPr>
            <w:tcW w:w="1516" w:type="dxa"/>
            <w:tcBorders>
              <w:top w:val="nil"/>
              <w:left w:val="nil"/>
              <w:bottom w:val="single" w:sz="4" w:space="0" w:color="auto"/>
              <w:right w:val="single" w:sz="4" w:space="0" w:color="auto"/>
            </w:tcBorders>
            <w:shd w:val="clear" w:color="000000" w:fill="DDEBF7"/>
            <w:vAlign w:val="center"/>
            <w:hideMark/>
          </w:tcPr>
          <w:p w14:paraId="49609E5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5</w:t>
            </w:r>
          </w:p>
        </w:tc>
        <w:tc>
          <w:tcPr>
            <w:tcW w:w="1177" w:type="dxa"/>
            <w:tcBorders>
              <w:top w:val="nil"/>
              <w:left w:val="nil"/>
              <w:bottom w:val="single" w:sz="4" w:space="0" w:color="auto"/>
              <w:right w:val="single" w:sz="8" w:space="0" w:color="auto"/>
            </w:tcBorders>
            <w:shd w:val="clear" w:color="000000" w:fill="DDEBF7"/>
            <w:vAlign w:val="center"/>
            <w:hideMark/>
          </w:tcPr>
          <w:p w14:paraId="1AA81B5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6.4-7.96</w:t>
            </w:r>
          </w:p>
        </w:tc>
      </w:tr>
      <w:tr w:rsidR="00E05556" w:rsidRPr="00113DAD" w14:paraId="3E4874D7"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AE0F92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India </w:t>
            </w:r>
          </w:p>
        </w:tc>
        <w:tc>
          <w:tcPr>
            <w:tcW w:w="1832" w:type="dxa"/>
            <w:tcBorders>
              <w:top w:val="nil"/>
              <w:left w:val="nil"/>
              <w:bottom w:val="single" w:sz="4" w:space="0" w:color="auto"/>
              <w:right w:val="single" w:sz="4" w:space="0" w:color="auto"/>
            </w:tcBorders>
            <w:shd w:val="clear" w:color="000000" w:fill="DDEBF7"/>
            <w:vAlign w:val="center"/>
            <w:hideMark/>
          </w:tcPr>
          <w:p w14:paraId="03C242C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4E88935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6888B87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601A450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6AD6675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02D5705F"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CB720F6"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18787AC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Novolac</w:t>
            </w:r>
            <w:proofErr w:type="spellEnd"/>
            <w:r w:rsidRPr="00113DAD">
              <w:rPr>
                <w:rFonts w:ascii="Arial" w:eastAsia="Times New Roman" w:hAnsi="Arial" w:cs="Arial"/>
                <w:color w:val="000000"/>
                <w:sz w:val="20"/>
                <w:szCs w:val="20"/>
                <w:lang w:val="en-US"/>
              </w:rPr>
              <w:t xml:space="preserve">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10BC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Mahindra </w:t>
            </w:r>
            <w:proofErr w:type="spellStart"/>
            <w:r w:rsidRPr="00113DAD">
              <w:rPr>
                <w:rFonts w:ascii="Arial" w:eastAsia="Times New Roman" w:hAnsi="Arial" w:cs="Arial"/>
                <w:color w:val="000000"/>
                <w:sz w:val="20"/>
                <w:szCs w:val="20"/>
                <w:lang w:val="en-US"/>
              </w:rPr>
              <w:t>Cie</w:t>
            </w:r>
            <w:proofErr w:type="spellEnd"/>
            <w:r w:rsidRPr="00113DAD">
              <w:rPr>
                <w:rFonts w:ascii="Arial" w:eastAsia="Times New Roman" w:hAnsi="Arial" w:cs="Arial"/>
                <w:color w:val="000000"/>
                <w:sz w:val="20"/>
                <w:szCs w:val="20"/>
                <w:lang w:val="en-US"/>
              </w:rPr>
              <w:t xml:space="preserve"> Automotive Limited</w:t>
            </w:r>
          </w:p>
        </w:tc>
        <w:tc>
          <w:tcPr>
            <w:tcW w:w="2620" w:type="dxa"/>
            <w:tcBorders>
              <w:top w:val="nil"/>
              <w:left w:val="nil"/>
              <w:bottom w:val="single" w:sz="4" w:space="0" w:color="auto"/>
              <w:right w:val="single" w:sz="4" w:space="0" w:color="auto"/>
            </w:tcBorders>
            <w:shd w:val="clear" w:color="000000" w:fill="DDEBF7"/>
            <w:vAlign w:val="center"/>
            <w:hideMark/>
          </w:tcPr>
          <w:p w14:paraId="1AEA604C"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M S </w:t>
            </w:r>
            <w:proofErr w:type="spellStart"/>
            <w:r w:rsidRPr="00113DAD">
              <w:rPr>
                <w:rFonts w:ascii="Arial" w:eastAsia="Times New Roman" w:hAnsi="Arial" w:cs="Arial"/>
                <w:color w:val="000000"/>
                <w:sz w:val="20"/>
                <w:szCs w:val="20"/>
                <w:lang w:val="en-US"/>
              </w:rPr>
              <w:t>Swancor</w:t>
            </w:r>
            <w:proofErr w:type="spellEnd"/>
            <w:r w:rsidRPr="00113DAD">
              <w:rPr>
                <w:rFonts w:ascii="Arial" w:eastAsia="Times New Roman" w:hAnsi="Arial" w:cs="Arial"/>
                <w:color w:val="000000"/>
                <w:sz w:val="20"/>
                <w:szCs w:val="20"/>
                <w:lang w:val="en-US"/>
              </w:rPr>
              <w:t xml:space="preserve"> Highpolymer Co Ltd, Taiwan</w:t>
            </w:r>
          </w:p>
        </w:tc>
        <w:tc>
          <w:tcPr>
            <w:tcW w:w="1516" w:type="dxa"/>
            <w:tcBorders>
              <w:top w:val="nil"/>
              <w:left w:val="nil"/>
              <w:bottom w:val="single" w:sz="4" w:space="0" w:color="auto"/>
              <w:right w:val="single" w:sz="4" w:space="0" w:color="auto"/>
            </w:tcBorders>
            <w:shd w:val="clear" w:color="000000" w:fill="DDEBF7"/>
            <w:vAlign w:val="center"/>
            <w:hideMark/>
          </w:tcPr>
          <w:p w14:paraId="2C7CFBB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51D210A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2.5-3.11</w:t>
            </w:r>
          </w:p>
        </w:tc>
      </w:tr>
      <w:tr w:rsidR="00E05556" w:rsidRPr="00113DAD" w14:paraId="1067D62E" w14:textId="77777777" w:rsidTr="00E05556">
        <w:trPr>
          <w:trHeight w:val="787"/>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5144AB9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Sri Lanka</w:t>
            </w:r>
          </w:p>
        </w:tc>
        <w:tc>
          <w:tcPr>
            <w:tcW w:w="1832" w:type="dxa"/>
            <w:tcBorders>
              <w:top w:val="nil"/>
              <w:left w:val="nil"/>
              <w:bottom w:val="single" w:sz="4" w:space="0" w:color="auto"/>
              <w:right w:val="single" w:sz="4" w:space="0" w:color="auto"/>
            </w:tcBorders>
            <w:shd w:val="clear" w:color="000000" w:fill="DDEBF7"/>
            <w:vAlign w:val="center"/>
            <w:hideMark/>
          </w:tcPr>
          <w:p w14:paraId="52780A8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62392793"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proofErr w:type="spellStart"/>
            <w:r w:rsidRPr="00113DAD">
              <w:rPr>
                <w:rFonts w:ascii="Arial" w:eastAsia="Times New Roman" w:hAnsi="Arial" w:cs="Arial"/>
                <w:color w:val="000000"/>
                <w:sz w:val="20"/>
                <w:szCs w:val="20"/>
                <w:lang w:val="en-US"/>
              </w:rPr>
              <w:t>Edgeng</w:t>
            </w:r>
            <w:proofErr w:type="spellEnd"/>
            <w:r w:rsidRPr="00113DAD">
              <w:rPr>
                <w:rFonts w:ascii="Arial" w:eastAsia="Times New Roman" w:hAnsi="Arial" w:cs="Arial"/>
                <w:color w:val="000000"/>
                <w:sz w:val="20"/>
                <w:szCs w:val="20"/>
                <w:lang w:val="en-US"/>
              </w:rPr>
              <w:t xml:space="preserve"> Pvt Ltd</w:t>
            </w:r>
          </w:p>
        </w:tc>
        <w:tc>
          <w:tcPr>
            <w:tcW w:w="2620" w:type="dxa"/>
            <w:tcBorders>
              <w:top w:val="nil"/>
              <w:left w:val="nil"/>
              <w:bottom w:val="single" w:sz="4" w:space="0" w:color="auto"/>
              <w:right w:val="single" w:sz="4" w:space="0" w:color="auto"/>
            </w:tcBorders>
            <w:shd w:val="clear" w:color="000000" w:fill="DDEBF7"/>
            <w:vAlign w:val="center"/>
            <w:hideMark/>
          </w:tcPr>
          <w:p w14:paraId="45B00B4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Wee Tee Tong Chemicals Pte Ltd, Singapore</w:t>
            </w:r>
          </w:p>
        </w:tc>
        <w:tc>
          <w:tcPr>
            <w:tcW w:w="1516" w:type="dxa"/>
            <w:tcBorders>
              <w:top w:val="nil"/>
              <w:left w:val="nil"/>
              <w:bottom w:val="single" w:sz="4" w:space="0" w:color="auto"/>
              <w:right w:val="single" w:sz="4" w:space="0" w:color="auto"/>
            </w:tcBorders>
            <w:shd w:val="clear" w:color="000000" w:fill="DDEBF7"/>
            <w:vAlign w:val="center"/>
            <w:hideMark/>
          </w:tcPr>
          <w:p w14:paraId="0DAD19E1"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3</w:t>
            </w:r>
          </w:p>
        </w:tc>
        <w:tc>
          <w:tcPr>
            <w:tcW w:w="1177" w:type="dxa"/>
            <w:tcBorders>
              <w:top w:val="nil"/>
              <w:left w:val="nil"/>
              <w:bottom w:val="single" w:sz="4" w:space="0" w:color="auto"/>
              <w:right w:val="single" w:sz="8" w:space="0" w:color="auto"/>
            </w:tcBorders>
            <w:shd w:val="clear" w:color="000000" w:fill="DDEBF7"/>
            <w:vAlign w:val="center"/>
            <w:hideMark/>
          </w:tcPr>
          <w:p w14:paraId="44C68EFA"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2.32-2.89</w:t>
            </w:r>
          </w:p>
        </w:tc>
      </w:tr>
      <w:tr w:rsidR="00E05556" w:rsidRPr="00113DAD" w14:paraId="2D4C7C8F" w14:textId="77777777" w:rsidTr="00E05556">
        <w:trPr>
          <w:trHeight w:val="1313"/>
        </w:trPr>
        <w:tc>
          <w:tcPr>
            <w:tcW w:w="1481" w:type="dxa"/>
            <w:tcBorders>
              <w:top w:val="nil"/>
              <w:left w:val="single" w:sz="8" w:space="0" w:color="auto"/>
              <w:bottom w:val="single" w:sz="4" w:space="0" w:color="auto"/>
              <w:right w:val="single" w:sz="4" w:space="0" w:color="auto"/>
            </w:tcBorders>
            <w:shd w:val="clear" w:color="000000" w:fill="DDEBF7"/>
            <w:vAlign w:val="center"/>
            <w:hideMark/>
          </w:tcPr>
          <w:p w14:paraId="7A904F84"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4" w:space="0" w:color="auto"/>
              <w:right w:val="single" w:sz="4" w:space="0" w:color="auto"/>
            </w:tcBorders>
            <w:shd w:val="clear" w:color="000000" w:fill="DDEBF7"/>
            <w:vAlign w:val="center"/>
            <w:hideMark/>
          </w:tcPr>
          <w:p w14:paraId="0D476C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4" w:space="0" w:color="auto"/>
              <w:right w:val="single" w:sz="4" w:space="0" w:color="auto"/>
            </w:tcBorders>
            <w:shd w:val="clear" w:color="000000" w:fill="DDEBF7"/>
            <w:vAlign w:val="center"/>
            <w:hideMark/>
          </w:tcPr>
          <w:p w14:paraId="081ED85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Emerald Performance Chemical Private Limited</w:t>
            </w:r>
          </w:p>
        </w:tc>
        <w:tc>
          <w:tcPr>
            <w:tcW w:w="2620" w:type="dxa"/>
            <w:tcBorders>
              <w:top w:val="nil"/>
              <w:left w:val="nil"/>
              <w:bottom w:val="single" w:sz="4" w:space="0" w:color="auto"/>
              <w:right w:val="single" w:sz="4" w:space="0" w:color="auto"/>
            </w:tcBorders>
            <w:shd w:val="clear" w:color="000000" w:fill="DDEBF7"/>
            <w:vAlign w:val="center"/>
            <w:hideMark/>
          </w:tcPr>
          <w:p w14:paraId="225F685D"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4" w:space="0" w:color="auto"/>
              <w:right w:val="single" w:sz="4" w:space="0" w:color="auto"/>
            </w:tcBorders>
            <w:shd w:val="clear" w:color="000000" w:fill="DDEBF7"/>
            <w:vAlign w:val="center"/>
            <w:hideMark/>
          </w:tcPr>
          <w:p w14:paraId="413385F0"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4" w:space="0" w:color="auto"/>
              <w:right w:val="single" w:sz="8" w:space="0" w:color="auto"/>
            </w:tcBorders>
            <w:shd w:val="clear" w:color="000000" w:fill="DDEBF7"/>
            <w:vAlign w:val="center"/>
            <w:hideMark/>
          </w:tcPr>
          <w:p w14:paraId="70A60CF8"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1.84-2.28</w:t>
            </w:r>
          </w:p>
        </w:tc>
      </w:tr>
      <w:tr w:rsidR="00E05556" w:rsidRPr="00113DAD" w14:paraId="5DC795CA" w14:textId="77777777" w:rsidTr="00E05556">
        <w:trPr>
          <w:trHeight w:val="1063"/>
        </w:trPr>
        <w:tc>
          <w:tcPr>
            <w:tcW w:w="1481" w:type="dxa"/>
            <w:tcBorders>
              <w:top w:val="nil"/>
              <w:left w:val="single" w:sz="8" w:space="0" w:color="auto"/>
              <w:bottom w:val="single" w:sz="8" w:space="0" w:color="auto"/>
              <w:right w:val="single" w:sz="4" w:space="0" w:color="auto"/>
            </w:tcBorders>
            <w:shd w:val="clear" w:color="000000" w:fill="DDEBF7"/>
            <w:vAlign w:val="center"/>
            <w:hideMark/>
          </w:tcPr>
          <w:p w14:paraId="6A53342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India</w:t>
            </w:r>
          </w:p>
        </w:tc>
        <w:tc>
          <w:tcPr>
            <w:tcW w:w="1832" w:type="dxa"/>
            <w:tcBorders>
              <w:top w:val="nil"/>
              <w:left w:val="nil"/>
              <w:bottom w:val="single" w:sz="8" w:space="0" w:color="auto"/>
              <w:right w:val="single" w:sz="4" w:space="0" w:color="auto"/>
            </w:tcBorders>
            <w:shd w:val="clear" w:color="000000" w:fill="DDEBF7"/>
            <w:vAlign w:val="center"/>
            <w:hideMark/>
          </w:tcPr>
          <w:p w14:paraId="150534A2"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Bisphenol-a Type Epoxy Vinyl Ester Resin</w:t>
            </w:r>
          </w:p>
        </w:tc>
        <w:tc>
          <w:tcPr>
            <w:tcW w:w="1658" w:type="dxa"/>
            <w:tcBorders>
              <w:top w:val="nil"/>
              <w:left w:val="nil"/>
              <w:bottom w:val="single" w:sz="8" w:space="0" w:color="auto"/>
              <w:right w:val="single" w:sz="4" w:space="0" w:color="auto"/>
            </w:tcBorders>
            <w:shd w:val="clear" w:color="000000" w:fill="DDEBF7"/>
            <w:vAlign w:val="center"/>
            <w:hideMark/>
          </w:tcPr>
          <w:p w14:paraId="03C0EA9F"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 xml:space="preserve">Kalinga </w:t>
            </w:r>
            <w:proofErr w:type="spellStart"/>
            <w:r w:rsidRPr="00113DAD">
              <w:rPr>
                <w:rFonts w:ascii="Arial" w:eastAsia="Times New Roman" w:hAnsi="Arial" w:cs="Arial"/>
                <w:color w:val="000000"/>
                <w:sz w:val="20"/>
                <w:szCs w:val="20"/>
                <w:lang w:val="en-US"/>
              </w:rPr>
              <w:t>Inceptum</w:t>
            </w:r>
            <w:proofErr w:type="spellEnd"/>
            <w:r w:rsidRPr="00113DAD">
              <w:rPr>
                <w:rFonts w:ascii="Arial" w:eastAsia="Times New Roman" w:hAnsi="Arial" w:cs="Arial"/>
                <w:color w:val="000000"/>
                <w:sz w:val="20"/>
                <w:szCs w:val="20"/>
                <w:lang w:val="en-US"/>
              </w:rPr>
              <w:t xml:space="preserve"> Private Limited</w:t>
            </w:r>
          </w:p>
        </w:tc>
        <w:tc>
          <w:tcPr>
            <w:tcW w:w="2620" w:type="dxa"/>
            <w:tcBorders>
              <w:top w:val="nil"/>
              <w:left w:val="nil"/>
              <w:bottom w:val="single" w:sz="8" w:space="0" w:color="auto"/>
              <w:right w:val="single" w:sz="4" w:space="0" w:color="auto"/>
            </w:tcBorders>
            <w:shd w:val="clear" w:color="000000" w:fill="DDEBF7"/>
            <w:vAlign w:val="center"/>
            <w:hideMark/>
          </w:tcPr>
          <w:p w14:paraId="1AF578FB"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Eternal Materials Co Ltd, Taiwan</w:t>
            </w:r>
          </w:p>
        </w:tc>
        <w:tc>
          <w:tcPr>
            <w:tcW w:w="1516" w:type="dxa"/>
            <w:tcBorders>
              <w:top w:val="nil"/>
              <w:left w:val="nil"/>
              <w:bottom w:val="single" w:sz="8" w:space="0" w:color="auto"/>
              <w:right w:val="single" w:sz="4" w:space="0" w:color="auto"/>
            </w:tcBorders>
            <w:shd w:val="clear" w:color="000000" w:fill="DDEBF7"/>
            <w:vAlign w:val="center"/>
            <w:hideMark/>
          </w:tcPr>
          <w:p w14:paraId="562EF6E5"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w:t>
            </w:r>
          </w:p>
        </w:tc>
        <w:tc>
          <w:tcPr>
            <w:tcW w:w="1177" w:type="dxa"/>
            <w:tcBorders>
              <w:top w:val="nil"/>
              <w:left w:val="nil"/>
              <w:bottom w:val="single" w:sz="8" w:space="0" w:color="auto"/>
              <w:right w:val="single" w:sz="8" w:space="0" w:color="auto"/>
            </w:tcBorders>
            <w:shd w:val="clear" w:color="000000" w:fill="DDEBF7"/>
            <w:vAlign w:val="center"/>
            <w:hideMark/>
          </w:tcPr>
          <w:p w14:paraId="62C2947E" w14:textId="77777777" w:rsidR="00E05556" w:rsidRPr="00113DAD" w:rsidRDefault="00E05556" w:rsidP="00E05556">
            <w:pPr>
              <w:spacing w:after="0" w:line="240" w:lineRule="auto"/>
              <w:jc w:val="center"/>
              <w:rPr>
                <w:rFonts w:ascii="Arial" w:eastAsia="Times New Roman" w:hAnsi="Arial" w:cs="Arial"/>
                <w:color w:val="000000"/>
                <w:sz w:val="20"/>
                <w:szCs w:val="20"/>
                <w:lang w:val="en-US"/>
              </w:rPr>
            </w:pPr>
            <w:r w:rsidRPr="00113DAD">
              <w:rPr>
                <w:rFonts w:ascii="Arial" w:eastAsia="Times New Roman" w:hAnsi="Arial" w:cs="Arial"/>
                <w:color w:val="000000"/>
                <w:sz w:val="20"/>
                <w:szCs w:val="20"/>
                <w:lang w:val="en-US"/>
              </w:rPr>
              <w:t>2.65-3.29</w:t>
            </w:r>
          </w:p>
        </w:tc>
      </w:tr>
    </w:tbl>
    <w:p w14:paraId="0718D117" w14:textId="5934DC44" w:rsidR="00BB3C6A" w:rsidRPr="00C52EDF" w:rsidRDefault="004644A7" w:rsidP="00C52EDF">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198"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9D43355" w14:textId="4A6DA407" w:rsidR="00A03ADD" w:rsidRDefault="00A03ADD" w:rsidP="00BB3C6A">
      <w:pPr>
        <w:spacing w:line="480" w:lineRule="auto"/>
        <w:rPr>
          <w:rFonts w:ascii="Verdana" w:eastAsia="Arial" w:hAnsi="Verdana" w:cs="Arial"/>
          <w:b/>
          <w:bCs/>
          <w:color w:val="000000" w:themeColor="text1"/>
          <w:sz w:val="20"/>
          <w:szCs w:val="20"/>
        </w:rPr>
      </w:pPr>
    </w:p>
    <w:p w14:paraId="6B3A8B9D" w14:textId="0B443E27" w:rsidR="00613AE6" w:rsidRDefault="00613AE6" w:rsidP="00BB3C6A">
      <w:pPr>
        <w:spacing w:line="480" w:lineRule="auto"/>
        <w:rPr>
          <w:rFonts w:ascii="Verdana" w:eastAsia="Arial" w:hAnsi="Verdana" w:cs="Arial"/>
          <w:b/>
          <w:bCs/>
          <w:color w:val="000000" w:themeColor="text1"/>
          <w:sz w:val="20"/>
          <w:szCs w:val="20"/>
        </w:rPr>
      </w:pPr>
    </w:p>
    <w:p w14:paraId="541125B9" w14:textId="77777777" w:rsidR="00613AE6" w:rsidRDefault="00613AE6" w:rsidP="00BB3C6A">
      <w:pPr>
        <w:spacing w:line="480" w:lineRule="auto"/>
        <w:rPr>
          <w:rFonts w:ascii="Verdana" w:eastAsia="Arial" w:hAnsi="Verdana" w:cs="Arial"/>
          <w:b/>
          <w:bCs/>
          <w:color w:val="000000" w:themeColor="text1"/>
          <w:sz w:val="20"/>
          <w:szCs w:val="20"/>
        </w:rPr>
      </w:pPr>
    </w:p>
    <w:p w14:paraId="516C2572" w14:textId="5C4F7198" w:rsidR="00BB3C6A" w:rsidRDefault="008D1421" w:rsidP="00BB3C6A">
      <w:pPr>
        <w:spacing w:line="48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lastRenderedPageBreak/>
        <w:t>3.</w:t>
      </w:r>
      <w:r w:rsidR="00D16404">
        <w:rPr>
          <w:rFonts w:ascii="Arial" w:eastAsia="Arial" w:hAnsi="Arial" w:cs="Arial"/>
          <w:b/>
          <w:bCs/>
          <w:color w:val="000000" w:themeColor="text1"/>
          <w:sz w:val="24"/>
          <w:szCs w:val="24"/>
        </w:rPr>
        <w:t>15</w:t>
      </w:r>
      <w:r w:rsidRPr="00113DAD">
        <w:rPr>
          <w:rFonts w:ascii="Arial" w:eastAsia="Arial" w:hAnsi="Arial" w:cs="Arial"/>
          <w:b/>
          <w:bCs/>
          <w:color w:val="000000" w:themeColor="text1"/>
          <w:sz w:val="24"/>
          <w:szCs w:val="24"/>
        </w:rPr>
        <w:t>. Global Foreign Trade Analysis</w:t>
      </w:r>
    </w:p>
    <w:p w14:paraId="6648968E" w14:textId="03235AEF" w:rsidR="008D1421" w:rsidRPr="00113DAD" w:rsidRDefault="008D1421" w:rsidP="008D1421">
      <w:pPr>
        <w:spacing w:line="360" w:lineRule="auto"/>
        <w:rPr>
          <w:rFonts w:ascii="Arial" w:eastAsia="Arial" w:hAnsi="Arial" w:cs="Arial"/>
          <w:b/>
          <w:bCs/>
          <w:color w:val="000000" w:themeColor="text1"/>
          <w:sz w:val="24"/>
          <w:szCs w:val="24"/>
        </w:rPr>
      </w:pPr>
      <w:r w:rsidRPr="00113DAD">
        <w:rPr>
          <w:rFonts w:ascii="Arial" w:eastAsia="Arial" w:hAnsi="Arial" w:cs="Arial"/>
          <w:b/>
          <w:bCs/>
          <w:color w:val="000000" w:themeColor="text1"/>
          <w:sz w:val="24"/>
          <w:szCs w:val="24"/>
        </w:rPr>
        <w:t>Global Vinyl Ester Resin Trade Dynamics – Import (</w:t>
      </w:r>
      <w:r w:rsidR="007C5B32" w:rsidRPr="00113DAD">
        <w:rPr>
          <w:rFonts w:ascii="Arial" w:eastAsia="Arial" w:hAnsi="Arial" w:cs="Arial"/>
          <w:b/>
          <w:bCs/>
          <w:color w:val="000000" w:themeColor="text1"/>
          <w:sz w:val="24"/>
          <w:szCs w:val="24"/>
        </w:rPr>
        <w:t>000’</w:t>
      </w:r>
      <w:r w:rsidRPr="00113DAD">
        <w:rPr>
          <w:rFonts w:ascii="Arial" w:eastAsia="Arial" w:hAnsi="Arial" w:cs="Arial"/>
          <w:b/>
          <w:bCs/>
          <w:color w:val="000000" w:themeColor="text1"/>
          <w:sz w:val="24"/>
          <w:szCs w:val="24"/>
        </w:rPr>
        <w:t xml:space="preserve"> Tonnes), 2015-2020</w:t>
      </w:r>
    </w:p>
    <w:tbl>
      <w:tblPr>
        <w:tblW w:w="10437" w:type="dxa"/>
        <w:jc w:val="center"/>
        <w:tblLayout w:type="fixed"/>
        <w:tblCellMar>
          <w:left w:w="0" w:type="dxa"/>
          <w:right w:w="0" w:type="dxa"/>
        </w:tblCellMar>
        <w:tblLook w:val="0600" w:firstRow="0" w:lastRow="0" w:firstColumn="0" w:lastColumn="0" w:noHBand="1" w:noVBand="1"/>
      </w:tblPr>
      <w:tblGrid>
        <w:gridCol w:w="982"/>
        <w:gridCol w:w="775"/>
        <w:gridCol w:w="780"/>
        <w:gridCol w:w="776"/>
        <w:gridCol w:w="780"/>
        <w:gridCol w:w="780"/>
        <w:gridCol w:w="784"/>
        <w:gridCol w:w="832"/>
        <w:gridCol w:w="798"/>
        <w:gridCol w:w="767"/>
        <w:gridCol w:w="763"/>
        <w:gridCol w:w="802"/>
        <w:gridCol w:w="818"/>
      </w:tblGrid>
      <w:tr w:rsidR="00C52EDF" w:rsidRPr="00113DAD" w14:paraId="1F0B925B" w14:textId="77777777" w:rsidTr="00B57048">
        <w:trPr>
          <w:trHeight w:val="615"/>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967CFBB"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Country</w:t>
            </w:r>
          </w:p>
        </w:tc>
        <w:tc>
          <w:tcPr>
            <w:tcW w:w="1555" w:type="dxa"/>
            <w:gridSpan w:val="2"/>
            <w:tcBorders>
              <w:top w:val="single" w:sz="2" w:space="0" w:color="000000"/>
              <w:left w:val="single" w:sz="2" w:space="0" w:color="000000"/>
              <w:bottom w:val="single" w:sz="2" w:space="0" w:color="000000"/>
              <w:right w:val="single" w:sz="2" w:space="0" w:color="000000"/>
            </w:tcBorders>
            <w:shd w:val="clear" w:color="auto" w:fill="F8CBAD"/>
          </w:tcPr>
          <w:p w14:paraId="0582BC22" w14:textId="7A8031F2"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556" w:type="dxa"/>
            <w:gridSpan w:val="2"/>
            <w:tcBorders>
              <w:top w:val="single" w:sz="2" w:space="0" w:color="000000"/>
              <w:left w:val="single" w:sz="2" w:space="0" w:color="000000"/>
              <w:bottom w:val="single" w:sz="2" w:space="0" w:color="000000"/>
              <w:right w:val="single" w:sz="2" w:space="0" w:color="000000"/>
            </w:tcBorders>
            <w:shd w:val="clear" w:color="auto" w:fill="F8CBAD"/>
          </w:tcPr>
          <w:p w14:paraId="18E26289" w14:textId="49917EF9"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564" w:type="dxa"/>
            <w:gridSpan w:val="2"/>
            <w:tcBorders>
              <w:top w:val="single" w:sz="2" w:space="0" w:color="000000"/>
              <w:left w:val="single" w:sz="2" w:space="0" w:color="000000"/>
              <w:bottom w:val="single" w:sz="2" w:space="0" w:color="000000"/>
              <w:right w:val="single" w:sz="2" w:space="0" w:color="000000"/>
            </w:tcBorders>
            <w:shd w:val="clear" w:color="auto" w:fill="F8CBAD"/>
          </w:tcPr>
          <w:p w14:paraId="02B2BF36" w14:textId="732E3771" w:rsidR="00927B06" w:rsidRPr="00113DAD" w:rsidRDefault="00927B06" w:rsidP="003331A3">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6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2E990A3B" w14:textId="3B1DD64B"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2018</w:t>
            </w:r>
          </w:p>
        </w:tc>
        <w:tc>
          <w:tcPr>
            <w:tcW w:w="153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402A5658"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2019</w:t>
            </w:r>
          </w:p>
        </w:tc>
        <w:tc>
          <w:tcPr>
            <w:tcW w:w="1620" w:type="dxa"/>
            <w:gridSpan w:val="2"/>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33F50CD" w14:textId="77777777" w:rsidR="00927B06" w:rsidRPr="00113DAD" w:rsidRDefault="00927B06" w:rsidP="003331A3">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2020</w:t>
            </w:r>
          </w:p>
        </w:tc>
      </w:tr>
      <w:tr w:rsidR="00CB399B" w:rsidRPr="00113DAD" w14:paraId="1DD425CD" w14:textId="77777777" w:rsidTr="00B57048">
        <w:trPr>
          <w:trHeight w:val="806"/>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9FA644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Import</w:t>
            </w:r>
          </w:p>
        </w:tc>
        <w:tc>
          <w:tcPr>
            <w:tcW w:w="775"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553F5EA" w14:textId="7D5F9B58"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2FA483CB" w14:textId="57D76A44"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76"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4345C61" w14:textId="7E1490B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30459513" w14:textId="76017AE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780"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502F9352" w14:textId="31D5AF0A"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84" w:type="dxa"/>
            <w:tcBorders>
              <w:top w:val="single" w:sz="2" w:space="0" w:color="000000"/>
              <w:left w:val="single" w:sz="2" w:space="0" w:color="000000"/>
              <w:bottom w:val="single" w:sz="2" w:space="0" w:color="000000"/>
              <w:right w:val="single" w:sz="2" w:space="0" w:color="000000"/>
            </w:tcBorders>
            <w:shd w:val="clear" w:color="auto" w:fill="F8CBAD"/>
            <w:vAlign w:val="center"/>
          </w:tcPr>
          <w:p w14:paraId="1CA85114" w14:textId="6DA8DD7C" w:rsidR="00927B06" w:rsidRPr="00113DAD" w:rsidRDefault="00927B06" w:rsidP="00927B06">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35E5F2FA" w14:textId="1E5E246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9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1A72BF9"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767"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154ED06B"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763"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B9E4E00"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c>
          <w:tcPr>
            <w:tcW w:w="802"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53230128"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Value</w:t>
            </w:r>
          </w:p>
        </w:tc>
        <w:tc>
          <w:tcPr>
            <w:tcW w:w="818" w:type="dxa"/>
            <w:tcBorders>
              <w:top w:val="single" w:sz="2" w:space="0" w:color="000000"/>
              <w:left w:val="single" w:sz="2" w:space="0" w:color="000000"/>
              <w:bottom w:val="single" w:sz="2" w:space="0" w:color="000000"/>
              <w:right w:val="single" w:sz="2" w:space="0" w:color="000000"/>
            </w:tcBorders>
            <w:shd w:val="clear" w:color="auto" w:fill="F8CBAD"/>
            <w:tcMar>
              <w:top w:w="15" w:type="dxa"/>
              <w:left w:w="15" w:type="dxa"/>
              <w:bottom w:w="0" w:type="dxa"/>
              <w:right w:w="15" w:type="dxa"/>
            </w:tcMar>
            <w:vAlign w:val="center"/>
            <w:hideMark/>
          </w:tcPr>
          <w:p w14:paraId="00F04D5A" w14:textId="77777777"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eastAsia="Arial" w:hAnsi="Arial" w:cs="Arial"/>
                <w:b/>
                <w:bCs/>
                <w:color w:val="000000" w:themeColor="text1"/>
                <w:sz w:val="20"/>
                <w:szCs w:val="20"/>
              </w:rPr>
              <w:t>Volume</w:t>
            </w:r>
          </w:p>
        </w:tc>
      </w:tr>
      <w:tr w:rsidR="00C52EDF" w:rsidRPr="00113DAD" w14:paraId="0051BD5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BAF479" w14:textId="552ABE2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United States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6DCC3F" w14:textId="128C6C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25.63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23765C" w14:textId="30315A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65F232" w14:textId="09CAE55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4ACB48B" w14:textId="47CC67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815D0A9" w14:textId="388FD5D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30.15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9CCF035" w14:textId="010CA0C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41CAD8" w14:textId="68E6063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42.94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0F8C86" w14:textId="2F3391A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17.95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8EB22B" w14:textId="5BF488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28.04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55EC05" w14:textId="7E8E248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4C51D7" w14:textId="0626C66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EC464D" w14:textId="26031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16.82</w:t>
            </w:r>
          </w:p>
        </w:tc>
      </w:tr>
      <w:tr w:rsidR="00C52EDF" w:rsidRPr="00113DAD" w14:paraId="15C8E53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DA448B" w14:textId="7E0682CD"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China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01C7B1" w14:textId="705A4E9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351D5F" w14:textId="5385EB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985A0D" w14:textId="07A056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AECE9DA" w14:textId="2D13712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4B3C5" w14:textId="5C7FF6A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50.05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9B2C702" w14:textId="3426967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24.06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46556" w14:textId="4034AC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38.05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305821" w14:textId="3815566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B1B332" w14:textId="263A6B3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346167" w14:textId="17ECCB6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19.92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8976E5" w14:textId="745FE08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20.05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31E2A" w14:textId="0CF8BD8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11.71</w:t>
            </w:r>
          </w:p>
        </w:tc>
      </w:tr>
      <w:tr w:rsidR="00C52EDF" w:rsidRPr="00113DAD" w14:paraId="7DED8150"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D1131" w14:textId="36D903B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Brazil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B87C495" w14:textId="5397E0E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B9E3BC" w14:textId="049B4C0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B02B55" w14:textId="5DE95D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13.55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D5DC3F7" w14:textId="5CA2D0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F31D9C0" w14:textId="4767868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12.88</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EB54B78" w14:textId="69A102C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6.7</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596BD4" w14:textId="2D68C63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15.03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A747E" w14:textId="51DE965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3BC65" w14:textId="5118D0F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14.91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7F587D" w14:textId="12723C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7.30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729F89" w14:textId="5FDC4B2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12.91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F0271" w14:textId="7C5E56F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6.95</w:t>
            </w:r>
          </w:p>
        </w:tc>
      </w:tr>
      <w:tr w:rsidR="00C52EDF" w:rsidRPr="00113DAD" w14:paraId="1F945C3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86D938" w14:textId="148BB87C"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682E109" w14:textId="54C0105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40C2B91" w14:textId="673FC0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660504" w14:textId="6D2B5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8451B0" w14:textId="334942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60EB43E" w14:textId="60F51B7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11.21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CDCAD3" w14:textId="362B3F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5.91</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47F643" w14:textId="71D912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BF35AB" w14:textId="6744871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7AA5FC" w14:textId="074E07C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8.94</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E6540" w14:textId="68D4F9F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F24A4" w14:textId="65844D1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9.15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59A2" w14:textId="55B8CE6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6.70</w:t>
            </w:r>
          </w:p>
        </w:tc>
      </w:tr>
      <w:tr w:rsidR="00C52EDF" w:rsidRPr="00113DAD" w14:paraId="686AC14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284F2" w14:textId="2C1556B4"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Mexico</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78F7D95" w14:textId="13B9B83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0C769C" w14:textId="56DD82E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1.52</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A3008C8" w14:textId="1C80529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A8F5FD" w14:textId="01EE536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70E8ABA" w14:textId="341ED6F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8.25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673726E" w14:textId="1E29F4F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4.20</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2FF06" w14:textId="42DA72A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8E4B1D" w14:textId="683D957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3.05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E491BD" w14:textId="12DB472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7.25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B809AD" w14:textId="65715E0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3.77</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58222B" w14:textId="4089FEA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9.21</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2389D0" w14:textId="3EA69F07"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r>
      <w:tr w:rsidR="00C52EDF" w:rsidRPr="00113DAD" w14:paraId="6E8473DD"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84F2DE" w14:textId="690F76C0"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Turkey</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F6FDF75" w14:textId="0AF3BF1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3C31B5" w14:textId="43F6DA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7B5102" w14:textId="2F02BF15"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EA2AE8" w14:textId="17695D9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F41BC6F" w14:textId="4AA7476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6.43</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21FDDF" w14:textId="0E6BF4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3.25</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660C16" w14:textId="287745C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5.62</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EA6EDF" w14:textId="3C3E132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2.85</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C5AC5" w14:textId="663C88F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6.21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2317C7" w14:textId="73C3133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3E976" w14:textId="55A4393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5.10</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0283C" w14:textId="1151BEF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3.92</w:t>
            </w:r>
          </w:p>
        </w:tc>
      </w:tr>
      <w:tr w:rsidR="00C52EDF" w:rsidRPr="00113DAD" w14:paraId="4EA1CF59"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5DDEF7" w14:textId="1B2318BE"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South Africa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F269157" w14:textId="701AF8B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D4047E" w14:textId="55C508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2.50</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E15279D" w14:textId="4038A6A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417057" w14:textId="585F0A7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691CF4" w14:textId="5E7F175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9992EE6" w14:textId="4CAFB61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2.12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FA956" w14:textId="60C60B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5.21</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00888" w14:textId="7576265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641D67" w14:textId="02EFEB9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5.53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C8C3A6" w14:textId="608ED2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2.91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0678DD" w14:textId="41D4224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4.73</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57B403" w14:textId="204D89A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r>
      <w:tr w:rsidR="00C52EDF" w:rsidRPr="00113DAD" w14:paraId="5457FAC2"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C77A1" w14:textId="3569EE18"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Russia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89633B" w14:textId="02E33BE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4964EAF" w14:textId="627E42B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5D73F4B" w14:textId="5122873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4.41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076CE8C" w14:textId="34A979E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2.73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21AEA41" w14:textId="0BE9FE8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3.21</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5A14770" w14:textId="2AD751C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1.56</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A61D59" w14:textId="19487151"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4.15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0D292" w14:textId="4BEA112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1.82</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5B12F7" w14:textId="6B900E4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5.25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F36518" w14:textId="227257F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2.81</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A41FA" w14:textId="0F63FC8D"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5.12</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42021D" w14:textId="6659C5F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2.82</w:t>
            </w:r>
          </w:p>
        </w:tc>
      </w:tr>
      <w:tr w:rsidR="00C52EDF" w:rsidRPr="00113DAD" w14:paraId="3F201643"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3BD7B7" w14:textId="17906BA2"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Indonesia</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C12647" w14:textId="20D1737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5.81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9D9D01" w14:textId="1E47940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C132A3F" w14:textId="64B7877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0FF89F0" w14:textId="6FD49833"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2BDE903" w14:textId="2168D7A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A63E16" w14:textId="4E25B00E"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1.22</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CF6F41" w14:textId="75AB8AD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2.63</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EC0067" w14:textId="3F0E662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1.73</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86FEC" w14:textId="23AA08C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5.05</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4A77FD" w14:textId="6AFC9190"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2.54</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EA1B25" w14:textId="2994D51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3.57</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04C69" w14:textId="2E1051A8"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2.05</w:t>
            </w:r>
          </w:p>
        </w:tc>
      </w:tr>
      <w:tr w:rsidR="00C52EDF" w:rsidRPr="00113DAD" w14:paraId="765729D8"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2D212" w14:textId="6ADBC81B" w:rsidR="00927B06" w:rsidRPr="00113DAD" w:rsidRDefault="00927B06" w:rsidP="00927B06">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color w:val="000000"/>
                <w:sz w:val="20"/>
                <w:szCs w:val="20"/>
              </w:rPr>
              <w:t>Vietnam</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7540FA1" w14:textId="3B072E7B"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10.25</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3FE5281" w14:textId="1D8EFF4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sz w:val="20"/>
                <w:szCs w:val="20"/>
              </w:rPr>
              <w:t>5.4</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490831E" w14:textId="49DFD0AA"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2.84</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AF79407" w14:textId="2A54F894"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1.50</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6A347C33" w14:textId="16DFDE2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1.26</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CD25333" w14:textId="2559780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0.63</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41CC31" w14:textId="088EDBB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3.05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432A7F" w14:textId="639EBF16"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C23AE7" w14:textId="39FE506F"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1.83</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AA661" w14:textId="4EF97869"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1.00</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ADB7BE" w14:textId="40BE97DC"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2.44</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6EF26D" w14:textId="7A7ED752" w:rsidR="00927B06" w:rsidRPr="00113DAD" w:rsidRDefault="00927B06" w:rsidP="00927B06">
            <w:pPr>
              <w:spacing w:after="0" w:line="600" w:lineRule="auto"/>
              <w:jc w:val="center"/>
              <w:rPr>
                <w:rFonts w:ascii="Arial" w:eastAsia="Arial" w:hAnsi="Arial" w:cs="Arial"/>
                <w:color w:val="000000" w:themeColor="text1"/>
                <w:sz w:val="20"/>
                <w:szCs w:val="20"/>
                <w:lang w:val="en-US"/>
              </w:rPr>
            </w:pPr>
            <w:r w:rsidRPr="00113DAD">
              <w:rPr>
                <w:rFonts w:ascii="Arial" w:hAnsi="Arial" w:cs="Arial"/>
                <w:color w:val="000000"/>
                <w:sz w:val="20"/>
                <w:szCs w:val="20"/>
              </w:rPr>
              <w:t>1.44</w:t>
            </w:r>
          </w:p>
        </w:tc>
      </w:tr>
      <w:tr w:rsidR="00D03E35" w:rsidRPr="00113DAD" w14:paraId="1B532886"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07C7DD7C" w14:textId="0DA4DE4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988A29C" w14:textId="08F0408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109.66</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9D2F5DE" w14:textId="03E95D9C"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89.57</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D2F0C29" w14:textId="2AB8CADE"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109.68</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0F23173" w14:textId="0E4B6C09"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65.33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65FD73A" w14:textId="7E7C5062"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70.75</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5D0ACBB" w14:textId="0224CBD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17F418D" w14:textId="58ADDEAF"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91.44</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2A0279DE" w14:textId="2144D404"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52.99</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3C0A039A" w14:textId="68867245"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125.89</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67390F7F" w14:textId="08DAB29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59.12</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3147233" w14:textId="4901DF16"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151.36</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tcPr>
          <w:p w14:paraId="126DDA0F" w14:textId="67D82A7A" w:rsidR="00D03E35" w:rsidRPr="00113DAD" w:rsidRDefault="00D03E35" w:rsidP="00D03E35">
            <w:pPr>
              <w:spacing w:after="0" w:line="600" w:lineRule="auto"/>
              <w:jc w:val="center"/>
              <w:rPr>
                <w:rFonts w:ascii="Arial" w:hAnsi="Arial" w:cs="Arial"/>
                <w:color w:val="000000"/>
                <w:sz w:val="20"/>
                <w:szCs w:val="20"/>
              </w:rPr>
            </w:pPr>
            <w:r w:rsidRPr="00113DAD">
              <w:rPr>
                <w:rFonts w:ascii="Arial" w:hAnsi="Arial" w:cs="Arial"/>
                <w:color w:val="000000"/>
                <w:sz w:val="20"/>
                <w:szCs w:val="20"/>
              </w:rPr>
              <w:t>45.10</w:t>
            </w:r>
          </w:p>
        </w:tc>
      </w:tr>
      <w:tr w:rsidR="00D03E35" w:rsidRPr="00113DAD" w14:paraId="28E4F397" w14:textId="77777777" w:rsidTr="00B57048">
        <w:trPr>
          <w:trHeight w:val="703"/>
          <w:jc w:val="center"/>
        </w:trPr>
        <w:tc>
          <w:tcPr>
            <w:tcW w:w="98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ED3331" w14:textId="296A544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Total</w:t>
            </w:r>
          </w:p>
        </w:tc>
        <w:tc>
          <w:tcPr>
            <w:tcW w:w="77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F897324" w14:textId="54A063C7"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180.91</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03DFF0E" w14:textId="2046CD25"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125.99</w:t>
            </w:r>
          </w:p>
        </w:tc>
        <w:tc>
          <w:tcPr>
            <w:tcW w:w="776"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D4267B" w14:textId="228D3228"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225.83</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140B446" w14:textId="0D062C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122.12</w:t>
            </w:r>
          </w:p>
        </w:tc>
        <w:tc>
          <w:tcPr>
            <w:tcW w:w="780"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B269D47" w14:textId="77BA49C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201.44</w:t>
            </w:r>
          </w:p>
        </w:tc>
        <w:tc>
          <w:tcPr>
            <w:tcW w:w="784"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2E9F5ED" w14:textId="5F1A853F"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117.69</w:t>
            </w:r>
          </w:p>
        </w:tc>
        <w:tc>
          <w:tcPr>
            <w:tcW w:w="83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18BB0" w14:textId="4CA0A29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220.55</w:t>
            </w:r>
          </w:p>
        </w:tc>
        <w:tc>
          <w:tcPr>
            <w:tcW w:w="79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88AD9" w14:textId="6C43C0EA"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114.67</w:t>
            </w:r>
          </w:p>
        </w:tc>
        <w:tc>
          <w:tcPr>
            <w:tcW w:w="76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36B3E" w14:textId="54B2458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244.81</w:t>
            </w:r>
          </w:p>
        </w:tc>
        <w:tc>
          <w:tcPr>
            <w:tcW w:w="76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5FD25" w14:textId="3FB7DD44"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121.38</w:t>
            </w:r>
          </w:p>
        </w:tc>
        <w:tc>
          <w:tcPr>
            <w:tcW w:w="80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D4331" w14:textId="25C26B3C"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250.55</w:t>
            </w:r>
          </w:p>
        </w:tc>
        <w:tc>
          <w:tcPr>
            <w:tcW w:w="8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E784F9" w14:textId="08CB224D" w:rsidR="00D03E35" w:rsidRPr="00113DAD" w:rsidRDefault="00D03E35" w:rsidP="00D03E35">
            <w:pPr>
              <w:spacing w:after="0" w:line="600" w:lineRule="auto"/>
              <w:jc w:val="center"/>
              <w:rPr>
                <w:rFonts w:ascii="Arial" w:eastAsia="Arial" w:hAnsi="Arial" w:cs="Arial"/>
                <w:b/>
                <w:bCs/>
                <w:color w:val="000000" w:themeColor="text1"/>
                <w:sz w:val="20"/>
                <w:szCs w:val="20"/>
                <w:lang w:val="en-US"/>
              </w:rPr>
            </w:pPr>
            <w:r w:rsidRPr="00113DAD">
              <w:rPr>
                <w:rFonts w:ascii="Arial" w:hAnsi="Arial" w:cs="Arial"/>
                <w:b/>
                <w:bCs/>
                <w:color w:val="000000"/>
                <w:sz w:val="20"/>
                <w:szCs w:val="20"/>
              </w:rPr>
              <w:t>105.97</w:t>
            </w:r>
          </w:p>
        </w:tc>
      </w:tr>
    </w:tbl>
    <w:p w14:paraId="7374E7FF" w14:textId="4E99E91D" w:rsidR="0073325C" w:rsidRDefault="0073325C" w:rsidP="00BB3C6A">
      <w:pPr>
        <w:spacing w:line="480" w:lineRule="auto"/>
        <w:rPr>
          <w:rFonts w:ascii="Arial" w:eastAsia="Arial" w:hAnsi="Arial" w:cs="Arial"/>
          <w:b/>
          <w:bCs/>
          <w:color w:val="000000" w:themeColor="text1"/>
          <w:sz w:val="24"/>
          <w:szCs w:val="24"/>
        </w:rPr>
      </w:pPr>
      <w:r w:rsidRPr="002B5730">
        <w:rPr>
          <w:noProof/>
          <w:color w:val="000000" w:themeColor="text1"/>
        </w:rPr>
        <mc:AlternateContent>
          <mc:Choice Requires="wps">
            <w:drawing>
              <wp:anchor distT="0" distB="0" distL="114300" distR="114300" simplePos="0" relativeHeight="252405760" behindDoc="0" locked="0" layoutInCell="1" allowOverlap="1" wp14:anchorId="06167B56" wp14:editId="39371BF1">
                <wp:simplePos x="0" y="0"/>
                <wp:positionH relativeFrom="column">
                  <wp:posOffset>4269740</wp:posOffset>
                </wp:positionH>
                <wp:positionV relativeFrom="paragraph">
                  <wp:posOffset>313055</wp:posOffset>
                </wp:positionV>
                <wp:extent cx="2207260" cy="200025"/>
                <wp:effectExtent l="0" t="0" r="0" b="0"/>
                <wp:wrapNone/>
                <wp:docPr id="1118" name="TextBox 4"/>
                <wp:cNvGraphicFramePr/>
                <a:graphic xmlns:a="http://schemas.openxmlformats.org/drawingml/2006/main">
                  <a:graphicData uri="http://schemas.microsoft.com/office/word/2010/wordprocessingShape">
                    <wps:wsp>
                      <wps:cNvSpPr txBox="1"/>
                      <wps:spPr>
                        <a:xfrm>
                          <a:off x="0" y="0"/>
                          <a:ext cx="2207260" cy="200025"/>
                        </a:xfrm>
                        <a:prstGeom prst="rect">
                          <a:avLst/>
                        </a:prstGeom>
                        <a:noFill/>
                      </wps:spPr>
                      <wps:txbx>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6167B56" id="_x0000_s1199" type="#_x0000_t202" style="position:absolute;margin-left:336.2pt;margin-top:24.65pt;width:173.8pt;height:15.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" filled="f" stroked="f">
                <v:textbox style="mso-fit-shape-to-text:t">
                  <w:txbxContent>
                    <w:p w14:paraId="5064363D" w14:textId="502A6CDB"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Argentina, Iran, Qatar etc.</w:t>
                      </w:r>
                      <w:r>
                        <w:rPr>
                          <w:rFonts w:ascii="Verdana" w:eastAsia="Verdana" w:hAnsi="Verdana" w:cs="Verdana"/>
                          <w:i/>
                          <w:iCs/>
                          <w:color w:val="000000" w:themeColor="text1"/>
                          <w:kern w:val="24"/>
                          <w:sz w:val="12"/>
                          <w:szCs w:val="12"/>
                        </w:rPr>
                        <w:t xml:space="preserve"> </w:t>
                      </w:r>
                    </w:p>
                    <w:p w14:paraId="3717E59F" w14:textId="3513B71A"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12E7DB5C" w14:textId="2711FDE2" w:rsidR="007C5B32" w:rsidRDefault="007C5B32" w:rsidP="00BB3C6A">
      <w:pPr>
        <w:spacing w:line="480" w:lineRule="auto"/>
        <w:rPr>
          <w:rFonts w:ascii="Arial" w:eastAsia="Arial" w:hAnsi="Arial" w:cs="Arial"/>
          <w:b/>
          <w:bCs/>
          <w:color w:val="000000" w:themeColor="text1"/>
          <w:sz w:val="24"/>
          <w:szCs w:val="24"/>
        </w:rPr>
      </w:pPr>
    </w:p>
    <w:p w14:paraId="685281AF" w14:textId="77777777" w:rsidR="00613AE6" w:rsidRDefault="00613AE6" w:rsidP="00113DAD">
      <w:pPr>
        <w:spacing w:line="480" w:lineRule="auto"/>
        <w:rPr>
          <w:rFonts w:ascii="Verdana" w:eastAsia="Arial" w:hAnsi="Verdana" w:cs="Arial"/>
          <w:b/>
          <w:bCs/>
          <w:color w:val="000000" w:themeColor="text1"/>
          <w:sz w:val="20"/>
          <w:szCs w:val="20"/>
        </w:rPr>
      </w:pPr>
    </w:p>
    <w:p w14:paraId="6EBA4BFA" w14:textId="0FDE904D" w:rsidR="008D1421" w:rsidRPr="00113DAD" w:rsidRDefault="00613AE6" w:rsidP="00113DAD">
      <w:pPr>
        <w:spacing w:line="480" w:lineRule="auto"/>
        <w:rPr>
          <w:rFonts w:ascii="Arial" w:eastAsia="Arial" w:hAnsi="Arial" w:cs="Arial"/>
          <w:b/>
          <w:bCs/>
          <w:color w:val="000000" w:themeColor="text1"/>
          <w:sz w:val="24"/>
          <w:szCs w:val="24"/>
        </w:rPr>
      </w:pPr>
      <w:r w:rsidRPr="007937F6">
        <w:rPr>
          <w:rFonts w:ascii="Arial" w:eastAsia="Arial" w:hAnsi="Arial" w:cs="Arial"/>
          <w:b/>
          <w:bCs/>
          <w:color w:val="000000" w:themeColor="text1"/>
          <w:sz w:val="24"/>
          <w:szCs w:val="24"/>
        </w:rPr>
        <w:t>G</w:t>
      </w:r>
      <w:r w:rsidR="008D1421" w:rsidRPr="00113DAD">
        <w:rPr>
          <w:rFonts w:ascii="Arial" w:eastAsia="Arial" w:hAnsi="Arial" w:cs="Arial"/>
          <w:b/>
          <w:bCs/>
          <w:color w:val="000000" w:themeColor="text1"/>
          <w:sz w:val="24"/>
          <w:szCs w:val="24"/>
        </w:rPr>
        <w:t>lobal Vinyl Ester Resin Trade Dynamics – Export (</w:t>
      </w:r>
      <w:r w:rsidR="007C5B32" w:rsidRPr="00113DAD">
        <w:rPr>
          <w:rFonts w:ascii="Arial" w:eastAsia="Arial" w:hAnsi="Arial" w:cs="Arial"/>
          <w:b/>
          <w:bCs/>
          <w:color w:val="000000" w:themeColor="text1"/>
          <w:sz w:val="24"/>
          <w:szCs w:val="24"/>
        </w:rPr>
        <w:t>000’</w:t>
      </w:r>
      <w:r w:rsidR="008D1421" w:rsidRPr="00113DAD">
        <w:rPr>
          <w:rFonts w:ascii="Arial" w:eastAsia="Arial" w:hAnsi="Arial" w:cs="Arial"/>
          <w:b/>
          <w:bCs/>
          <w:color w:val="000000" w:themeColor="text1"/>
          <w:sz w:val="24"/>
          <w:szCs w:val="24"/>
        </w:rPr>
        <w:t xml:space="preserve"> Tonnes), 2015-2020</w:t>
      </w:r>
    </w:p>
    <w:tbl>
      <w:tblPr>
        <w:tblW w:w="10147" w:type="dxa"/>
        <w:tblCellMar>
          <w:left w:w="0" w:type="dxa"/>
          <w:right w:w="0" w:type="dxa"/>
        </w:tblCellMar>
        <w:tblLook w:val="0600" w:firstRow="0" w:lastRow="0" w:firstColumn="0" w:lastColumn="0" w:noHBand="1" w:noVBand="1"/>
      </w:tblPr>
      <w:tblGrid>
        <w:gridCol w:w="1737"/>
        <w:gridCol w:w="636"/>
        <w:gridCol w:w="728"/>
        <w:gridCol w:w="636"/>
        <w:gridCol w:w="728"/>
        <w:gridCol w:w="636"/>
        <w:gridCol w:w="728"/>
        <w:gridCol w:w="773"/>
        <w:gridCol w:w="753"/>
        <w:gridCol w:w="643"/>
        <w:gridCol w:w="753"/>
        <w:gridCol w:w="643"/>
        <w:gridCol w:w="753"/>
      </w:tblGrid>
      <w:tr w:rsidR="00C601EB" w:rsidRPr="00113DAD" w14:paraId="219E68F0" w14:textId="77777777" w:rsidTr="005C1BF1">
        <w:trPr>
          <w:trHeight w:val="457"/>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C38B23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Country</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39A4D024" w14:textId="7652EE4C"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2015</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1FC58CB1" w14:textId="4295C8DE"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2016</w:t>
            </w:r>
          </w:p>
        </w:tc>
        <w:tc>
          <w:tcPr>
            <w:tcW w:w="1296" w:type="dxa"/>
            <w:gridSpan w:val="2"/>
            <w:tcBorders>
              <w:top w:val="single" w:sz="2" w:space="0" w:color="000000"/>
              <w:left w:val="single" w:sz="2" w:space="0" w:color="000000"/>
              <w:bottom w:val="single" w:sz="2" w:space="0" w:color="000000"/>
              <w:right w:val="single" w:sz="2" w:space="0" w:color="000000"/>
            </w:tcBorders>
            <w:shd w:val="clear" w:color="auto" w:fill="B4C7E7"/>
          </w:tcPr>
          <w:p w14:paraId="5F1A2FC9" w14:textId="665D292D"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2017</w:t>
            </w:r>
          </w:p>
        </w:tc>
        <w:tc>
          <w:tcPr>
            <w:tcW w:w="1575"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6190C31" w14:textId="221D74E5"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2018</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39F5A073"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2019</w:t>
            </w:r>
          </w:p>
        </w:tc>
        <w:tc>
          <w:tcPr>
            <w:tcW w:w="1320" w:type="dxa"/>
            <w:gridSpan w:val="2"/>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1F191DF1" w14:textId="77777777" w:rsidR="00C601EB" w:rsidRPr="00113DAD" w:rsidRDefault="00C601EB" w:rsidP="00C601EB">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2020</w:t>
            </w:r>
          </w:p>
        </w:tc>
      </w:tr>
      <w:tr w:rsidR="00C52EDF" w:rsidRPr="00113DAD" w14:paraId="443CEC98" w14:textId="77777777" w:rsidTr="005C1BF1">
        <w:trPr>
          <w:trHeight w:val="541"/>
        </w:trPr>
        <w:tc>
          <w:tcPr>
            <w:tcW w:w="2044"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52C967A"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Export</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4D8B525" w14:textId="755099A1"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426F87E9" w14:textId="3022A0A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B68CC97" w14:textId="3B795D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096E43EF" w14:textId="3A0366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5"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1996B535" w14:textId="2F78DADD"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51" w:type="dxa"/>
            <w:tcBorders>
              <w:top w:val="single" w:sz="2" w:space="0" w:color="000000"/>
              <w:left w:val="single" w:sz="2" w:space="0" w:color="000000"/>
              <w:bottom w:val="single" w:sz="2" w:space="0" w:color="000000"/>
              <w:right w:val="single" w:sz="2" w:space="0" w:color="000000"/>
            </w:tcBorders>
            <w:shd w:val="clear" w:color="auto" w:fill="B4C7E7"/>
            <w:vAlign w:val="center"/>
          </w:tcPr>
          <w:p w14:paraId="6C1B05BF" w14:textId="4A7114E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8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A95B79D" w14:textId="0AA80D8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73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4CB1CE16"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5C3C09D7"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065273DF"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c>
          <w:tcPr>
            <w:tcW w:w="643"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2433E1AB"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Value</w:t>
            </w:r>
          </w:p>
        </w:tc>
        <w:tc>
          <w:tcPr>
            <w:tcW w:w="677" w:type="dxa"/>
            <w:tcBorders>
              <w:top w:val="single" w:sz="2" w:space="0" w:color="000000"/>
              <w:left w:val="single" w:sz="2" w:space="0" w:color="000000"/>
              <w:bottom w:val="single" w:sz="2" w:space="0" w:color="000000"/>
              <w:right w:val="single" w:sz="2" w:space="0" w:color="000000"/>
            </w:tcBorders>
            <w:shd w:val="clear" w:color="auto" w:fill="B4C7E7"/>
            <w:tcMar>
              <w:top w:w="15" w:type="dxa"/>
              <w:left w:w="15" w:type="dxa"/>
              <w:bottom w:w="0" w:type="dxa"/>
              <w:right w:w="15" w:type="dxa"/>
            </w:tcMar>
            <w:vAlign w:val="center"/>
            <w:hideMark/>
          </w:tcPr>
          <w:p w14:paraId="756524AD" w14:textId="77777777"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eastAsia="Arial" w:hAnsi="Arial" w:cs="Arial"/>
                <w:b/>
                <w:bCs/>
                <w:color w:val="000000" w:themeColor="text1"/>
                <w:sz w:val="20"/>
                <w:szCs w:val="20"/>
              </w:rPr>
              <w:t>Volume</w:t>
            </w:r>
          </w:p>
        </w:tc>
      </w:tr>
      <w:tr w:rsidR="00C52EDF" w:rsidRPr="00113DAD" w14:paraId="6DAB3673"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D64D9" w14:textId="69367D41"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South Korea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6856A73" w14:textId="6F133CA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6BF51E" w14:textId="500A47E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05C99BA" w14:textId="3E3FB3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15.09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1D61D9" w14:textId="2CCF4A5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8.41</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4599D8" w14:textId="21CFFDC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15.38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39C3B6F" w14:textId="4348A10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9.18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422CCAB" w14:textId="7824BE2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15.59</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612B56F" w14:textId="1DE7D32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6C719B9" w14:textId="19A4C8F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11.04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F32A31B" w14:textId="0C04E35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A7EE92" w14:textId="27609AB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11.82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9780D83" w14:textId="3C0A79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6.53</w:t>
            </w:r>
          </w:p>
        </w:tc>
      </w:tr>
      <w:tr w:rsidR="00C52EDF" w:rsidRPr="00113DAD" w14:paraId="775EDA80"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4CE24" w14:textId="691E2DA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Germany</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2D431BE" w14:textId="3574569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26.13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C7D7E90" w14:textId="4B2A75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12.02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627414E" w14:textId="27631D7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28.10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31F9F8" w14:textId="206DDA0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F3CF3B8" w14:textId="54555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63CA983" w14:textId="69D17DB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15.66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C75185D" w14:textId="5A87A7A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35.37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73348717" w14:textId="54D9AA4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12F7F5B" w14:textId="311816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41.97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635A597" w14:textId="20FCF1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16.11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1E8265" w14:textId="6F373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47D5627" w14:textId="2FF35E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15.48</w:t>
            </w:r>
          </w:p>
        </w:tc>
      </w:tr>
      <w:tr w:rsidR="00C52EDF" w:rsidRPr="00113DAD" w14:paraId="74E285DB" w14:textId="77777777" w:rsidTr="005C1BF1">
        <w:trPr>
          <w:trHeight w:val="660"/>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F15385" w14:textId="074449B0"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Spain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634C1C" w14:textId="36F569D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19.32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097E44" w14:textId="7FE99A4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F465F4" w14:textId="31525E8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16.55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E69B6D2" w14:textId="4000C03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9.30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45CA6E6" w14:textId="24CFBA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95BBE21" w14:textId="502555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12.88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11DC1E7" w14:textId="1E0A464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0DA47152" w14:textId="72DB7F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10.53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89C0551" w14:textId="621414C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484ECEA" w14:textId="15F4713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14.45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A81837B" w14:textId="40CBEF9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25.65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9DE18B" w14:textId="0471F2D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14.70</w:t>
            </w:r>
          </w:p>
        </w:tc>
      </w:tr>
      <w:tr w:rsidR="00C52EDF" w:rsidRPr="00113DAD" w14:paraId="665C99F1"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362622" w14:textId="5810A9CB"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China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719CA55" w14:textId="3FD022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17.74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56EE9C" w14:textId="2EB5719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9CA373E" w14:textId="77DB357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22.24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1E9B3DD" w14:textId="2F9F834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7.77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60B9DCF" w14:textId="4352540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CA311B7" w14:textId="486DA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10.54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61BEB2" w14:textId="0D1A117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21.06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11DD6C10" w14:textId="49DD5BC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7.61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6875A88" w14:textId="13C7DE6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28.95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1A90081" w14:textId="7C7D60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12.27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B851A53" w14:textId="64B63D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25.91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C4FA43E" w14:textId="11C6AD1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10.14</w:t>
            </w:r>
          </w:p>
        </w:tc>
      </w:tr>
      <w:tr w:rsidR="00C52EDF" w:rsidRPr="00113DAD" w14:paraId="41E9BCFF"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8A8DF8" w14:textId="7254473C"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Japan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CC8F4F9" w14:textId="01D3263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13.54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488AFFD" w14:textId="1C6DD19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AC2BA58" w14:textId="157D161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2B531C2" w14:textId="7AC5202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6.46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47B87BB" w14:textId="30BCBF4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11.94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C4780EC" w14:textId="5403560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8.25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50749" w14:textId="425AA2D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13.61</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A54B18" w14:textId="612B802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F3EADCF" w14:textId="698B89D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13.68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29ED316" w14:textId="504F0EE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7.95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214DA9F" w14:textId="1D33544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13.19</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513C141" w14:textId="521291F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7.12</w:t>
            </w:r>
          </w:p>
        </w:tc>
      </w:tr>
      <w:tr w:rsidR="00C52EDF" w:rsidRPr="00113DAD" w14:paraId="33F9767B"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044912" w14:textId="29580DB7"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Netherlands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5FED809" w14:textId="3C0E5DE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6B486" w14:textId="0E34714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E9F8B85" w14:textId="776F9A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5.16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43DDEBDA" w14:textId="0F82A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B260182" w14:textId="1F08CDD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5.68</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6793A6B" w14:textId="2FCEB0B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3.28</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74077D" w14:textId="21A314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85018FB" w14:textId="15E1B4AA"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DB3578" w14:textId="5D6CEE5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6.85</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9EFFBA" w14:textId="4887D1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3.50</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DC5792E" w14:textId="539033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6.58</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BC6C828" w14:textId="6143E7E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3.64</w:t>
            </w:r>
          </w:p>
        </w:tc>
      </w:tr>
      <w:tr w:rsidR="00C52EDF" w:rsidRPr="00113DAD" w14:paraId="34652ADC"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31F42" w14:textId="1A33887F"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USA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090D635" w14:textId="0CEAAA4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4.42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D75720" w14:textId="219243F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9727A17" w14:textId="22FBDCC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3.52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1375D43" w14:textId="3351534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2.18</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2348A91" w14:textId="275F1C8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4.14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155E87E4" w14:textId="06D52C2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2.84</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E12E0E6" w14:textId="421DB58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5.84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54A9AB1" w14:textId="57213EC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2.62</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A1D488D" w14:textId="4A58885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5.61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4075114E" w14:textId="1EDD78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625AD22" w14:textId="7AF466D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5.00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E6FDC59" w14:textId="5D76D1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3.25</w:t>
            </w:r>
          </w:p>
        </w:tc>
      </w:tr>
      <w:tr w:rsidR="00C52EDF" w:rsidRPr="00113DAD" w14:paraId="77D28C78"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29FC4F" w14:textId="40B8764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Poland</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02E3FC7" w14:textId="03458DE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857494E" w14:textId="1E62B65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4BDDBB9" w14:textId="51F478E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5.20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04CA6A" w14:textId="2ACDF80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A18DA28" w14:textId="3B0C6D6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5.92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3D883DE2" w14:textId="66CCCA1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4.06</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DC139FD" w14:textId="2D3B2464"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6.57</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8DA9034" w14:textId="1E47ED2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3DAE6F1" w14:textId="1FC221D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5.43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FDA9366" w14:textId="12DB1B2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2.87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F55A6D0" w14:textId="73ECEE6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4.92</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73ED75F1" w14:textId="33C9073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2.71</w:t>
            </w:r>
          </w:p>
        </w:tc>
      </w:tr>
      <w:tr w:rsidR="00C52EDF" w:rsidRPr="00113DAD" w14:paraId="1D25DA37"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63C36A" w14:textId="1E5B9B54"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Saudi Arabia</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05B10CB" w14:textId="4BF9B0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5.39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9631FFD" w14:textId="44FBA681"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172239" w14:textId="3AB1D9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6.56</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D1E131E" w14:textId="54020C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2.40</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DE0CB85" w14:textId="5972133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9.23</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1575A9A" w14:textId="0857578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3.30</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54CA209" w14:textId="16104A1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8.54</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7F0F5A7" w14:textId="4F4B618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3.03</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20D0553" w14:textId="62B8747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9.63</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8920C14" w14:textId="2600D29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3.34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5E64DAE" w14:textId="74FB49B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6.36</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F3EF410" w14:textId="490AB20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2.53</w:t>
            </w:r>
          </w:p>
        </w:tc>
      </w:tr>
      <w:tr w:rsidR="00C52EDF" w:rsidRPr="00113DAD" w14:paraId="1B49BDEE"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311FA2" w14:textId="5265C4FE"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Taiwan</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E29ED5E" w14:textId="052F6B8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3.87</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738D820E" w14:textId="073D94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1.95</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AEDE166" w14:textId="6DA0957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4.72</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05E15105" w14:textId="4492B59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1.97</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8A929D2" w14:textId="19C4D0C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5.59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FF75677" w14:textId="2E8903E8"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79777C6" w14:textId="1CA573A0"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6.15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DAAC50" w14:textId="5E067AA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2.37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8115A8B" w14:textId="5CC9DBD5"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2CCB6C66" w14:textId="6777A65B"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2.65</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30A6018" w14:textId="3462A16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101546CC" w14:textId="19D664D7"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2.38</w:t>
            </w:r>
          </w:p>
        </w:tc>
      </w:tr>
      <w:tr w:rsidR="00C52EDF" w:rsidRPr="00113DAD" w14:paraId="38D1D2A9"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080150" w14:textId="1E456969" w:rsidR="00C52EDF" w:rsidRPr="00113DAD" w:rsidRDefault="00C52EDF" w:rsidP="00C52EDF">
            <w:pPr>
              <w:spacing w:after="0" w:line="600" w:lineRule="auto"/>
              <w:jc w:val="center"/>
              <w:rPr>
                <w:rFonts w:ascii="Arial" w:hAnsi="Arial" w:cs="Arial"/>
                <w:color w:val="000000"/>
                <w:sz w:val="20"/>
                <w:szCs w:val="20"/>
              </w:rPr>
            </w:pPr>
            <w:r w:rsidRPr="00113DAD">
              <w:rPr>
                <w:rFonts w:ascii="Arial" w:hAnsi="Arial" w:cs="Arial"/>
                <w:color w:val="000000"/>
                <w:sz w:val="20"/>
                <w:szCs w:val="20"/>
              </w:rPr>
              <w:t>Others</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D632D8F" w14:textId="607DA13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117.15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5F7E82B2" w14:textId="4E9F8CAF"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67.82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7D125174" w14:textId="4B4E620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121.74</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5304B774" w14:textId="1912F159"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66.06</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22C29C4D" w14:textId="5967B0E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111.80</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0F36305B" w14:textId="79FB3F2C"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45.05</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6090" w14:textId="55008C36"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90.85</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B02996" w14:textId="2812DE9D"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sz w:val="20"/>
                <w:szCs w:val="20"/>
              </w:rPr>
              <w:t>53.81</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6F383EF3" w14:textId="52813F83"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71.07</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hideMark/>
          </w:tcPr>
          <w:p w14:paraId="5BD3D9DA" w14:textId="0011C6A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48.54</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6959577C" w14:textId="548D1122"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69.80</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37E2157" w14:textId="53BA369E" w:rsidR="00C52EDF" w:rsidRPr="00113DAD" w:rsidRDefault="00C52EDF" w:rsidP="00C52EDF">
            <w:pPr>
              <w:spacing w:after="0" w:line="600" w:lineRule="auto"/>
              <w:jc w:val="center"/>
              <w:rPr>
                <w:rFonts w:ascii="Arial" w:eastAsia="Arial" w:hAnsi="Arial" w:cs="Arial"/>
                <w:color w:val="000000" w:themeColor="text1"/>
                <w:sz w:val="20"/>
                <w:szCs w:val="20"/>
              </w:rPr>
            </w:pPr>
            <w:r w:rsidRPr="00113DAD">
              <w:rPr>
                <w:rFonts w:ascii="Arial" w:hAnsi="Arial" w:cs="Arial"/>
                <w:color w:val="000000"/>
                <w:sz w:val="20"/>
                <w:szCs w:val="20"/>
              </w:rPr>
              <w:t>37.49</w:t>
            </w:r>
          </w:p>
        </w:tc>
      </w:tr>
      <w:tr w:rsidR="00C52EDF" w:rsidRPr="00113DAD" w14:paraId="1245F152" w14:textId="77777777" w:rsidTr="005C1BF1">
        <w:trPr>
          <w:trHeight w:val="632"/>
        </w:trPr>
        <w:tc>
          <w:tcPr>
            <w:tcW w:w="204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8B5EE1" w14:textId="0B587700" w:rsidR="00C52EDF" w:rsidRPr="00113DAD" w:rsidRDefault="00C52EDF" w:rsidP="00C52EDF">
            <w:pPr>
              <w:spacing w:after="0" w:line="600" w:lineRule="auto"/>
              <w:jc w:val="center"/>
              <w:rPr>
                <w:rFonts w:ascii="Arial" w:hAnsi="Arial" w:cs="Arial"/>
                <w:b/>
                <w:bCs/>
                <w:color w:val="000000"/>
                <w:sz w:val="20"/>
                <w:szCs w:val="20"/>
              </w:rPr>
            </w:pPr>
            <w:r w:rsidRPr="00113DAD">
              <w:rPr>
                <w:rFonts w:ascii="Arial" w:hAnsi="Arial" w:cs="Arial"/>
                <w:b/>
                <w:bCs/>
                <w:color w:val="000000"/>
                <w:sz w:val="20"/>
                <w:szCs w:val="20"/>
              </w:rPr>
              <w:t>Total</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4C3FBBD5" w14:textId="59E4E22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243.15</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7236A37" w14:textId="3CC4BE1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125.99</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6856FAFF" w14:textId="06C19829"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241.01</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center"/>
          </w:tcPr>
          <w:p w14:paraId="253187AF" w14:textId="4BF7128B"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122.12</w:t>
            </w:r>
          </w:p>
        </w:tc>
        <w:tc>
          <w:tcPr>
            <w:tcW w:w="645"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3EB084EA" w14:textId="36B37B56"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236.89</w:t>
            </w:r>
          </w:p>
        </w:tc>
        <w:tc>
          <w:tcPr>
            <w:tcW w:w="651" w:type="dxa"/>
            <w:tcBorders>
              <w:top w:val="single" w:sz="2" w:space="0" w:color="000000"/>
              <w:left w:val="single" w:sz="2" w:space="0" w:color="000000"/>
              <w:bottom w:val="single" w:sz="2" w:space="0" w:color="000000"/>
              <w:right w:val="single" w:sz="2" w:space="0" w:color="000000"/>
            </w:tcBorders>
            <w:shd w:val="clear" w:color="auto" w:fill="FFFFFF"/>
            <w:vAlign w:val="bottom"/>
          </w:tcPr>
          <w:p w14:paraId="1ECB8EF2" w14:textId="1E8F71E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117.69</w:t>
            </w:r>
          </w:p>
        </w:tc>
        <w:tc>
          <w:tcPr>
            <w:tcW w:w="8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51C3D480" w14:textId="63D4772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234.86</w:t>
            </w:r>
          </w:p>
        </w:tc>
        <w:tc>
          <w:tcPr>
            <w:tcW w:w="7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C0884" w14:textId="15EB8452"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sz w:val="20"/>
                <w:szCs w:val="20"/>
              </w:rPr>
              <w:t>114.67</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289F9DE0" w14:textId="59820A50"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226.64</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0E785FC3" w14:textId="61B444BE"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121.38</w:t>
            </w:r>
          </w:p>
        </w:tc>
        <w:tc>
          <w:tcPr>
            <w:tcW w:w="64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3AFE76F5" w14:textId="638311D3"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213.51</w:t>
            </w:r>
          </w:p>
        </w:tc>
        <w:tc>
          <w:tcPr>
            <w:tcW w:w="6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bottom"/>
            <w:hideMark/>
          </w:tcPr>
          <w:p w14:paraId="4F267AE8" w14:textId="1427910A" w:rsidR="00C52EDF" w:rsidRPr="00113DAD" w:rsidRDefault="00C52EDF" w:rsidP="00C52EDF">
            <w:pPr>
              <w:spacing w:after="0" w:line="600" w:lineRule="auto"/>
              <w:jc w:val="center"/>
              <w:rPr>
                <w:rFonts w:ascii="Arial" w:eastAsia="Arial" w:hAnsi="Arial" w:cs="Arial"/>
                <w:b/>
                <w:bCs/>
                <w:color w:val="000000" w:themeColor="text1"/>
                <w:sz w:val="20"/>
                <w:szCs w:val="20"/>
              </w:rPr>
            </w:pPr>
            <w:r w:rsidRPr="00113DAD">
              <w:rPr>
                <w:rFonts w:ascii="Arial" w:hAnsi="Arial" w:cs="Arial"/>
                <w:b/>
                <w:bCs/>
                <w:color w:val="000000"/>
                <w:sz w:val="20"/>
                <w:szCs w:val="20"/>
              </w:rPr>
              <w:t>105.97</w:t>
            </w:r>
          </w:p>
        </w:tc>
      </w:tr>
    </w:tbl>
    <w:p w14:paraId="53F3E0BF" w14:textId="14082062" w:rsidR="00BB3C6A" w:rsidRDefault="005C1BF1" w:rsidP="007A7901">
      <w:pPr>
        <w:tabs>
          <w:tab w:val="left" w:pos="1290"/>
        </w:tabs>
        <w:rPr>
          <w:rFonts w:ascii="Verdana" w:eastAsia="Verdana" w:hAnsi="Verdana" w:cs="Verdana"/>
          <w:b/>
          <w:bCs/>
          <w:color w:val="000000" w:themeColor="text1"/>
          <w:kern w:val="24"/>
          <w:sz w:val="20"/>
          <w:szCs w:val="20"/>
          <w:lang w:val="en-US"/>
        </w:rPr>
        <w:sectPr w:rsidR="00BB3C6A"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5730">
        <w:rPr>
          <w:noProof/>
          <w:color w:val="000000" w:themeColor="text1"/>
        </w:rPr>
        <mc:AlternateContent>
          <mc:Choice Requires="wps">
            <w:drawing>
              <wp:anchor distT="0" distB="0" distL="114300" distR="114300" simplePos="0" relativeHeight="252407808" behindDoc="0" locked="0" layoutInCell="1" allowOverlap="1" wp14:anchorId="2A444E05" wp14:editId="37B16333">
                <wp:simplePos x="0" y="0"/>
                <wp:positionH relativeFrom="column">
                  <wp:posOffset>4234416</wp:posOffset>
                </wp:positionH>
                <wp:positionV relativeFrom="paragraph">
                  <wp:posOffset>24839</wp:posOffset>
                </wp:positionV>
                <wp:extent cx="2220654" cy="200025"/>
                <wp:effectExtent l="0" t="0" r="0" b="0"/>
                <wp:wrapNone/>
                <wp:docPr id="1119" name="TextBox 4"/>
                <wp:cNvGraphicFramePr/>
                <a:graphic xmlns:a="http://schemas.openxmlformats.org/drawingml/2006/main">
                  <a:graphicData uri="http://schemas.microsoft.com/office/word/2010/wordprocessingShape">
                    <wps:wsp>
                      <wps:cNvSpPr txBox="1"/>
                      <wps:spPr>
                        <a:xfrm>
                          <a:off x="0" y="0"/>
                          <a:ext cx="2220654" cy="200025"/>
                        </a:xfrm>
                        <a:prstGeom prst="rect">
                          <a:avLst/>
                        </a:prstGeom>
                        <a:noFill/>
                      </wps:spPr>
                      <wps:txbx>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A444E05" id="_x0000_s1200" type="#_x0000_t202" style="position:absolute;margin-left:333.4pt;margin-top:1.95pt;width:174.85pt;height:15.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" filled="f" stroked="f">
                <v:textbox style="mso-fit-shape-to-text:t">
                  <w:txbxContent>
                    <w:p w14:paraId="0C38AAEF" w14:textId="63F54763" w:rsidR="001E434A" w:rsidRDefault="001E434A" w:rsidP="001E434A">
                      <w:pPr>
                        <w:jc w:val="right"/>
                        <w:textAlignment w:val="baseline"/>
                        <w:rPr>
                          <w:rFonts w:ascii="Verdana" w:eastAsia="Verdana" w:hAnsi="Verdana" w:cs="Verdana"/>
                          <w:i/>
                          <w:iCs/>
                          <w:color w:val="000000" w:themeColor="text1"/>
                          <w:kern w:val="24"/>
                          <w:sz w:val="12"/>
                          <w:szCs w:val="12"/>
                        </w:rPr>
                      </w:pPr>
                      <w:r>
                        <w:rPr>
                          <w:rFonts w:ascii="Verdana" w:eastAsia="Verdana" w:hAnsi="Verdana" w:cs="Verdana"/>
                          <w:i/>
                          <w:iCs/>
                          <w:color w:val="000000" w:themeColor="text1"/>
                          <w:kern w:val="24"/>
                          <w:sz w:val="12"/>
                          <w:szCs w:val="12"/>
                        </w:rPr>
                        <w:t>Others</w:t>
                      </w:r>
                      <w:r w:rsidR="00D03E35">
                        <w:rPr>
                          <w:rFonts w:ascii="Verdana" w:eastAsia="Verdana" w:hAnsi="Verdana" w:cs="Verdana"/>
                          <w:i/>
                          <w:iCs/>
                          <w:color w:val="000000" w:themeColor="text1"/>
                          <w:kern w:val="24"/>
                          <w:sz w:val="12"/>
                          <w:szCs w:val="12"/>
                        </w:rPr>
                        <w:t xml:space="preserve"> Finland, Turkey, Russia etc</w:t>
                      </w:r>
                      <w:r>
                        <w:rPr>
                          <w:rFonts w:ascii="Verdana" w:eastAsia="Verdana" w:hAnsi="Verdana" w:cs="Verdana"/>
                          <w:i/>
                          <w:iCs/>
                          <w:color w:val="000000" w:themeColor="text1"/>
                          <w:kern w:val="24"/>
                          <w:sz w:val="12"/>
                          <w:szCs w:val="12"/>
                        </w:rPr>
                        <w:t xml:space="preserve"> </w:t>
                      </w:r>
                    </w:p>
                    <w:p w14:paraId="75025043" w14:textId="77777777" w:rsidR="001E434A" w:rsidRPr="00687E98" w:rsidRDefault="001E434A" w:rsidP="001E434A">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6A9AF42" w14:textId="4697A092" w:rsidR="00D03E35" w:rsidRDefault="00AD70CB" w:rsidP="007A7901">
      <w:pPr>
        <w:tabs>
          <w:tab w:val="left" w:pos="1290"/>
        </w:tabs>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ab/>
      </w:r>
    </w:p>
    <w:p w14:paraId="3B685072" w14:textId="2BE2E807"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3AEC1A60" w14:textId="0EBCB9CF"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7930E102" w14:textId="63350D6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054EFB43" w14:textId="4209F595"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131F3078" w14:textId="2E932F2E"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5F85CB67" w14:textId="2AD92A80" w:rsidR="00C601EB" w:rsidRDefault="00C601EB" w:rsidP="007A7901">
      <w:pPr>
        <w:tabs>
          <w:tab w:val="left" w:pos="1290"/>
        </w:tabs>
        <w:rPr>
          <w:rFonts w:ascii="Verdana" w:eastAsia="Verdana" w:hAnsi="Verdana" w:cs="Verdana"/>
          <w:b/>
          <w:bCs/>
          <w:color w:val="000000" w:themeColor="text1"/>
          <w:kern w:val="24"/>
          <w:sz w:val="20"/>
          <w:szCs w:val="20"/>
          <w:lang w:val="en-US"/>
        </w:rPr>
      </w:pPr>
    </w:p>
    <w:p w14:paraId="4942AFA7" w14:textId="77777777" w:rsidR="004565D8" w:rsidRDefault="004565D8" w:rsidP="004565D8">
      <w:pPr>
        <w:tabs>
          <w:tab w:val="left" w:pos="1290"/>
        </w:tabs>
        <w:spacing w:line="360" w:lineRule="auto"/>
        <w:jc w:val="both"/>
        <w:rPr>
          <w:rFonts w:ascii="Arial" w:eastAsia="Arial" w:hAnsi="Arial" w:cs="Arial"/>
          <w:color w:val="000000" w:themeColor="text1"/>
          <w:sz w:val="24"/>
          <w:szCs w:val="24"/>
        </w:rPr>
      </w:pPr>
    </w:p>
    <w:p w14:paraId="57F85E18" w14:textId="77777777" w:rsidR="00A72FE3" w:rsidRDefault="00A72FE3" w:rsidP="00460753">
      <w:pPr>
        <w:spacing w:line="360" w:lineRule="auto"/>
        <w:jc w:val="both"/>
        <w:rPr>
          <w:rFonts w:ascii="Arial" w:eastAsia="Arial" w:hAnsi="Arial" w:cs="Arial"/>
          <w:sz w:val="24"/>
          <w:szCs w:val="24"/>
        </w:rPr>
        <w:sectPr w:rsidR="00A72FE3"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2DFAE1" w14:textId="52B87710" w:rsidR="00B40829" w:rsidRDefault="00B40829" w:rsidP="00460753">
      <w:pPr>
        <w:spacing w:line="360" w:lineRule="auto"/>
        <w:jc w:val="both"/>
        <w:rPr>
          <w:rFonts w:ascii="Arial" w:eastAsia="Arial" w:hAnsi="Arial" w:cs="Arial"/>
          <w:b/>
          <w:bCs/>
          <w:sz w:val="24"/>
          <w:szCs w:val="24"/>
        </w:rPr>
      </w:pPr>
      <w:r>
        <w:rPr>
          <w:rFonts w:ascii="Arial" w:eastAsia="Arial" w:hAnsi="Arial" w:cs="Arial"/>
          <w:b/>
          <w:bCs/>
          <w:sz w:val="24"/>
          <w:szCs w:val="24"/>
        </w:rPr>
        <w:t>3.1</w:t>
      </w:r>
      <w:r w:rsidR="00D16404">
        <w:rPr>
          <w:rFonts w:ascii="Arial" w:eastAsia="Arial" w:hAnsi="Arial" w:cs="Arial"/>
          <w:b/>
          <w:bCs/>
          <w:sz w:val="24"/>
          <w:szCs w:val="24"/>
        </w:rPr>
        <w:t>6.</w:t>
      </w:r>
      <w:r>
        <w:rPr>
          <w:rFonts w:ascii="Arial" w:eastAsia="Arial" w:hAnsi="Arial" w:cs="Arial"/>
          <w:b/>
          <w:bCs/>
          <w:sz w:val="24"/>
          <w:szCs w:val="24"/>
        </w:rPr>
        <w:t xml:space="preserve"> Suggested Capacities</w:t>
      </w:r>
    </w:p>
    <w:p w14:paraId="7301CF78" w14:textId="236B95D3"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Global Scenario:  </w:t>
      </w:r>
      <w:r w:rsidRPr="00B03E75">
        <w:rPr>
          <w:rFonts w:ascii="Arial" w:hAnsi="Arial" w:cs="Arial"/>
        </w:rPr>
        <w:t xml:space="preserve">The current global capacity of Vinyl Ester Resin is 985 thousand </w:t>
      </w:r>
      <w:proofErr w:type="spellStart"/>
      <w:r w:rsidRPr="00B03E75">
        <w:rPr>
          <w:rFonts w:ascii="Arial" w:hAnsi="Arial" w:cs="Arial"/>
        </w:rPr>
        <w:t>tonnes</w:t>
      </w:r>
      <w:proofErr w:type="spellEnd"/>
      <w:r w:rsidRPr="00B03E75">
        <w:rPr>
          <w:rFonts w:ascii="Arial" w:hAnsi="Arial" w:cs="Arial"/>
        </w:rPr>
        <w:t xml:space="preserve">.  Top five producers account for 54 percent of the total capacity. Regional analysis indicates surplus in Northeast Asia, and deficit in Indian Sub-continent, Europe, South America, Middle </w:t>
      </w:r>
      <w:r w:rsidR="00CD321F" w:rsidRPr="00B03E75">
        <w:rPr>
          <w:rFonts w:ascii="Arial" w:hAnsi="Arial" w:cs="Arial"/>
        </w:rPr>
        <w:t>East,</w:t>
      </w:r>
      <w:r w:rsidRPr="00B03E75">
        <w:rPr>
          <w:rFonts w:ascii="Arial" w:hAnsi="Arial" w:cs="Arial"/>
        </w:rPr>
        <w:t xml:space="preserve"> and South America, resulting in heavy trade within the region as well as international trade. Overall Europe, Middle East &amp; Africa and South America will remain a deficit area throughout the study period. </w:t>
      </w:r>
    </w:p>
    <w:p w14:paraId="27811B3E" w14:textId="77777777" w:rsidR="00B03E75" w:rsidRPr="00B03E75" w:rsidRDefault="00B03E75" w:rsidP="00B03E75">
      <w:pPr>
        <w:pStyle w:val="Default"/>
        <w:spacing w:line="360" w:lineRule="auto"/>
        <w:jc w:val="both"/>
        <w:rPr>
          <w:rFonts w:ascii="Arial" w:hAnsi="Arial" w:cs="Arial"/>
        </w:rPr>
      </w:pPr>
    </w:p>
    <w:p w14:paraId="1EFEDBB0"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b/>
          <w:i/>
        </w:rPr>
        <w:t xml:space="preserve">Indian Scenario: </w:t>
      </w:r>
      <w:r w:rsidRPr="00B03E75">
        <w:rPr>
          <w:rFonts w:ascii="Arial" w:hAnsi="Arial" w:cs="Arial"/>
        </w:rPr>
        <w:t xml:space="preserve">Present capacity in the country is 4.84 thousand </w:t>
      </w:r>
      <w:proofErr w:type="spellStart"/>
      <w:r w:rsidRPr="00B03E75">
        <w:rPr>
          <w:rFonts w:ascii="Arial" w:hAnsi="Arial" w:cs="Arial"/>
        </w:rPr>
        <w:t>tonnes</w:t>
      </w:r>
      <w:proofErr w:type="spellEnd"/>
      <w:r w:rsidRPr="00B03E75">
        <w:rPr>
          <w:rFonts w:ascii="Arial" w:hAnsi="Arial" w:cs="Arial"/>
        </w:rPr>
        <w:t xml:space="preserve"> and production are totally project based. These companies produce all the major grades conforming with global standards. It is expected that, based on individual end-use sector growth, consumption of vinyl ester resin will register an overall growth of about 11.70 percent per annum average growth over the next ten years’ period.</w:t>
      </w:r>
    </w:p>
    <w:p w14:paraId="323EB153" w14:textId="77777777" w:rsidR="00B03E75" w:rsidRPr="00B03E75" w:rsidRDefault="00B03E75" w:rsidP="00B03E75">
      <w:pPr>
        <w:pStyle w:val="Default"/>
        <w:spacing w:line="360" w:lineRule="auto"/>
        <w:jc w:val="both"/>
        <w:rPr>
          <w:rFonts w:ascii="Arial" w:hAnsi="Arial" w:cs="Arial"/>
        </w:rPr>
      </w:pPr>
    </w:p>
    <w:p w14:paraId="2A259472" w14:textId="77777777"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India is expected to remain a deficit area and likely to increase from present level of 7.16 thousand </w:t>
      </w:r>
      <w:proofErr w:type="spellStart"/>
      <w:r w:rsidRPr="00B03E75">
        <w:rPr>
          <w:rFonts w:ascii="Arial" w:hAnsi="Arial" w:cs="Arial"/>
        </w:rPr>
        <w:t>tonnes</w:t>
      </w:r>
      <w:proofErr w:type="spellEnd"/>
      <w:r w:rsidRPr="00B03E75">
        <w:rPr>
          <w:rFonts w:ascii="Arial" w:hAnsi="Arial" w:cs="Arial"/>
        </w:rPr>
        <w:t xml:space="preserve"> per annum to 24.74 thousand </w:t>
      </w:r>
      <w:proofErr w:type="spellStart"/>
      <w:r w:rsidRPr="00B03E75">
        <w:rPr>
          <w:rFonts w:ascii="Arial" w:hAnsi="Arial" w:cs="Arial"/>
        </w:rPr>
        <w:t>tonnes</w:t>
      </w:r>
      <w:proofErr w:type="spellEnd"/>
      <w:r w:rsidRPr="00B03E75">
        <w:rPr>
          <w:rFonts w:ascii="Arial" w:hAnsi="Arial" w:cs="Arial"/>
        </w:rPr>
        <w:t xml:space="preserve"> per annum by 2030.</w:t>
      </w:r>
    </w:p>
    <w:p w14:paraId="7EBCA457" w14:textId="77777777" w:rsidR="00B03E75" w:rsidRPr="00B03E75" w:rsidRDefault="00B03E75" w:rsidP="00B03E75">
      <w:pPr>
        <w:pStyle w:val="Default"/>
        <w:spacing w:line="360" w:lineRule="auto"/>
        <w:jc w:val="both"/>
        <w:rPr>
          <w:rFonts w:ascii="Arial" w:hAnsi="Arial" w:cs="Arial"/>
        </w:rPr>
      </w:pPr>
    </w:p>
    <w:p w14:paraId="25F99006" w14:textId="26434950" w:rsidR="00B03E75" w:rsidRPr="00B03E75" w:rsidRDefault="00B03E75" w:rsidP="00B03E75">
      <w:pPr>
        <w:pStyle w:val="Default"/>
        <w:spacing w:line="360" w:lineRule="auto"/>
        <w:jc w:val="both"/>
        <w:rPr>
          <w:rFonts w:ascii="Arial" w:hAnsi="Arial" w:cs="Arial"/>
        </w:rPr>
      </w:pPr>
      <w:r w:rsidRPr="00B03E75">
        <w:rPr>
          <w:rFonts w:ascii="Arial" w:hAnsi="Arial" w:cs="Arial"/>
        </w:rPr>
        <w:t xml:space="preserve">Considering demand – supply situation and export market, enough scope exists in the country for a 30 thousand </w:t>
      </w:r>
      <w:proofErr w:type="spellStart"/>
      <w:r w:rsidRPr="00B03E75">
        <w:rPr>
          <w:rFonts w:ascii="Arial" w:hAnsi="Arial" w:cs="Arial"/>
        </w:rPr>
        <w:t>tonnes</w:t>
      </w:r>
      <w:proofErr w:type="spellEnd"/>
      <w:r w:rsidRPr="00B03E75">
        <w:rPr>
          <w:rFonts w:ascii="Arial" w:hAnsi="Arial" w:cs="Arial"/>
        </w:rPr>
        <w:t xml:space="preserve"> per annum vinyl ester resin unit by 2023. Moreover, there is latent demand of the product due to anticipated growth in telecom, chemicals &amp; petrochemicals, and renewable sector. </w:t>
      </w:r>
    </w:p>
    <w:p w14:paraId="7216F7BD" w14:textId="77777777" w:rsidR="00B03E75" w:rsidRPr="00B03E75" w:rsidRDefault="00B03E75" w:rsidP="00B03E75">
      <w:pPr>
        <w:pStyle w:val="Default"/>
        <w:spacing w:line="360" w:lineRule="auto"/>
        <w:jc w:val="both"/>
        <w:rPr>
          <w:rFonts w:ascii="Arial" w:hAnsi="Arial" w:cs="Arial"/>
        </w:rPr>
      </w:pPr>
    </w:p>
    <w:p w14:paraId="762B0B63" w14:textId="77777777" w:rsidR="00B03E75" w:rsidRPr="00B03E75" w:rsidRDefault="00B03E75" w:rsidP="00B03E75">
      <w:pPr>
        <w:pStyle w:val="Default"/>
        <w:spacing w:line="360" w:lineRule="auto"/>
        <w:jc w:val="both"/>
        <w:rPr>
          <w:rFonts w:ascii="Arial" w:hAnsi="Arial" w:cs="Arial"/>
          <w:b/>
        </w:rPr>
      </w:pPr>
      <w:r w:rsidRPr="00B03E75">
        <w:rPr>
          <w:rFonts w:ascii="Arial" w:hAnsi="Arial" w:cs="Arial"/>
          <w:b/>
        </w:rPr>
        <w:t>Recommendations</w:t>
      </w:r>
    </w:p>
    <w:p w14:paraId="6C60CD5F" w14:textId="77777777" w:rsidR="00B03E75" w:rsidRPr="00B03E75" w:rsidRDefault="00B03E75" w:rsidP="00B03E75">
      <w:pPr>
        <w:pStyle w:val="Default"/>
        <w:spacing w:line="360" w:lineRule="auto"/>
        <w:jc w:val="both"/>
        <w:rPr>
          <w:rFonts w:ascii="Arial" w:hAnsi="Arial" w:cs="Arial"/>
        </w:rPr>
      </w:pPr>
    </w:p>
    <w:p w14:paraId="58B3B1D1" w14:textId="72D6B89B"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RIL may consider setting-up a 30 thousand </w:t>
      </w:r>
      <w:proofErr w:type="spellStart"/>
      <w:r w:rsidRPr="00B03E75">
        <w:rPr>
          <w:rFonts w:ascii="Arial" w:hAnsi="Arial" w:cs="Arial"/>
        </w:rPr>
        <w:t>tonnes</w:t>
      </w:r>
      <w:proofErr w:type="spellEnd"/>
      <w:r w:rsidRPr="00B03E75">
        <w:rPr>
          <w:rFonts w:ascii="Arial" w:hAnsi="Arial" w:cs="Arial"/>
        </w:rPr>
        <w:t xml:space="preserve"> vinyl ester resin </w:t>
      </w:r>
      <w:r w:rsidR="009B2E78" w:rsidRPr="00B03E75">
        <w:rPr>
          <w:rFonts w:ascii="Arial" w:hAnsi="Arial" w:cs="Arial"/>
        </w:rPr>
        <w:t>unit as</w:t>
      </w:r>
      <w:r w:rsidRPr="00B03E75">
        <w:rPr>
          <w:rFonts w:ascii="Arial" w:hAnsi="Arial" w:cs="Arial"/>
        </w:rPr>
        <w:t xml:space="preserve"> enough scope exists from demand – supply point of view.  However, before taking up this decision,</w:t>
      </w:r>
      <w:r w:rsidR="009B2E78">
        <w:rPr>
          <w:rFonts w:ascii="Arial" w:hAnsi="Arial" w:cs="Arial"/>
        </w:rPr>
        <w:t xml:space="preserve"> </w:t>
      </w:r>
      <w:r w:rsidRPr="00B03E75">
        <w:rPr>
          <w:rFonts w:ascii="Arial" w:hAnsi="Arial" w:cs="Arial"/>
        </w:rPr>
        <w:t>should also consider the project from economic viability point of view.</w:t>
      </w:r>
    </w:p>
    <w:p w14:paraId="00B985F5" w14:textId="77777777" w:rsidR="00B03E75" w:rsidRPr="00B03E75" w:rsidRDefault="00B03E75" w:rsidP="00B03E75">
      <w:pPr>
        <w:pStyle w:val="Default"/>
        <w:spacing w:line="360" w:lineRule="auto"/>
        <w:ind w:left="1440"/>
        <w:jc w:val="both"/>
        <w:rPr>
          <w:rFonts w:ascii="Arial" w:hAnsi="Arial" w:cs="Arial"/>
        </w:rPr>
      </w:pPr>
    </w:p>
    <w:p w14:paraId="6854B21D" w14:textId="77777777" w:rsidR="00B03E75" w:rsidRP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lastRenderedPageBreak/>
        <w:t>Considering capacity utilization of 60 percent in first year and 90 percent in second year onwards, entire quantity is likely to be absorbed within the country itself by 2030.</w:t>
      </w:r>
    </w:p>
    <w:p w14:paraId="1441DF86" w14:textId="77777777" w:rsidR="00B03E75" w:rsidRPr="00B03E75" w:rsidRDefault="00B03E75" w:rsidP="00B03E75">
      <w:pPr>
        <w:pStyle w:val="Default"/>
        <w:spacing w:line="360" w:lineRule="auto"/>
        <w:jc w:val="both"/>
        <w:rPr>
          <w:rFonts w:ascii="Arial" w:hAnsi="Arial" w:cs="Arial"/>
        </w:rPr>
      </w:pPr>
    </w:p>
    <w:p w14:paraId="3E28E694" w14:textId="7CEFA85B" w:rsidR="00B03E75" w:rsidRDefault="00B03E75" w:rsidP="00F14E20">
      <w:pPr>
        <w:pStyle w:val="Default"/>
        <w:numPr>
          <w:ilvl w:val="0"/>
          <w:numId w:val="19"/>
        </w:numPr>
        <w:spacing w:line="360" w:lineRule="auto"/>
        <w:jc w:val="both"/>
        <w:rPr>
          <w:rFonts w:ascii="Arial" w:hAnsi="Arial" w:cs="Arial"/>
        </w:rPr>
      </w:pPr>
      <w:r w:rsidRPr="00B03E75">
        <w:rPr>
          <w:rFonts w:ascii="Arial" w:hAnsi="Arial" w:cs="Arial"/>
        </w:rPr>
        <w:t xml:space="preserve">Although as per demand – supply position, substantial gap in international markets is expected, exploring export is also advisable from realization angle.  </w:t>
      </w:r>
    </w:p>
    <w:p w14:paraId="45405112" w14:textId="77777777" w:rsidR="00B03E75" w:rsidRDefault="00B03E75" w:rsidP="00B03E75">
      <w:pPr>
        <w:pStyle w:val="ListParagraph"/>
      </w:pPr>
    </w:p>
    <w:p w14:paraId="111A9E87" w14:textId="12340E08" w:rsidR="00B03E75" w:rsidRPr="00B03E75" w:rsidRDefault="00B03E75" w:rsidP="00F14E20">
      <w:pPr>
        <w:pStyle w:val="Default"/>
        <w:numPr>
          <w:ilvl w:val="0"/>
          <w:numId w:val="19"/>
        </w:numPr>
        <w:spacing w:line="360" w:lineRule="auto"/>
        <w:jc w:val="both"/>
        <w:rPr>
          <w:rFonts w:ascii="Arial" w:hAnsi="Arial" w:cs="Arial"/>
        </w:rPr>
      </w:pPr>
      <w:r>
        <w:rPr>
          <w:rFonts w:ascii="Arial" w:hAnsi="Arial" w:cs="Arial"/>
        </w:rPr>
        <w:t>R</w:t>
      </w:r>
      <w:r w:rsidR="00561428">
        <w:rPr>
          <w:rFonts w:ascii="Arial" w:hAnsi="Arial" w:cs="Arial"/>
        </w:rPr>
        <w:t>eliance Industries Ltd</w:t>
      </w:r>
      <w:r>
        <w:rPr>
          <w:rFonts w:ascii="Arial" w:hAnsi="Arial" w:cs="Arial"/>
        </w:rPr>
        <w:t xml:space="preserve"> should also have 100 percent captive epoxy resin unit for better margin and assured supply of critical raw materials.</w:t>
      </w:r>
    </w:p>
    <w:p w14:paraId="42229FDF" w14:textId="77777777" w:rsidR="00B03E75" w:rsidRPr="00B03E75" w:rsidRDefault="00B03E75" w:rsidP="00B03E75">
      <w:pPr>
        <w:pStyle w:val="Default"/>
        <w:spacing w:line="360" w:lineRule="auto"/>
        <w:jc w:val="both"/>
        <w:rPr>
          <w:rFonts w:ascii="Arial" w:hAnsi="Arial" w:cs="Arial"/>
        </w:rPr>
      </w:pPr>
    </w:p>
    <w:tbl>
      <w:tblPr>
        <w:tblW w:w="10218" w:type="dxa"/>
        <w:tblLook w:val="0420" w:firstRow="1" w:lastRow="0" w:firstColumn="0" w:lastColumn="0" w:noHBand="0" w:noVBand="1"/>
      </w:tblPr>
      <w:tblGrid>
        <w:gridCol w:w="2333"/>
        <w:gridCol w:w="2186"/>
        <w:gridCol w:w="2544"/>
        <w:gridCol w:w="3155"/>
      </w:tblGrid>
      <w:tr w:rsidR="00561428" w:rsidRPr="00561428" w14:paraId="2B291A85" w14:textId="77777777" w:rsidTr="00561428">
        <w:trPr>
          <w:trHeight w:val="900"/>
        </w:trPr>
        <w:tc>
          <w:tcPr>
            <w:tcW w:w="2333" w:type="dxa"/>
            <w:tcBorders>
              <w:top w:val="single" w:sz="8" w:space="0" w:color="FFC000"/>
              <w:left w:val="single" w:sz="8" w:space="0" w:color="FFC000"/>
              <w:bottom w:val="single" w:sz="12" w:space="0" w:color="FFC000"/>
              <w:right w:val="single" w:sz="8" w:space="0" w:color="FFC000"/>
            </w:tcBorders>
            <w:shd w:val="clear" w:color="auto" w:fill="auto"/>
            <w:vAlign w:val="center"/>
            <w:hideMark/>
          </w:tcPr>
          <w:p w14:paraId="3C19B13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Name of the Product (KTPA)</w:t>
            </w:r>
          </w:p>
        </w:tc>
        <w:tc>
          <w:tcPr>
            <w:tcW w:w="2186" w:type="dxa"/>
            <w:tcBorders>
              <w:top w:val="single" w:sz="8" w:space="0" w:color="FFC000"/>
              <w:left w:val="nil"/>
              <w:bottom w:val="single" w:sz="12" w:space="0" w:color="FFC000"/>
              <w:right w:val="single" w:sz="8" w:space="0" w:color="FFC000"/>
            </w:tcBorders>
            <w:shd w:val="clear" w:color="auto" w:fill="auto"/>
            <w:vAlign w:val="center"/>
            <w:hideMark/>
          </w:tcPr>
          <w:p w14:paraId="40AF8C94"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2023</w:t>
            </w:r>
          </w:p>
        </w:tc>
        <w:tc>
          <w:tcPr>
            <w:tcW w:w="2544" w:type="dxa"/>
            <w:tcBorders>
              <w:top w:val="single" w:sz="8" w:space="0" w:color="FFC000"/>
              <w:left w:val="nil"/>
              <w:bottom w:val="single" w:sz="12" w:space="0" w:color="FFC000"/>
              <w:right w:val="single" w:sz="8" w:space="0" w:color="FFC000"/>
            </w:tcBorders>
            <w:shd w:val="clear" w:color="auto" w:fill="auto"/>
            <w:vAlign w:val="center"/>
            <w:hideMark/>
          </w:tcPr>
          <w:p w14:paraId="29B0D332"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2027</w:t>
            </w:r>
          </w:p>
        </w:tc>
        <w:tc>
          <w:tcPr>
            <w:tcW w:w="3155" w:type="dxa"/>
            <w:tcBorders>
              <w:top w:val="single" w:sz="8" w:space="0" w:color="FFC000"/>
              <w:left w:val="nil"/>
              <w:bottom w:val="single" w:sz="12" w:space="0" w:color="FFC000"/>
              <w:right w:val="single" w:sz="8" w:space="0" w:color="FFC000"/>
            </w:tcBorders>
            <w:shd w:val="clear" w:color="auto" w:fill="auto"/>
            <w:vAlign w:val="center"/>
            <w:hideMark/>
          </w:tcPr>
          <w:p w14:paraId="7FA2FF4D" w14:textId="77777777" w:rsidR="00561428" w:rsidRPr="00561428" w:rsidRDefault="00561428" w:rsidP="00561428">
            <w:pPr>
              <w:spacing w:after="0" w:line="240" w:lineRule="auto"/>
              <w:jc w:val="center"/>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Total</w:t>
            </w:r>
          </w:p>
        </w:tc>
      </w:tr>
      <w:tr w:rsidR="00561428" w:rsidRPr="00561428" w14:paraId="530B4E92" w14:textId="77777777" w:rsidTr="00561428">
        <w:trPr>
          <w:trHeight w:val="908"/>
        </w:trPr>
        <w:tc>
          <w:tcPr>
            <w:tcW w:w="2333" w:type="dxa"/>
            <w:tcBorders>
              <w:top w:val="nil"/>
              <w:left w:val="single" w:sz="8" w:space="0" w:color="FFC000"/>
              <w:bottom w:val="single" w:sz="8" w:space="0" w:color="FFC000"/>
              <w:right w:val="single" w:sz="8" w:space="0" w:color="FFC000"/>
            </w:tcBorders>
            <w:shd w:val="clear" w:color="000000" w:fill="FFF4E7"/>
            <w:vAlign w:val="center"/>
            <w:hideMark/>
          </w:tcPr>
          <w:p w14:paraId="62EB295F"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Unsaturated Polyester Resin</w:t>
            </w:r>
          </w:p>
        </w:tc>
        <w:tc>
          <w:tcPr>
            <w:tcW w:w="2186" w:type="dxa"/>
            <w:tcBorders>
              <w:top w:val="nil"/>
              <w:left w:val="nil"/>
              <w:bottom w:val="single" w:sz="8" w:space="0" w:color="FFC000"/>
              <w:right w:val="single" w:sz="8" w:space="0" w:color="FFC000"/>
            </w:tcBorders>
            <w:shd w:val="clear" w:color="000000" w:fill="FFF4E7"/>
            <w:vAlign w:val="center"/>
            <w:hideMark/>
          </w:tcPr>
          <w:p w14:paraId="729EFF2B"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2544" w:type="dxa"/>
            <w:tcBorders>
              <w:top w:val="nil"/>
              <w:left w:val="nil"/>
              <w:bottom w:val="single" w:sz="8" w:space="0" w:color="FFC000"/>
              <w:right w:val="single" w:sz="8" w:space="0" w:color="FFC000"/>
            </w:tcBorders>
            <w:shd w:val="clear" w:color="000000" w:fill="FFF4E7"/>
            <w:vAlign w:val="center"/>
            <w:hideMark/>
          </w:tcPr>
          <w:p w14:paraId="58B016C5"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25</w:t>
            </w:r>
          </w:p>
        </w:tc>
        <w:tc>
          <w:tcPr>
            <w:tcW w:w="3155" w:type="dxa"/>
            <w:tcBorders>
              <w:top w:val="nil"/>
              <w:left w:val="nil"/>
              <w:bottom w:val="single" w:sz="8" w:space="0" w:color="FFC000"/>
              <w:right w:val="single" w:sz="8" w:space="0" w:color="FFC000"/>
            </w:tcBorders>
            <w:shd w:val="clear" w:color="000000" w:fill="FFF4E7"/>
            <w:vAlign w:val="center"/>
            <w:hideMark/>
          </w:tcPr>
          <w:p w14:paraId="76667109"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50</w:t>
            </w:r>
          </w:p>
        </w:tc>
      </w:tr>
      <w:tr w:rsidR="00561428" w:rsidRPr="00561428" w14:paraId="228823A7" w14:textId="77777777" w:rsidTr="00561428">
        <w:trPr>
          <w:trHeight w:val="543"/>
        </w:trPr>
        <w:tc>
          <w:tcPr>
            <w:tcW w:w="2333" w:type="dxa"/>
            <w:tcBorders>
              <w:top w:val="nil"/>
              <w:left w:val="single" w:sz="8" w:space="0" w:color="FFC000"/>
              <w:bottom w:val="single" w:sz="8" w:space="0" w:color="FFC000"/>
              <w:right w:val="single" w:sz="8" w:space="0" w:color="FFC000"/>
            </w:tcBorders>
            <w:shd w:val="clear" w:color="auto" w:fill="auto"/>
            <w:vAlign w:val="center"/>
            <w:hideMark/>
          </w:tcPr>
          <w:p w14:paraId="73D20AE2" w14:textId="77777777" w:rsidR="00561428" w:rsidRPr="00561428" w:rsidRDefault="00561428" w:rsidP="00561428">
            <w:pPr>
              <w:spacing w:after="0" w:line="240" w:lineRule="auto"/>
              <w:rPr>
                <w:rFonts w:ascii="Arial" w:eastAsia="Times New Roman" w:hAnsi="Arial" w:cs="Arial"/>
                <w:b/>
                <w:bCs/>
                <w:color w:val="000000"/>
                <w:sz w:val="24"/>
                <w:szCs w:val="24"/>
                <w:lang w:val="en-US"/>
              </w:rPr>
            </w:pPr>
            <w:r w:rsidRPr="00561428">
              <w:rPr>
                <w:rFonts w:ascii="Arial" w:eastAsia="Times New Roman" w:hAnsi="Arial" w:cs="Arial"/>
                <w:b/>
                <w:bCs/>
                <w:color w:val="000000"/>
                <w:sz w:val="24"/>
                <w:szCs w:val="24"/>
                <w:lang w:val="en-GB"/>
              </w:rPr>
              <w:t>Vinyl Ester Resin</w:t>
            </w:r>
          </w:p>
        </w:tc>
        <w:tc>
          <w:tcPr>
            <w:tcW w:w="2186" w:type="dxa"/>
            <w:tcBorders>
              <w:top w:val="nil"/>
              <w:left w:val="nil"/>
              <w:bottom w:val="single" w:sz="8" w:space="0" w:color="FFC000"/>
              <w:right w:val="single" w:sz="8" w:space="0" w:color="FFC000"/>
            </w:tcBorders>
            <w:shd w:val="clear" w:color="auto" w:fill="auto"/>
            <w:vAlign w:val="center"/>
            <w:hideMark/>
          </w:tcPr>
          <w:p w14:paraId="5BF863C1"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2544" w:type="dxa"/>
            <w:tcBorders>
              <w:top w:val="nil"/>
              <w:left w:val="nil"/>
              <w:bottom w:val="single" w:sz="8" w:space="0" w:color="FFC000"/>
              <w:right w:val="single" w:sz="8" w:space="0" w:color="FFC000"/>
            </w:tcBorders>
            <w:shd w:val="clear" w:color="auto" w:fill="auto"/>
            <w:vAlign w:val="center"/>
            <w:hideMark/>
          </w:tcPr>
          <w:p w14:paraId="6317D36E"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15</w:t>
            </w:r>
          </w:p>
        </w:tc>
        <w:tc>
          <w:tcPr>
            <w:tcW w:w="3155" w:type="dxa"/>
            <w:tcBorders>
              <w:top w:val="nil"/>
              <w:left w:val="nil"/>
              <w:bottom w:val="single" w:sz="8" w:space="0" w:color="FFC000"/>
              <w:right w:val="single" w:sz="8" w:space="0" w:color="FFC000"/>
            </w:tcBorders>
            <w:shd w:val="clear" w:color="auto" w:fill="auto"/>
            <w:vAlign w:val="center"/>
            <w:hideMark/>
          </w:tcPr>
          <w:p w14:paraId="24170784" w14:textId="77777777" w:rsidR="00561428" w:rsidRPr="00561428" w:rsidRDefault="00561428" w:rsidP="00561428">
            <w:pPr>
              <w:spacing w:after="0" w:line="240" w:lineRule="auto"/>
              <w:jc w:val="center"/>
              <w:rPr>
                <w:rFonts w:ascii="Arial" w:eastAsia="Times New Roman" w:hAnsi="Arial" w:cs="Arial"/>
                <w:color w:val="000000"/>
                <w:sz w:val="24"/>
                <w:szCs w:val="24"/>
                <w:lang w:val="en-US"/>
              </w:rPr>
            </w:pPr>
            <w:r w:rsidRPr="00561428">
              <w:rPr>
                <w:rFonts w:ascii="Arial" w:eastAsia="Times New Roman" w:hAnsi="Arial" w:cs="Arial"/>
                <w:color w:val="000000"/>
                <w:sz w:val="24"/>
                <w:szCs w:val="24"/>
                <w:lang w:val="en-GB"/>
              </w:rPr>
              <w:t>30</w:t>
            </w:r>
          </w:p>
        </w:tc>
      </w:tr>
    </w:tbl>
    <w:p w14:paraId="15CC5166" w14:textId="4FF16348" w:rsidR="00B03E75" w:rsidRDefault="00B03E75" w:rsidP="005B76D3">
      <w:pPr>
        <w:tabs>
          <w:tab w:val="left" w:pos="1365"/>
        </w:tabs>
        <w:spacing w:line="360" w:lineRule="auto"/>
        <w:jc w:val="both"/>
        <w:rPr>
          <w:rFonts w:ascii="Arial" w:hAnsi="Arial" w:cs="Arial"/>
          <w:sz w:val="24"/>
          <w:szCs w:val="24"/>
        </w:rPr>
      </w:pPr>
    </w:p>
    <w:p w14:paraId="7A7A9586" w14:textId="4BC723C0" w:rsidR="00D16404" w:rsidRDefault="00D16404" w:rsidP="005B76D3">
      <w:pPr>
        <w:tabs>
          <w:tab w:val="left" w:pos="1365"/>
        </w:tabs>
        <w:spacing w:line="360" w:lineRule="auto"/>
        <w:jc w:val="both"/>
        <w:rPr>
          <w:rFonts w:ascii="Arial" w:hAnsi="Arial" w:cs="Arial"/>
          <w:sz w:val="24"/>
          <w:szCs w:val="24"/>
        </w:rPr>
      </w:pPr>
    </w:p>
    <w:p w14:paraId="31B35025" w14:textId="47167BA6" w:rsidR="00D16404" w:rsidRDefault="00D16404" w:rsidP="005B76D3">
      <w:pPr>
        <w:tabs>
          <w:tab w:val="left" w:pos="1365"/>
        </w:tabs>
        <w:spacing w:line="360" w:lineRule="auto"/>
        <w:jc w:val="both"/>
        <w:rPr>
          <w:rFonts w:ascii="Arial" w:hAnsi="Arial" w:cs="Arial"/>
          <w:sz w:val="24"/>
          <w:szCs w:val="24"/>
        </w:rPr>
      </w:pPr>
    </w:p>
    <w:p w14:paraId="449271D6" w14:textId="4125F31D" w:rsidR="00D16404" w:rsidRDefault="00D16404" w:rsidP="005B76D3">
      <w:pPr>
        <w:tabs>
          <w:tab w:val="left" w:pos="1365"/>
        </w:tabs>
        <w:spacing w:line="360" w:lineRule="auto"/>
        <w:jc w:val="both"/>
        <w:rPr>
          <w:rFonts w:ascii="Arial" w:hAnsi="Arial" w:cs="Arial"/>
          <w:sz w:val="24"/>
          <w:szCs w:val="24"/>
        </w:rPr>
      </w:pPr>
    </w:p>
    <w:p w14:paraId="67EC673D" w14:textId="734188D7" w:rsidR="00D16404" w:rsidRDefault="00D16404" w:rsidP="005B76D3">
      <w:pPr>
        <w:tabs>
          <w:tab w:val="left" w:pos="1365"/>
        </w:tabs>
        <w:spacing w:line="360" w:lineRule="auto"/>
        <w:jc w:val="both"/>
        <w:rPr>
          <w:rFonts w:ascii="Arial" w:hAnsi="Arial" w:cs="Arial"/>
          <w:sz w:val="24"/>
          <w:szCs w:val="24"/>
        </w:rPr>
      </w:pPr>
    </w:p>
    <w:p w14:paraId="342B9FB6" w14:textId="089AC97C" w:rsidR="00D16404" w:rsidRDefault="00D16404" w:rsidP="005B76D3">
      <w:pPr>
        <w:tabs>
          <w:tab w:val="left" w:pos="1365"/>
        </w:tabs>
        <w:spacing w:line="360" w:lineRule="auto"/>
        <w:jc w:val="both"/>
        <w:rPr>
          <w:rFonts w:ascii="Arial" w:hAnsi="Arial" w:cs="Arial"/>
          <w:sz w:val="24"/>
          <w:szCs w:val="24"/>
        </w:rPr>
      </w:pPr>
    </w:p>
    <w:p w14:paraId="35304EA6" w14:textId="1945FD6A" w:rsidR="00D16404" w:rsidRDefault="00D16404" w:rsidP="005B76D3">
      <w:pPr>
        <w:tabs>
          <w:tab w:val="left" w:pos="1365"/>
        </w:tabs>
        <w:spacing w:line="360" w:lineRule="auto"/>
        <w:jc w:val="both"/>
        <w:rPr>
          <w:rFonts w:ascii="Arial" w:hAnsi="Arial" w:cs="Arial"/>
          <w:sz w:val="24"/>
          <w:szCs w:val="24"/>
        </w:rPr>
      </w:pPr>
    </w:p>
    <w:p w14:paraId="2D178D72" w14:textId="7B9A2241" w:rsidR="00D16404" w:rsidRDefault="00D16404" w:rsidP="005B76D3">
      <w:pPr>
        <w:tabs>
          <w:tab w:val="left" w:pos="1365"/>
        </w:tabs>
        <w:spacing w:line="360" w:lineRule="auto"/>
        <w:jc w:val="both"/>
        <w:rPr>
          <w:rFonts w:ascii="Arial" w:hAnsi="Arial" w:cs="Arial"/>
          <w:sz w:val="24"/>
          <w:szCs w:val="24"/>
        </w:rPr>
      </w:pPr>
    </w:p>
    <w:p w14:paraId="632121A1" w14:textId="09140DCF" w:rsidR="00D16404" w:rsidRDefault="00D16404" w:rsidP="005B76D3">
      <w:pPr>
        <w:tabs>
          <w:tab w:val="left" w:pos="1365"/>
        </w:tabs>
        <w:spacing w:line="360" w:lineRule="auto"/>
        <w:jc w:val="both"/>
        <w:rPr>
          <w:rFonts w:ascii="Arial" w:hAnsi="Arial" w:cs="Arial"/>
          <w:sz w:val="24"/>
          <w:szCs w:val="24"/>
        </w:rPr>
      </w:pPr>
    </w:p>
    <w:p w14:paraId="61627C63" w14:textId="1A4AD907" w:rsidR="00D16404" w:rsidRDefault="00D16404" w:rsidP="005B76D3">
      <w:pPr>
        <w:tabs>
          <w:tab w:val="left" w:pos="1365"/>
        </w:tabs>
        <w:spacing w:line="360" w:lineRule="auto"/>
        <w:jc w:val="both"/>
        <w:rPr>
          <w:rFonts w:ascii="Arial" w:hAnsi="Arial" w:cs="Arial"/>
          <w:sz w:val="24"/>
          <w:szCs w:val="24"/>
        </w:rPr>
      </w:pPr>
    </w:p>
    <w:p w14:paraId="4474AD12" w14:textId="4B2068F9" w:rsidR="00D16404" w:rsidRDefault="00D16404" w:rsidP="005B76D3">
      <w:pPr>
        <w:tabs>
          <w:tab w:val="left" w:pos="1365"/>
        </w:tabs>
        <w:spacing w:line="360" w:lineRule="auto"/>
        <w:jc w:val="both"/>
        <w:rPr>
          <w:rFonts w:ascii="Arial" w:hAnsi="Arial" w:cs="Arial"/>
          <w:sz w:val="24"/>
          <w:szCs w:val="24"/>
        </w:rPr>
      </w:pPr>
    </w:p>
    <w:p w14:paraId="356805B4" w14:textId="72AF9DC8" w:rsidR="00D16404" w:rsidRDefault="00D16404" w:rsidP="005B76D3">
      <w:pPr>
        <w:tabs>
          <w:tab w:val="left" w:pos="1365"/>
        </w:tabs>
        <w:spacing w:line="360" w:lineRule="auto"/>
        <w:jc w:val="both"/>
        <w:rPr>
          <w:rFonts w:ascii="Arial" w:hAnsi="Arial" w:cs="Arial"/>
          <w:sz w:val="24"/>
          <w:szCs w:val="24"/>
        </w:rPr>
      </w:pPr>
    </w:p>
    <w:p w14:paraId="5645083A" w14:textId="31597B9A" w:rsidR="00D16404" w:rsidRDefault="00D16404" w:rsidP="005B76D3">
      <w:pPr>
        <w:tabs>
          <w:tab w:val="left" w:pos="1365"/>
        </w:tabs>
        <w:spacing w:line="360" w:lineRule="auto"/>
        <w:jc w:val="both"/>
        <w:rPr>
          <w:rFonts w:ascii="Arial" w:hAnsi="Arial" w:cs="Arial"/>
          <w:sz w:val="24"/>
          <w:szCs w:val="24"/>
        </w:rPr>
      </w:pPr>
    </w:p>
    <w:p w14:paraId="6A71E1E9" w14:textId="0D92C1A1"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 Setup Related Details</w:t>
      </w:r>
    </w:p>
    <w:p w14:paraId="2DF4A201" w14:textId="6CBAFAFF" w:rsidR="00695ED4" w:rsidRPr="00B31E3A" w:rsidRDefault="00695ED4" w:rsidP="00695ED4">
      <w:pPr>
        <w:tabs>
          <w:tab w:val="left" w:pos="1365"/>
        </w:tabs>
        <w:spacing w:line="360" w:lineRule="auto"/>
        <w:jc w:val="both"/>
        <w:rPr>
          <w:rFonts w:ascii="Arial" w:hAnsi="Arial" w:cs="Arial"/>
          <w:sz w:val="24"/>
          <w:szCs w:val="24"/>
        </w:rPr>
      </w:pPr>
      <w:r w:rsidRPr="00B31E3A">
        <w:rPr>
          <w:rFonts w:ascii="Arial" w:hAnsi="Arial" w:cs="Arial"/>
          <w:b/>
          <w:bCs/>
          <w:sz w:val="24"/>
          <w:szCs w:val="24"/>
        </w:rPr>
        <w:t>4.</w:t>
      </w:r>
      <w:r w:rsidR="00D16404">
        <w:rPr>
          <w:rFonts w:ascii="Arial" w:hAnsi="Arial" w:cs="Arial"/>
          <w:b/>
          <w:bCs/>
          <w:sz w:val="24"/>
          <w:szCs w:val="24"/>
        </w:rPr>
        <w:t>1</w:t>
      </w:r>
      <w:r w:rsidRPr="00B31E3A">
        <w:rPr>
          <w:rFonts w:ascii="Arial" w:hAnsi="Arial" w:cs="Arial"/>
          <w:b/>
          <w:bCs/>
          <w:sz w:val="24"/>
          <w:szCs w:val="24"/>
        </w:rPr>
        <w:t>.1. Target End-Use Applications</w:t>
      </w:r>
    </w:p>
    <w:tbl>
      <w:tblPr>
        <w:tblW w:w="10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729"/>
        <w:gridCol w:w="3784"/>
        <w:gridCol w:w="1677"/>
        <w:gridCol w:w="1215"/>
        <w:gridCol w:w="1114"/>
      </w:tblGrid>
      <w:tr w:rsidR="00695ED4" w:rsidRPr="00B31E3A" w14:paraId="33745233" w14:textId="77777777" w:rsidTr="002B7108">
        <w:trPr>
          <w:trHeight w:val="239"/>
        </w:trPr>
        <w:tc>
          <w:tcPr>
            <w:tcW w:w="802" w:type="dxa"/>
            <w:vMerge w:val="restart"/>
            <w:shd w:val="clear" w:color="auto" w:fill="1F4E79" w:themeFill="accent5" w:themeFillShade="80"/>
            <w:noWrap/>
            <w:vAlign w:val="center"/>
            <w:hideMark/>
          </w:tcPr>
          <w:p w14:paraId="1CF7CB98"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S. No</w:t>
            </w:r>
          </w:p>
        </w:tc>
        <w:tc>
          <w:tcPr>
            <w:tcW w:w="1729" w:type="dxa"/>
            <w:vMerge w:val="restart"/>
            <w:shd w:val="clear" w:color="auto" w:fill="1F4E79" w:themeFill="accent5" w:themeFillShade="80"/>
            <w:noWrap/>
            <w:vAlign w:val="center"/>
            <w:hideMark/>
          </w:tcPr>
          <w:p w14:paraId="694A47C7"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Grade</w:t>
            </w:r>
          </w:p>
        </w:tc>
        <w:tc>
          <w:tcPr>
            <w:tcW w:w="3784" w:type="dxa"/>
            <w:vMerge w:val="restart"/>
            <w:shd w:val="clear" w:color="auto" w:fill="1F4E79" w:themeFill="accent5" w:themeFillShade="80"/>
            <w:noWrap/>
            <w:vAlign w:val="center"/>
            <w:hideMark/>
          </w:tcPr>
          <w:p w14:paraId="61B09B05" w14:textId="77777777" w:rsidR="00695ED4" w:rsidRPr="00B31E3A" w:rsidRDefault="00695ED4" w:rsidP="002B7108">
            <w:pPr>
              <w:spacing w:after="0" w:line="240" w:lineRule="auto"/>
              <w:jc w:val="center"/>
              <w:rPr>
                <w:rFonts w:ascii="Arial" w:eastAsia="Times New Roman" w:hAnsi="Arial" w:cs="Arial"/>
                <w:color w:val="FFFFFF" w:themeColor="background1"/>
                <w:sz w:val="20"/>
                <w:szCs w:val="20"/>
                <w:lang w:val="en-US"/>
              </w:rPr>
            </w:pPr>
            <w:r w:rsidRPr="00B31E3A">
              <w:rPr>
                <w:rFonts w:ascii="Arial" w:eastAsia="Times New Roman" w:hAnsi="Arial" w:cs="Arial"/>
                <w:color w:val="FFFFFF" w:themeColor="background1"/>
                <w:sz w:val="20"/>
                <w:szCs w:val="20"/>
              </w:rPr>
              <w:t>Target Applications</w:t>
            </w:r>
          </w:p>
        </w:tc>
        <w:tc>
          <w:tcPr>
            <w:tcW w:w="4003" w:type="dxa"/>
            <w:gridSpan w:val="3"/>
            <w:shd w:val="clear" w:color="auto" w:fill="1F4E79" w:themeFill="accent5" w:themeFillShade="80"/>
            <w:noWrap/>
            <w:vAlign w:val="bottom"/>
            <w:hideMark/>
          </w:tcPr>
          <w:p w14:paraId="4F380713" w14:textId="77777777" w:rsidR="00695ED4" w:rsidRPr="00B31E3A" w:rsidRDefault="00695ED4" w:rsidP="002B7108">
            <w:pPr>
              <w:spacing w:after="0" w:line="240" w:lineRule="auto"/>
              <w:jc w:val="center"/>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Specifications</w:t>
            </w:r>
          </w:p>
        </w:tc>
      </w:tr>
      <w:tr w:rsidR="00695ED4" w:rsidRPr="00B31E3A" w14:paraId="3BD10218" w14:textId="77777777" w:rsidTr="002B7108">
        <w:trPr>
          <w:trHeight w:val="720"/>
        </w:trPr>
        <w:tc>
          <w:tcPr>
            <w:tcW w:w="802" w:type="dxa"/>
            <w:vMerge/>
            <w:shd w:val="clear" w:color="auto" w:fill="1F4E79" w:themeFill="accent5" w:themeFillShade="80"/>
            <w:vAlign w:val="center"/>
            <w:hideMark/>
          </w:tcPr>
          <w:p w14:paraId="1082306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729" w:type="dxa"/>
            <w:vMerge/>
            <w:shd w:val="clear" w:color="auto" w:fill="1F4E79" w:themeFill="accent5" w:themeFillShade="80"/>
            <w:vAlign w:val="center"/>
            <w:hideMark/>
          </w:tcPr>
          <w:p w14:paraId="6D873934"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3784" w:type="dxa"/>
            <w:vMerge/>
            <w:shd w:val="clear" w:color="auto" w:fill="1F4E79" w:themeFill="accent5" w:themeFillShade="80"/>
            <w:vAlign w:val="center"/>
            <w:hideMark/>
          </w:tcPr>
          <w:p w14:paraId="77AA67AA" w14:textId="77777777" w:rsidR="00695ED4" w:rsidRPr="00B31E3A" w:rsidRDefault="00695ED4" w:rsidP="002B7108">
            <w:pPr>
              <w:spacing w:after="0" w:line="240" w:lineRule="auto"/>
              <w:rPr>
                <w:rFonts w:ascii="Arial" w:eastAsia="Times New Roman" w:hAnsi="Arial" w:cs="Arial"/>
                <w:color w:val="FFFFFF" w:themeColor="background1"/>
                <w:sz w:val="20"/>
                <w:szCs w:val="20"/>
                <w:lang w:val="en-US"/>
              </w:rPr>
            </w:pPr>
          </w:p>
        </w:tc>
        <w:tc>
          <w:tcPr>
            <w:tcW w:w="1677" w:type="dxa"/>
            <w:shd w:val="clear" w:color="auto" w:fill="1F4E79" w:themeFill="accent5" w:themeFillShade="80"/>
            <w:vAlign w:val="center"/>
            <w:hideMark/>
          </w:tcPr>
          <w:p w14:paraId="5F57D4A0"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Viscosity 25° C (cps)</w:t>
            </w:r>
          </w:p>
        </w:tc>
        <w:tc>
          <w:tcPr>
            <w:tcW w:w="1215" w:type="dxa"/>
            <w:shd w:val="clear" w:color="auto" w:fill="1F4E79" w:themeFill="accent5" w:themeFillShade="80"/>
            <w:vAlign w:val="center"/>
            <w:hideMark/>
          </w:tcPr>
          <w:p w14:paraId="4784DF4F"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Gel Time (min)</w:t>
            </w:r>
          </w:p>
        </w:tc>
        <w:tc>
          <w:tcPr>
            <w:tcW w:w="1110" w:type="dxa"/>
            <w:shd w:val="clear" w:color="auto" w:fill="1F4E79" w:themeFill="accent5" w:themeFillShade="80"/>
            <w:vAlign w:val="center"/>
            <w:hideMark/>
          </w:tcPr>
          <w:p w14:paraId="4F77A3BA" w14:textId="77777777" w:rsidR="00695ED4" w:rsidRPr="00B31E3A" w:rsidRDefault="00695ED4" w:rsidP="002B7108">
            <w:pPr>
              <w:spacing w:after="0" w:line="240" w:lineRule="auto"/>
              <w:rPr>
                <w:rFonts w:ascii="Calibri" w:eastAsia="Times New Roman" w:hAnsi="Calibri" w:cs="Times New Roman"/>
                <w:color w:val="FFFFFF" w:themeColor="background1"/>
                <w:lang w:val="en-US"/>
              </w:rPr>
            </w:pPr>
            <w:r w:rsidRPr="00B31E3A">
              <w:rPr>
                <w:rFonts w:ascii="Calibri" w:eastAsia="Times New Roman" w:hAnsi="Calibri" w:cs="Times New Roman"/>
                <w:color w:val="FFFFFF" w:themeColor="background1"/>
                <w:lang w:val="en-US"/>
              </w:rPr>
              <w:t>Monomer Content (%)</w:t>
            </w:r>
          </w:p>
        </w:tc>
      </w:tr>
      <w:tr w:rsidR="00695ED4" w:rsidRPr="00B31E3A" w14:paraId="7437B6F2" w14:textId="77777777" w:rsidTr="002B7108">
        <w:trPr>
          <w:trHeight w:val="408"/>
        </w:trPr>
        <w:tc>
          <w:tcPr>
            <w:tcW w:w="802" w:type="dxa"/>
            <w:shd w:val="clear" w:color="auto" w:fill="9CC2E5" w:themeFill="accent5" w:themeFillTint="99"/>
            <w:noWrap/>
            <w:vAlign w:val="center"/>
            <w:hideMark/>
          </w:tcPr>
          <w:p w14:paraId="5C4A1F4B"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1</w:t>
            </w:r>
          </w:p>
        </w:tc>
        <w:tc>
          <w:tcPr>
            <w:tcW w:w="1729" w:type="dxa"/>
            <w:shd w:val="clear" w:color="000000" w:fill="9BC2E6"/>
            <w:vAlign w:val="center"/>
            <w:hideMark/>
          </w:tcPr>
          <w:p w14:paraId="229F728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Bisphenol-A Epoxy Resin</w:t>
            </w:r>
          </w:p>
        </w:tc>
        <w:tc>
          <w:tcPr>
            <w:tcW w:w="3784" w:type="dxa"/>
            <w:shd w:val="clear" w:color="000000" w:fill="9BC2E6"/>
            <w:vAlign w:val="center"/>
            <w:hideMark/>
          </w:tcPr>
          <w:p w14:paraId="59F8E5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Provide Resistance to acid, alkalis, solvents, excellent toughness, and fatigue resistance</w:t>
            </w:r>
          </w:p>
        </w:tc>
        <w:tc>
          <w:tcPr>
            <w:tcW w:w="1677" w:type="dxa"/>
            <w:shd w:val="clear" w:color="auto" w:fill="9CC2E5" w:themeFill="accent5" w:themeFillTint="99"/>
            <w:noWrap/>
            <w:vAlign w:val="center"/>
            <w:hideMark/>
          </w:tcPr>
          <w:p w14:paraId="3C895E8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180-800 </w:t>
            </w:r>
          </w:p>
        </w:tc>
        <w:tc>
          <w:tcPr>
            <w:tcW w:w="1215" w:type="dxa"/>
            <w:shd w:val="clear" w:color="auto" w:fill="9CC2E5" w:themeFill="accent5" w:themeFillTint="99"/>
            <w:noWrap/>
            <w:vAlign w:val="center"/>
            <w:hideMark/>
          </w:tcPr>
          <w:p w14:paraId="7CFB502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20-32 </w:t>
            </w:r>
          </w:p>
        </w:tc>
        <w:tc>
          <w:tcPr>
            <w:tcW w:w="1110" w:type="dxa"/>
            <w:shd w:val="clear" w:color="auto" w:fill="9CC2E5" w:themeFill="accent5" w:themeFillTint="99"/>
            <w:noWrap/>
            <w:vAlign w:val="center"/>
            <w:hideMark/>
          </w:tcPr>
          <w:p w14:paraId="503DF6F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33-45</w:t>
            </w:r>
          </w:p>
        </w:tc>
      </w:tr>
      <w:tr w:rsidR="00695ED4" w:rsidRPr="00B31E3A" w14:paraId="742624E4" w14:textId="77777777" w:rsidTr="002B7108">
        <w:trPr>
          <w:trHeight w:val="408"/>
        </w:trPr>
        <w:tc>
          <w:tcPr>
            <w:tcW w:w="802" w:type="dxa"/>
            <w:shd w:val="clear" w:color="auto" w:fill="9CC2E5" w:themeFill="accent5" w:themeFillTint="99"/>
            <w:noWrap/>
            <w:vAlign w:val="center"/>
            <w:hideMark/>
          </w:tcPr>
          <w:p w14:paraId="1872469F"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2</w:t>
            </w:r>
          </w:p>
        </w:tc>
        <w:tc>
          <w:tcPr>
            <w:tcW w:w="1729" w:type="dxa"/>
            <w:shd w:val="clear" w:color="000000" w:fill="9BC2E6"/>
            <w:vAlign w:val="center"/>
            <w:hideMark/>
          </w:tcPr>
          <w:p w14:paraId="730BFA08"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Low styrene Monomer Bisphenol-A Resin</w:t>
            </w:r>
          </w:p>
        </w:tc>
        <w:tc>
          <w:tcPr>
            <w:tcW w:w="3784" w:type="dxa"/>
            <w:shd w:val="clear" w:color="000000" w:fill="9BC2E6"/>
            <w:vAlign w:val="center"/>
            <w:hideMark/>
          </w:tcPr>
          <w:p w14:paraId="2D83EE8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Chemical reaction vessels</w:t>
            </w:r>
          </w:p>
        </w:tc>
        <w:tc>
          <w:tcPr>
            <w:tcW w:w="1677" w:type="dxa"/>
            <w:shd w:val="clear" w:color="auto" w:fill="9CC2E5" w:themeFill="accent5" w:themeFillTint="99"/>
            <w:noWrap/>
            <w:vAlign w:val="center"/>
            <w:hideMark/>
          </w:tcPr>
          <w:p w14:paraId="39639BEC"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hideMark/>
          </w:tcPr>
          <w:p w14:paraId="3D617A8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5FA5BBE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4203B40F" w14:textId="77777777" w:rsidTr="002B7108">
        <w:trPr>
          <w:trHeight w:val="408"/>
        </w:trPr>
        <w:tc>
          <w:tcPr>
            <w:tcW w:w="802" w:type="dxa"/>
            <w:shd w:val="clear" w:color="auto" w:fill="9CC2E5" w:themeFill="accent5" w:themeFillTint="99"/>
            <w:noWrap/>
            <w:vAlign w:val="center"/>
            <w:hideMark/>
          </w:tcPr>
          <w:p w14:paraId="766243D3"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3</w:t>
            </w:r>
          </w:p>
        </w:tc>
        <w:tc>
          <w:tcPr>
            <w:tcW w:w="1729" w:type="dxa"/>
            <w:shd w:val="clear" w:color="000000" w:fill="9BC2E6"/>
            <w:vAlign w:val="center"/>
            <w:hideMark/>
          </w:tcPr>
          <w:p w14:paraId="32D0DF61" w14:textId="77777777" w:rsidR="00695ED4" w:rsidRPr="00B31E3A" w:rsidRDefault="00695ED4" w:rsidP="002B7108">
            <w:pPr>
              <w:spacing w:after="0" w:line="240" w:lineRule="auto"/>
              <w:rPr>
                <w:rFonts w:ascii="Arial" w:eastAsia="Times New Roman" w:hAnsi="Arial" w:cs="Arial"/>
                <w:color w:val="000000"/>
                <w:sz w:val="20"/>
                <w:szCs w:val="20"/>
                <w:lang w:val="en-US"/>
              </w:rPr>
            </w:pP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Based Epoxy Resin</w:t>
            </w:r>
          </w:p>
        </w:tc>
        <w:tc>
          <w:tcPr>
            <w:tcW w:w="3784" w:type="dxa"/>
            <w:shd w:val="clear" w:color="000000" w:fill="9BC2E6"/>
            <w:vAlign w:val="center"/>
            <w:hideMark/>
          </w:tcPr>
          <w:p w14:paraId="12164B1B"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Excellent thermal, and chemical resistance, resistance to solvents, acids</w:t>
            </w:r>
          </w:p>
        </w:tc>
        <w:tc>
          <w:tcPr>
            <w:tcW w:w="1677" w:type="dxa"/>
            <w:shd w:val="clear" w:color="auto" w:fill="9CC2E5" w:themeFill="accent5" w:themeFillTint="99"/>
            <w:noWrap/>
            <w:vAlign w:val="center"/>
            <w:hideMark/>
          </w:tcPr>
          <w:p w14:paraId="7C4C0D7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300-400 </w:t>
            </w:r>
          </w:p>
        </w:tc>
        <w:tc>
          <w:tcPr>
            <w:tcW w:w="1215" w:type="dxa"/>
            <w:shd w:val="clear" w:color="auto" w:fill="9CC2E5" w:themeFill="accent5" w:themeFillTint="99"/>
            <w:noWrap/>
            <w:vAlign w:val="center"/>
            <w:hideMark/>
          </w:tcPr>
          <w:p w14:paraId="0CAE8DF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20-25 </w:t>
            </w:r>
          </w:p>
        </w:tc>
        <w:tc>
          <w:tcPr>
            <w:tcW w:w="1110" w:type="dxa"/>
            <w:shd w:val="clear" w:color="auto" w:fill="9CC2E5" w:themeFill="accent5" w:themeFillTint="99"/>
            <w:noWrap/>
            <w:vAlign w:val="center"/>
            <w:hideMark/>
          </w:tcPr>
          <w:p w14:paraId="1F88111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529A5BD2" w14:textId="77777777" w:rsidTr="002B7108">
        <w:trPr>
          <w:trHeight w:val="408"/>
        </w:trPr>
        <w:tc>
          <w:tcPr>
            <w:tcW w:w="802" w:type="dxa"/>
            <w:shd w:val="clear" w:color="auto" w:fill="9CC2E5" w:themeFill="accent5" w:themeFillTint="99"/>
            <w:noWrap/>
            <w:vAlign w:val="center"/>
            <w:hideMark/>
          </w:tcPr>
          <w:p w14:paraId="231F791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4</w:t>
            </w:r>
          </w:p>
        </w:tc>
        <w:tc>
          <w:tcPr>
            <w:tcW w:w="1729" w:type="dxa"/>
            <w:shd w:val="clear" w:color="000000" w:fill="9BC2E6"/>
            <w:vAlign w:val="center"/>
            <w:hideMark/>
          </w:tcPr>
          <w:p w14:paraId="097558CD" w14:textId="77777777" w:rsidR="00695ED4" w:rsidRPr="00B31E3A" w:rsidRDefault="00695ED4" w:rsidP="002B7108">
            <w:pPr>
              <w:spacing w:after="0" w:line="240" w:lineRule="auto"/>
              <w:rPr>
                <w:rFonts w:ascii="Arial" w:eastAsia="Times New Roman" w:hAnsi="Arial" w:cs="Arial"/>
                <w:color w:val="111111"/>
                <w:sz w:val="20"/>
                <w:szCs w:val="20"/>
                <w:lang w:val="en-US"/>
              </w:rPr>
            </w:pPr>
            <w:r w:rsidRPr="00B31E3A">
              <w:rPr>
                <w:rFonts w:ascii="Arial" w:eastAsia="Times New Roman" w:hAnsi="Arial" w:cs="Arial"/>
                <w:color w:val="111111"/>
                <w:sz w:val="20"/>
                <w:szCs w:val="20"/>
              </w:rPr>
              <w:t>Brominated Epoxy Resin</w:t>
            </w:r>
          </w:p>
        </w:tc>
        <w:tc>
          <w:tcPr>
            <w:tcW w:w="3784" w:type="dxa"/>
            <w:shd w:val="clear" w:color="000000" w:fill="9BC2E6"/>
            <w:vAlign w:val="center"/>
            <w:hideMark/>
          </w:tcPr>
          <w:p w14:paraId="75DC641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degree of fire retardance, resistance to chemical, tougher and fatigue resistant</w:t>
            </w:r>
          </w:p>
        </w:tc>
        <w:tc>
          <w:tcPr>
            <w:tcW w:w="1677" w:type="dxa"/>
            <w:shd w:val="clear" w:color="auto" w:fill="9CC2E5" w:themeFill="accent5" w:themeFillTint="99"/>
            <w:noWrap/>
            <w:vAlign w:val="center"/>
            <w:hideMark/>
          </w:tcPr>
          <w:p w14:paraId="22F8F2B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200-500 </w:t>
            </w:r>
          </w:p>
        </w:tc>
        <w:tc>
          <w:tcPr>
            <w:tcW w:w="1215" w:type="dxa"/>
            <w:shd w:val="clear" w:color="auto" w:fill="9CC2E5" w:themeFill="accent5" w:themeFillTint="99"/>
            <w:noWrap/>
            <w:vAlign w:val="center"/>
            <w:hideMark/>
          </w:tcPr>
          <w:p w14:paraId="43834173"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1D72A7C1" w14:textId="77777777" w:rsidR="00695ED4" w:rsidRPr="00B31E3A" w:rsidRDefault="00695ED4" w:rsidP="002B7108">
            <w:pPr>
              <w:spacing w:after="0" w:line="240" w:lineRule="auto"/>
              <w:rPr>
                <w:rFonts w:ascii="Calibri" w:eastAsia="Times New Roman" w:hAnsi="Calibri" w:cs="Times New Roman"/>
                <w:color w:val="000000"/>
                <w:lang w:val="en-US"/>
              </w:rPr>
            </w:pPr>
            <w:r w:rsidRPr="00B31E3A">
              <w:rPr>
                <w:rFonts w:ascii="Calibri" w:eastAsia="Times New Roman" w:hAnsi="Calibri" w:cs="Times New Roman"/>
                <w:color w:val="000000"/>
                <w:lang w:val="en-US"/>
              </w:rPr>
              <w:t>34-39</w:t>
            </w:r>
          </w:p>
        </w:tc>
      </w:tr>
      <w:tr w:rsidR="00695ED4" w:rsidRPr="00B31E3A" w14:paraId="2BA4B968" w14:textId="77777777" w:rsidTr="002B7108">
        <w:trPr>
          <w:trHeight w:val="408"/>
        </w:trPr>
        <w:tc>
          <w:tcPr>
            <w:tcW w:w="802" w:type="dxa"/>
            <w:shd w:val="clear" w:color="auto" w:fill="9CC2E5" w:themeFill="accent5" w:themeFillTint="99"/>
            <w:noWrap/>
            <w:vAlign w:val="center"/>
            <w:hideMark/>
          </w:tcPr>
          <w:p w14:paraId="06C176C9"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5</w:t>
            </w:r>
          </w:p>
        </w:tc>
        <w:tc>
          <w:tcPr>
            <w:tcW w:w="1729" w:type="dxa"/>
            <w:shd w:val="clear" w:color="000000" w:fill="9BC2E6"/>
            <w:vAlign w:val="center"/>
            <w:hideMark/>
          </w:tcPr>
          <w:p w14:paraId="46F6BB4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 xml:space="preserve">Brominated </w:t>
            </w:r>
            <w:proofErr w:type="spellStart"/>
            <w:r w:rsidRPr="00B31E3A">
              <w:rPr>
                <w:rFonts w:ascii="Arial" w:eastAsia="Times New Roman" w:hAnsi="Arial" w:cs="Arial"/>
                <w:color w:val="000000"/>
                <w:sz w:val="20"/>
                <w:szCs w:val="20"/>
              </w:rPr>
              <w:t>Novolac</w:t>
            </w:r>
            <w:proofErr w:type="spellEnd"/>
            <w:r w:rsidRPr="00B31E3A">
              <w:rPr>
                <w:rFonts w:ascii="Arial" w:eastAsia="Times New Roman" w:hAnsi="Arial" w:cs="Arial"/>
                <w:color w:val="000000"/>
                <w:sz w:val="20"/>
                <w:szCs w:val="20"/>
              </w:rPr>
              <w:t xml:space="preserve"> Epoxy Vinyl Resin</w:t>
            </w:r>
          </w:p>
        </w:tc>
        <w:tc>
          <w:tcPr>
            <w:tcW w:w="3784" w:type="dxa"/>
            <w:shd w:val="clear" w:color="000000" w:fill="9BC2E6"/>
            <w:vAlign w:val="center"/>
            <w:hideMark/>
          </w:tcPr>
          <w:p w14:paraId="027BB73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Moderate degree of retardance, application in hot, wet flue gas environment</w:t>
            </w:r>
          </w:p>
        </w:tc>
        <w:tc>
          <w:tcPr>
            <w:tcW w:w="1677" w:type="dxa"/>
            <w:shd w:val="clear" w:color="auto" w:fill="9CC2E5" w:themeFill="accent5" w:themeFillTint="99"/>
            <w:noWrap/>
            <w:vAlign w:val="center"/>
            <w:hideMark/>
          </w:tcPr>
          <w:p w14:paraId="5F2F73D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300-450 </w:t>
            </w:r>
          </w:p>
        </w:tc>
        <w:tc>
          <w:tcPr>
            <w:tcW w:w="1215" w:type="dxa"/>
            <w:shd w:val="clear" w:color="auto" w:fill="9CC2E5" w:themeFill="accent5" w:themeFillTint="99"/>
            <w:noWrap/>
            <w:vAlign w:val="center"/>
            <w:hideMark/>
          </w:tcPr>
          <w:p w14:paraId="3A7C034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20-35 </w:t>
            </w:r>
          </w:p>
        </w:tc>
        <w:tc>
          <w:tcPr>
            <w:tcW w:w="1110" w:type="dxa"/>
            <w:shd w:val="clear" w:color="auto" w:fill="9CC2E5" w:themeFill="accent5" w:themeFillTint="99"/>
            <w:noWrap/>
            <w:vAlign w:val="center"/>
            <w:hideMark/>
          </w:tcPr>
          <w:p w14:paraId="4296BB85"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36-40</w:t>
            </w:r>
          </w:p>
        </w:tc>
      </w:tr>
      <w:tr w:rsidR="00695ED4" w:rsidRPr="00B31E3A" w14:paraId="0ACECF62" w14:textId="77777777" w:rsidTr="002B7108">
        <w:trPr>
          <w:trHeight w:val="816"/>
        </w:trPr>
        <w:tc>
          <w:tcPr>
            <w:tcW w:w="802" w:type="dxa"/>
            <w:shd w:val="clear" w:color="auto" w:fill="9CC2E5" w:themeFill="accent5" w:themeFillTint="99"/>
            <w:noWrap/>
            <w:vAlign w:val="center"/>
            <w:hideMark/>
          </w:tcPr>
          <w:p w14:paraId="69698752"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6</w:t>
            </w:r>
          </w:p>
        </w:tc>
        <w:tc>
          <w:tcPr>
            <w:tcW w:w="1729" w:type="dxa"/>
            <w:shd w:val="clear" w:color="000000" w:fill="9BC2E6"/>
            <w:vAlign w:val="center"/>
            <w:hideMark/>
          </w:tcPr>
          <w:p w14:paraId="10794C01"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Elastomer-modified Bisphenol-A Epoxy Vinyl Resin</w:t>
            </w:r>
          </w:p>
        </w:tc>
        <w:tc>
          <w:tcPr>
            <w:tcW w:w="3784" w:type="dxa"/>
            <w:shd w:val="clear" w:color="000000" w:fill="9BC2E6"/>
            <w:vAlign w:val="center"/>
            <w:hideMark/>
          </w:tcPr>
          <w:p w14:paraId="18657578"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High impact and fatigue resistance, chemically resistant FRP linings, composites, adhesives, electrical castings, electrical laminates, and fibres</w:t>
            </w:r>
          </w:p>
        </w:tc>
        <w:tc>
          <w:tcPr>
            <w:tcW w:w="1677" w:type="dxa"/>
            <w:shd w:val="clear" w:color="auto" w:fill="9CC2E5" w:themeFill="accent5" w:themeFillTint="99"/>
            <w:noWrap/>
            <w:vAlign w:val="center"/>
            <w:hideMark/>
          </w:tcPr>
          <w:p w14:paraId="07582B6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40-8000 </w:t>
            </w:r>
          </w:p>
        </w:tc>
        <w:tc>
          <w:tcPr>
            <w:tcW w:w="1215" w:type="dxa"/>
            <w:shd w:val="clear" w:color="auto" w:fill="9CC2E5" w:themeFill="accent5" w:themeFillTint="99"/>
            <w:noWrap/>
            <w:vAlign w:val="center"/>
            <w:hideMark/>
          </w:tcPr>
          <w:p w14:paraId="5C86BC3A"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c>
          <w:tcPr>
            <w:tcW w:w="1110" w:type="dxa"/>
            <w:shd w:val="clear" w:color="auto" w:fill="9CC2E5" w:themeFill="accent5" w:themeFillTint="99"/>
            <w:noWrap/>
            <w:vAlign w:val="center"/>
            <w:hideMark/>
          </w:tcPr>
          <w:p w14:paraId="37EFEFC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NA</w:t>
            </w:r>
          </w:p>
        </w:tc>
      </w:tr>
      <w:tr w:rsidR="00695ED4" w:rsidRPr="00B31E3A" w14:paraId="7FB089D6" w14:textId="77777777" w:rsidTr="002B7108">
        <w:trPr>
          <w:trHeight w:val="408"/>
        </w:trPr>
        <w:tc>
          <w:tcPr>
            <w:tcW w:w="802" w:type="dxa"/>
            <w:shd w:val="clear" w:color="auto" w:fill="9CC2E5" w:themeFill="accent5" w:themeFillTint="99"/>
            <w:noWrap/>
            <w:vAlign w:val="center"/>
            <w:hideMark/>
          </w:tcPr>
          <w:p w14:paraId="3AF6A284"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rPr>
              <w:t>7</w:t>
            </w:r>
          </w:p>
        </w:tc>
        <w:tc>
          <w:tcPr>
            <w:tcW w:w="1729" w:type="dxa"/>
            <w:shd w:val="clear" w:color="000000" w:fill="9BC2E6"/>
            <w:vAlign w:val="center"/>
            <w:hideMark/>
          </w:tcPr>
          <w:p w14:paraId="22C57979"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Urethane Modified Vinyl Ester Resin</w:t>
            </w:r>
          </w:p>
        </w:tc>
        <w:tc>
          <w:tcPr>
            <w:tcW w:w="3784" w:type="dxa"/>
            <w:shd w:val="clear" w:color="000000" w:fill="9BC2E6"/>
            <w:vAlign w:val="center"/>
            <w:hideMark/>
          </w:tcPr>
          <w:p w14:paraId="0CD1D06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rPr>
              <w:t>Heat, Corrosion and Chemical resistant, application in marine, pultrusion, carbon fibre</w:t>
            </w:r>
          </w:p>
        </w:tc>
        <w:tc>
          <w:tcPr>
            <w:tcW w:w="1677" w:type="dxa"/>
            <w:shd w:val="clear" w:color="auto" w:fill="9CC2E5" w:themeFill="accent5" w:themeFillTint="99"/>
            <w:noWrap/>
            <w:vAlign w:val="center"/>
            <w:hideMark/>
          </w:tcPr>
          <w:p w14:paraId="6835CBA6"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215" w:type="dxa"/>
            <w:shd w:val="clear" w:color="auto" w:fill="9CC2E5" w:themeFill="accent5" w:themeFillTint="99"/>
            <w:noWrap/>
            <w:vAlign w:val="center"/>
            <w:hideMark/>
          </w:tcPr>
          <w:p w14:paraId="72D2884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c>
          <w:tcPr>
            <w:tcW w:w="1110" w:type="dxa"/>
            <w:shd w:val="clear" w:color="auto" w:fill="9CC2E5" w:themeFill="accent5" w:themeFillTint="99"/>
            <w:noWrap/>
            <w:vAlign w:val="center"/>
            <w:hideMark/>
          </w:tcPr>
          <w:p w14:paraId="11C2F7FE"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NA </w:t>
            </w:r>
          </w:p>
        </w:tc>
      </w:tr>
      <w:tr w:rsidR="00695ED4" w:rsidRPr="00B31E3A" w14:paraId="66FCF211" w14:textId="77777777" w:rsidTr="002B7108">
        <w:trPr>
          <w:trHeight w:val="408"/>
        </w:trPr>
        <w:tc>
          <w:tcPr>
            <w:tcW w:w="802" w:type="dxa"/>
            <w:shd w:val="clear" w:color="auto" w:fill="9CC2E5" w:themeFill="accent5" w:themeFillTint="99"/>
            <w:noWrap/>
            <w:vAlign w:val="center"/>
            <w:hideMark/>
          </w:tcPr>
          <w:p w14:paraId="32A4CA48"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sidRPr="00B31E3A">
              <w:rPr>
                <w:rFonts w:ascii="Arial" w:eastAsia="Times New Roman" w:hAnsi="Arial" w:cs="Arial"/>
                <w:color w:val="000000" w:themeColor="text1"/>
                <w:sz w:val="20"/>
                <w:szCs w:val="20"/>
                <w:lang w:val="en-US"/>
              </w:rPr>
              <w:t>8</w:t>
            </w:r>
          </w:p>
        </w:tc>
        <w:tc>
          <w:tcPr>
            <w:tcW w:w="1729" w:type="dxa"/>
            <w:shd w:val="clear" w:color="000000" w:fill="9BC2E6"/>
            <w:vAlign w:val="center"/>
            <w:hideMark/>
          </w:tcPr>
          <w:p w14:paraId="76F10997"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Amine Accelerated Vinyl Ester Resins</w:t>
            </w:r>
          </w:p>
        </w:tc>
        <w:tc>
          <w:tcPr>
            <w:tcW w:w="3784" w:type="dxa"/>
            <w:shd w:val="clear" w:color="000000" w:fill="9BC2E6"/>
            <w:vAlign w:val="center"/>
            <w:hideMark/>
          </w:tcPr>
          <w:p w14:paraId="1809D31B" w14:textId="77777777" w:rsidR="00695ED4" w:rsidRPr="00B31E3A" w:rsidRDefault="00695ED4" w:rsidP="002B7108">
            <w:pPr>
              <w:spacing w:after="0" w:line="240" w:lineRule="auto"/>
              <w:rPr>
                <w:rFonts w:ascii="Calibri" w:eastAsia="Times New Roman" w:hAnsi="Calibri" w:cs="Times New Roman"/>
                <w:color w:val="000000"/>
                <w:lang w:val="en-US"/>
              </w:rPr>
            </w:pPr>
            <w:r w:rsidRPr="002C3188">
              <w:rPr>
                <w:rFonts w:ascii="Arial" w:eastAsia="Times New Roman" w:hAnsi="Arial" w:cs="Arial"/>
                <w:color w:val="000000"/>
                <w:sz w:val="20"/>
                <w:szCs w:val="20"/>
              </w:rPr>
              <w:t> Composites</w:t>
            </w:r>
          </w:p>
        </w:tc>
        <w:tc>
          <w:tcPr>
            <w:tcW w:w="1677" w:type="dxa"/>
            <w:shd w:val="clear" w:color="auto" w:fill="9CC2E5" w:themeFill="accent5" w:themeFillTint="99"/>
            <w:noWrap/>
            <w:vAlign w:val="center"/>
            <w:hideMark/>
          </w:tcPr>
          <w:p w14:paraId="4BF45FF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300-500 </w:t>
            </w:r>
          </w:p>
        </w:tc>
        <w:tc>
          <w:tcPr>
            <w:tcW w:w="1215" w:type="dxa"/>
            <w:shd w:val="clear" w:color="auto" w:fill="9CC2E5" w:themeFill="accent5" w:themeFillTint="99"/>
            <w:noWrap/>
            <w:vAlign w:val="center"/>
            <w:hideMark/>
          </w:tcPr>
          <w:p w14:paraId="79135B0D"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 10-15</w:t>
            </w:r>
          </w:p>
        </w:tc>
        <w:tc>
          <w:tcPr>
            <w:tcW w:w="1110" w:type="dxa"/>
            <w:shd w:val="clear" w:color="auto" w:fill="9CC2E5" w:themeFill="accent5" w:themeFillTint="99"/>
            <w:noWrap/>
            <w:vAlign w:val="center"/>
            <w:hideMark/>
          </w:tcPr>
          <w:p w14:paraId="7699025F"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B31E3A">
              <w:rPr>
                <w:rFonts w:ascii="Arial" w:eastAsia="Times New Roman" w:hAnsi="Arial" w:cs="Arial"/>
                <w:color w:val="000000"/>
                <w:sz w:val="20"/>
                <w:szCs w:val="20"/>
                <w:lang w:val="en-US"/>
              </w:rPr>
              <w:t xml:space="preserve">34-41 </w:t>
            </w:r>
          </w:p>
        </w:tc>
      </w:tr>
      <w:tr w:rsidR="00695ED4" w:rsidRPr="00B31E3A" w14:paraId="549BC257" w14:textId="77777777" w:rsidTr="002B7108">
        <w:trPr>
          <w:trHeight w:val="408"/>
        </w:trPr>
        <w:tc>
          <w:tcPr>
            <w:tcW w:w="802" w:type="dxa"/>
            <w:shd w:val="clear" w:color="auto" w:fill="9CC2E5" w:themeFill="accent5" w:themeFillTint="99"/>
            <w:noWrap/>
            <w:vAlign w:val="center"/>
          </w:tcPr>
          <w:p w14:paraId="10DF6440" w14:textId="77777777" w:rsidR="00695ED4" w:rsidRPr="00B31E3A" w:rsidRDefault="00695ED4" w:rsidP="002B7108">
            <w:pPr>
              <w:spacing w:after="0" w:line="240" w:lineRule="auto"/>
              <w:rPr>
                <w:rFonts w:ascii="Arial" w:eastAsia="Times New Roman" w:hAnsi="Arial" w:cs="Arial"/>
                <w:color w:val="000000" w:themeColor="text1"/>
                <w:sz w:val="20"/>
                <w:szCs w:val="20"/>
                <w:lang w:val="en-US"/>
              </w:rPr>
            </w:pPr>
            <w:r>
              <w:rPr>
                <w:rFonts w:ascii="Arial" w:eastAsia="Times New Roman" w:hAnsi="Arial" w:cs="Arial"/>
                <w:color w:val="000000" w:themeColor="text1"/>
                <w:sz w:val="20"/>
                <w:szCs w:val="20"/>
                <w:lang w:val="en-US"/>
              </w:rPr>
              <w:t>9</w:t>
            </w:r>
          </w:p>
        </w:tc>
        <w:tc>
          <w:tcPr>
            <w:tcW w:w="1729" w:type="dxa"/>
            <w:shd w:val="clear" w:color="000000" w:fill="9BC2E6"/>
            <w:vAlign w:val="center"/>
          </w:tcPr>
          <w:p w14:paraId="65159834"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520763">
              <w:rPr>
                <w:rFonts w:ascii="Arial" w:eastAsia="Times New Roman" w:hAnsi="Arial" w:cs="Arial"/>
                <w:color w:val="000000"/>
                <w:sz w:val="20"/>
                <w:szCs w:val="20"/>
                <w:lang w:val="en-US"/>
              </w:rPr>
              <w:t>Bisphenol A Vinyl ester/ DCPD blend</w:t>
            </w:r>
          </w:p>
        </w:tc>
        <w:tc>
          <w:tcPr>
            <w:tcW w:w="3784" w:type="dxa"/>
            <w:shd w:val="clear" w:color="000000" w:fill="9BC2E6"/>
            <w:vAlign w:val="center"/>
          </w:tcPr>
          <w:p w14:paraId="087D027F" w14:textId="77777777" w:rsidR="00695ED4" w:rsidRPr="00B31E3A" w:rsidRDefault="00695ED4" w:rsidP="002B7108">
            <w:pPr>
              <w:spacing w:after="0" w:line="240" w:lineRule="auto"/>
              <w:rPr>
                <w:rFonts w:ascii="Calibri" w:eastAsia="Times New Roman" w:hAnsi="Calibri" w:cs="Times New Roman"/>
                <w:color w:val="000000"/>
                <w:lang w:val="en-US"/>
              </w:rPr>
            </w:pPr>
            <w:r w:rsidRPr="00520763">
              <w:rPr>
                <w:rFonts w:ascii="Arial" w:eastAsia="Times New Roman" w:hAnsi="Arial" w:cs="Arial"/>
                <w:color w:val="000000"/>
                <w:sz w:val="20"/>
                <w:szCs w:val="20"/>
                <w:lang w:val="en-US"/>
              </w:rPr>
              <w:t>Hydrolysis resistance, Marine</w:t>
            </w:r>
          </w:p>
        </w:tc>
        <w:tc>
          <w:tcPr>
            <w:tcW w:w="1677" w:type="dxa"/>
            <w:shd w:val="clear" w:color="auto" w:fill="9CC2E5" w:themeFill="accent5" w:themeFillTint="99"/>
            <w:noWrap/>
            <w:vAlign w:val="center"/>
          </w:tcPr>
          <w:p w14:paraId="3ED5826D"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NA</w:t>
            </w:r>
          </w:p>
        </w:tc>
        <w:tc>
          <w:tcPr>
            <w:tcW w:w="1215" w:type="dxa"/>
            <w:shd w:val="clear" w:color="auto" w:fill="9CC2E5" w:themeFill="accent5" w:themeFillTint="99"/>
            <w:noWrap/>
            <w:vAlign w:val="center"/>
          </w:tcPr>
          <w:p w14:paraId="1FF96398" w14:textId="77777777" w:rsidR="00695ED4" w:rsidRPr="00B31E3A" w:rsidRDefault="00695ED4" w:rsidP="002B7108">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27-33</w:t>
            </w:r>
          </w:p>
        </w:tc>
        <w:tc>
          <w:tcPr>
            <w:tcW w:w="1110" w:type="dxa"/>
            <w:shd w:val="clear" w:color="auto" w:fill="9CC2E5" w:themeFill="accent5" w:themeFillTint="99"/>
            <w:noWrap/>
            <w:vAlign w:val="center"/>
          </w:tcPr>
          <w:p w14:paraId="3D6E8972" w14:textId="77777777" w:rsidR="00695ED4" w:rsidRPr="00B31E3A" w:rsidRDefault="00695ED4" w:rsidP="002B7108">
            <w:pPr>
              <w:spacing w:after="0" w:line="240" w:lineRule="auto"/>
              <w:rPr>
                <w:rFonts w:ascii="Arial" w:eastAsia="Times New Roman" w:hAnsi="Arial" w:cs="Arial"/>
                <w:color w:val="000000"/>
                <w:sz w:val="20"/>
                <w:szCs w:val="20"/>
                <w:lang w:val="en-US"/>
              </w:rPr>
            </w:pPr>
            <w:r w:rsidRPr="00A34168">
              <w:rPr>
                <w:rFonts w:ascii="Arial" w:eastAsia="Times New Roman" w:hAnsi="Arial" w:cs="Arial"/>
                <w:color w:val="000000"/>
                <w:sz w:val="20"/>
                <w:szCs w:val="20"/>
                <w:lang w:val="en-US"/>
              </w:rPr>
              <w:t>60-64</w:t>
            </w:r>
          </w:p>
        </w:tc>
      </w:tr>
    </w:tbl>
    <w:p w14:paraId="5F17874E" w14:textId="098BF312" w:rsidR="00673CFE" w:rsidRPr="00673CFE" w:rsidRDefault="00673CFE" w:rsidP="00673CFE">
      <w:pPr>
        <w:spacing w:after="0"/>
        <w:jc w:val="right"/>
        <w:textAlignment w:val="baseline"/>
        <w:rPr>
          <w:rFonts w:ascii="Verdana" w:eastAsia="Verdana" w:hAnsi="Verdana" w:cs="Verdana"/>
          <w:b/>
          <w:bCs/>
          <w:i/>
          <w:iCs/>
          <w:color w:val="7F7F7F"/>
          <w:kern w:val="24"/>
          <w:sz w:val="12"/>
          <w:szCs w:val="12"/>
          <w14:textFill>
            <w14:solidFill>
              <w14:srgbClr w14:val="7F7F7F">
                <w14:lumMod w14:val="50000"/>
              </w14:srgbClr>
            </w14:solidFill>
          </w14:textFill>
        </w:rPr>
      </w:pPr>
      <w:r w:rsidRPr="000B521B">
        <w:rPr>
          <w:rFonts w:ascii="Arial" w:hAnsi="Arial" w:cs="Arial"/>
          <w:bCs/>
          <w:noProof/>
          <w:color w:val="000000" w:themeColor="text1"/>
        </w:rPr>
        <mc:AlternateContent>
          <mc:Choice Requires="wps">
            <w:drawing>
              <wp:anchor distT="0" distB="0" distL="114300" distR="114300" simplePos="0" relativeHeight="252728320" behindDoc="0" locked="0" layoutInCell="1" allowOverlap="1" wp14:anchorId="202C8AC8" wp14:editId="7CBDCC1A">
                <wp:simplePos x="0" y="0"/>
                <wp:positionH relativeFrom="margin">
                  <wp:posOffset>2343149</wp:posOffset>
                </wp:positionH>
                <wp:positionV relativeFrom="paragraph">
                  <wp:posOffset>159386</wp:posOffset>
                </wp:positionV>
                <wp:extent cx="4242435" cy="238760"/>
                <wp:effectExtent l="0" t="0" r="0" b="0"/>
                <wp:wrapNone/>
                <wp:docPr id="30" name="TextBox 4"/>
                <wp:cNvGraphicFramePr/>
                <a:graphic xmlns:a="http://schemas.openxmlformats.org/drawingml/2006/main">
                  <a:graphicData uri="http://schemas.microsoft.com/office/word/2010/wordprocessingShape">
                    <wps:wsp>
                      <wps:cNvSpPr txBox="1"/>
                      <wps:spPr>
                        <a:xfrm>
                          <a:off x="0" y="0"/>
                          <a:ext cx="4242435" cy="238760"/>
                        </a:xfrm>
                        <a:prstGeom prst="rect">
                          <a:avLst/>
                        </a:prstGeom>
                        <a:noFill/>
                      </wps:spPr>
                      <wps:txb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02C8AC8" id="_x0000_s1201" type="#_x0000_t202" style="position:absolute;left:0;text-align:left;margin-left:184.5pt;margin-top:12.55pt;width:334.05pt;height:18.8pt;z-index:25272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" filled="f" stroked="f">
                <v:textbox>
                  <w:txbxContent>
                    <w:p w14:paraId="2EEC02BB" w14:textId="77777777" w:rsidR="00695ED4" w:rsidRPr="006F6D2F" w:rsidRDefault="00695ED4" w:rsidP="00695ED4">
                      <w:pPr>
                        <w:spacing w:after="0"/>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w:t>
      </w:r>
      <w:r w:rsidRPr="00673CFE">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Pr="00673CFE">
        <w:rPr>
          <w:rFonts w:ascii="Verdana" w:eastAsia="Verdana" w:hAnsi="Verdana" w:cs="Verdana"/>
          <w:b/>
          <w:bCs/>
          <w:i/>
          <w:iCs/>
          <w:color w:val="7F7F7F"/>
          <w:kern w:val="24"/>
          <w:sz w:val="12"/>
          <w:szCs w:val="12"/>
          <w14:textFill>
            <w14:solidFill>
              <w14:srgbClr w14:val="7F7F7F">
                <w14:lumMod w14:val="50000"/>
              </w14:srgbClr>
            </w14:solidFill>
          </w14:textFill>
        </w:rPr>
        <w:t xml:space="preserve">Gel Time refers to the time taken by the resin (VER) to transform from liquid to highly viscous gel state in which the resin is no longer workable. </w:t>
      </w:r>
    </w:p>
    <w:p w14:paraId="0D57BE07" w14:textId="77777777" w:rsidR="00613AE6" w:rsidRDefault="00613AE6" w:rsidP="00695ED4">
      <w:pPr>
        <w:tabs>
          <w:tab w:val="left" w:pos="1365"/>
        </w:tabs>
        <w:spacing w:line="360" w:lineRule="auto"/>
        <w:rPr>
          <w:rFonts w:ascii="Arial" w:hAnsi="Arial" w:cs="Arial"/>
          <w:b/>
          <w:bCs/>
          <w:sz w:val="24"/>
          <w:szCs w:val="24"/>
        </w:rPr>
      </w:pPr>
    </w:p>
    <w:p w14:paraId="755DD45A" w14:textId="37302D6A" w:rsidR="00695ED4" w:rsidRDefault="00695ED4" w:rsidP="00695ED4">
      <w:pPr>
        <w:tabs>
          <w:tab w:val="left" w:pos="1365"/>
        </w:tabs>
        <w:spacing w:line="360" w:lineRule="auto"/>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29344" behindDoc="0" locked="0" layoutInCell="1" allowOverlap="1" wp14:anchorId="6C61A416" wp14:editId="78E0D7F3">
                <wp:simplePos x="0" y="0"/>
                <wp:positionH relativeFrom="margin">
                  <wp:posOffset>4943475</wp:posOffset>
                </wp:positionH>
                <wp:positionV relativeFrom="paragraph">
                  <wp:posOffset>3923665</wp:posOffset>
                </wp:positionV>
                <wp:extent cx="1346835" cy="200025"/>
                <wp:effectExtent l="0" t="0" r="0" b="0"/>
                <wp:wrapNone/>
                <wp:docPr id="235"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C61A416" id="_x0000_s1202" type="#_x0000_t202" style="position:absolute;margin-left:389.25pt;margin-top:308.95pt;width:106.05pt;height:15.75pt;z-index:25272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" filled="f" stroked="f">
                <v:textbox style="mso-fit-shape-to-text:t">
                  <w:txbxContent>
                    <w:p w14:paraId="1BF67D57"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sz w:val="24"/>
          <w:szCs w:val="24"/>
        </w:rPr>
        <w:t>4.</w:t>
      </w:r>
      <w:r w:rsidR="00D16404">
        <w:rPr>
          <w:rFonts w:ascii="Arial" w:hAnsi="Arial" w:cs="Arial"/>
          <w:b/>
          <w:bCs/>
          <w:sz w:val="24"/>
          <w:szCs w:val="24"/>
        </w:rPr>
        <w:t>1</w:t>
      </w:r>
      <w:r>
        <w:rPr>
          <w:rFonts w:ascii="Arial" w:hAnsi="Arial" w:cs="Arial"/>
          <w:b/>
          <w:bCs/>
          <w:sz w:val="24"/>
          <w:szCs w:val="24"/>
        </w:rPr>
        <w:t>.</w:t>
      </w:r>
      <w:r w:rsidR="00D16404">
        <w:rPr>
          <w:rFonts w:ascii="Arial" w:hAnsi="Arial" w:cs="Arial"/>
          <w:b/>
          <w:bCs/>
          <w:sz w:val="24"/>
          <w:szCs w:val="24"/>
        </w:rPr>
        <w:t>2.</w:t>
      </w:r>
      <w:r>
        <w:rPr>
          <w:rFonts w:ascii="Arial" w:hAnsi="Arial" w:cs="Arial"/>
          <w:b/>
          <w:bCs/>
          <w:sz w:val="24"/>
          <w:szCs w:val="24"/>
        </w:rPr>
        <w:t xml:space="preserve"> Plant Process Description</w:t>
      </w:r>
    </w:p>
    <w:p w14:paraId="2BA86F11" w14:textId="77777777" w:rsidR="00695ED4" w:rsidRPr="009D4FDA" w:rsidRDefault="00695ED4" w:rsidP="00695ED4">
      <w:pPr>
        <w:spacing w:line="276" w:lineRule="auto"/>
        <w:jc w:val="both"/>
        <w:rPr>
          <w:rFonts w:ascii="Arial" w:hAnsi="Arial" w:cs="Arial"/>
          <w:b/>
          <w:bCs/>
          <w:sz w:val="24"/>
          <w:szCs w:val="24"/>
        </w:rPr>
      </w:pPr>
      <w:r w:rsidRPr="009D4FDA">
        <w:rPr>
          <w:rFonts w:ascii="Arial" w:hAnsi="Arial" w:cs="Arial"/>
          <w:b/>
          <w:bCs/>
          <w:sz w:val="24"/>
          <w:szCs w:val="24"/>
        </w:rPr>
        <w:t>Manufacturing Process</w:t>
      </w:r>
    </w:p>
    <w:p w14:paraId="77B9A814"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eastAsiaTheme="minorHAnsi" w:hAnsi="Arial" w:cs="Arial"/>
          <w:b w:val="0"/>
          <w:bCs w:val="0"/>
          <w:kern w:val="0"/>
          <w:sz w:val="24"/>
          <w:szCs w:val="24"/>
          <w:lang w:eastAsia="en-US"/>
        </w:rPr>
      </w:pPr>
      <w:r w:rsidRPr="000B521B">
        <w:rPr>
          <w:rFonts w:ascii="Arial" w:eastAsiaTheme="minorHAnsi" w:hAnsi="Arial" w:cs="Arial"/>
          <w:b w:val="0"/>
          <w:bCs w:val="0"/>
          <w:kern w:val="0"/>
          <w:sz w:val="24"/>
          <w:szCs w:val="24"/>
          <w:lang w:eastAsia="en-US"/>
        </w:rPr>
        <w:t xml:space="preserve">Vinyl Ester Resin (VER) has been manufactured in a batch reactor, traditionally. Initially, the reactor needs to be charged with a mixture of Epoxy resin, Bisphenol-A and should be heated for 4-5 hours </w:t>
      </w:r>
      <w:r>
        <w:rPr>
          <w:rFonts w:ascii="Arial" w:eastAsiaTheme="minorHAnsi" w:hAnsi="Arial" w:cs="Arial"/>
          <w:b w:val="0"/>
          <w:bCs w:val="0"/>
          <w:kern w:val="0"/>
          <w:sz w:val="24"/>
          <w:szCs w:val="24"/>
          <w:lang w:eastAsia="en-US"/>
        </w:rPr>
        <w:t>at</w:t>
      </w:r>
      <w:r w:rsidRPr="000B521B">
        <w:rPr>
          <w:rFonts w:ascii="Arial" w:eastAsiaTheme="minorHAnsi" w:hAnsi="Arial" w:cs="Arial"/>
          <w:b w:val="0"/>
          <w:bCs w:val="0"/>
          <w:kern w:val="0"/>
          <w:sz w:val="24"/>
          <w:szCs w:val="24"/>
          <w:lang w:eastAsia="en-US"/>
        </w:rPr>
        <w:t xml:space="preserve"> temperature of 160-170°C. Then, decrease the reactor temperature to 100-120°C and add Methacrylic acid to advance the esterification process. Esterification takes place along the epoxy chain between carboxyl and epoxy group and likewise between carboxyl and hydroxyl </w:t>
      </w:r>
      <w:r w:rsidRPr="000B521B">
        <w:rPr>
          <w:rFonts w:ascii="Arial" w:eastAsiaTheme="minorHAnsi" w:hAnsi="Arial" w:cs="Arial"/>
          <w:b w:val="0"/>
          <w:bCs w:val="0"/>
          <w:kern w:val="0"/>
          <w:sz w:val="24"/>
          <w:szCs w:val="24"/>
          <w:lang w:eastAsia="en-US"/>
        </w:rPr>
        <w:lastRenderedPageBreak/>
        <w:t xml:space="preserve">group. As the temperature declines to 100° C, additives like Maleic Anhydride and Tri-Ethyl Amine needs to be added as a base catalyst and the mixture is heated for another 4-6 hours. </w:t>
      </w:r>
    </w:p>
    <w:p w14:paraId="2871FD5B"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After that, Epoxy Resin needs to be withdrawn from the batch reactor and fed to the blender containing Styrene Monomer which is a volatile organic solvent. During polymerization, styrene reacts with vinyl esters to form cross linking at unsaturation points. This cross linking</w:t>
      </w:r>
      <w:r>
        <w:rPr>
          <w:rFonts w:ascii="Arial" w:hAnsi="Arial" w:cs="Arial"/>
          <w:b w:val="0"/>
          <w:bCs w:val="0"/>
          <w:sz w:val="24"/>
          <w:szCs w:val="24"/>
        </w:rPr>
        <w:t xml:space="preserve"> </w:t>
      </w:r>
      <w:proofErr w:type="gramStart"/>
      <w:r>
        <w:rPr>
          <w:rFonts w:ascii="Arial" w:hAnsi="Arial" w:cs="Arial"/>
          <w:b w:val="0"/>
          <w:bCs w:val="0"/>
          <w:sz w:val="24"/>
          <w:szCs w:val="24"/>
        </w:rPr>
        <w:t>make</w:t>
      </w:r>
      <w:proofErr w:type="gramEnd"/>
      <w:r>
        <w:rPr>
          <w:rFonts w:ascii="Arial" w:hAnsi="Arial" w:cs="Arial"/>
          <w:b w:val="0"/>
          <w:bCs w:val="0"/>
          <w:sz w:val="24"/>
          <w:szCs w:val="24"/>
        </w:rPr>
        <w:t xml:space="preserve"> the resin</w:t>
      </w:r>
      <w:r w:rsidRPr="000B521B">
        <w:rPr>
          <w:rFonts w:ascii="Arial" w:hAnsi="Arial" w:cs="Arial"/>
          <w:b w:val="0"/>
          <w:bCs w:val="0"/>
          <w:sz w:val="24"/>
          <w:szCs w:val="24"/>
        </w:rPr>
        <w:t xml:space="preserve"> polymerizable and improve</w:t>
      </w:r>
      <w:r>
        <w:rPr>
          <w:rFonts w:ascii="Arial" w:hAnsi="Arial" w:cs="Arial"/>
          <w:b w:val="0"/>
          <w:bCs w:val="0"/>
          <w:sz w:val="24"/>
          <w:szCs w:val="24"/>
        </w:rPr>
        <w:t>s</w:t>
      </w:r>
      <w:r w:rsidRPr="000B521B">
        <w:rPr>
          <w:rFonts w:ascii="Arial" w:hAnsi="Arial" w:cs="Arial"/>
          <w:b w:val="0"/>
          <w:bCs w:val="0"/>
          <w:sz w:val="24"/>
          <w:szCs w:val="24"/>
        </w:rPr>
        <w:t xml:space="preserve"> resin processability. In addition to this, Styrene Monomer also acts as a diluent to reduce viscosity and improve curing degree leading to excellent mechanical and thermal properties of composite epoxy solution. Further, Blender temperature should be maintained around 70° C. Finally, Water is circulated around blender jacket to gradually cool and reduce the heat to room temperature. Generally, it takes 12-14 hours to process Vinyl Ester Resin. It’s a very critical and temperature sensitive reaction and should be undertaken with utmost caution as a small error can gel the batch immediately. </w:t>
      </w:r>
    </w:p>
    <w:p w14:paraId="381149BA" w14:textId="77777777" w:rsidR="00695ED4" w:rsidRPr="000B521B" w:rsidRDefault="00695ED4" w:rsidP="00695ED4">
      <w:pPr>
        <w:pStyle w:val="Heading1"/>
        <w:shd w:val="clear" w:color="auto" w:fill="FFFFFF"/>
        <w:spacing w:before="75" w:beforeAutospacing="0" w:after="150" w:afterAutospacing="0" w:line="360" w:lineRule="auto"/>
        <w:jc w:val="both"/>
        <w:rPr>
          <w:rFonts w:ascii="Arial" w:hAnsi="Arial" w:cs="Arial"/>
          <w:b w:val="0"/>
          <w:bCs w:val="0"/>
          <w:sz w:val="24"/>
          <w:szCs w:val="24"/>
        </w:rPr>
      </w:pPr>
      <w:r w:rsidRPr="000B521B">
        <w:rPr>
          <w:rFonts w:ascii="Arial" w:hAnsi="Arial" w:cs="Arial"/>
          <w:b w:val="0"/>
          <w:bCs w:val="0"/>
          <w:sz w:val="24"/>
          <w:szCs w:val="24"/>
        </w:rPr>
        <w:t>As all the raw materials used will be consumed in the process itself, hence there will not be any generation of by-product, Effluent, Gaseous waste, solid waste.</w:t>
      </w:r>
    </w:p>
    <w:p w14:paraId="0A462ADB" w14:textId="77777777" w:rsidR="00695ED4" w:rsidRDefault="00695ED4" w:rsidP="00695ED4">
      <w:pPr>
        <w:rPr>
          <w:rFonts w:ascii="Arial" w:eastAsia="Times New Roman" w:hAnsi="Arial" w:cs="Arial"/>
          <w:kern w:val="36"/>
          <w:sz w:val="24"/>
          <w:szCs w:val="24"/>
          <w:lang w:eastAsia="en-IN"/>
        </w:rPr>
      </w:pPr>
      <w:r w:rsidRPr="000B521B">
        <w:rPr>
          <w:rFonts w:ascii="Arial" w:eastAsia="Times New Roman" w:hAnsi="Arial" w:cs="Arial"/>
          <w:kern w:val="36"/>
          <w:sz w:val="24"/>
          <w:szCs w:val="24"/>
          <w:lang w:eastAsia="en-IN"/>
        </w:rPr>
        <w:t>Finally, the finished product is withdrawn from blender and packed in drums.</w:t>
      </w:r>
    </w:p>
    <w:p w14:paraId="40E6D592" w14:textId="0AFCFC15" w:rsidR="00695ED4" w:rsidRPr="00B27474" w:rsidRDefault="00695ED4" w:rsidP="00695ED4">
      <w:pPr>
        <w:spacing w:before="240" w:line="360" w:lineRule="auto"/>
        <w:jc w:val="both"/>
        <w:rPr>
          <w:rFonts w:ascii="Arial" w:hAnsi="Arial" w:cs="Arial"/>
          <w:sz w:val="24"/>
          <w:szCs w:val="24"/>
        </w:rPr>
      </w:pPr>
      <w:r w:rsidRPr="00B27474">
        <w:rPr>
          <w:rFonts w:ascii="Arial" w:hAnsi="Arial" w:cs="Arial"/>
          <w:noProof/>
        </w:rPr>
        <w:drawing>
          <wp:anchor distT="0" distB="0" distL="114300" distR="114300" simplePos="0" relativeHeight="252737536" behindDoc="0" locked="0" layoutInCell="1" allowOverlap="1" wp14:anchorId="64C97E22" wp14:editId="20F8DE1B">
            <wp:simplePos x="0" y="0"/>
            <wp:positionH relativeFrom="column">
              <wp:posOffset>1140149</wp:posOffset>
            </wp:positionH>
            <wp:positionV relativeFrom="paragraph">
              <wp:posOffset>328487</wp:posOffset>
            </wp:positionV>
            <wp:extent cx="3911558" cy="808074"/>
            <wp:effectExtent l="0" t="0" r="0" b="0"/>
            <wp:wrapNone/>
            <wp:docPr id="106" name="Picture 10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11558" cy="808074"/>
                    </a:xfrm>
                    <a:prstGeom prst="rect">
                      <a:avLst/>
                    </a:prstGeom>
                  </pic:spPr>
                </pic:pic>
              </a:graphicData>
            </a:graphic>
            <wp14:sizeRelH relativeFrom="margin">
              <wp14:pctWidth>0</wp14:pctWidth>
            </wp14:sizeRelH>
            <wp14:sizeRelV relativeFrom="margin">
              <wp14:pctHeight>0</wp14:pctHeight>
            </wp14:sizeRelV>
          </wp:anchor>
        </w:drawing>
      </w:r>
      <w:r w:rsidR="00613AE6">
        <w:rPr>
          <w:rFonts w:ascii="Arial" w:hAnsi="Arial" w:cs="Arial"/>
          <w:b/>
          <w:bCs/>
          <w:sz w:val="24"/>
          <w:szCs w:val="24"/>
        </w:rPr>
        <w:t>R</w:t>
      </w:r>
      <w:r w:rsidRPr="00B27474">
        <w:rPr>
          <w:rFonts w:ascii="Arial" w:hAnsi="Arial" w:cs="Arial"/>
          <w:b/>
          <w:bCs/>
          <w:sz w:val="24"/>
          <w:szCs w:val="24"/>
        </w:rPr>
        <w:t xml:space="preserve">eaction Involved </w:t>
      </w:r>
    </w:p>
    <w:p w14:paraId="729C1CD9" w14:textId="77777777" w:rsidR="00695ED4" w:rsidRPr="000B521B" w:rsidRDefault="00695ED4" w:rsidP="00695ED4">
      <w:pPr>
        <w:rPr>
          <w:rFonts w:ascii="Arial" w:hAnsi="Arial" w:cs="Arial"/>
          <w:u w:val="single"/>
        </w:rPr>
      </w:pPr>
    </w:p>
    <w:p w14:paraId="6A0BB6BA" w14:textId="77777777" w:rsidR="00695ED4" w:rsidRPr="000B521B" w:rsidRDefault="00695ED4" w:rsidP="00695ED4">
      <w:pPr>
        <w:rPr>
          <w:rFonts w:ascii="Arial" w:hAnsi="Arial" w:cs="Arial"/>
        </w:rPr>
      </w:pPr>
      <w:r w:rsidRPr="000B521B">
        <w:rPr>
          <w:rFonts w:ascii="Arial" w:hAnsi="Arial" w:cs="Arial"/>
        </w:rPr>
        <w:t xml:space="preserve">                                                                           </w:t>
      </w:r>
    </w:p>
    <w:p w14:paraId="5E6DEE30" w14:textId="77777777" w:rsidR="00695ED4" w:rsidRPr="000B521B" w:rsidRDefault="00695ED4" w:rsidP="00695ED4">
      <w:pPr>
        <w:tabs>
          <w:tab w:val="left" w:pos="1695"/>
        </w:tabs>
        <w:rPr>
          <w:rFonts w:ascii="Arial" w:hAnsi="Arial" w:cs="Arial"/>
        </w:rPr>
      </w:pPr>
      <w:r w:rsidRPr="000B521B">
        <w:rPr>
          <w:rFonts w:ascii="Arial" w:hAnsi="Arial" w:cs="Arial"/>
          <w:noProof/>
        </w:rPr>
        <w:drawing>
          <wp:anchor distT="0" distB="0" distL="114300" distR="114300" simplePos="0" relativeHeight="252738560" behindDoc="0" locked="0" layoutInCell="1" allowOverlap="1" wp14:anchorId="066D800A" wp14:editId="31D5A506">
            <wp:simplePos x="0" y="0"/>
            <wp:positionH relativeFrom="margin">
              <wp:posOffset>2607502</wp:posOffset>
            </wp:positionH>
            <wp:positionV relativeFrom="paragraph">
              <wp:posOffset>149358</wp:posOffset>
            </wp:positionV>
            <wp:extent cx="1267425" cy="627321"/>
            <wp:effectExtent l="0" t="0" r="0" b="1905"/>
            <wp:wrapNone/>
            <wp:docPr id="152" name="Picture 152"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olygon&#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1267425" cy="627321"/>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rPr>
        <w:tab/>
      </w:r>
    </w:p>
    <w:p w14:paraId="3A578181" w14:textId="77777777" w:rsidR="00695ED4" w:rsidRPr="000B521B" w:rsidRDefault="00695ED4" w:rsidP="00695ED4">
      <w:pPr>
        <w:rPr>
          <w:rFonts w:ascii="Arial" w:hAnsi="Arial" w:cs="Arial"/>
        </w:rPr>
      </w:pPr>
      <w:r w:rsidRPr="000B521B">
        <w:rPr>
          <w:rFonts w:ascii="Arial" w:hAnsi="Arial" w:cs="Arial"/>
        </w:rPr>
        <w:t xml:space="preserve">                                                                        </w:t>
      </w:r>
    </w:p>
    <w:p w14:paraId="4A0FF214" w14:textId="77777777" w:rsidR="00695ED4" w:rsidRPr="000B521B" w:rsidRDefault="00695ED4" w:rsidP="00695ED4">
      <w:pPr>
        <w:rPr>
          <w:rFonts w:ascii="Arial" w:hAnsi="Arial" w:cs="Arial"/>
        </w:rPr>
      </w:pPr>
      <w:r w:rsidRPr="000B521B">
        <w:rPr>
          <w:rFonts w:ascii="Arial" w:hAnsi="Arial" w:cs="Arial"/>
          <w:noProof/>
        </w:rPr>
        <w:drawing>
          <wp:anchor distT="0" distB="0" distL="114300" distR="114300" simplePos="0" relativeHeight="252739584" behindDoc="0" locked="0" layoutInCell="1" allowOverlap="1" wp14:anchorId="6C28A328" wp14:editId="6E081669">
            <wp:simplePos x="0" y="0"/>
            <wp:positionH relativeFrom="column">
              <wp:posOffset>1533525</wp:posOffset>
            </wp:positionH>
            <wp:positionV relativeFrom="paragraph">
              <wp:posOffset>206198</wp:posOffset>
            </wp:positionV>
            <wp:extent cx="3335867" cy="712382"/>
            <wp:effectExtent l="0" t="0" r="0" b="0"/>
            <wp:wrapNone/>
            <wp:docPr id="153" name="Picture 15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3335867" cy="712382"/>
                    </a:xfrm>
                    <a:prstGeom prst="rect">
                      <a:avLst/>
                    </a:prstGeom>
                  </pic:spPr>
                </pic:pic>
              </a:graphicData>
            </a:graphic>
            <wp14:sizeRelH relativeFrom="margin">
              <wp14:pctWidth>0</wp14:pctWidth>
            </wp14:sizeRelH>
            <wp14:sizeRelV relativeFrom="margin">
              <wp14:pctHeight>0</wp14:pctHeight>
            </wp14:sizeRelV>
          </wp:anchor>
        </w:drawing>
      </w:r>
    </w:p>
    <w:p w14:paraId="60C6B64A" w14:textId="77777777" w:rsidR="00695ED4" w:rsidRPr="000B521B" w:rsidRDefault="00695ED4" w:rsidP="00695ED4">
      <w:pPr>
        <w:rPr>
          <w:rFonts w:ascii="Arial" w:hAnsi="Arial" w:cs="Arial"/>
        </w:rPr>
      </w:pPr>
      <w:r w:rsidRPr="000B521B">
        <w:rPr>
          <w:rFonts w:ascii="Arial" w:hAnsi="Arial" w:cs="Arial"/>
        </w:rPr>
        <w:t xml:space="preserve">                                                                                         </w:t>
      </w:r>
    </w:p>
    <w:p w14:paraId="424C2A98" w14:textId="77777777" w:rsidR="00695ED4" w:rsidRPr="000B521B" w:rsidRDefault="00695ED4" w:rsidP="00695ED4">
      <w:pPr>
        <w:rPr>
          <w:rFonts w:ascii="Arial" w:hAnsi="Arial" w:cs="Arial"/>
        </w:rPr>
      </w:pPr>
    </w:p>
    <w:p w14:paraId="7F0AF0C4" w14:textId="77777777" w:rsidR="00695ED4" w:rsidRPr="000B521B" w:rsidRDefault="00695ED4" w:rsidP="00695ED4">
      <w:pPr>
        <w:tabs>
          <w:tab w:val="left" w:pos="1365"/>
        </w:tabs>
        <w:spacing w:line="360" w:lineRule="auto"/>
        <w:jc w:val="both"/>
        <w:rPr>
          <w:rFonts w:ascii="Arial" w:hAnsi="Arial" w:cs="Arial"/>
          <w:sz w:val="24"/>
          <w:szCs w:val="24"/>
        </w:rPr>
      </w:pPr>
      <w:r w:rsidRPr="000B521B">
        <w:rPr>
          <w:rFonts w:ascii="Arial" w:hAnsi="Arial" w:cs="Arial"/>
          <w:noProof/>
        </w:rPr>
        <w:drawing>
          <wp:anchor distT="0" distB="0" distL="114300" distR="114300" simplePos="0" relativeHeight="252742656" behindDoc="0" locked="0" layoutInCell="1" allowOverlap="1" wp14:anchorId="4750B51A" wp14:editId="7E408321">
            <wp:simplePos x="0" y="0"/>
            <wp:positionH relativeFrom="margin">
              <wp:posOffset>2760980</wp:posOffset>
            </wp:positionH>
            <wp:positionV relativeFrom="paragraph">
              <wp:posOffset>94615</wp:posOffset>
            </wp:positionV>
            <wp:extent cx="935990" cy="669290"/>
            <wp:effectExtent l="0" t="0" r="0" b="0"/>
            <wp:wrapNone/>
            <wp:docPr id="164" name="Picture 1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935990" cy="669290"/>
                    </a:xfrm>
                    <a:prstGeom prst="rect">
                      <a:avLst/>
                    </a:prstGeom>
                  </pic:spPr>
                </pic:pic>
              </a:graphicData>
            </a:graphic>
            <wp14:sizeRelH relativeFrom="margin">
              <wp14:pctWidth>0</wp14:pctWidth>
            </wp14:sizeRelH>
            <wp14:sizeRelV relativeFrom="margin">
              <wp14:pctHeight>0</wp14:pctHeight>
            </wp14:sizeRelV>
          </wp:anchor>
        </w:drawing>
      </w:r>
    </w:p>
    <w:p w14:paraId="61C39074" w14:textId="77777777" w:rsidR="00695ED4" w:rsidRPr="000B521B" w:rsidRDefault="00695ED4" w:rsidP="00695ED4">
      <w:pPr>
        <w:rPr>
          <w:rFonts w:ascii="Arial" w:hAnsi="Arial" w:cs="Arial"/>
          <w:b/>
          <w:bCs/>
          <w:lang w:val="en-US"/>
        </w:rPr>
      </w:pPr>
    </w:p>
    <w:p w14:paraId="268998B8"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1632" behindDoc="0" locked="0" layoutInCell="1" allowOverlap="1" wp14:anchorId="0BF37D48" wp14:editId="1719E30A">
            <wp:simplePos x="0" y="0"/>
            <wp:positionH relativeFrom="margin">
              <wp:align>center</wp:align>
            </wp:positionH>
            <wp:positionV relativeFrom="paragraph">
              <wp:posOffset>91764</wp:posOffset>
            </wp:positionV>
            <wp:extent cx="3724378" cy="712381"/>
            <wp:effectExtent l="0" t="0" r="0" b="0"/>
            <wp:wrapNone/>
            <wp:docPr id="187" name="Picture 187"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rada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724378" cy="712381"/>
                    </a:xfrm>
                    <a:prstGeom prst="rect">
                      <a:avLst/>
                    </a:prstGeom>
                  </pic:spPr>
                </pic:pic>
              </a:graphicData>
            </a:graphic>
            <wp14:sizeRelH relativeFrom="margin">
              <wp14:pctWidth>0</wp14:pctWidth>
            </wp14:sizeRelH>
            <wp14:sizeRelV relativeFrom="margin">
              <wp14:pctHeight>0</wp14:pctHeight>
            </wp14:sizeRelV>
          </wp:anchor>
        </w:drawing>
      </w:r>
    </w:p>
    <w:p w14:paraId="07B497E0" w14:textId="77777777" w:rsidR="00695ED4" w:rsidRPr="000B521B" w:rsidRDefault="00695ED4" w:rsidP="00695ED4">
      <w:pPr>
        <w:rPr>
          <w:rFonts w:ascii="Arial" w:hAnsi="Arial" w:cs="Arial"/>
          <w:b/>
          <w:bCs/>
          <w:lang w:val="en-US"/>
        </w:rPr>
      </w:pPr>
    </w:p>
    <w:p w14:paraId="3633155D" w14:textId="77777777" w:rsidR="00695ED4" w:rsidRPr="000B521B" w:rsidRDefault="00695ED4" w:rsidP="00695ED4">
      <w:pPr>
        <w:rPr>
          <w:rFonts w:ascii="Arial" w:hAnsi="Arial" w:cs="Arial"/>
          <w:b/>
          <w:bCs/>
          <w:lang w:val="en-US"/>
        </w:rPr>
      </w:pPr>
      <w:r w:rsidRPr="000B521B">
        <w:rPr>
          <w:rFonts w:ascii="Arial" w:hAnsi="Arial" w:cs="Arial"/>
          <w:noProof/>
        </w:rPr>
        <w:drawing>
          <wp:anchor distT="0" distB="0" distL="114300" distR="114300" simplePos="0" relativeHeight="252740608" behindDoc="0" locked="0" layoutInCell="1" allowOverlap="1" wp14:anchorId="5727ACBB" wp14:editId="281A6152">
            <wp:simplePos x="0" y="0"/>
            <wp:positionH relativeFrom="column">
              <wp:posOffset>2660680</wp:posOffset>
            </wp:positionH>
            <wp:positionV relativeFrom="paragraph">
              <wp:posOffset>264795</wp:posOffset>
            </wp:positionV>
            <wp:extent cx="914400" cy="597012"/>
            <wp:effectExtent l="0" t="0" r="0" b="0"/>
            <wp:wrapNone/>
            <wp:docPr id="211" name="Picture 2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with medium confidence"/>
                    <pic:cNvPicPr/>
                  </pic:nvPicPr>
                  <pic:blipFill>
                    <a:blip r:embed="rId85">
                      <a:extLst>
                        <a:ext uri="{28A0092B-C50C-407E-A947-70E740481C1C}">
                          <a14:useLocalDpi xmlns:a14="http://schemas.microsoft.com/office/drawing/2010/main" val="0"/>
                        </a:ext>
                      </a:extLst>
                    </a:blip>
                    <a:stretch>
                      <a:fillRect/>
                    </a:stretch>
                  </pic:blipFill>
                  <pic:spPr>
                    <a:xfrm>
                      <a:off x="0" y="0"/>
                      <a:ext cx="914400" cy="597012"/>
                    </a:xfrm>
                    <a:prstGeom prst="rect">
                      <a:avLst/>
                    </a:prstGeom>
                  </pic:spPr>
                </pic:pic>
              </a:graphicData>
            </a:graphic>
            <wp14:sizeRelH relativeFrom="margin">
              <wp14:pctWidth>0</wp14:pctWidth>
            </wp14:sizeRelH>
            <wp14:sizeRelV relativeFrom="margin">
              <wp14:pctHeight>0</wp14:pctHeight>
            </wp14:sizeRelV>
          </wp:anchor>
        </w:drawing>
      </w:r>
      <w:r w:rsidRPr="000B521B">
        <w:rPr>
          <w:rFonts w:ascii="Arial" w:hAnsi="Arial" w:cs="Arial"/>
          <w:noProof/>
        </w:rPr>
        <w:drawing>
          <wp:anchor distT="0" distB="0" distL="114300" distR="114300" simplePos="0" relativeHeight="252736512" behindDoc="0" locked="0" layoutInCell="1" allowOverlap="1" wp14:anchorId="17144309" wp14:editId="7F5C653E">
            <wp:simplePos x="0" y="0"/>
            <wp:positionH relativeFrom="column">
              <wp:posOffset>1033780</wp:posOffset>
            </wp:positionH>
            <wp:positionV relativeFrom="paragraph">
              <wp:posOffset>843915</wp:posOffset>
            </wp:positionV>
            <wp:extent cx="4146550" cy="1002665"/>
            <wp:effectExtent l="0" t="0" r="6350" b="6985"/>
            <wp:wrapNone/>
            <wp:docPr id="2060" name="Picture 20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146550" cy="1002665"/>
                    </a:xfrm>
                    <a:prstGeom prst="rect">
                      <a:avLst/>
                    </a:prstGeom>
                  </pic:spPr>
                </pic:pic>
              </a:graphicData>
            </a:graphic>
            <wp14:sizeRelH relativeFrom="margin">
              <wp14:pctWidth>0</wp14:pctWidth>
            </wp14:sizeRelH>
            <wp14:sizeRelV relativeFrom="margin">
              <wp14:pctHeight>0</wp14:pctHeight>
            </wp14:sizeRelV>
          </wp:anchor>
        </w:drawing>
      </w:r>
    </w:p>
    <w:p w14:paraId="60C751F9" w14:textId="73141EF5" w:rsidR="00695ED4" w:rsidRDefault="00695ED4" w:rsidP="00695ED4">
      <w:pPr>
        <w:rPr>
          <w:rFonts w:ascii="Arial" w:hAnsi="Arial" w:cs="Arial"/>
          <w:b/>
          <w:bCs/>
          <w:lang w:val="en-US"/>
        </w:rPr>
      </w:pPr>
    </w:p>
    <w:p w14:paraId="65F48946" w14:textId="71432E66" w:rsidR="00B57048" w:rsidRDefault="00B57048" w:rsidP="00695ED4">
      <w:pPr>
        <w:rPr>
          <w:rFonts w:ascii="Arial" w:hAnsi="Arial" w:cs="Arial"/>
          <w:b/>
          <w:bCs/>
          <w:lang w:val="en-US"/>
        </w:rPr>
      </w:pPr>
    </w:p>
    <w:p w14:paraId="3957F571" w14:textId="77777777" w:rsidR="00B57048" w:rsidRPr="000B521B" w:rsidRDefault="00B57048" w:rsidP="00695ED4">
      <w:pPr>
        <w:rPr>
          <w:rFonts w:ascii="Arial" w:hAnsi="Arial" w:cs="Arial"/>
          <w:b/>
          <w:bCs/>
          <w:lang w:val="en-US"/>
        </w:rPr>
      </w:pPr>
    </w:p>
    <w:p w14:paraId="1A19A500" w14:textId="77777777" w:rsidR="00695ED4" w:rsidRPr="009D4FDA" w:rsidRDefault="00695ED4" w:rsidP="00695ED4">
      <w:pPr>
        <w:spacing w:before="240" w:line="360" w:lineRule="auto"/>
        <w:jc w:val="both"/>
        <w:rPr>
          <w:rFonts w:ascii="Arial" w:hAnsi="Arial" w:cs="Arial"/>
          <w:b/>
          <w:bCs/>
          <w:sz w:val="24"/>
          <w:szCs w:val="24"/>
        </w:rPr>
      </w:pPr>
      <w:r w:rsidRPr="009D4FDA">
        <w:rPr>
          <w:rFonts w:ascii="Arial" w:hAnsi="Arial" w:cs="Arial"/>
          <w:b/>
          <w:bCs/>
          <w:sz w:val="24"/>
          <w:szCs w:val="24"/>
        </w:rPr>
        <w:lastRenderedPageBreak/>
        <w:t xml:space="preserve">Key Challenges </w:t>
      </w:r>
    </w:p>
    <w:p w14:paraId="64DBAF6A" w14:textId="2A27F6F1" w:rsidR="00695ED4" w:rsidRDefault="00695ED4" w:rsidP="00695ED4">
      <w:pPr>
        <w:spacing w:line="360" w:lineRule="auto"/>
        <w:jc w:val="both"/>
        <w:rPr>
          <w:rFonts w:ascii="Arial" w:hAnsi="Arial" w:cs="Arial"/>
          <w:sz w:val="24"/>
          <w:szCs w:val="24"/>
        </w:rPr>
      </w:pPr>
      <w:r w:rsidRPr="00C64897">
        <w:rPr>
          <w:rFonts w:ascii="Arial" w:hAnsi="Arial" w:cs="Arial"/>
          <w:sz w:val="24"/>
          <w:szCs w:val="24"/>
        </w:rPr>
        <w:t>One of disadvantages of vinyl ester resin manufacturing process is use of styrene, which is a toxic volatile organic compound. A special care is taken while using styrene monomer during the vinyl ester resin manufacturing process so that it is not exposed to outside environment. Exposure to styrene can cause skin irritation, rash, dryness. It can also irritate eye, nose, and throat. Additionally, prolong exposure can hamper concentration, memory and may affect brain and liver functions. According to Environmental protection Agency (EPA), It is listed under hazardous air pollutant and may be a potential carcinogenic substance as it has been found to cause lung cancer in animals. Studies have been conducted to find substitute of styrene such as vinyl derivatives of benzene and methyl acrylates. Further, efforts have been made to find novel monomers by using renewable feedstocks such as lignin, fatty acids, and carbohydrates.</w:t>
      </w:r>
    </w:p>
    <w:p w14:paraId="56B715F2" w14:textId="5FA4C621" w:rsidR="00153617" w:rsidRDefault="00153617" w:rsidP="00695ED4">
      <w:pPr>
        <w:rPr>
          <w:rFonts w:ascii="Arial" w:hAnsi="Arial" w:cs="Arial"/>
          <w:b/>
          <w:bCs/>
          <w:sz w:val="24"/>
          <w:szCs w:val="24"/>
          <w:lang w:val="en-US"/>
        </w:rPr>
      </w:pPr>
    </w:p>
    <w:p w14:paraId="4F42C3DC" w14:textId="4E4B0251" w:rsidR="00D16404" w:rsidRDefault="00D16404" w:rsidP="00695ED4">
      <w:pPr>
        <w:rPr>
          <w:rFonts w:ascii="Arial" w:hAnsi="Arial" w:cs="Arial"/>
          <w:b/>
          <w:bCs/>
          <w:sz w:val="24"/>
          <w:szCs w:val="24"/>
          <w:lang w:val="en-US"/>
        </w:rPr>
      </w:pPr>
    </w:p>
    <w:p w14:paraId="2EA4A9DB" w14:textId="7E14F485" w:rsidR="00D16404" w:rsidRDefault="00D16404" w:rsidP="00695ED4">
      <w:pPr>
        <w:rPr>
          <w:rFonts w:ascii="Arial" w:hAnsi="Arial" w:cs="Arial"/>
          <w:b/>
          <w:bCs/>
          <w:sz w:val="24"/>
          <w:szCs w:val="24"/>
          <w:lang w:val="en-US"/>
        </w:rPr>
      </w:pPr>
    </w:p>
    <w:p w14:paraId="04F59AD7" w14:textId="5D41DBC8" w:rsidR="00D16404" w:rsidRDefault="00D16404" w:rsidP="00695ED4">
      <w:pPr>
        <w:rPr>
          <w:rFonts w:ascii="Arial" w:hAnsi="Arial" w:cs="Arial"/>
          <w:b/>
          <w:bCs/>
          <w:sz w:val="24"/>
          <w:szCs w:val="24"/>
          <w:lang w:val="en-US"/>
        </w:rPr>
      </w:pPr>
    </w:p>
    <w:p w14:paraId="429971E8" w14:textId="13B39A7D" w:rsidR="00D16404" w:rsidRDefault="00D16404" w:rsidP="00695ED4">
      <w:pPr>
        <w:rPr>
          <w:rFonts w:ascii="Arial" w:hAnsi="Arial" w:cs="Arial"/>
          <w:b/>
          <w:bCs/>
          <w:sz w:val="24"/>
          <w:szCs w:val="24"/>
          <w:lang w:val="en-US"/>
        </w:rPr>
      </w:pPr>
    </w:p>
    <w:p w14:paraId="6C3A72A4" w14:textId="194CF77D" w:rsidR="00D16404" w:rsidRDefault="00D16404" w:rsidP="00695ED4">
      <w:pPr>
        <w:rPr>
          <w:rFonts w:ascii="Arial" w:hAnsi="Arial" w:cs="Arial"/>
          <w:b/>
          <w:bCs/>
          <w:sz w:val="24"/>
          <w:szCs w:val="24"/>
          <w:lang w:val="en-US"/>
        </w:rPr>
      </w:pPr>
    </w:p>
    <w:p w14:paraId="38BF3E44" w14:textId="1BC497F6" w:rsidR="00D16404" w:rsidRDefault="00D16404" w:rsidP="00695ED4">
      <w:pPr>
        <w:rPr>
          <w:rFonts w:ascii="Arial" w:hAnsi="Arial" w:cs="Arial"/>
          <w:b/>
          <w:bCs/>
          <w:sz w:val="24"/>
          <w:szCs w:val="24"/>
          <w:lang w:val="en-US"/>
        </w:rPr>
      </w:pPr>
    </w:p>
    <w:p w14:paraId="6006895D" w14:textId="75D09C2F" w:rsidR="00D16404" w:rsidRDefault="00D16404" w:rsidP="00695ED4">
      <w:pPr>
        <w:rPr>
          <w:rFonts w:ascii="Arial" w:hAnsi="Arial" w:cs="Arial"/>
          <w:b/>
          <w:bCs/>
          <w:sz w:val="24"/>
          <w:szCs w:val="24"/>
          <w:lang w:val="en-US"/>
        </w:rPr>
      </w:pPr>
    </w:p>
    <w:p w14:paraId="5F04AA63" w14:textId="510986C8" w:rsidR="00D16404" w:rsidRDefault="00D16404" w:rsidP="00695ED4">
      <w:pPr>
        <w:rPr>
          <w:rFonts w:ascii="Arial" w:hAnsi="Arial" w:cs="Arial"/>
          <w:b/>
          <w:bCs/>
          <w:sz w:val="24"/>
          <w:szCs w:val="24"/>
          <w:lang w:val="en-US"/>
        </w:rPr>
      </w:pPr>
    </w:p>
    <w:p w14:paraId="7584994B" w14:textId="7AF9CF00" w:rsidR="00D16404" w:rsidRDefault="00D16404" w:rsidP="00695ED4">
      <w:pPr>
        <w:rPr>
          <w:rFonts w:ascii="Arial" w:hAnsi="Arial" w:cs="Arial"/>
          <w:b/>
          <w:bCs/>
          <w:sz w:val="24"/>
          <w:szCs w:val="24"/>
          <w:lang w:val="en-US"/>
        </w:rPr>
      </w:pPr>
    </w:p>
    <w:p w14:paraId="5C871D79" w14:textId="46828924" w:rsidR="00D16404" w:rsidRDefault="00D16404" w:rsidP="00695ED4">
      <w:pPr>
        <w:rPr>
          <w:rFonts w:ascii="Arial" w:hAnsi="Arial" w:cs="Arial"/>
          <w:b/>
          <w:bCs/>
          <w:sz w:val="24"/>
          <w:szCs w:val="24"/>
          <w:lang w:val="en-US"/>
        </w:rPr>
      </w:pPr>
    </w:p>
    <w:p w14:paraId="18D41048" w14:textId="1A816AB5" w:rsidR="00D16404" w:rsidRDefault="00D16404" w:rsidP="00695ED4">
      <w:pPr>
        <w:rPr>
          <w:rFonts w:ascii="Arial" w:hAnsi="Arial" w:cs="Arial"/>
          <w:b/>
          <w:bCs/>
          <w:sz w:val="24"/>
          <w:szCs w:val="24"/>
          <w:lang w:val="en-US"/>
        </w:rPr>
      </w:pPr>
    </w:p>
    <w:p w14:paraId="71E75F58" w14:textId="544198A5" w:rsidR="00D16404" w:rsidRDefault="00D16404" w:rsidP="00695ED4">
      <w:pPr>
        <w:rPr>
          <w:rFonts w:ascii="Arial" w:hAnsi="Arial" w:cs="Arial"/>
          <w:b/>
          <w:bCs/>
          <w:sz w:val="24"/>
          <w:szCs w:val="24"/>
          <w:lang w:val="en-US"/>
        </w:rPr>
      </w:pPr>
    </w:p>
    <w:p w14:paraId="7389DE82" w14:textId="0B2A2900" w:rsidR="00D16404" w:rsidRDefault="00D16404" w:rsidP="00695ED4">
      <w:pPr>
        <w:rPr>
          <w:rFonts w:ascii="Arial" w:hAnsi="Arial" w:cs="Arial"/>
          <w:b/>
          <w:bCs/>
          <w:sz w:val="24"/>
          <w:szCs w:val="24"/>
          <w:lang w:val="en-US"/>
        </w:rPr>
      </w:pPr>
    </w:p>
    <w:p w14:paraId="6B739D92" w14:textId="4D70C933" w:rsidR="00D16404" w:rsidRDefault="00D16404" w:rsidP="00695ED4">
      <w:pPr>
        <w:rPr>
          <w:rFonts w:ascii="Arial" w:hAnsi="Arial" w:cs="Arial"/>
          <w:b/>
          <w:bCs/>
          <w:sz w:val="24"/>
          <w:szCs w:val="24"/>
          <w:lang w:val="en-US"/>
        </w:rPr>
      </w:pPr>
    </w:p>
    <w:p w14:paraId="7AE37760" w14:textId="03679384" w:rsidR="00D16404" w:rsidRDefault="00D16404" w:rsidP="00695ED4">
      <w:pPr>
        <w:rPr>
          <w:rFonts w:ascii="Arial" w:hAnsi="Arial" w:cs="Arial"/>
          <w:b/>
          <w:bCs/>
          <w:sz w:val="24"/>
          <w:szCs w:val="24"/>
          <w:lang w:val="en-US"/>
        </w:rPr>
      </w:pPr>
    </w:p>
    <w:p w14:paraId="3792E953" w14:textId="1A0DDBBD" w:rsidR="00D16404" w:rsidRDefault="00D16404" w:rsidP="00695ED4">
      <w:pPr>
        <w:rPr>
          <w:rFonts w:ascii="Arial" w:hAnsi="Arial" w:cs="Arial"/>
          <w:b/>
          <w:bCs/>
          <w:sz w:val="24"/>
          <w:szCs w:val="24"/>
          <w:lang w:val="en-US"/>
        </w:rPr>
      </w:pPr>
    </w:p>
    <w:p w14:paraId="20B3992F" w14:textId="25086A68" w:rsidR="00D16404" w:rsidRDefault="00D16404" w:rsidP="00695ED4">
      <w:pPr>
        <w:rPr>
          <w:rFonts w:ascii="Arial" w:hAnsi="Arial" w:cs="Arial"/>
          <w:b/>
          <w:bCs/>
          <w:sz w:val="24"/>
          <w:szCs w:val="24"/>
          <w:lang w:val="en-US"/>
        </w:rPr>
      </w:pPr>
    </w:p>
    <w:p w14:paraId="4EE6D273" w14:textId="7E6FC996" w:rsidR="00D16404" w:rsidRDefault="00D16404" w:rsidP="00695ED4">
      <w:pPr>
        <w:rPr>
          <w:rFonts w:ascii="Arial" w:hAnsi="Arial" w:cs="Arial"/>
          <w:b/>
          <w:bCs/>
          <w:sz w:val="24"/>
          <w:szCs w:val="24"/>
          <w:lang w:val="en-US"/>
        </w:rPr>
      </w:pPr>
    </w:p>
    <w:p w14:paraId="21958205" w14:textId="77777777" w:rsidR="00B57048" w:rsidRDefault="00B57048" w:rsidP="00695ED4">
      <w:pPr>
        <w:rPr>
          <w:rFonts w:ascii="Arial" w:hAnsi="Arial" w:cs="Arial"/>
          <w:b/>
          <w:bCs/>
          <w:sz w:val="24"/>
          <w:szCs w:val="24"/>
          <w:lang w:val="en-US"/>
        </w:rPr>
      </w:pPr>
    </w:p>
    <w:p w14:paraId="5AE55B1C" w14:textId="1EF9CDF4" w:rsidR="00695ED4" w:rsidRDefault="00695ED4" w:rsidP="00695ED4">
      <w:pPr>
        <w:rPr>
          <w:rFonts w:ascii="Arial" w:hAnsi="Arial" w:cs="Arial"/>
          <w:b/>
          <w:bCs/>
          <w:sz w:val="24"/>
          <w:szCs w:val="24"/>
          <w:lang w:val="en-US"/>
        </w:rPr>
      </w:pPr>
      <w:r>
        <w:rPr>
          <w:rFonts w:ascii="Arial" w:hAnsi="Arial" w:cs="Arial"/>
          <w:b/>
          <w:bCs/>
          <w:sz w:val="24"/>
          <w:szCs w:val="24"/>
          <w:lang w:val="en-US"/>
        </w:rPr>
        <w:lastRenderedPageBreak/>
        <w:t>4.</w:t>
      </w:r>
      <w:r w:rsidR="00D16404">
        <w:rPr>
          <w:rFonts w:ascii="Arial" w:hAnsi="Arial" w:cs="Arial"/>
          <w:b/>
          <w:bCs/>
          <w:sz w:val="24"/>
          <w:szCs w:val="24"/>
          <w:lang w:val="en-US"/>
        </w:rPr>
        <w:t>1</w:t>
      </w:r>
      <w:r>
        <w:rPr>
          <w:rFonts w:ascii="Arial" w:hAnsi="Arial" w:cs="Arial"/>
          <w:b/>
          <w:bCs/>
          <w:sz w:val="24"/>
          <w:szCs w:val="24"/>
          <w:lang w:val="en-US"/>
        </w:rPr>
        <w:t xml:space="preserve">.3. </w:t>
      </w:r>
      <w:r w:rsidRPr="000B521B">
        <w:rPr>
          <w:rFonts w:ascii="Arial" w:hAnsi="Arial" w:cs="Arial"/>
          <w:b/>
          <w:bCs/>
          <w:sz w:val="24"/>
          <w:szCs w:val="24"/>
          <w:lang w:val="en-US"/>
        </w:rPr>
        <w:t>Process Flow Diagram</w:t>
      </w:r>
    </w:p>
    <w:p w14:paraId="2BE526B4"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Liquid Epoxy Resin (Bisphenol – A)</w:t>
      </w:r>
    </w:p>
    <w:p w14:paraId="110A7F97" w14:textId="19663E14" w:rsidR="00695ED4" w:rsidRPr="000B521B" w:rsidRDefault="00695ED4" w:rsidP="00695ED4">
      <w:pPr>
        <w:rPr>
          <w:rFonts w:ascii="Arial" w:hAnsi="Arial" w:cs="Arial"/>
          <w:b/>
          <w:bCs/>
          <w:lang w:val="en-US"/>
        </w:rPr>
      </w:pPr>
    </w:p>
    <w:p w14:paraId="5ACD802C" w14:textId="0268458F" w:rsidR="00695ED4" w:rsidRPr="000B521B" w:rsidRDefault="00EB1967" w:rsidP="00695ED4">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60064" behindDoc="0" locked="0" layoutInCell="1" allowOverlap="1" wp14:anchorId="2B0982DE" wp14:editId="082A5D77">
                <wp:simplePos x="0" y="0"/>
                <wp:positionH relativeFrom="column">
                  <wp:posOffset>1967230</wp:posOffset>
                </wp:positionH>
                <wp:positionV relativeFrom="paragraph">
                  <wp:posOffset>73025</wp:posOffset>
                </wp:positionV>
                <wp:extent cx="1209675" cy="352425"/>
                <wp:effectExtent l="0" t="0" r="28575" b="28575"/>
                <wp:wrapNone/>
                <wp:docPr id="2063" name="Rectangle: Rounded Corners 2063"/>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0982DE" id="Rectangle: Rounded Corners 2063" o:spid="_x0000_s1203" style="position:absolute;margin-left:154.9pt;margin-top:5.75pt;width:95.25pt;height:27.75pt;z-index:25276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" fillcolor="#f7caac [1301]" strokecolor="#1f3763 [1604]" strokeweight="1pt">
                <v:stroke joinstyle="miter"/>
                <v:textbox>
                  <w:txbxContent>
                    <w:p w14:paraId="769C12B3" w14:textId="546B9A0A" w:rsidR="00EB1967" w:rsidRPr="00EB1967" w:rsidRDefault="00EB1967" w:rsidP="00EB1967">
                      <w:pPr>
                        <w:jc w:val="center"/>
                        <w:rPr>
                          <w:b/>
                          <w:bCs/>
                          <w:color w:val="000000" w:themeColor="text1"/>
                        </w:rPr>
                      </w:pPr>
                      <w:r w:rsidRPr="00EB1967">
                        <w:rPr>
                          <w:b/>
                          <w:bCs/>
                          <w:color w:val="000000" w:themeColor="text1"/>
                        </w:rPr>
                        <w:t>Condenser</w:t>
                      </w:r>
                    </w:p>
                  </w:txbxContent>
                </v:textbox>
              </v:roundrect>
            </w:pict>
          </mc:Fallback>
        </mc:AlternateContent>
      </w:r>
    </w:p>
    <w:p w14:paraId="18BAFA4B" w14:textId="4611C5D0" w:rsidR="00695ED4" w:rsidRPr="000B521B" w:rsidRDefault="00EB1967" w:rsidP="00695ED4">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63136" behindDoc="0" locked="0" layoutInCell="1" allowOverlap="1" wp14:anchorId="59AC998B" wp14:editId="2674A7F1">
                <wp:simplePos x="0" y="0"/>
                <wp:positionH relativeFrom="column">
                  <wp:posOffset>2924175</wp:posOffset>
                </wp:positionH>
                <wp:positionV relativeFrom="paragraph">
                  <wp:posOffset>140970</wp:posOffset>
                </wp:positionV>
                <wp:extent cx="0" cy="409575"/>
                <wp:effectExtent l="76200" t="38100" r="57150" b="9525"/>
                <wp:wrapNone/>
                <wp:docPr id="2065" name="Straight Arrow Connector 2065"/>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69528" id="Straight Arrow Connector 2065" o:spid="_x0000_s1026" type="#_x0000_t32" style="position:absolute;margin-left:230.25pt;margin-top:11.1pt;width:0;height:32.25pt;rotation:180;z-index:25276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AtushM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61088" behindDoc="0" locked="0" layoutInCell="1" allowOverlap="1" wp14:anchorId="48F93C75" wp14:editId="0DE816CE">
                <wp:simplePos x="0" y="0"/>
                <wp:positionH relativeFrom="column">
                  <wp:posOffset>2286000</wp:posOffset>
                </wp:positionH>
                <wp:positionV relativeFrom="paragraph">
                  <wp:posOffset>150495</wp:posOffset>
                </wp:positionV>
                <wp:extent cx="0" cy="409575"/>
                <wp:effectExtent l="76200" t="0" r="57150" b="47625"/>
                <wp:wrapNone/>
                <wp:docPr id="2064" name="Straight Arrow Connector 20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A9D3A" id="Straight Arrow Connector 2064" o:spid="_x0000_s1026" type="#_x0000_t32" style="position:absolute;margin-left:180pt;margin-top:11.85pt;width:0;height:32.25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C+88bm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5820CEB6" w14:textId="64C3C963" w:rsidR="00695ED4" w:rsidRPr="000B521B" w:rsidRDefault="00695ED4" w:rsidP="00695ED4">
      <w:pPr>
        <w:rPr>
          <w:rFonts w:ascii="Arial" w:hAnsi="Arial" w:cs="Arial"/>
          <w:b/>
          <w:bCs/>
          <w:u w:val="single"/>
        </w:rPr>
      </w:pPr>
    </w:p>
    <w:p w14:paraId="7DA6F02F" w14:textId="2C98C0A8" w:rsidR="00695ED4" w:rsidRPr="000B521B" w:rsidRDefault="00EB1967" w:rsidP="00695ED4">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67232" behindDoc="0" locked="0" layoutInCell="1" allowOverlap="1" wp14:anchorId="6DE29564" wp14:editId="21DF62E8">
                <wp:simplePos x="0" y="0"/>
                <wp:positionH relativeFrom="column">
                  <wp:posOffset>4181475</wp:posOffset>
                </wp:positionH>
                <wp:positionV relativeFrom="paragraph">
                  <wp:posOffset>133985</wp:posOffset>
                </wp:positionV>
                <wp:extent cx="1400175" cy="809625"/>
                <wp:effectExtent l="0" t="0" r="28575" b="28575"/>
                <wp:wrapNone/>
                <wp:docPr id="2067" name="Rectangle: Rounded Corners 2067"/>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29564" id="Rectangle: Rounded Corners 2067" o:spid="_x0000_s1204" style="position:absolute;margin-left:329.25pt;margin-top:10.55pt;width:110.25pt;height:63.75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D8PJE+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28FC4D85" w14:textId="657455AB" w:rsidR="00EB1967" w:rsidRPr="00B62D18" w:rsidRDefault="00EB1967" w:rsidP="00B62D18">
                      <w:pPr>
                        <w:jc w:val="center"/>
                        <w:rPr>
                          <w:b/>
                          <w:bCs/>
                          <w:color w:val="000000" w:themeColor="text1"/>
                        </w:rPr>
                      </w:pPr>
                      <w:r w:rsidRPr="00B62D18">
                        <w:rPr>
                          <w:b/>
                          <w:bCs/>
                          <w:color w:val="000000" w:themeColor="text1"/>
                        </w:rPr>
                        <w:t>Unsaturated monocarboxylic acid</w:t>
                      </w:r>
                      <w:r w:rsidR="00B62D18">
                        <w:rPr>
                          <w:b/>
                          <w:bCs/>
                          <w:color w:val="000000" w:themeColor="text1"/>
                          <w:vertAlign w:val="superscript"/>
                        </w:rPr>
                        <w:t>1</w:t>
                      </w:r>
                      <w:r w:rsidRPr="00B62D18">
                        <w:rPr>
                          <w:b/>
                          <w:bCs/>
                          <w:color w:val="000000" w:themeColor="text1"/>
                        </w:rPr>
                        <w:t>, Additives</w:t>
                      </w:r>
                    </w:p>
                    <w:p w14:paraId="5853E5F2" w14:textId="46EB5ACE" w:rsidR="00EB1967" w:rsidRPr="00B62D18" w:rsidRDefault="00EB1967"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65184" behindDoc="0" locked="0" layoutInCell="1" allowOverlap="1" wp14:anchorId="0FD24D6C" wp14:editId="2CF85372">
                <wp:simplePos x="0" y="0"/>
                <wp:positionH relativeFrom="column">
                  <wp:posOffset>1938655</wp:posOffset>
                </wp:positionH>
                <wp:positionV relativeFrom="paragraph">
                  <wp:posOffset>19685</wp:posOffset>
                </wp:positionV>
                <wp:extent cx="1280795" cy="1104900"/>
                <wp:effectExtent l="0" t="0" r="14605" b="19050"/>
                <wp:wrapNone/>
                <wp:docPr id="2066" name="Rectangle: Rounded Corners 2066"/>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24D6C" id="Rectangle: Rounded Corners 2066" o:spid="_x0000_s1205" style="position:absolute;margin-left:152.65pt;margin-top:1.55pt;width:100.85pt;height:87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GfrXI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676B70A" w14:textId="77777777" w:rsidR="00EB1967" w:rsidRDefault="00EB1967" w:rsidP="00EB1967">
                      <w:pPr>
                        <w:jc w:val="center"/>
                        <w:rPr>
                          <w:b/>
                          <w:bCs/>
                          <w:color w:val="000000" w:themeColor="text1"/>
                        </w:rPr>
                      </w:pPr>
                      <w:r w:rsidRPr="00EB1967">
                        <w:rPr>
                          <w:b/>
                          <w:bCs/>
                          <w:color w:val="000000" w:themeColor="text1"/>
                        </w:rPr>
                        <w:t>Reactor</w:t>
                      </w:r>
                    </w:p>
                    <w:p w14:paraId="79987B12" w14:textId="488376F0" w:rsidR="00EB1967" w:rsidRPr="00EB1967" w:rsidRDefault="00EB1967" w:rsidP="00EB1967">
                      <w:pPr>
                        <w:jc w:val="center"/>
                        <w:rPr>
                          <w:b/>
                          <w:bCs/>
                          <w:color w:val="000000" w:themeColor="text1"/>
                        </w:rPr>
                      </w:pPr>
                      <w:r w:rsidRPr="00EB1967">
                        <w:rPr>
                          <w:b/>
                          <w:bCs/>
                          <w:color w:val="000000" w:themeColor="text1"/>
                        </w:rPr>
                        <w:t>Temp :160-170°C</w:t>
                      </w:r>
                    </w:p>
                    <w:p w14:paraId="01DF67C8" w14:textId="69B66350" w:rsidR="00EB1967" w:rsidRPr="00EB1967" w:rsidRDefault="00EB1967" w:rsidP="00EB1967">
                      <w:pPr>
                        <w:jc w:val="center"/>
                        <w:rPr>
                          <w:b/>
                          <w:bCs/>
                          <w:color w:val="000000" w:themeColor="text1"/>
                        </w:rPr>
                      </w:pPr>
                      <w:r w:rsidRPr="00EB1967">
                        <w:rPr>
                          <w:b/>
                          <w:bCs/>
                          <w:color w:val="000000" w:themeColor="text1"/>
                        </w:rPr>
                        <w:t>Time :4-6 Hr</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58016" behindDoc="0" locked="0" layoutInCell="1" allowOverlap="1" wp14:anchorId="39B1F6B1" wp14:editId="2E21310E">
                <wp:simplePos x="0" y="0"/>
                <wp:positionH relativeFrom="column">
                  <wp:posOffset>104775</wp:posOffset>
                </wp:positionH>
                <wp:positionV relativeFrom="paragraph">
                  <wp:posOffset>181610</wp:posOffset>
                </wp:positionV>
                <wp:extent cx="1209675" cy="838200"/>
                <wp:effectExtent l="0" t="0" r="28575" b="19050"/>
                <wp:wrapNone/>
                <wp:docPr id="2062" name="Rectangle: Rounded Corners 2062"/>
                <wp:cNvGraphicFramePr/>
                <a:graphic xmlns:a="http://schemas.openxmlformats.org/drawingml/2006/main">
                  <a:graphicData uri="http://schemas.microsoft.com/office/word/2010/wordprocessingShape">
                    <wps:wsp>
                      <wps:cNvSpPr/>
                      <wps:spPr>
                        <a:xfrm>
                          <a:off x="0" y="0"/>
                          <a:ext cx="1209675" cy="8382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1F6B1" id="Rectangle: Rounded Corners 2062" o:spid="_x0000_s1206" style="position:absolute;margin-left:8.25pt;margin-top:14.3pt;width:95.25pt;height:66pt;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" fillcolor="#b4c6e7 [1300]" strokecolor="#1f3763 [1604]" strokeweight="1pt">
                <v:stroke joinstyle="miter"/>
                <v:textbox>
                  <w:txbxContent>
                    <w:p w14:paraId="4DE399D3" w14:textId="1E030172" w:rsidR="00EB1967" w:rsidRPr="00EB1967" w:rsidRDefault="00EB1967" w:rsidP="00EB1967">
                      <w:pPr>
                        <w:jc w:val="center"/>
                        <w:rPr>
                          <w:b/>
                          <w:bCs/>
                          <w:color w:val="000000" w:themeColor="text1"/>
                        </w:rPr>
                      </w:pPr>
                      <w:r w:rsidRPr="00EB1967">
                        <w:rPr>
                          <w:b/>
                          <w:bCs/>
                          <w:color w:val="000000" w:themeColor="text1"/>
                        </w:rPr>
                        <w:t>Liquid Epoxy Resin (Bisphenol – A)</w:t>
                      </w:r>
                    </w:p>
                  </w:txbxContent>
                </v:textbox>
              </v:roundrect>
            </w:pict>
          </mc:Fallback>
        </mc:AlternateContent>
      </w:r>
    </w:p>
    <w:p w14:paraId="085933A3" w14:textId="1D1C439F"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7904" behindDoc="0" locked="0" layoutInCell="1" allowOverlap="1" wp14:anchorId="3212790A" wp14:editId="1BE6BAFC">
                <wp:simplePos x="0" y="0"/>
                <wp:positionH relativeFrom="column">
                  <wp:posOffset>3248025</wp:posOffset>
                </wp:positionH>
                <wp:positionV relativeFrom="paragraph">
                  <wp:posOffset>266700</wp:posOffset>
                </wp:positionV>
                <wp:extent cx="904875" cy="9525"/>
                <wp:effectExtent l="38100" t="76200" r="0" b="85725"/>
                <wp:wrapNone/>
                <wp:docPr id="122" name="Straight Arrow Connector 122"/>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CD1EC" id="Straight Arrow Connector 122" o:spid="_x0000_s1026" type="#_x0000_t32" style="position:absolute;margin-left:255.75pt;margin-top:21pt;width:71.25pt;height:.75pt;flip:x y;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" strokecolor="#4472c4 [3204]" strokeweight=".5pt">
                <v:stroke endarrow="block" joinstyle="miter"/>
              </v:shape>
            </w:pict>
          </mc:Fallback>
        </mc:AlternateContent>
      </w:r>
    </w:p>
    <w:p w14:paraId="611EB1BB" w14:textId="549A229B" w:rsidR="00695ED4" w:rsidRPr="000B521B" w:rsidRDefault="00695ED4" w:rsidP="00695ED4">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661760" behindDoc="0" locked="0" layoutInCell="1" allowOverlap="1" wp14:anchorId="46EC1CF9" wp14:editId="4D5877FC">
                <wp:simplePos x="0" y="0"/>
                <wp:positionH relativeFrom="column">
                  <wp:posOffset>1333500</wp:posOffset>
                </wp:positionH>
                <wp:positionV relativeFrom="paragraph">
                  <wp:posOffset>59690</wp:posOffset>
                </wp:positionV>
                <wp:extent cx="575945" cy="0"/>
                <wp:effectExtent l="0" t="76200" r="14605" b="95250"/>
                <wp:wrapNone/>
                <wp:docPr id="134" name="Straight Arrow Connector 134"/>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533711" id="Straight Arrow Connector 134" o:spid="_x0000_s1026" type="#_x0000_t32" style="position:absolute;margin-left:105pt;margin-top:4.7pt;width:45.35pt;height:0;z-index:25266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" strokecolor="#4472c4 [3204]" strokeweight=".5pt">
                <v:stroke endarrow="block" joinstyle="miter"/>
              </v:shape>
            </w:pict>
          </mc:Fallback>
        </mc:AlternateContent>
      </w:r>
    </w:p>
    <w:p w14:paraId="719531A4" w14:textId="7933D1D8" w:rsidR="00695ED4" w:rsidRPr="000B521B" w:rsidRDefault="00EB1967" w:rsidP="00695ED4">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72352" behindDoc="0" locked="0" layoutInCell="1" allowOverlap="1" wp14:anchorId="51C3311F" wp14:editId="67ED3262">
                <wp:simplePos x="0" y="0"/>
                <wp:positionH relativeFrom="column">
                  <wp:posOffset>4810125</wp:posOffset>
                </wp:positionH>
                <wp:positionV relativeFrom="paragraph">
                  <wp:posOffset>213995</wp:posOffset>
                </wp:positionV>
                <wp:extent cx="1323975" cy="352425"/>
                <wp:effectExtent l="0" t="0" r="28575" b="28575"/>
                <wp:wrapNone/>
                <wp:docPr id="2070" name="Rectangle: Rounded Corners 2070"/>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3311F" id="Rectangle: Rounded Corners 2070" o:spid="_x0000_s1207" style="position:absolute;margin-left:378.75pt;margin-top:16.85pt;width:104.25pt;height:27.75pt;z-index:25277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I5Bsg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" fillcolor="#b4c6e7 [1300]" strokecolor="#1f3763 [1604]" strokeweight="1pt">
                <v:stroke joinstyle="miter"/>
                <v:textbox>
                  <w:txbxContent>
                    <w:p w14:paraId="2A2CF265" w14:textId="20D41DBA" w:rsidR="00EB1967" w:rsidRPr="00EB1967" w:rsidRDefault="00EB1967" w:rsidP="00EB1967">
                      <w:pPr>
                        <w:jc w:val="center"/>
                        <w:rPr>
                          <w:b/>
                          <w:bCs/>
                          <w:color w:val="000000" w:themeColor="text1"/>
                        </w:rPr>
                      </w:pPr>
                      <w:r w:rsidRPr="00EB1967">
                        <w:rPr>
                          <w:b/>
                          <w:bCs/>
                          <w:color w:val="000000" w:themeColor="text1"/>
                        </w:rPr>
                        <w:t>Styrene Monomer</w:t>
                      </w:r>
                    </w:p>
                  </w:txbxContent>
                </v:textbox>
              </v:roundrect>
            </w:pict>
          </mc:Fallback>
        </mc:AlternateContent>
      </w:r>
      <w:r w:rsidR="00695ED4" w:rsidRPr="000B521B">
        <w:rPr>
          <w:rFonts w:ascii="Arial" w:hAnsi="Arial" w:cs="Arial"/>
          <w:b/>
          <w:bCs/>
          <w:noProof/>
          <w:u w:val="single"/>
        </w:rPr>
        <mc:AlternateContent>
          <mc:Choice Requires="wps">
            <w:drawing>
              <wp:anchor distT="0" distB="0" distL="114300" distR="114300" simplePos="0" relativeHeight="252664832" behindDoc="0" locked="0" layoutInCell="1" allowOverlap="1" wp14:anchorId="79229509" wp14:editId="6C5FBFF4">
                <wp:simplePos x="0" y="0"/>
                <wp:positionH relativeFrom="column">
                  <wp:posOffset>3047365</wp:posOffset>
                </wp:positionH>
                <wp:positionV relativeFrom="paragraph">
                  <wp:posOffset>297815</wp:posOffset>
                </wp:positionV>
                <wp:extent cx="1762125" cy="1219200"/>
                <wp:effectExtent l="38100" t="0" r="9525" b="95250"/>
                <wp:wrapNone/>
                <wp:docPr id="138" name="Connector: Elbow 13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E1823" id="Connector: Elbow 138" o:spid="_x0000_s1026" type="#_x0000_t34" style="position:absolute;margin-left:239.95pt;margin-top:23.45pt;width:138.75pt;height:96pt;flip:x;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" strokecolor="#4472c4 [3204]" strokeweight=".5pt">
                <v:stroke endarrow="block"/>
              </v:shape>
            </w:pict>
          </mc:Fallback>
        </mc:AlternateContent>
      </w:r>
      <w:r w:rsidR="00695ED4" w:rsidRPr="000B521B">
        <w:rPr>
          <w:rFonts w:ascii="Arial" w:hAnsi="Arial" w:cs="Arial"/>
        </w:rPr>
        <w:tab/>
      </w:r>
    </w:p>
    <w:p w14:paraId="039E5133" w14:textId="57EB4E9D" w:rsidR="00695ED4" w:rsidRPr="000B521B" w:rsidRDefault="00695ED4" w:rsidP="00695ED4">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665856" behindDoc="0" locked="0" layoutInCell="1" allowOverlap="1" wp14:anchorId="5DED1A23" wp14:editId="4E7D1EE6">
                <wp:simplePos x="0" y="0"/>
                <wp:positionH relativeFrom="column">
                  <wp:posOffset>2533650</wp:posOffset>
                </wp:positionH>
                <wp:positionV relativeFrom="paragraph">
                  <wp:posOffset>21590</wp:posOffset>
                </wp:positionV>
                <wp:extent cx="19050" cy="838200"/>
                <wp:effectExtent l="57150" t="0" r="57150" b="57150"/>
                <wp:wrapNone/>
                <wp:docPr id="143" name="Straight Arrow Connector 14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0C752" id="Straight Arrow Connector 143" o:spid="_x0000_s1026" type="#_x0000_t32" style="position:absolute;margin-left:199.5pt;margin-top:1.7pt;width:1.5pt;height:6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" strokecolor="#4472c4 [3204]" strokeweight=".5pt">
                <v:stroke endarrow="block" joinstyle="miter"/>
              </v:shape>
            </w:pict>
          </mc:Fallback>
        </mc:AlternateContent>
      </w:r>
    </w:p>
    <w:p w14:paraId="6B9DC54D" w14:textId="7BE6F7D5" w:rsidR="00695ED4" w:rsidRPr="000B521B" w:rsidRDefault="00695ED4" w:rsidP="00695ED4">
      <w:pPr>
        <w:rPr>
          <w:rFonts w:ascii="Arial" w:hAnsi="Arial" w:cs="Arial"/>
        </w:rPr>
      </w:pPr>
    </w:p>
    <w:p w14:paraId="1EA70885" w14:textId="0F0801E5" w:rsidR="00695ED4" w:rsidRPr="000B521B" w:rsidRDefault="00695ED4" w:rsidP="00695ED4">
      <w:pPr>
        <w:rPr>
          <w:rFonts w:ascii="Arial" w:hAnsi="Arial" w:cs="Arial"/>
        </w:rPr>
      </w:pPr>
    </w:p>
    <w:p w14:paraId="08FE9F60" w14:textId="413D5F1F" w:rsidR="00695ED4" w:rsidRPr="000B521B" w:rsidRDefault="00EB1967" w:rsidP="00695ED4">
      <w:pPr>
        <w:rPr>
          <w:rFonts w:ascii="Arial" w:hAnsi="Arial" w:cs="Arial"/>
        </w:rPr>
      </w:pPr>
      <w:r>
        <w:rPr>
          <w:rFonts w:ascii="Arial" w:hAnsi="Arial" w:cs="Arial"/>
          <w:b/>
          <w:bCs/>
          <w:noProof/>
          <w:u w:val="single"/>
        </w:rPr>
        <mc:AlternateContent>
          <mc:Choice Requires="wps">
            <w:drawing>
              <wp:anchor distT="0" distB="0" distL="114300" distR="114300" simplePos="0" relativeHeight="252769280" behindDoc="0" locked="0" layoutInCell="1" allowOverlap="1" wp14:anchorId="2DDAFCA8" wp14:editId="78A9D940">
                <wp:simplePos x="0" y="0"/>
                <wp:positionH relativeFrom="column">
                  <wp:posOffset>1857375</wp:posOffset>
                </wp:positionH>
                <wp:positionV relativeFrom="paragraph">
                  <wp:posOffset>47625</wp:posOffset>
                </wp:positionV>
                <wp:extent cx="1209675" cy="990600"/>
                <wp:effectExtent l="0" t="0" r="28575" b="19050"/>
                <wp:wrapNone/>
                <wp:docPr id="2068" name="Rectangle: Rounded Corners 2068"/>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DAFCA8" id="Rectangle: Rounded Corners 2068" o:spid="_x0000_s1208" style="position:absolute;margin-left:146.25pt;margin-top:3.75pt;width:95.25pt;height:78pt;z-index:25276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" fillcolor="#f7caac [1301]" strokecolor="#1f3763 [1604]" strokeweight="1pt">
                <v:stroke joinstyle="miter"/>
                <v:textbox>
                  <w:txbxContent>
                    <w:p w14:paraId="5350E2BC" w14:textId="77777777" w:rsidR="00EB1967" w:rsidRPr="00EB1967" w:rsidRDefault="00EB1967" w:rsidP="00EB1967">
                      <w:pPr>
                        <w:jc w:val="center"/>
                        <w:rPr>
                          <w:b/>
                          <w:bCs/>
                          <w:color w:val="000000" w:themeColor="text1"/>
                        </w:rPr>
                      </w:pPr>
                      <w:r w:rsidRPr="00EB1967">
                        <w:rPr>
                          <w:b/>
                          <w:bCs/>
                          <w:color w:val="000000" w:themeColor="text1"/>
                        </w:rPr>
                        <w:t>Blender</w:t>
                      </w:r>
                    </w:p>
                    <w:p w14:paraId="61172D3F" w14:textId="77777777" w:rsidR="00EB1967" w:rsidRPr="00EB1967" w:rsidRDefault="00EB1967" w:rsidP="00EB1967">
                      <w:pPr>
                        <w:jc w:val="center"/>
                        <w:rPr>
                          <w:b/>
                          <w:bCs/>
                          <w:color w:val="000000" w:themeColor="text1"/>
                        </w:rPr>
                      </w:pPr>
                      <w:r w:rsidRPr="00EB1967">
                        <w:rPr>
                          <w:b/>
                          <w:bCs/>
                          <w:color w:val="000000" w:themeColor="text1"/>
                        </w:rPr>
                        <w:t>Temp:70°C</w:t>
                      </w:r>
                    </w:p>
                    <w:p w14:paraId="00BCA1AE" w14:textId="512FB9C1" w:rsidR="00EB1967" w:rsidRPr="00EB1967" w:rsidRDefault="00EB1967" w:rsidP="00EB1967">
                      <w:pPr>
                        <w:jc w:val="center"/>
                        <w:rPr>
                          <w:b/>
                          <w:bCs/>
                          <w:color w:val="000000" w:themeColor="text1"/>
                        </w:rPr>
                      </w:pPr>
                      <w:r w:rsidRPr="00EB1967">
                        <w:rPr>
                          <w:b/>
                          <w:bCs/>
                          <w:color w:val="000000" w:themeColor="text1"/>
                        </w:rPr>
                        <w:t>Time: 2-4 Hr</w:t>
                      </w:r>
                    </w:p>
                  </w:txbxContent>
                </v:textbox>
              </v:roundrect>
            </w:pict>
          </mc:Fallback>
        </mc:AlternateContent>
      </w:r>
    </w:p>
    <w:p w14:paraId="2B34DD2C" w14:textId="77777777" w:rsidR="00695ED4" w:rsidRPr="000B521B" w:rsidRDefault="00695ED4" w:rsidP="00695ED4">
      <w:pPr>
        <w:rPr>
          <w:rFonts w:ascii="Arial" w:hAnsi="Arial" w:cs="Arial"/>
        </w:rPr>
      </w:pPr>
    </w:p>
    <w:p w14:paraId="2615BCC6" w14:textId="77777777" w:rsidR="00695ED4" w:rsidRPr="000B521B" w:rsidRDefault="00695ED4" w:rsidP="00695ED4">
      <w:pPr>
        <w:rPr>
          <w:rFonts w:ascii="Arial" w:hAnsi="Arial" w:cs="Arial"/>
        </w:rPr>
      </w:pPr>
    </w:p>
    <w:p w14:paraId="2AF7BEF7" w14:textId="489D7E0D" w:rsidR="00695ED4" w:rsidRPr="000B521B" w:rsidRDefault="00695ED4" w:rsidP="00695ED4">
      <w:pPr>
        <w:rPr>
          <w:rFonts w:ascii="Arial" w:hAnsi="Arial" w:cs="Arial"/>
        </w:rPr>
      </w:pPr>
      <w:r w:rsidRPr="000B521B">
        <w:rPr>
          <w:rFonts w:ascii="Arial" w:hAnsi="Arial" w:cs="Arial"/>
          <w:noProof/>
        </w:rPr>
        <mc:AlternateContent>
          <mc:Choice Requires="wps">
            <w:drawing>
              <wp:anchor distT="0" distB="0" distL="114300" distR="114300" simplePos="0" relativeHeight="252670976" behindDoc="0" locked="0" layoutInCell="1" allowOverlap="1" wp14:anchorId="2A8E9F0C" wp14:editId="6F109D9E">
                <wp:simplePos x="0" y="0"/>
                <wp:positionH relativeFrom="column">
                  <wp:posOffset>2571750</wp:posOffset>
                </wp:positionH>
                <wp:positionV relativeFrom="paragraph">
                  <wp:posOffset>168910</wp:posOffset>
                </wp:positionV>
                <wp:extent cx="0" cy="266700"/>
                <wp:effectExtent l="76200" t="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2C5D7" id="Straight Arrow Connector 145" o:spid="_x0000_s1026" type="#_x0000_t32" style="position:absolute;margin-left:202.5pt;margin-top:13.3pt;width:0;height:21pt;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Q/x1QEAAAMEAAAOAAAAZHJzL2Uyb0RvYy54bWysU9uO0zAQfUfiHyy/06QV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M939/KVFEF5vqQ7&#10;QmWPA4m3iHEU+xgCGxlRlBx2bEx5w8B9OOB1ldMBi/yzQV++LEycq8uX2WU4k9DTpubd1Xr9uq0X&#10;0DziEmb6ANGL8tPJfCUyM1hWk9XpYybuzMAHQGnqQomkrHsXekGXxFIIrQpHB4U2p5eUptCfCNc/&#10;ujiY4F/AsBVMcWpThxD2DsVJ8fgorSHQcq7E2QVmrHMzsK38/gi85hco1AH9G/CMqJ1joBnsbYj4&#10;u+50fqBspvwHBybdxYL72F/qVVZreNKqV9dXUUb553WFP77d3Q8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B60Q/x1QEA&#10;AAM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7D65C4B2" w14:textId="31217D9C" w:rsidR="00695ED4" w:rsidRPr="000B521B" w:rsidRDefault="00EB1967" w:rsidP="00695ED4">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71328" behindDoc="0" locked="0" layoutInCell="1" allowOverlap="1" wp14:anchorId="08B53C00" wp14:editId="67AA8810">
                <wp:simplePos x="0" y="0"/>
                <wp:positionH relativeFrom="column">
                  <wp:posOffset>1295399</wp:posOffset>
                </wp:positionH>
                <wp:positionV relativeFrom="paragraph">
                  <wp:posOffset>176530</wp:posOffset>
                </wp:positionV>
                <wp:extent cx="2543175" cy="419100"/>
                <wp:effectExtent l="0" t="0" r="28575" b="19050"/>
                <wp:wrapNone/>
                <wp:docPr id="2069" name="Rectangle: Rounded Corners 2069"/>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53C00" id="Rectangle: Rounded Corners 2069" o:spid="_x0000_s1209" style="position:absolute;margin-left:102pt;margin-top:13.9pt;width:200.25pt;height:33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" fillcolor="#f7caac [1301]" strokecolor="#1f3763 [1604]" strokeweight="1pt">
                <v:stroke joinstyle="miter"/>
                <v:textbox>
                  <w:txbxContent>
                    <w:p w14:paraId="41FF854D" w14:textId="77777777" w:rsidR="00EB1967" w:rsidRPr="00EB1967" w:rsidRDefault="00EB1967" w:rsidP="00EB1967">
                      <w:pPr>
                        <w:jc w:val="center"/>
                        <w:rPr>
                          <w:b/>
                          <w:bCs/>
                          <w:color w:val="000000" w:themeColor="text1"/>
                        </w:rPr>
                      </w:pPr>
                      <w:r w:rsidRPr="00EB1967">
                        <w:rPr>
                          <w:b/>
                          <w:bCs/>
                          <w:color w:val="000000" w:themeColor="text1"/>
                        </w:rPr>
                        <w:t>Finished Products ready for packing</w:t>
                      </w:r>
                    </w:p>
                    <w:p w14:paraId="4364BA76" w14:textId="1E4B56B2" w:rsidR="00EB1967" w:rsidRPr="00EB1967" w:rsidRDefault="00EB1967" w:rsidP="00EB1967">
                      <w:pPr>
                        <w:jc w:val="center"/>
                        <w:rPr>
                          <w:b/>
                          <w:bCs/>
                          <w:color w:val="000000" w:themeColor="text1"/>
                        </w:rPr>
                      </w:pPr>
                    </w:p>
                  </w:txbxContent>
                </v:textbox>
              </v:roundrect>
            </w:pict>
          </mc:Fallback>
        </mc:AlternateContent>
      </w:r>
    </w:p>
    <w:p w14:paraId="4437DEFE" w14:textId="6CDCA4C8"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74400" behindDoc="0" locked="0" layoutInCell="1" allowOverlap="1" wp14:anchorId="2A36FB0A" wp14:editId="4E40F12E">
                <wp:simplePos x="0" y="0"/>
                <wp:positionH relativeFrom="column">
                  <wp:posOffset>2571750</wp:posOffset>
                </wp:positionH>
                <wp:positionV relativeFrom="paragraph">
                  <wp:posOffset>320675</wp:posOffset>
                </wp:positionV>
                <wp:extent cx="0" cy="266700"/>
                <wp:effectExtent l="76200" t="0" r="57150" b="57150"/>
                <wp:wrapNone/>
                <wp:docPr id="2072" name="Straight Arrow Connector 207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DFD1E" id="Straight Arrow Connector 2072" o:spid="_x0000_s1026" type="#_x0000_t32" style="position:absolute;margin-left:202.5pt;margin-top:25.25pt;width:0;height:21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" strokecolor="#4472c4 [3204]" strokeweight=".5pt">
                <v:stroke endarrow="block" joinstyle="miter"/>
              </v:shape>
            </w:pict>
          </mc:Fallback>
        </mc:AlternateContent>
      </w:r>
    </w:p>
    <w:p w14:paraId="25A51079" w14:textId="3A190A6E" w:rsidR="00EB1967" w:rsidRPr="00793AF4" w:rsidRDefault="00B62D18" w:rsidP="00EB1967">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75424" behindDoc="0" locked="0" layoutInCell="1" allowOverlap="1" wp14:anchorId="7260B657" wp14:editId="7FD0DB1C">
                <wp:simplePos x="0" y="0"/>
                <wp:positionH relativeFrom="column">
                  <wp:posOffset>1943100</wp:posOffset>
                </wp:positionH>
                <wp:positionV relativeFrom="paragraph">
                  <wp:posOffset>232410</wp:posOffset>
                </wp:positionV>
                <wp:extent cx="1257300" cy="447675"/>
                <wp:effectExtent l="0" t="0" r="19050" b="28575"/>
                <wp:wrapNone/>
                <wp:docPr id="2073" name="Oval 2073"/>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60B657" id="Oval 2073" o:spid="_x0000_s1210" style="position:absolute;left:0;text-align:left;margin-left:153pt;margin-top:18.3pt;width:99pt;height:35.25pt;z-index:25277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" fillcolor="#ffd966 [1943]" strokecolor="#1f3763 [1604]" strokeweight="1pt">
                <v:stroke joinstyle="miter"/>
                <v:textbox>
                  <w:txbxContent>
                    <w:p w14:paraId="178CEE88" w14:textId="6EC34704"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1C050EA7" w14:textId="6DB1F433" w:rsidR="00695ED4" w:rsidRDefault="00B62D18"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1392" behindDoc="0" locked="0" layoutInCell="1" allowOverlap="1" wp14:anchorId="0D848FD5" wp14:editId="6A46F282">
                <wp:simplePos x="0" y="0"/>
                <wp:positionH relativeFrom="margin">
                  <wp:posOffset>5050155</wp:posOffset>
                </wp:positionH>
                <wp:positionV relativeFrom="paragraph">
                  <wp:posOffset>326390</wp:posOffset>
                </wp:positionV>
                <wp:extent cx="1346835" cy="200025"/>
                <wp:effectExtent l="0" t="0" r="0" b="0"/>
                <wp:wrapNone/>
                <wp:docPr id="252"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848FD5" id="_x0000_s1211" type="#_x0000_t202" style="position:absolute;left:0;text-align:left;margin-left:397.65pt;margin-top:25.7pt;width:106.05pt;height:15.75pt;z-index:25273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" filled="f" stroked="f">
                <v:textbox style="mso-fit-shape-to-text:t">
                  <w:txbxContent>
                    <w:p w14:paraId="07D1EA52"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090FCE33" w14:textId="77777777" w:rsidR="00695ED4" w:rsidRDefault="00695ED4" w:rsidP="00695ED4">
      <w:pPr>
        <w:tabs>
          <w:tab w:val="left" w:pos="1365"/>
        </w:tabs>
        <w:spacing w:line="360" w:lineRule="auto"/>
        <w:jc w:val="both"/>
        <w:rPr>
          <w:rFonts w:ascii="Arial" w:hAnsi="Arial" w:cs="Arial"/>
          <w:b/>
          <w:bCs/>
          <w:sz w:val="24"/>
          <w:szCs w:val="24"/>
        </w:rPr>
      </w:pPr>
    </w:p>
    <w:p w14:paraId="3E66307A" w14:textId="75443176" w:rsidR="00695ED4" w:rsidRDefault="00695ED4" w:rsidP="00695ED4">
      <w:pPr>
        <w:tabs>
          <w:tab w:val="left" w:pos="1365"/>
        </w:tabs>
        <w:spacing w:line="360" w:lineRule="auto"/>
        <w:jc w:val="both"/>
        <w:rPr>
          <w:rFonts w:ascii="Arial" w:hAnsi="Arial" w:cs="Arial"/>
          <w:b/>
          <w:bCs/>
          <w:sz w:val="24"/>
          <w:szCs w:val="24"/>
        </w:rPr>
      </w:pPr>
    </w:p>
    <w:p w14:paraId="542A84D6" w14:textId="7E36E114" w:rsidR="007E23D4" w:rsidRDefault="007E23D4" w:rsidP="00695ED4">
      <w:pPr>
        <w:tabs>
          <w:tab w:val="left" w:pos="1365"/>
        </w:tabs>
        <w:spacing w:line="360" w:lineRule="auto"/>
        <w:jc w:val="both"/>
        <w:rPr>
          <w:rFonts w:ascii="Arial" w:hAnsi="Arial" w:cs="Arial"/>
          <w:b/>
          <w:bCs/>
          <w:sz w:val="24"/>
          <w:szCs w:val="24"/>
        </w:rPr>
      </w:pPr>
    </w:p>
    <w:p w14:paraId="1A65A638" w14:textId="77777777" w:rsidR="007E23D4" w:rsidRDefault="007E23D4" w:rsidP="00695ED4">
      <w:pPr>
        <w:tabs>
          <w:tab w:val="left" w:pos="1365"/>
        </w:tabs>
        <w:spacing w:line="360" w:lineRule="auto"/>
        <w:jc w:val="both"/>
        <w:rPr>
          <w:rFonts w:ascii="Arial" w:hAnsi="Arial" w:cs="Arial"/>
          <w:b/>
          <w:bCs/>
          <w:sz w:val="24"/>
          <w:szCs w:val="24"/>
        </w:rPr>
      </w:pPr>
    </w:p>
    <w:p w14:paraId="715E89C4" w14:textId="37362274" w:rsidR="00695ED4" w:rsidRDefault="00695ED4" w:rsidP="00695ED4">
      <w:pPr>
        <w:tabs>
          <w:tab w:val="left" w:pos="1365"/>
        </w:tabs>
        <w:spacing w:line="360" w:lineRule="auto"/>
        <w:jc w:val="both"/>
        <w:rPr>
          <w:rFonts w:ascii="Arial" w:hAnsi="Arial" w:cs="Arial"/>
          <w:b/>
          <w:bCs/>
          <w:sz w:val="24"/>
          <w:szCs w:val="24"/>
        </w:rPr>
      </w:pPr>
    </w:p>
    <w:p w14:paraId="32D47FCD" w14:textId="1D37B623" w:rsidR="00613AE6" w:rsidRDefault="00613AE6" w:rsidP="00695ED4">
      <w:pPr>
        <w:tabs>
          <w:tab w:val="left" w:pos="1365"/>
        </w:tabs>
        <w:spacing w:line="360" w:lineRule="auto"/>
        <w:jc w:val="both"/>
        <w:rPr>
          <w:rFonts w:ascii="Arial" w:hAnsi="Arial" w:cs="Arial"/>
          <w:b/>
          <w:bCs/>
          <w:sz w:val="24"/>
          <w:szCs w:val="24"/>
        </w:rPr>
      </w:pPr>
    </w:p>
    <w:p w14:paraId="7D532E4F" w14:textId="7B24857B" w:rsidR="00613AE6" w:rsidRDefault="00613AE6" w:rsidP="00695ED4">
      <w:pPr>
        <w:tabs>
          <w:tab w:val="left" w:pos="1365"/>
        </w:tabs>
        <w:spacing w:line="360" w:lineRule="auto"/>
        <w:jc w:val="both"/>
        <w:rPr>
          <w:rFonts w:ascii="Arial" w:hAnsi="Arial" w:cs="Arial"/>
          <w:b/>
          <w:bCs/>
          <w:sz w:val="24"/>
          <w:szCs w:val="24"/>
        </w:rPr>
      </w:pPr>
    </w:p>
    <w:p w14:paraId="4321B865" w14:textId="77777777" w:rsidR="00613AE6" w:rsidRDefault="00613AE6" w:rsidP="00695ED4">
      <w:pPr>
        <w:tabs>
          <w:tab w:val="left" w:pos="1365"/>
        </w:tabs>
        <w:spacing w:line="360" w:lineRule="auto"/>
        <w:jc w:val="both"/>
        <w:rPr>
          <w:rFonts w:ascii="Arial" w:hAnsi="Arial" w:cs="Arial"/>
          <w:b/>
          <w:bCs/>
          <w:sz w:val="24"/>
          <w:szCs w:val="24"/>
        </w:rPr>
      </w:pPr>
    </w:p>
    <w:p w14:paraId="45C64076"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Vinyl Ester Resin Manufacturing Process Based on Solid Epoxy Resin (</w:t>
      </w:r>
      <w:proofErr w:type="spellStart"/>
      <w:r>
        <w:rPr>
          <w:rFonts w:ascii="Arial" w:hAnsi="Arial" w:cs="Arial"/>
          <w:b/>
          <w:bCs/>
          <w:sz w:val="24"/>
          <w:szCs w:val="24"/>
        </w:rPr>
        <w:t>Novolac</w:t>
      </w:r>
      <w:proofErr w:type="spellEnd"/>
      <w:r>
        <w:rPr>
          <w:rFonts w:ascii="Arial" w:hAnsi="Arial" w:cs="Arial"/>
          <w:b/>
          <w:bCs/>
          <w:sz w:val="24"/>
          <w:szCs w:val="24"/>
        </w:rPr>
        <w:t>)</w:t>
      </w:r>
    </w:p>
    <w:p w14:paraId="119A6482" w14:textId="77777777" w:rsidR="00B62D18" w:rsidRPr="000B521B" w:rsidRDefault="00B62D18" w:rsidP="00B62D18">
      <w:pPr>
        <w:rPr>
          <w:rFonts w:ascii="Arial" w:hAnsi="Arial" w:cs="Arial"/>
          <w:b/>
          <w:bCs/>
          <w:lang w:val="en-US"/>
        </w:rPr>
      </w:pPr>
    </w:p>
    <w:p w14:paraId="6B0E7B95" w14:textId="77777777" w:rsidR="00B62D18" w:rsidRPr="000B521B" w:rsidRDefault="00B62D18" w:rsidP="00B62D18">
      <w:pPr>
        <w:rPr>
          <w:rFonts w:ascii="Arial" w:hAnsi="Arial" w:cs="Arial"/>
          <w:b/>
          <w:bCs/>
          <w:lang w:val="en-US"/>
        </w:rPr>
      </w:pPr>
      <w:r>
        <w:rPr>
          <w:rFonts w:ascii="Arial" w:hAnsi="Arial" w:cs="Arial"/>
          <w:b/>
          <w:bCs/>
          <w:noProof/>
          <w:u w:val="single"/>
        </w:rPr>
        <mc:AlternateContent>
          <mc:Choice Requires="wps">
            <w:drawing>
              <wp:anchor distT="0" distB="0" distL="114300" distR="114300" simplePos="0" relativeHeight="252784640" behindDoc="0" locked="0" layoutInCell="1" allowOverlap="1" wp14:anchorId="5FEF899F" wp14:editId="037F9213">
                <wp:simplePos x="0" y="0"/>
                <wp:positionH relativeFrom="column">
                  <wp:posOffset>1967230</wp:posOffset>
                </wp:positionH>
                <wp:positionV relativeFrom="paragraph">
                  <wp:posOffset>73025</wp:posOffset>
                </wp:positionV>
                <wp:extent cx="1209675" cy="352425"/>
                <wp:effectExtent l="0" t="0" r="28575" b="28575"/>
                <wp:wrapNone/>
                <wp:docPr id="2075" name="Rectangle: Rounded Corners 2075"/>
                <wp:cNvGraphicFramePr/>
                <a:graphic xmlns:a="http://schemas.openxmlformats.org/drawingml/2006/main">
                  <a:graphicData uri="http://schemas.microsoft.com/office/word/2010/wordprocessingShape">
                    <wps:wsp>
                      <wps:cNvSpPr/>
                      <wps:spPr>
                        <a:xfrm>
                          <a:off x="0" y="0"/>
                          <a:ext cx="1209675" cy="352425"/>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F899F" id="Rectangle: Rounded Corners 2075" o:spid="_x0000_s1212" style="position:absolute;margin-left:154.9pt;margin-top:5.75pt;width:95.25pt;height:27.75pt;z-index:25278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" fillcolor="#f7caac [1301]" strokecolor="#1f3763 [1604]" strokeweight="1pt">
                <v:stroke joinstyle="miter"/>
                <v:textbox>
                  <w:txbxContent>
                    <w:p w14:paraId="3CA21248" w14:textId="77777777" w:rsidR="00B62D18" w:rsidRPr="00EB1967" w:rsidRDefault="00B62D18" w:rsidP="00B62D18">
                      <w:pPr>
                        <w:jc w:val="center"/>
                        <w:rPr>
                          <w:b/>
                          <w:bCs/>
                          <w:color w:val="000000" w:themeColor="text1"/>
                        </w:rPr>
                      </w:pPr>
                      <w:r w:rsidRPr="00EB1967">
                        <w:rPr>
                          <w:b/>
                          <w:bCs/>
                          <w:color w:val="000000" w:themeColor="text1"/>
                        </w:rPr>
                        <w:t>Condenser</w:t>
                      </w:r>
                    </w:p>
                  </w:txbxContent>
                </v:textbox>
              </v:roundrect>
            </w:pict>
          </mc:Fallback>
        </mc:AlternateContent>
      </w:r>
    </w:p>
    <w:p w14:paraId="25A7F15A" w14:textId="77777777" w:rsidR="00B62D18" w:rsidRPr="000B521B" w:rsidRDefault="00B62D18" w:rsidP="00B62D18">
      <w:pPr>
        <w:rPr>
          <w:rFonts w:ascii="Arial" w:hAnsi="Arial" w:cs="Arial"/>
          <w:b/>
          <w:bCs/>
          <w:lang w:val="en-US"/>
        </w:rPr>
      </w:pPr>
      <w:r>
        <w:rPr>
          <w:rFonts w:ascii="Arial" w:hAnsi="Arial" w:cs="Arial"/>
          <w:b/>
          <w:bCs/>
          <w:noProof/>
          <w:lang w:val="en-US"/>
        </w:rPr>
        <mc:AlternateContent>
          <mc:Choice Requires="wps">
            <w:drawing>
              <wp:anchor distT="0" distB="0" distL="114300" distR="114300" simplePos="0" relativeHeight="252786688" behindDoc="0" locked="0" layoutInCell="1" allowOverlap="1" wp14:anchorId="5013994D" wp14:editId="1AECF3DE">
                <wp:simplePos x="0" y="0"/>
                <wp:positionH relativeFrom="column">
                  <wp:posOffset>2924175</wp:posOffset>
                </wp:positionH>
                <wp:positionV relativeFrom="paragraph">
                  <wp:posOffset>140970</wp:posOffset>
                </wp:positionV>
                <wp:extent cx="0" cy="409575"/>
                <wp:effectExtent l="76200" t="38100" r="57150" b="9525"/>
                <wp:wrapNone/>
                <wp:docPr id="2076" name="Straight Arrow Connector 2076"/>
                <wp:cNvGraphicFramePr/>
                <a:graphic xmlns:a="http://schemas.openxmlformats.org/drawingml/2006/main">
                  <a:graphicData uri="http://schemas.microsoft.com/office/word/2010/wordprocessingShape">
                    <wps:wsp>
                      <wps:cNvCnPr/>
                      <wps:spPr>
                        <a:xfrm rot="10800000">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E3261" id="Straight Arrow Connector 2076" o:spid="_x0000_s1026" type="#_x0000_t32" style="position:absolute;margin-left:230.25pt;margin-top:11.1pt;width:0;height:32.25pt;rotation:180;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" strokecolor="#4472c4 [3204]" strokeweight=".5pt">
                <v:stroke endarrow="block" joinstyle="miter"/>
              </v:shape>
            </w:pict>
          </mc:Fallback>
        </mc:AlternateContent>
      </w:r>
      <w:r>
        <w:rPr>
          <w:rFonts w:ascii="Arial" w:hAnsi="Arial" w:cs="Arial"/>
          <w:b/>
          <w:bCs/>
          <w:noProof/>
          <w:lang w:val="en-US"/>
        </w:rPr>
        <mc:AlternateContent>
          <mc:Choice Requires="wps">
            <w:drawing>
              <wp:anchor distT="0" distB="0" distL="114300" distR="114300" simplePos="0" relativeHeight="252785664" behindDoc="0" locked="0" layoutInCell="1" allowOverlap="1" wp14:anchorId="0F545DC6" wp14:editId="329E2B67">
                <wp:simplePos x="0" y="0"/>
                <wp:positionH relativeFrom="column">
                  <wp:posOffset>2286000</wp:posOffset>
                </wp:positionH>
                <wp:positionV relativeFrom="paragraph">
                  <wp:posOffset>150495</wp:posOffset>
                </wp:positionV>
                <wp:extent cx="0" cy="409575"/>
                <wp:effectExtent l="76200" t="0" r="57150" b="47625"/>
                <wp:wrapNone/>
                <wp:docPr id="2079" name="Straight Arrow Connector 207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448CF" id="Straight Arrow Connector 2079" o:spid="_x0000_s1026" type="#_x0000_t32" style="position:absolute;margin-left:180pt;margin-top:11.85pt;width:0;height:32.2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" strokecolor="#4472c4 [3204]" strokeweight=".5pt">
                <v:stroke endarrow="block" joinstyle="miter"/>
              </v:shape>
            </w:pict>
          </mc:Fallback>
        </mc:AlternateContent>
      </w:r>
    </w:p>
    <w:p w14:paraId="36E2C4AA" w14:textId="77777777" w:rsidR="00B62D18" w:rsidRPr="000B521B" w:rsidRDefault="00B62D18" w:rsidP="00B62D18">
      <w:pPr>
        <w:rPr>
          <w:rFonts w:ascii="Arial" w:hAnsi="Arial" w:cs="Arial"/>
          <w:b/>
          <w:bCs/>
          <w:u w:val="single"/>
        </w:rPr>
      </w:pPr>
    </w:p>
    <w:p w14:paraId="349F85BA" w14:textId="7935DB34" w:rsidR="00B62D18" w:rsidRPr="000B521B" w:rsidRDefault="00B62D18" w:rsidP="00B62D18">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2783616" behindDoc="0" locked="0" layoutInCell="1" allowOverlap="1" wp14:anchorId="7C649B6E" wp14:editId="3CF7A116">
                <wp:simplePos x="0" y="0"/>
                <wp:positionH relativeFrom="column">
                  <wp:posOffset>104775</wp:posOffset>
                </wp:positionH>
                <wp:positionV relativeFrom="paragraph">
                  <wp:posOffset>177165</wp:posOffset>
                </wp:positionV>
                <wp:extent cx="1209675" cy="762000"/>
                <wp:effectExtent l="0" t="0" r="28575" b="19050"/>
                <wp:wrapNone/>
                <wp:docPr id="2084" name="Rectangle: Rounded Corners 2084"/>
                <wp:cNvGraphicFramePr/>
                <a:graphic xmlns:a="http://schemas.openxmlformats.org/drawingml/2006/main">
                  <a:graphicData uri="http://schemas.microsoft.com/office/word/2010/wordprocessingShape">
                    <wps:wsp>
                      <wps:cNvSpPr/>
                      <wps:spPr>
                        <a:xfrm>
                          <a:off x="0" y="0"/>
                          <a:ext cx="1209675" cy="762000"/>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649B6E" id="Rectangle: Rounded Corners 2084" o:spid="_x0000_s1213" style="position:absolute;margin-left:8.25pt;margin-top:13.95pt;width:95.25pt;height:60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" fillcolor="#b4c6e7 [1300]" strokecolor="#1f3763 [1604]" strokeweight="1pt">
                <v:stroke joinstyle="miter"/>
                <v:textbox>
                  <w:txbxContent>
                    <w:p w14:paraId="271F13DE" w14:textId="51963F86" w:rsidR="00B62D18" w:rsidRPr="00EB1967" w:rsidRDefault="00B62D18" w:rsidP="00B62D18">
                      <w:pPr>
                        <w:jc w:val="center"/>
                        <w:rPr>
                          <w:b/>
                          <w:bCs/>
                          <w:color w:val="000000" w:themeColor="text1"/>
                        </w:rPr>
                      </w:pPr>
                      <w:r>
                        <w:rPr>
                          <w:b/>
                          <w:bCs/>
                          <w:color w:val="000000" w:themeColor="text1"/>
                        </w:rPr>
                        <w:t>Solid</w:t>
                      </w:r>
                      <w:r w:rsidRPr="00EB1967">
                        <w:rPr>
                          <w:b/>
                          <w:bCs/>
                          <w:color w:val="000000" w:themeColor="text1"/>
                        </w:rPr>
                        <w:t xml:space="preserve"> Epoxy Resin</w:t>
                      </w:r>
                      <w:r>
                        <w:rPr>
                          <w:b/>
                          <w:bCs/>
                          <w:color w:val="000000" w:themeColor="text1"/>
                        </w:rPr>
                        <w:t xml:space="preserve"> (</w:t>
                      </w:r>
                      <w:proofErr w:type="spellStart"/>
                      <w:r>
                        <w:rPr>
                          <w:b/>
                          <w:bCs/>
                          <w:color w:val="000000" w:themeColor="text1"/>
                        </w:rPr>
                        <w:t>Novolac</w:t>
                      </w:r>
                      <w:proofErr w:type="spellEnd"/>
                      <w:r w:rsidRPr="00EB1967">
                        <w:rPr>
                          <w:b/>
                          <w:bCs/>
                          <w:color w:val="000000" w:themeColor="text1"/>
                        </w:rPr>
                        <w:t>)</w:t>
                      </w: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8736" behindDoc="0" locked="0" layoutInCell="1" allowOverlap="1" wp14:anchorId="78F3EA47" wp14:editId="406F9A28">
                <wp:simplePos x="0" y="0"/>
                <wp:positionH relativeFrom="column">
                  <wp:posOffset>4181475</wp:posOffset>
                </wp:positionH>
                <wp:positionV relativeFrom="paragraph">
                  <wp:posOffset>133985</wp:posOffset>
                </wp:positionV>
                <wp:extent cx="1400175" cy="809625"/>
                <wp:effectExtent l="0" t="0" r="28575" b="28575"/>
                <wp:wrapNone/>
                <wp:docPr id="2080" name="Rectangle: Rounded Corners 2080"/>
                <wp:cNvGraphicFramePr/>
                <a:graphic xmlns:a="http://schemas.openxmlformats.org/drawingml/2006/main">
                  <a:graphicData uri="http://schemas.microsoft.com/office/word/2010/wordprocessingShape">
                    <wps:wsp>
                      <wps:cNvSpPr/>
                      <wps:spPr>
                        <a:xfrm>
                          <a:off x="0" y="0"/>
                          <a:ext cx="1400175" cy="8096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EA47" id="Rectangle: Rounded Corners 2080" o:spid="_x0000_s1214" style="position:absolute;margin-left:329.25pt;margin-top:10.55pt;width:110.25pt;height:63.75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" fillcolor="#b4c6e7 [1300]" strokecolor="#1f3763 [1604]" strokeweight="1pt">
                <v:stroke joinstyle="miter"/>
                <v:textbox>
                  <w:txbxContent>
                    <w:p w14:paraId="30A4278D" w14:textId="52DC389A" w:rsidR="00B62D18" w:rsidRPr="00B62D18" w:rsidRDefault="00B62D18" w:rsidP="00B62D18">
                      <w:pPr>
                        <w:jc w:val="center"/>
                        <w:rPr>
                          <w:b/>
                          <w:bCs/>
                          <w:color w:val="000000" w:themeColor="text1"/>
                        </w:rPr>
                      </w:pPr>
                      <w:r w:rsidRPr="00B62D18">
                        <w:rPr>
                          <w:b/>
                          <w:bCs/>
                          <w:color w:val="000000" w:themeColor="text1"/>
                        </w:rPr>
                        <w:t>Unsaturated monocarboxylic acid</w:t>
                      </w:r>
                      <w:r>
                        <w:rPr>
                          <w:b/>
                          <w:bCs/>
                          <w:color w:val="000000" w:themeColor="text1"/>
                          <w:vertAlign w:val="superscript"/>
                        </w:rPr>
                        <w:t>1</w:t>
                      </w:r>
                      <w:r w:rsidRPr="00B62D18">
                        <w:rPr>
                          <w:b/>
                          <w:bCs/>
                          <w:color w:val="000000" w:themeColor="text1"/>
                        </w:rPr>
                        <w:t>, Additives</w:t>
                      </w:r>
                    </w:p>
                    <w:p w14:paraId="248E2C6F" w14:textId="77777777" w:rsidR="00B62D18" w:rsidRPr="00B62D18" w:rsidRDefault="00B62D18" w:rsidP="00B62D18">
                      <w:pPr>
                        <w:jc w:val="center"/>
                        <w:rPr>
                          <w:b/>
                          <w:bCs/>
                          <w:color w:val="000000" w:themeColor="text1"/>
                        </w:rPr>
                      </w:pPr>
                    </w:p>
                  </w:txbxContent>
                </v:textbox>
              </v:roundrect>
            </w:pict>
          </mc:Fallback>
        </mc:AlternateContent>
      </w:r>
      <w:r>
        <w:rPr>
          <w:rFonts w:ascii="Arial" w:hAnsi="Arial" w:cs="Arial"/>
          <w:b/>
          <w:bCs/>
          <w:noProof/>
          <w:u w:val="single"/>
        </w:rPr>
        <mc:AlternateContent>
          <mc:Choice Requires="wps">
            <w:drawing>
              <wp:anchor distT="0" distB="0" distL="114300" distR="114300" simplePos="0" relativeHeight="252787712" behindDoc="0" locked="0" layoutInCell="1" allowOverlap="1" wp14:anchorId="1479CDD2" wp14:editId="7176E58B">
                <wp:simplePos x="0" y="0"/>
                <wp:positionH relativeFrom="column">
                  <wp:posOffset>1938655</wp:posOffset>
                </wp:positionH>
                <wp:positionV relativeFrom="paragraph">
                  <wp:posOffset>19685</wp:posOffset>
                </wp:positionV>
                <wp:extent cx="1280795" cy="1104900"/>
                <wp:effectExtent l="0" t="0" r="14605" b="19050"/>
                <wp:wrapNone/>
                <wp:docPr id="2083" name="Rectangle: Rounded Corners 2083"/>
                <wp:cNvGraphicFramePr/>
                <a:graphic xmlns:a="http://schemas.openxmlformats.org/drawingml/2006/main">
                  <a:graphicData uri="http://schemas.microsoft.com/office/word/2010/wordprocessingShape">
                    <wps:wsp>
                      <wps:cNvSpPr/>
                      <wps:spPr>
                        <a:xfrm>
                          <a:off x="0" y="0"/>
                          <a:ext cx="1280795" cy="11049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9CDD2" id="Rectangle: Rounded Corners 2083" o:spid="_x0000_s1215" style="position:absolute;margin-left:152.65pt;margin-top:1.55pt;width:100.85pt;height:87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" fillcolor="#f7caac [1301]" strokecolor="#1f3763 [1604]" strokeweight="1pt">
                <v:stroke joinstyle="miter"/>
                <v:textbox>
                  <w:txbxContent>
                    <w:p w14:paraId="7D4B5A7D" w14:textId="77777777" w:rsidR="00B62D18" w:rsidRDefault="00B62D18" w:rsidP="00B62D18">
                      <w:pPr>
                        <w:jc w:val="center"/>
                        <w:rPr>
                          <w:b/>
                          <w:bCs/>
                          <w:color w:val="000000" w:themeColor="text1"/>
                        </w:rPr>
                      </w:pPr>
                      <w:r w:rsidRPr="00EB1967">
                        <w:rPr>
                          <w:b/>
                          <w:bCs/>
                          <w:color w:val="000000" w:themeColor="text1"/>
                        </w:rPr>
                        <w:t>Reactor</w:t>
                      </w:r>
                    </w:p>
                    <w:p w14:paraId="4EDB6824" w14:textId="77777777" w:rsidR="00B62D18" w:rsidRPr="00EB1967" w:rsidRDefault="00B62D18" w:rsidP="00B62D18">
                      <w:pPr>
                        <w:jc w:val="center"/>
                        <w:rPr>
                          <w:b/>
                          <w:bCs/>
                          <w:color w:val="000000" w:themeColor="text1"/>
                        </w:rPr>
                      </w:pPr>
                      <w:r w:rsidRPr="00EB1967">
                        <w:rPr>
                          <w:b/>
                          <w:bCs/>
                          <w:color w:val="000000" w:themeColor="text1"/>
                        </w:rPr>
                        <w:t>Temp :160-170°C</w:t>
                      </w:r>
                    </w:p>
                    <w:p w14:paraId="52371B4C" w14:textId="77777777" w:rsidR="00B62D18" w:rsidRPr="00EB1967" w:rsidRDefault="00B62D18" w:rsidP="00B62D18">
                      <w:pPr>
                        <w:jc w:val="center"/>
                        <w:rPr>
                          <w:b/>
                          <w:bCs/>
                          <w:color w:val="000000" w:themeColor="text1"/>
                        </w:rPr>
                      </w:pPr>
                      <w:r w:rsidRPr="00EB1967">
                        <w:rPr>
                          <w:b/>
                          <w:bCs/>
                          <w:color w:val="000000" w:themeColor="text1"/>
                        </w:rPr>
                        <w:t>Time :4-6 Hr</w:t>
                      </w:r>
                    </w:p>
                  </w:txbxContent>
                </v:textbox>
              </v:roundrect>
            </w:pict>
          </mc:Fallback>
        </mc:AlternateContent>
      </w:r>
    </w:p>
    <w:p w14:paraId="66D9ED7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80544" behindDoc="0" locked="0" layoutInCell="1" allowOverlap="1" wp14:anchorId="6C757261" wp14:editId="70B1D864">
                <wp:simplePos x="0" y="0"/>
                <wp:positionH relativeFrom="column">
                  <wp:posOffset>3248025</wp:posOffset>
                </wp:positionH>
                <wp:positionV relativeFrom="paragraph">
                  <wp:posOffset>266700</wp:posOffset>
                </wp:positionV>
                <wp:extent cx="904875" cy="9525"/>
                <wp:effectExtent l="38100" t="76200" r="0" b="85725"/>
                <wp:wrapNone/>
                <wp:docPr id="2085" name="Straight Arrow Connector 2085"/>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C03A4" id="Straight Arrow Connector 2085" o:spid="_x0000_s1026" type="#_x0000_t32" style="position:absolute;margin-left:255.75pt;margin-top:21pt;width:71.25pt;height:.75pt;flip:x y;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" strokecolor="#4472c4 [3204]" strokeweight=".5pt">
                <v:stroke endarrow="block" joinstyle="miter"/>
              </v:shape>
            </w:pict>
          </mc:Fallback>
        </mc:AlternateContent>
      </w:r>
    </w:p>
    <w:p w14:paraId="5178A1BC" w14:textId="77777777" w:rsidR="00B62D18" w:rsidRPr="000B521B" w:rsidRDefault="00B62D18" w:rsidP="00B62D18">
      <w:pPr>
        <w:rPr>
          <w:rFonts w:ascii="Arial" w:hAnsi="Arial" w:cs="Arial"/>
          <w:b/>
          <w:bCs/>
          <w:u w:val="single"/>
        </w:rPr>
      </w:pPr>
      <w:r w:rsidRPr="000B521B">
        <w:rPr>
          <w:rFonts w:ascii="Arial" w:hAnsi="Arial" w:cs="Arial"/>
          <w:b/>
          <w:bCs/>
          <w:noProof/>
          <w:u w:val="single"/>
        </w:rPr>
        <mc:AlternateContent>
          <mc:Choice Requires="wps">
            <w:drawing>
              <wp:anchor distT="0" distB="0" distL="114300" distR="114300" simplePos="0" relativeHeight="252777472" behindDoc="0" locked="0" layoutInCell="1" allowOverlap="1" wp14:anchorId="71C7568E" wp14:editId="07508AE3">
                <wp:simplePos x="0" y="0"/>
                <wp:positionH relativeFrom="column">
                  <wp:posOffset>1333500</wp:posOffset>
                </wp:positionH>
                <wp:positionV relativeFrom="paragraph">
                  <wp:posOffset>59690</wp:posOffset>
                </wp:positionV>
                <wp:extent cx="575945" cy="0"/>
                <wp:effectExtent l="0" t="76200" r="14605" b="95250"/>
                <wp:wrapNone/>
                <wp:docPr id="2086" name="Straight Arrow Connector 2086"/>
                <wp:cNvGraphicFramePr/>
                <a:graphic xmlns:a="http://schemas.openxmlformats.org/drawingml/2006/main">
                  <a:graphicData uri="http://schemas.microsoft.com/office/word/2010/wordprocessingShape">
                    <wps:wsp>
                      <wps:cNvCnPr/>
                      <wps:spPr>
                        <a:xfrm>
                          <a:off x="0" y="0"/>
                          <a:ext cx="5759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F637BC2" id="Straight Arrow Connector 2086" o:spid="_x0000_s1026" type="#_x0000_t32" style="position:absolute;margin-left:105pt;margin-top:4.7pt;width:45.35pt;height:0;z-index:25277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" strokecolor="#4472c4 [3204]" strokeweight=".5pt">
                <v:stroke endarrow="block" joinstyle="miter"/>
              </v:shape>
            </w:pict>
          </mc:Fallback>
        </mc:AlternateContent>
      </w:r>
    </w:p>
    <w:p w14:paraId="1BE19486" w14:textId="77777777" w:rsidR="00B62D18" w:rsidRPr="000B521B" w:rsidRDefault="00B62D18" w:rsidP="00B62D18">
      <w:pPr>
        <w:tabs>
          <w:tab w:val="left" w:pos="7770"/>
        </w:tabs>
        <w:rPr>
          <w:rFonts w:ascii="Arial" w:hAnsi="Arial" w:cs="Arial"/>
        </w:rPr>
      </w:pPr>
      <w:r>
        <w:rPr>
          <w:rFonts w:ascii="Arial" w:hAnsi="Arial" w:cs="Arial"/>
          <w:b/>
          <w:bCs/>
          <w:noProof/>
          <w:u w:val="single"/>
        </w:rPr>
        <mc:AlternateContent>
          <mc:Choice Requires="wps">
            <w:drawing>
              <wp:anchor distT="0" distB="0" distL="114300" distR="114300" simplePos="0" relativeHeight="252791808" behindDoc="0" locked="0" layoutInCell="1" allowOverlap="1" wp14:anchorId="37ECDF56" wp14:editId="52B8770F">
                <wp:simplePos x="0" y="0"/>
                <wp:positionH relativeFrom="column">
                  <wp:posOffset>4810125</wp:posOffset>
                </wp:positionH>
                <wp:positionV relativeFrom="paragraph">
                  <wp:posOffset>213995</wp:posOffset>
                </wp:positionV>
                <wp:extent cx="1323975" cy="352425"/>
                <wp:effectExtent l="0" t="0" r="28575" b="28575"/>
                <wp:wrapNone/>
                <wp:docPr id="2087" name="Rectangle: Rounded Corners 2087"/>
                <wp:cNvGraphicFramePr/>
                <a:graphic xmlns:a="http://schemas.openxmlformats.org/drawingml/2006/main">
                  <a:graphicData uri="http://schemas.microsoft.com/office/word/2010/wordprocessingShape">
                    <wps:wsp>
                      <wps:cNvSpPr/>
                      <wps:spPr>
                        <a:xfrm>
                          <a:off x="0" y="0"/>
                          <a:ext cx="1323975"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CDF56" id="Rectangle: Rounded Corners 2087" o:spid="_x0000_s1216" style="position:absolute;margin-left:378.75pt;margin-top:16.85pt;width:104.25pt;height:27.75pt;z-index:25279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" fillcolor="#b4c6e7 [1300]" strokecolor="#1f3763 [1604]" strokeweight="1pt">
                <v:stroke joinstyle="miter"/>
                <v:textbox>
                  <w:txbxContent>
                    <w:p w14:paraId="6E49FCA5" w14:textId="77777777" w:rsidR="00B62D18" w:rsidRPr="00EB1967" w:rsidRDefault="00B62D18" w:rsidP="00B62D18">
                      <w:pPr>
                        <w:jc w:val="center"/>
                        <w:rPr>
                          <w:b/>
                          <w:bCs/>
                          <w:color w:val="000000" w:themeColor="text1"/>
                        </w:rPr>
                      </w:pPr>
                      <w:r w:rsidRPr="00EB1967">
                        <w:rPr>
                          <w:b/>
                          <w:bCs/>
                          <w:color w:val="000000" w:themeColor="text1"/>
                        </w:rPr>
                        <w:t>Styrene Monomer</w:t>
                      </w:r>
                    </w:p>
                  </w:txbxContent>
                </v:textbox>
              </v:roundrect>
            </w:pict>
          </mc:Fallback>
        </mc:AlternateContent>
      </w:r>
      <w:r w:rsidRPr="000B521B">
        <w:rPr>
          <w:rFonts w:ascii="Arial" w:hAnsi="Arial" w:cs="Arial"/>
          <w:b/>
          <w:bCs/>
          <w:noProof/>
          <w:u w:val="single"/>
        </w:rPr>
        <mc:AlternateContent>
          <mc:Choice Requires="wps">
            <w:drawing>
              <wp:anchor distT="0" distB="0" distL="114300" distR="114300" simplePos="0" relativeHeight="252778496" behindDoc="0" locked="0" layoutInCell="1" allowOverlap="1" wp14:anchorId="6F4F6039" wp14:editId="532B53E8">
                <wp:simplePos x="0" y="0"/>
                <wp:positionH relativeFrom="column">
                  <wp:posOffset>3047365</wp:posOffset>
                </wp:positionH>
                <wp:positionV relativeFrom="paragraph">
                  <wp:posOffset>297815</wp:posOffset>
                </wp:positionV>
                <wp:extent cx="1762125" cy="1219200"/>
                <wp:effectExtent l="38100" t="0" r="9525" b="95250"/>
                <wp:wrapNone/>
                <wp:docPr id="2088" name="Connector: Elbow 2088"/>
                <wp:cNvGraphicFramePr/>
                <a:graphic xmlns:a="http://schemas.openxmlformats.org/drawingml/2006/main">
                  <a:graphicData uri="http://schemas.microsoft.com/office/word/2010/wordprocessingShape">
                    <wps:wsp>
                      <wps:cNvCnPr/>
                      <wps:spPr>
                        <a:xfrm flipH="1">
                          <a:off x="0" y="0"/>
                          <a:ext cx="1762125" cy="12192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F25DA" id="Connector: Elbow 2088" o:spid="_x0000_s1026" type="#_x0000_t34" style="position:absolute;margin-left:239.95pt;margin-top:23.45pt;width:138.75pt;height:96pt;flip:x;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" strokecolor="#4472c4 [3204]" strokeweight=".5pt">
                <v:stroke endarrow="block"/>
              </v:shape>
            </w:pict>
          </mc:Fallback>
        </mc:AlternateContent>
      </w:r>
      <w:r w:rsidRPr="000B521B">
        <w:rPr>
          <w:rFonts w:ascii="Arial" w:hAnsi="Arial" w:cs="Arial"/>
        </w:rPr>
        <w:tab/>
      </w:r>
    </w:p>
    <w:p w14:paraId="380B8962" w14:textId="77777777" w:rsidR="00B62D18" w:rsidRPr="000B521B" w:rsidRDefault="00B62D18" w:rsidP="00B62D18">
      <w:pPr>
        <w:rPr>
          <w:rFonts w:ascii="Arial" w:hAnsi="Arial" w:cs="Arial"/>
        </w:rPr>
      </w:pPr>
      <w:r w:rsidRPr="000B521B">
        <w:rPr>
          <w:rFonts w:ascii="Arial" w:hAnsi="Arial" w:cs="Arial"/>
          <w:b/>
          <w:bCs/>
          <w:noProof/>
          <w:u w:val="single"/>
        </w:rPr>
        <mc:AlternateContent>
          <mc:Choice Requires="wps">
            <w:drawing>
              <wp:anchor distT="0" distB="0" distL="114300" distR="114300" simplePos="0" relativeHeight="252779520" behindDoc="0" locked="0" layoutInCell="1" allowOverlap="1" wp14:anchorId="403EC605" wp14:editId="433F8662">
                <wp:simplePos x="0" y="0"/>
                <wp:positionH relativeFrom="column">
                  <wp:posOffset>2533650</wp:posOffset>
                </wp:positionH>
                <wp:positionV relativeFrom="paragraph">
                  <wp:posOffset>21590</wp:posOffset>
                </wp:positionV>
                <wp:extent cx="19050" cy="838200"/>
                <wp:effectExtent l="57150" t="0" r="57150" b="57150"/>
                <wp:wrapNone/>
                <wp:docPr id="2091" name="Straight Arrow Connector 2091"/>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80663" id="Straight Arrow Connector 2091" o:spid="_x0000_s1026" type="#_x0000_t32" style="position:absolute;margin-left:199.5pt;margin-top:1.7pt;width:1.5pt;height:66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" strokecolor="#4472c4 [3204]" strokeweight=".5pt">
                <v:stroke endarrow="block" joinstyle="miter"/>
              </v:shape>
            </w:pict>
          </mc:Fallback>
        </mc:AlternateContent>
      </w:r>
    </w:p>
    <w:p w14:paraId="2DA250FD" w14:textId="77777777" w:rsidR="00B62D18" w:rsidRPr="000B521B" w:rsidRDefault="00B62D18" w:rsidP="00B62D18">
      <w:pPr>
        <w:rPr>
          <w:rFonts w:ascii="Arial" w:hAnsi="Arial" w:cs="Arial"/>
        </w:rPr>
      </w:pPr>
    </w:p>
    <w:p w14:paraId="4709D253" w14:textId="77777777" w:rsidR="00B62D18" w:rsidRPr="000B521B" w:rsidRDefault="00B62D18" w:rsidP="00B62D18">
      <w:pPr>
        <w:rPr>
          <w:rFonts w:ascii="Arial" w:hAnsi="Arial" w:cs="Arial"/>
        </w:rPr>
      </w:pPr>
    </w:p>
    <w:p w14:paraId="5ED6A0E1" w14:textId="77777777" w:rsidR="00B62D18" w:rsidRPr="000B521B" w:rsidRDefault="00B62D18" w:rsidP="00B62D18">
      <w:pPr>
        <w:rPr>
          <w:rFonts w:ascii="Arial" w:hAnsi="Arial" w:cs="Arial"/>
        </w:rPr>
      </w:pPr>
      <w:r>
        <w:rPr>
          <w:rFonts w:ascii="Arial" w:hAnsi="Arial" w:cs="Arial"/>
          <w:b/>
          <w:bCs/>
          <w:noProof/>
          <w:u w:val="single"/>
        </w:rPr>
        <mc:AlternateContent>
          <mc:Choice Requires="wps">
            <w:drawing>
              <wp:anchor distT="0" distB="0" distL="114300" distR="114300" simplePos="0" relativeHeight="252789760" behindDoc="0" locked="0" layoutInCell="1" allowOverlap="1" wp14:anchorId="77132BE6" wp14:editId="35880FA4">
                <wp:simplePos x="0" y="0"/>
                <wp:positionH relativeFrom="column">
                  <wp:posOffset>1857375</wp:posOffset>
                </wp:positionH>
                <wp:positionV relativeFrom="paragraph">
                  <wp:posOffset>47625</wp:posOffset>
                </wp:positionV>
                <wp:extent cx="1209675" cy="990600"/>
                <wp:effectExtent l="0" t="0" r="28575" b="19050"/>
                <wp:wrapNone/>
                <wp:docPr id="2092" name="Rectangle: Rounded Corners 2092"/>
                <wp:cNvGraphicFramePr/>
                <a:graphic xmlns:a="http://schemas.openxmlformats.org/drawingml/2006/main">
                  <a:graphicData uri="http://schemas.microsoft.com/office/word/2010/wordprocessingShape">
                    <wps:wsp>
                      <wps:cNvSpPr/>
                      <wps:spPr>
                        <a:xfrm>
                          <a:off x="0" y="0"/>
                          <a:ext cx="1209675" cy="9906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132BE6" id="Rectangle: Rounded Corners 2092" o:spid="_x0000_s1217" style="position:absolute;margin-left:146.25pt;margin-top:3.75pt;width:95.25pt;height:78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" fillcolor="#f7caac [1301]" strokecolor="#1f3763 [1604]" strokeweight="1pt">
                <v:stroke joinstyle="miter"/>
                <v:textbox>
                  <w:txbxContent>
                    <w:p w14:paraId="276E2D58" w14:textId="77777777" w:rsidR="00B62D18" w:rsidRPr="00EB1967" w:rsidRDefault="00B62D18" w:rsidP="00B62D18">
                      <w:pPr>
                        <w:jc w:val="center"/>
                        <w:rPr>
                          <w:b/>
                          <w:bCs/>
                          <w:color w:val="000000" w:themeColor="text1"/>
                        </w:rPr>
                      </w:pPr>
                      <w:r w:rsidRPr="00EB1967">
                        <w:rPr>
                          <w:b/>
                          <w:bCs/>
                          <w:color w:val="000000" w:themeColor="text1"/>
                        </w:rPr>
                        <w:t>Blender</w:t>
                      </w:r>
                    </w:p>
                    <w:p w14:paraId="48CE55EB" w14:textId="77777777" w:rsidR="00B62D18" w:rsidRPr="00EB1967" w:rsidRDefault="00B62D18" w:rsidP="00B62D18">
                      <w:pPr>
                        <w:jc w:val="center"/>
                        <w:rPr>
                          <w:b/>
                          <w:bCs/>
                          <w:color w:val="000000" w:themeColor="text1"/>
                        </w:rPr>
                      </w:pPr>
                      <w:r w:rsidRPr="00EB1967">
                        <w:rPr>
                          <w:b/>
                          <w:bCs/>
                          <w:color w:val="000000" w:themeColor="text1"/>
                        </w:rPr>
                        <w:t>Temp:70°C</w:t>
                      </w:r>
                    </w:p>
                    <w:p w14:paraId="2EC3071E" w14:textId="77777777" w:rsidR="00B62D18" w:rsidRPr="00EB1967" w:rsidRDefault="00B62D18" w:rsidP="00B62D18">
                      <w:pPr>
                        <w:jc w:val="center"/>
                        <w:rPr>
                          <w:b/>
                          <w:bCs/>
                          <w:color w:val="000000" w:themeColor="text1"/>
                        </w:rPr>
                      </w:pPr>
                      <w:r w:rsidRPr="00EB1967">
                        <w:rPr>
                          <w:b/>
                          <w:bCs/>
                          <w:color w:val="000000" w:themeColor="text1"/>
                        </w:rPr>
                        <w:t>Time: 2-4 Hr</w:t>
                      </w:r>
                    </w:p>
                  </w:txbxContent>
                </v:textbox>
              </v:roundrect>
            </w:pict>
          </mc:Fallback>
        </mc:AlternateContent>
      </w:r>
    </w:p>
    <w:p w14:paraId="6AE6B2B3" w14:textId="77777777" w:rsidR="00B62D18" w:rsidRPr="000B521B" w:rsidRDefault="00B62D18" w:rsidP="00B62D18">
      <w:pPr>
        <w:rPr>
          <w:rFonts w:ascii="Arial" w:hAnsi="Arial" w:cs="Arial"/>
        </w:rPr>
      </w:pPr>
    </w:p>
    <w:p w14:paraId="2F626A80" w14:textId="77777777" w:rsidR="00B62D18" w:rsidRPr="000B521B" w:rsidRDefault="00B62D18" w:rsidP="00B62D18">
      <w:pPr>
        <w:rPr>
          <w:rFonts w:ascii="Arial" w:hAnsi="Arial" w:cs="Arial"/>
        </w:rPr>
      </w:pPr>
    </w:p>
    <w:p w14:paraId="6D9C7282" w14:textId="77777777" w:rsidR="00B62D18" w:rsidRPr="000B521B" w:rsidRDefault="00B62D18" w:rsidP="00B62D18">
      <w:pPr>
        <w:rPr>
          <w:rFonts w:ascii="Arial" w:hAnsi="Arial" w:cs="Arial"/>
        </w:rPr>
      </w:pPr>
      <w:r w:rsidRPr="000B521B">
        <w:rPr>
          <w:rFonts w:ascii="Arial" w:hAnsi="Arial" w:cs="Arial"/>
          <w:noProof/>
        </w:rPr>
        <mc:AlternateContent>
          <mc:Choice Requires="wps">
            <w:drawing>
              <wp:anchor distT="0" distB="0" distL="114300" distR="114300" simplePos="0" relativeHeight="252781568" behindDoc="0" locked="0" layoutInCell="1" allowOverlap="1" wp14:anchorId="3FCCCE6F" wp14:editId="2F185995">
                <wp:simplePos x="0" y="0"/>
                <wp:positionH relativeFrom="column">
                  <wp:posOffset>2571750</wp:posOffset>
                </wp:positionH>
                <wp:positionV relativeFrom="paragraph">
                  <wp:posOffset>168910</wp:posOffset>
                </wp:positionV>
                <wp:extent cx="0" cy="266700"/>
                <wp:effectExtent l="76200" t="0" r="57150" b="57150"/>
                <wp:wrapNone/>
                <wp:docPr id="2094" name="Straight Arrow Connector 209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6AF5" id="Straight Arrow Connector 2094" o:spid="_x0000_s1026" type="#_x0000_t32" style="position:absolute;margin-left:202.5pt;margin-top:13.3pt;width:0;height:21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" strokecolor="#4472c4 [3204]" strokeweight=".5pt">
                <v:stroke endarrow="block" joinstyle="miter"/>
              </v:shape>
            </w:pict>
          </mc:Fallback>
        </mc:AlternateContent>
      </w:r>
    </w:p>
    <w:p w14:paraId="25E1E668" w14:textId="77777777" w:rsidR="00B62D18" w:rsidRPr="000B521B" w:rsidRDefault="00B62D18" w:rsidP="00B62D18">
      <w:pPr>
        <w:tabs>
          <w:tab w:val="left" w:pos="3705"/>
        </w:tabs>
        <w:rPr>
          <w:rFonts w:ascii="Arial" w:hAnsi="Arial" w:cs="Arial"/>
        </w:rPr>
      </w:pPr>
      <w:r>
        <w:rPr>
          <w:rFonts w:ascii="Arial" w:hAnsi="Arial" w:cs="Arial"/>
          <w:b/>
          <w:bCs/>
          <w:noProof/>
          <w:u w:val="single"/>
        </w:rPr>
        <mc:AlternateContent>
          <mc:Choice Requires="wps">
            <w:drawing>
              <wp:anchor distT="0" distB="0" distL="114300" distR="114300" simplePos="0" relativeHeight="252790784" behindDoc="0" locked="0" layoutInCell="1" allowOverlap="1" wp14:anchorId="54317A20" wp14:editId="09270508">
                <wp:simplePos x="0" y="0"/>
                <wp:positionH relativeFrom="column">
                  <wp:posOffset>1295399</wp:posOffset>
                </wp:positionH>
                <wp:positionV relativeFrom="paragraph">
                  <wp:posOffset>176530</wp:posOffset>
                </wp:positionV>
                <wp:extent cx="2543175" cy="419100"/>
                <wp:effectExtent l="0" t="0" r="28575" b="19050"/>
                <wp:wrapNone/>
                <wp:docPr id="2095" name="Rectangle: Rounded Corners 2095"/>
                <wp:cNvGraphicFramePr/>
                <a:graphic xmlns:a="http://schemas.openxmlformats.org/drawingml/2006/main">
                  <a:graphicData uri="http://schemas.microsoft.com/office/word/2010/wordprocessingShape">
                    <wps:wsp>
                      <wps:cNvSpPr/>
                      <wps:spPr>
                        <a:xfrm>
                          <a:off x="0" y="0"/>
                          <a:ext cx="2543175" cy="4191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17A20" id="Rectangle: Rounded Corners 2095" o:spid="_x0000_s1218" style="position:absolute;margin-left:102pt;margin-top:13.9pt;width:200.25pt;height:33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" fillcolor="#f7caac [1301]" strokecolor="#1f3763 [1604]" strokeweight="1pt">
                <v:stroke joinstyle="miter"/>
                <v:textbox>
                  <w:txbxContent>
                    <w:p w14:paraId="0AF4CF36" w14:textId="77777777" w:rsidR="00B62D18" w:rsidRPr="00EB1967" w:rsidRDefault="00B62D18" w:rsidP="00B62D18">
                      <w:pPr>
                        <w:jc w:val="center"/>
                        <w:rPr>
                          <w:b/>
                          <w:bCs/>
                          <w:color w:val="000000" w:themeColor="text1"/>
                        </w:rPr>
                      </w:pPr>
                      <w:r w:rsidRPr="00EB1967">
                        <w:rPr>
                          <w:b/>
                          <w:bCs/>
                          <w:color w:val="000000" w:themeColor="text1"/>
                        </w:rPr>
                        <w:t>Finished Products ready for packing</w:t>
                      </w:r>
                    </w:p>
                    <w:p w14:paraId="6CBDFEC4" w14:textId="77777777" w:rsidR="00B62D18" w:rsidRPr="00EB1967" w:rsidRDefault="00B62D18" w:rsidP="00B62D18">
                      <w:pPr>
                        <w:jc w:val="center"/>
                        <w:rPr>
                          <w:b/>
                          <w:bCs/>
                          <w:color w:val="000000" w:themeColor="text1"/>
                        </w:rPr>
                      </w:pPr>
                    </w:p>
                  </w:txbxContent>
                </v:textbox>
              </v:roundrect>
            </w:pict>
          </mc:Fallback>
        </mc:AlternateContent>
      </w:r>
    </w:p>
    <w:p w14:paraId="6650DCF3"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noProof/>
        </w:rPr>
        <mc:AlternateContent>
          <mc:Choice Requires="wps">
            <w:drawing>
              <wp:anchor distT="0" distB="0" distL="114300" distR="114300" simplePos="0" relativeHeight="252792832" behindDoc="0" locked="0" layoutInCell="1" allowOverlap="1" wp14:anchorId="38F8AA7F" wp14:editId="36B19285">
                <wp:simplePos x="0" y="0"/>
                <wp:positionH relativeFrom="column">
                  <wp:posOffset>2571750</wp:posOffset>
                </wp:positionH>
                <wp:positionV relativeFrom="paragraph">
                  <wp:posOffset>320675</wp:posOffset>
                </wp:positionV>
                <wp:extent cx="0" cy="266700"/>
                <wp:effectExtent l="76200" t="0" r="57150" b="57150"/>
                <wp:wrapNone/>
                <wp:docPr id="2099" name="Straight Arrow Connector 20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C4F" id="Straight Arrow Connector 2099" o:spid="_x0000_s1026" type="#_x0000_t32" style="position:absolute;margin-left:202.5pt;margin-top:25.25pt;width:0;height:21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" strokecolor="#4472c4 [3204]" strokeweight=".5pt">
                <v:stroke endarrow="block" joinstyle="miter"/>
              </v:shape>
            </w:pict>
          </mc:Fallback>
        </mc:AlternateContent>
      </w:r>
    </w:p>
    <w:p w14:paraId="473946D2" w14:textId="77777777" w:rsidR="00B62D18" w:rsidRPr="00793AF4" w:rsidRDefault="00B62D18" w:rsidP="00B62D18">
      <w:pPr>
        <w:tabs>
          <w:tab w:val="left" w:pos="1365"/>
        </w:tabs>
        <w:spacing w:line="360" w:lineRule="auto"/>
        <w:jc w:val="both"/>
      </w:pPr>
      <w:r>
        <w:rPr>
          <w:rFonts w:ascii="Arial" w:hAnsi="Arial" w:cs="Arial"/>
          <w:bCs/>
          <w:noProof/>
          <w:color w:val="000000" w:themeColor="text1"/>
        </w:rPr>
        <mc:AlternateContent>
          <mc:Choice Requires="wps">
            <w:drawing>
              <wp:anchor distT="0" distB="0" distL="114300" distR="114300" simplePos="0" relativeHeight="252793856" behindDoc="0" locked="0" layoutInCell="1" allowOverlap="1" wp14:anchorId="554EBDA0" wp14:editId="48CD7DA3">
                <wp:simplePos x="0" y="0"/>
                <wp:positionH relativeFrom="column">
                  <wp:posOffset>1943100</wp:posOffset>
                </wp:positionH>
                <wp:positionV relativeFrom="paragraph">
                  <wp:posOffset>232410</wp:posOffset>
                </wp:positionV>
                <wp:extent cx="1257300" cy="447675"/>
                <wp:effectExtent l="0" t="0" r="19050" b="28575"/>
                <wp:wrapNone/>
                <wp:docPr id="2100" name="Oval 2100"/>
                <wp:cNvGraphicFramePr/>
                <a:graphic xmlns:a="http://schemas.openxmlformats.org/drawingml/2006/main">
                  <a:graphicData uri="http://schemas.microsoft.com/office/word/2010/wordprocessingShape">
                    <wps:wsp>
                      <wps:cNvSpPr/>
                      <wps:spPr>
                        <a:xfrm>
                          <a:off x="0" y="0"/>
                          <a:ext cx="1257300" cy="447675"/>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4EBDA0" id="Oval 2100" o:spid="_x0000_s1219" style="position:absolute;left:0;text-align:left;margin-left:153pt;margin-top:18.3pt;width:99pt;height:35.25pt;z-index:25279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" fillcolor="#ffd966 [1943]" strokecolor="#1f3763 [1604]" strokeweight="1pt">
                <v:stroke joinstyle="miter"/>
                <v:textbox>
                  <w:txbxContent>
                    <w:p w14:paraId="4FE38F3A" w14:textId="7E907845" w:rsidR="00B62D18" w:rsidRPr="00B62D18" w:rsidRDefault="00B62D18" w:rsidP="00B62D18">
                      <w:pPr>
                        <w:jc w:val="center"/>
                        <w:rPr>
                          <w:b/>
                          <w:bCs/>
                          <w:color w:val="000000" w:themeColor="text1"/>
                          <w:vertAlign w:val="superscript"/>
                        </w:rPr>
                      </w:pPr>
                      <w:r w:rsidRPr="00B62D18">
                        <w:rPr>
                          <w:b/>
                          <w:bCs/>
                          <w:color w:val="000000" w:themeColor="text1"/>
                        </w:rPr>
                        <w:t>Curing</w:t>
                      </w:r>
                      <w:r>
                        <w:rPr>
                          <w:b/>
                          <w:bCs/>
                          <w:color w:val="000000" w:themeColor="text1"/>
                          <w:vertAlign w:val="superscript"/>
                        </w:rPr>
                        <w:t>2</w:t>
                      </w:r>
                    </w:p>
                  </w:txbxContent>
                </v:textbox>
              </v:oval>
            </w:pict>
          </mc:Fallback>
        </mc:AlternateContent>
      </w:r>
    </w:p>
    <w:p w14:paraId="7B5EB962" w14:textId="77777777" w:rsidR="00B62D18" w:rsidRDefault="00B62D18" w:rsidP="00B62D18">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82592" behindDoc="0" locked="0" layoutInCell="1" allowOverlap="1" wp14:anchorId="0E59C03E" wp14:editId="2430BED3">
                <wp:simplePos x="0" y="0"/>
                <wp:positionH relativeFrom="margin">
                  <wp:posOffset>5050155</wp:posOffset>
                </wp:positionH>
                <wp:positionV relativeFrom="paragraph">
                  <wp:posOffset>326390</wp:posOffset>
                </wp:positionV>
                <wp:extent cx="1346835" cy="200025"/>
                <wp:effectExtent l="0" t="0" r="0" b="0"/>
                <wp:wrapNone/>
                <wp:docPr id="2101"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E59C03E" id="_x0000_s1220" type="#_x0000_t202" style="position:absolute;left:0;text-align:left;margin-left:397.65pt;margin-top:25.7pt;width:106.05pt;height:15.75pt;z-index:25278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" filled="f" stroked="f">
                <v:textbox style="mso-fit-shape-to-text:t">
                  <w:txbxContent>
                    <w:p w14:paraId="67FA7ECE" w14:textId="77777777" w:rsidR="00B62D18" w:rsidRPr="006F6D2F" w:rsidRDefault="00B62D18" w:rsidP="00B62D1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7BFACF4C" w14:textId="77777777" w:rsidR="00B62D18" w:rsidRDefault="00B62D18" w:rsidP="00B62D18">
      <w:pPr>
        <w:tabs>
          <w:tab w:val="left" w:pos="1365"/>
        </w:tabs>
        <w:spacing w:line="360" w:lineRule="auto"/>
        <w:jc w:val="both"/>
        <w:rPr>
          <w:rFonts w:ascii="Arial" w:hAnsi="Arial" w:cs="Arial"/>
          <w:b/>
          <w:bCs/>
          <w:sz w:val="24"/>
          <w:szCs w:val="24"/>
        </w:rPr>
      </w:pPr>
    </w:p>
    <w:p w14:paraId="559D17FE" w14:textId="083E2348" w:rsidR="00695ED4" w:rsidRDefault="00B62D18" w:rsidP="00695ED4">
      <w:pPr>
        <w:jc w:val="both"/>
        <w:rPr>
          <w:rFonts w:ascii="Arial" w:hAnsi="Arial" w:cs="Arial"/>
          <w:i/>
          <w:iCs/>
          <w:color w:val="000000" w:themeColor="text1"/>
          <w:sz w:val="18"/>
          <w:szCs w:val="18"/>
          <w:shd w:val="clear" w:color="auto" w:fill="FFFFFF"/>
        </w:rPr>
      </w:pPr>
      <w:r w:rsidRPr="00B62D18">
        <w:rPr>
          <w:rFonts w:ascii="Arial" w:hAnsi="Arial" w:cs="Arial"/>
          <w:i/>
          <w:iCs/>
          <w:color w:val="000000" w:themeColor="text1"/>
          <w:sz w:val="18"/>
          <w:szCs w:val="18"/>
          <w:shd w:val="clear" w:color="auto" w:fill="FFFFFF"/>
        </w:rPr>
        <w:t>1</w:t>
      </w:r>
      <w:r w:rsidR="00695ED4" w:rsidRPr="00B62D18">
        <w:rPr>
          <w:rFonts w:ascii="Arial" w:hAnsi="Arial" w:cs="Arial"/>
          <w:i/>
          <w:iCs/>
          <w:color w:val="000000" w:themeColor="text1"/>
          <w:sz w:val="18"/>
          <w:szCs w:val="18"/>
          <w:shd w:val="clear" w:color="auto" w:fill="FFFFFF"/>
        </w:rPr>
        <w:t xml:space="preserve"> </w:t>
      </w:r>
      <w:r w:rsidR="00695ED4" w:rsidRPr="00D72A4F">
        <w:rPr>
          <w:rFonts w:ascii="Arial" w:hAnsi="Arial" w:cs="Arial"/>
          <w:i/>
          <w:iCs/>
          <w:color w:val="000000" w:themeColor="text1"/>
          <w:sz w:val="18"/>
          <w:szCs w:val="18"/>
          <w:shd w:val="clear" w:color="auto" w:fill="FFFFFF"/>
        </w:rPr>
        <w:t>Unsaturated monocarboxylic</w:t>
      </w:r>
      <w:r>
        <w:rPr>
          <w:rFonts w:ascii="Arial" w:hAnsi="Arial" w:cs="Arial"/>
          <w:i/>
          <w:iCs/>
          <w:color w:val="000000" w:themeColor="text1"/>
          <w:sz w:val="18"/>
          <w:szCs w:val="18"/>
          <w:shd w:val="clear" w:color="auto" w:fill="FFFFFF"/>
        </w:rPr>
        <w:t xml:space="preserve"> </w:t>
      </w:r>
      <w:r w:rsidR="00705138" w:rsidRPr="00D72A4F">
        <w:rPr>
          <w:rFonts w:ascii="Arial" w:hAnsi="Arial" w:cs="Arial"/>
          <w:i/>
          <w:iCs/>
          <w:color w:val="000000" w:themeColor="text1"/>
          <w:sz w:val="18"/>
          <w:szCs w:val="18"/>
          <w:shd w:val="clear" w:color="auto" w:fill="FFFFFF"/>
        </w:rPr>
        <w:t>acid</w:t>
      </w:r>
      <w:r w:rsidR="00695ED4" w:rsidRPr="00D72A4F">
        <w:rPr>
          <w:rFonts w:ascii="Arial" w:hAnsi="Arial" w:cs="Arial"/>
          <w:i/>
          <w:iCs/>
          <w:color w:val="000000" w:themeColor="text1"/>
          <w:sz w:val="18"/>
          <w:szCs w:val="18"/>
          <w:shd w:val="clear" w:color="auto" w:fill="FFFFFF"/>
        </w:rPr>
        <w:t xml:space="preserve"> include acrylic acid, methacrylic acid, </w:t>
      </w:r>
      <w:proofErr w:type="spellStart"/>
      <w:r w:rsidR="00695ED4" w:rsidRPr="00D72A4F">
        <w:rPr>
          <w:rFonts w:ascii="Arial" w:hAnsi="Arial" w:cs="Arial"/>
          <w:i/>
          <w:iCs/>
          <w:color w:val="000000" w:themeColor="text1"/>
          <w:sz w:val="18"/>
          <w:szCs w:val="18"/>
          <w:shd w:val="clear" w:color="auto" w:fill="FFFFFF"/>
        </w:rPr>
        <w:t>crotonic</w:t>
      </w:r>
      <w:proofErr w:type="spellEnd"/>
      <w:r w:rsidR="00695ED4" w:rsidRPr="00D72A4F">
        <w:rPr>
          <w:rFonts w:ascii="Arial" w:hAnsi="Arial" w:cs="Arial"/>
          <w:i/>
          <w:iCs/>
          <w:color w:val="000000" w:themeColor="text1"/>
          <w:sz w:val="18"/>
          <w:szCs w:val="18"/>
          <w:shd w:val="clear" w:color="auto" w:fill="FFFFFF"/>
        </w:rPr>
        <w:t xml:space="preserve"> acid, monoesters of unsaturated </w:t>
      </w:r>
      <w:proofErr w:type="spellStart"/>
      <w:r w:rsidR="00695ED4" w:rsidRPr="00D72A4F">
        <w:rPr>
          <w:rFonts w:ascii="Arial" w:hAnsi="Arial" w:cs="Arial"/>
          <w:i/>
          <w:iCs/>
          <w:color w:val="000000" w:themeColor="text1"/>
          <w:sz w:val="18"/>
          <w:szCs w:val="18"/>
          <w:shd w:val="clear" w:color="auto" w:fill="FFFFFF"/>
        </w:rPr>
        <w:t>polycarboxylic</w:t>
      </w:r>
      <w:proofErr w:type="spellEnd"/>
      <w:r w:rsidR="00695ED4" w:rsidRPr="00D72A4F">
        <w:rPr>
          <w:rFonts w:ascii="Arial" w:hAnsi="Arial" w:cs="Arial"/>
          <w:i/>
          <w:iCs/>
          <w:color w:val="000000" w:themeColor="text1"/>
          <w:sz w:val="18"/>
          <w:szCs w:val="18"/>
          <w:shd w:val="clear" w:color="auto" w:fill="FFFFFF"/>
        </w:rPr>
        <w:t xml:space="preserve"> acids, and monoesters of maleic acid. The unsaturated acids and monoesters may be used singly or as a mixture of two or more of them.</w:t>
      </w:r>
      <w:r w:rsidR="00695ED4">
        <w:rPr>
          <w:rFonts w:ascii="Arial" w:hAnsi="Arial" w:cs="Arial"/>
          <w:i/>
          <w:iCs/>
          <w:color w:val="000000" w:themeColor="text1"/>
          <w:sz w:val="18"/>
          <w:szCs w:val="18"/>
          <w:shd w:val="clear" w:color="auto" w:fill="FFFFFF"/>
        </w:rPr>
        <w:t xml:space="preserve"> The unsaturated </w:t>
      </w:r>
      <w:r w:rsidR="00695ED4" w:rsidRPr="00D72A4F">
        <w:rPr>
          <w:rFonts w:ascii="Arial" w:hAnsi="Arial" w:cs="Arial"/>
          <w:i/>
          <w:iCs/>
          <w:color w:val="000000" w:themeColor="text1"/>
          <w:sz w:val="18"/>
          <w:szCs w:val="18"/>
          <w:shd w:val="clear" w:color="auto" w:fill="FFFFFF"/>
        </w:rPr>
        <w:t>monocarboxylic acids</w:t>
      </w:r>
      <w:r w:rsidR="00695ED4">
        <w:rPr>
          <w:rFonts w:ascii="Arial" w:hAnsi="Arial" w:cs="Arial"/>
          <w:i/>
          <w:iCs/>
          <w:color w:val="000000" w:themeColor="text1"/>
          <w:sz w:val="18"/>
          <w:szCs w:val="18"/>
          <w:shd w:val="clear" w:color="auto" w:fill="FFFFFF"/>
        </w:rPr>
        <w:t xml:space="preserve"> can be derived from renewable sources like lignin or soyabean oil therefore, the name bio- based vinyl ester resin is used.</w:t>
      </w:r>
    </w:p>
    <w:p w14:paraId="39C03E66" w14:textId="5A1B73AD" w:rsidR="00B62D18" w:rsidRPr="00B62D18" w:rsidRDefault="00B62D18" w:rsidP="00B62D18">
      <w:pPr>
        <w:spacing w:line="240" w:lineRule="auto"/>
        <w:jc w:val="both"/>
        <w:rPr>
          <w:rFonts w:ascii="Arial" w:hAnsi="Arial" w:cs="Arial"/>
          <w:i/>
          <w:iCs/>
          <w:color w:val="000000" w:themeColor="text1"/>
          <w:sz w:val="18"/>
          <w:szCs w:val="18"/>
          <w:shd w:val="clear" w:color="auto" w:fill="FFFFFF"/>
        </w:rPr>
      </w:pPr>
      <w:r>
        <w:rPr>
          <w:rFonts w:ascii="Arial" w:hAnsi="Arial" w:cs="Arial"/>
          <w:i/>
          <w:iCs/>
          <w:color w:val="000000" w:themeColor="text1"/>
          <w:sz w:val="18"/>
          <w:szCs w:val="18"/>
          <w:shd w:val="clear" w:color="auto" w:fill="FFFFFF"/>
        </w:rPr>
        <w:t>2 Curing of vinyl ester resin is done by the end user industries according to the application in which it is used. Curing defines the gelation time of vinyl ester resin</w:t>
      </w:r>
      <w:r w:rsidR="00490F7E">
        <w:rPr>
          <w:rFonts w:ascii="Arial" w:hAnsi="Arial" w:cs="Arial"/>
          <w:i/>
          <w:iCs/>
          <w:color w:val="000000" w:themeColor="text1"/>
          <w:sz w:val="18"/>
          <w:szCs w:val="18"/>
          <w:shd w:val="clear" w:color="auto" w:fill="FFFFFF"/>
        </w:rPr>
        <w:t>.</w:t>
      </w:r>
      <w:r>
        <w:rPr>
          <w:rFonts w:ascii="Arial" w:hAnsi="Arial" w:cs="Arial"/>
          <w:i/>
          <w:iCs/>
          <w:color w:val="000000" w:themeColor="text1"/>
          <w:sz w:val="18"/>
          <w:szCs w:val="18"/>
          <w:shd w:val="clear" w:color="auto" w:fill="FFFFFF"/>
        </w:rPr>
        <w:t xml:space="preserve"> </w:t>
      </w:r>
      <w:r w:rsidR="00490F7E" w:rsidRPr="00490F7E">
        <w:rPr>
          <w:rFonts w:ascii="Arial" w:hAnsi="Arial" w:cs="Arial"/>
          <w:i/>
          <w:iCs/>
          <w:color w:val="000000" w:themeColor="text1"/>
          <w:sz w:val="18"/>
          <w:szCs w:val="18"/>
          <w:shd w:val="clear" w:color="auto" w:fill="FFFFFF"/>
        </w:rPr>
        <w:t>Curing is a process that is employed to change the viscosities of the epoxy resin according to the customer's requirement. This process is completely optional and varies from manufacturer to manufacturer depending on the grade of VER to be manufactured.</w:t>
      </w:r>
    </w:p>
    <w:p w14:paraId="567F7987" w14:textId="1F26932B" w:rsidR="00B62D18" w:rsidRPr="00D72A4F" w:rsidRDefault="00B62D18" w:rsidP="00695ED4">
      <w:pPr>
        <w:jc w:val="both"/>
        <w:rPr>
          <w:rFonts w:ascii="Arial" w:hAnsi="Arial" w:cs="Arial"/>
          <w:i/>
          <w:iCs/>
          <w:sz w:val="18"/>
          <w:szCs w:val="18"/>
        </w:rPr>
      </w:pPr>
    </w:p>
    <w:p w14:paraId="6AD42AB5" w14:textId="77777777" w:rsidR="00695ED4" w:rsidRPr="00D72A4F" w:rsidRDefault="00695ED4" w:rsidP="00695ED4">
      <w:pPr>
        <w:tabs>
          <w:tab w:val="left" w:pos="1365"/>
        </w:tabs>
        <w:spacing w:line="360" w:lineRule="auto"/>
        <w:jc w:val="both"/>
        <w:rPr>
          <w:b/>
          <w:bCs/>
          <w:sz w:val="24"/>
          <w:szCs w:val="24"/>
        </w:rPr>
      </w:pPr>
    </w:p>
    <w:p w14:paraId="687756A4" w14:textId="48A65FD3" w:rsidR="00695ED4" w:rsidRDefault="00695ED4" w:rsidP="00695ED4">
      <w:pPr>
        <w:tabs>
          <w:tab w:val="left" w:pos="1365"/>
        </w:tabs>
        <w:spacing w:line="360" w:lineRule="auto"/>
        <w:jc w:val="both"/>
        <w:rPr>
          <w:rFonts w:ascii="Arial" w:hAnsi="Arial" w:cs="Arial"/>
          <w:b/>
          <w:bCs/>
          <w:sz w:val="24"/>
          <w:szCs w:val="24"/>
        </w:rPr>
      </w:pPr>
    </w:p>
    <w:p w14:paraId="31B7054F" w14:textId="55537181" w:rsidR="007E23D4" w:rsidRDefault="007E23D4" w:rsidP="00695ED4">
      <w:pPr>
        <w:tabs>
          <w:tab w:val="left" w:pos="1365"/>
        </w:tabs>
        <w:spacing w:line="360" w:lineRule="auto"/>
        <w:jc w:val="both"/>
        <w:rPr>
          <w:rFonts w:ascii="Arial" w:hAnsi="Arial" w:cs="Arial"/>
          <w:b/>
          <w:bCs/>
          <w:sz w:val="24"/>
          <w:szCs w:val="24"/>
        </w:rPr>
      </w:pPr>
    </w:p>
    <w:p w14:paraId="6BF53EC4" w14:textId="744F68CB" w:rsidR="00695ED4" w:rsidRDefault="00695ED4" w:rsidP="00695ED4">
      <w:pPr>
        <w:tabs>
          <w:tab w:val="left" w:pos="1365"/>
        </w:tabs>
        <w:spacing w:line="360" w:lineRule="auto"/>
        <w:jc w:val="both"/>
        <w:rPr>
          <w:rFonts w:ascii="Arial" w:hAnsi="Arial" w:cs="Arial"/>
          <w:b/>
          <w:bCs/>
          <w:sz w:val="24"/>
          <w:szCs w:val="24"/>
        </w:rPr>
      </w:pPr>
      <w:r w:rsidRPr="005B6140">
        <w:rPr>
          <w:rFonts w:ascii="Arial" w:hAnsi="Arial" w:cs="Arial"/>
          <w:b/>
          <w:bCs/>
          <w:noProof/>
          <w:sz w:val="24"/>
          <w:szCs w:val="24"/>
        </w:rPr>
        <mc:AlternateContent>
          <mc:Choice Requires="wps">
            <w:drawing>
              <wp:anchor distT="45720" distB="45720" distL="114300" distR="114300" simplePos="0" relativeHeight="252677120" behindDoc="0" locked="0" layoutInCell="1" allowOverlap="1" wp14:anchorId="7F3FB849" wp14:editId="4A8DB4CA">
                <wp:simplePos x="0" y="0"/>
                <wp:positionH relativeFrom="column">
                  <wp:posOffset>-142875</wp:posOffset>
                </wp:positionH>
                <wp:positionV relativeFrom="paragraph">
                  <wp:posOffset>330200</wp:posOffset>
                </wp:positionV>
                <wp:extent cx="1009650" cy="638175"/>
                <wp:effectExtent l="0" t="0" r="19050" b="28575"/>
                <wp:wrapSquare wrapText="bothSides"/>
                <wp:docPr id="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FB849" id="_x0000_s1221" type="#_x0000_t202" style="position:absolute;left:0;text-align:left;margin-left:-11.25pt;margin-top:26pt;width:79.5pt;height:50.25pt;z-index:25267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f4WJg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">
                <v:textbox>
                  <w:txbxContent>
                    <w:p w14:paraId="34F0409D" w14:textId="77777777" w:rsidR="00695ED4" w:rsidRPr="005B6140" w:rsidRDefault="00695ED4" w:rsidP="00695ED4">
                      <w:pPr>
                        <w:jc w:val="center"/>
                        <w:rPr>
                          <w:rFonts w:ascii="Arial" w:hAnsi="Arial" w:cs="Arial"/>
                          <w:sz w:val="20"/>
                          <w:szCs w:val="20"/>
                        </w:rPr>
                      </w:pPr>
                      <w:r>
                        <w:rPr>
                          <w:rFonts w:ascii="Arial" w:hAnsi="Arial" w:cs="Arial"/>
                          <w:sz w:val="20"/>
                          <w:szCs w:val="20"/>
                        </w:rPr>
                        <w:t>Raw material storage and handling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8144" behindDoc="0" locked="0" layoutInCell="1" allowOverlap="1" wp14:anchorId="395D955B" wp14:editId="56379415">
                <wp:simplePos x="0" y="0"/>
                <wp:positionH relativeFrom="column">
                  <wp:posOffset>933450</wp:posOffset>
                </wp:positionH>
                <wp:positionV relativeFrom="paragraph">
                  <wp:posOffset>330200</wp:posOffset>
                </wp:positionV>
                <wp:extent cx="1009650" cy="638175"/>
                <wp:effectExtent l="0" t="0" r="19050" b="28575"/>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38175"/>
                        </a:xfrm>
                        <a:prstGeom prst="rect">
                          <a:avLst/>
                        </a:prstGeom>
                        <a:solidFill>
                          <a:srgbClr val="FFFFFF"/>
                        </a:solidFill>
                        <a:ln w="9525">
                          <a:solidFill>
                            <a:srgbClr val="000000"/>
                          </a:solidFill>
                          <a:miter lim="800000"/>
                          <a:headEnd/>
                          <a:tailEnd/>
                        </a:ln>
                      </wps:spPr>
                      <wps:txb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955B" id="_x0000_s1222" type="#_x0000_t202" style="position:absolute;left:0;text-align:left;margin-left:73.5pt;margin-top:26pt;width:79.5pt;height:50.2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">
                <v:textbox>
                  <w:txbxContent>
                    <w:p w14:paraId="0D59851F"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Reaction</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79168" behindDoc="0" locked="0" layoutInCell="1" allowOverlap="1" wp14:anchorId="2D38C32B" wp14:editId="75A424C8">
                <wp:simplePos x="0" y="0"/>
                <wp:positionH relativeFrom="column">
                  <wp:posOffset>2047875</wp:posOffset>
                </wp:positionH>
                <wp:positionV relativeFrom="paragraph">
                  <wp:posOffset>349250</wp:posOffset>
                </wp:positionV>
                <wp:extent cx="1009650" cy="619125"/>
                <wp:effectExtent l="0" t="0" r="19050" b="28575"/>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8C32B" id="_x0000_s1223" type="#_x0000_t202" style="position:absolute;left:0;text-align:left;margin-left:161.25pt;margin-top:27.5pt;width:79.5pt;height:48.75pt;z-index:25267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">
                <v:textbox>
                  <w:txbxContent>
                    <w:p w14:paraId="4F571C79" w14:textId="77777777" w:rsidR="00695ED4" w:rsidRPr="005B6140" w:rsidRDefault="00695ED4" w:rsidP="00695ED4">
                      <w:pPr>
                        <w:spacing w:line="240" w:lineRule="auto"/>
                        <w:jc w:val="center"/>
                        <w:rPr>
                          <w:rFonts w:ascii="Arial" w:hAnsi="Arial" w:cs="Arial"/>
                          <w:sz w:val="20"/>
                          <w:szCs w:val="20"/>
                        </w:rPr>
                      </w:pPr>
                      <w:r w:rsidRPr="005B6140">
                        <w:rPr>
                          <w:rFonts w:ascii="Arial" w:hAnsi="Arial" w:cs="Arial"/>
                          <w:sz w:val="20"/>
                          <w:szCs w:val="20"/>
                        </w:rPr>
                        <w:t>Blending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0192" behindDoc="0" locked="0" layoutInCell="1" allowOverlap="1" wp14:anchorId="3523F688" wp14:editId="3FB58C35">
                <wp:simplePos x="0" y="0"/>
                <wp:positionH relativeFrom="column">
                  <wp:posOffset>3152775</wp:posOffset>
                </wp:positionH>
                <wp:positionV relativeFrom="paragraph">
                  <wp:posOffset>349250</wp:posOffset>
                </wp:positionV>
                <wp:extent cx="1009650" cy="619125"/>
                <wp:effectExtent l="0" t="0" r="19050" b="28575"/>
                <wp:wrapSquare wrapText="bothSides"/>
                <wp:docPr id="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3F688" id="_x0000_s1224" type="#_x0000_t202" style="position:absolute;left:0;text-align:left;margin-left:248.25pt;margin-top:27.5pt;width:79.5pt;height:48.75pt;z-index:25268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">
                <v:textbox>
                  <w:txbxContent>
                    <w:p w14:paraId="0D18D649"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Intermediate 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1216" behindDoc="0" locked="0" layoutInCell="1" allowOverlap="1" wp14:anchorId="32D0AE10" wp14:editId="0AB2695E">
                <wp:simplePos x="0" y="0"/>
                <wp:positionH relativeFrom="column">
                  <wp:posOffset>4295775</wp:posOffset>
                </wp:positionH>
                <wp:positionV relativeFrom="paragraph">
                  <wp:posOffset>349250</wp:posOffset>
                </wp:positionV>
                <wp:extent cx="1009650" cy="619125"/>
                <wp:effectExtent l="0" t="0" r="19050"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19125"/>
                        </a:xfrm>
                        <a:prstGeom prst="rect">
                          <a:avLst/>
                        </a:prstGeom>
                        <a:solidFill>
                          <a:srgbClr val="FFFFFF"/>
                        </a:solidFill>
                        <a:ln w="9525">
                          <a:solidFill>
                            <a:srgbClr val="000000"/>
                          </a:solidFill>
                          <a:miter lim="800000"/>
                          <a:headEnd/>
                          <a:tailEnd/>
                        </a:ln>
                      </wps:spPr>
                      <wps:txb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0AE10" id="_x0000_s1225" type="#_x0000_t202" style="position:absolute;left:0;text-align:left;margin-left:338.25pt;margin-top:27.5pt;width:79.5pt;height:48.75pt;z-index:25268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">
                <v:textbox>
                  <w:txbxContent>
                    <w:p w14:paraId="3EBB36D3"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Finishing</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2240" behindDoc="0" locked="0" layoutInCell="1" allowOverlap="1" wp14:anchorId="7980EE8C" wp14:editId="624C61ED">
                <wp:simplePos x="0" y="0"/>
                <wp:positionH relativeFrom="column">
                  <wp:posOffset>5438775</wp:posOffset>
                </wp:positionH>
                <wp:positionV relativeFrom="paragraph">
                  <wp:posOffset>349250</wp:posOffset>
                </wp:positionV>
                <wp:extent cx="1181100" cy="619125"/>
                <wp:effectExtent l="0" t="0" r="19050" b="28575"/>
                <wp:wrapSquare wrapText="bothSides"/>
                <wp:docPr id="1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619125"/>
                        </a:xfrm>
                        <a:prstGeom prst="rect">
                          <a:avLst/>
                        </a:prstGeom>
                        <a:solidFill>
                          <a:srgbClr val="FFFFFF"/>
                        </a:solidFill>
                        <a:ln w="9525">
                          <a:solidFill>
                            <a:srgbClr val="000000"/>
                          </a:solidFill>
                          <a:miter lim="800000"/>
                          <a:headEnd/>
                          <a:tailEnd/>
                        </a:ln>
                      </wps:spPr>
                      <wps:txb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0EE8C" id="_x0000_s1226" type="#_x0000_t202" style="position:absolute;left:0;text-align:left;margin-left:428.25pt;margin-top:27.5pt;width:93pt;height:48.75pt;z-index:25268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">
                <v:textbox>
                  <w:txbxContent>
                    <w:p w14:paraId="55B3744A" w14:textId="77777777" w:rsidR="00695ED4" w:rsidRPr="005B6140" w:rsidRDefault="00695ED4" w:rsidP="00695ED4">
                      <w:pPr>
                        <w:jc w:val="center"/>
                        <w:rPr>
                          <w:rFonts w:ascii="Arial" w:hAnsi="Arial" w:cs="Arial"/>
                          <w:sz w:val="20"/>
                          <w:szCs w:val="20"/>
                        </w:rPr>
                      </w:pPr>
                      <w:r w:rsidRPr="005B6140">
                        <w:rPr>
                          <w:rFonts w:ascii="Arial" w:hAnsi="Arial" w:cs="Arial"/>
                          <w:sz w:val="20"/>
                          <w:szCs w:val="20"/>
                        </w:rPr>
                        <w:t>Finished product storage and handling</w:t>
                      </w:r>
                    </w:p>
                  </w:txbxContent>
                </v:textbox>
                <w10:wrap type="square"/>
              </v:shape>
            </w:pict>
          </mc:Fallback>
        </mc:AlternateContent>
      </w:r>
      <w:r>
        <w:rPr>
          <w:rFonts w:ascii="Arial" w:hAnsi="Arial" w:cs="Arial"/>
          <w:b/>
          <w:bCs/>
          <w:sz w:val="24"/>
          <w:szCs w:val="24"/>
        </w:rPr>
        <w:t>Process Flow Diagram</w:t>
      </w:r>
    </w:p>
    <w:p w14:paraId="3A75D200"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15008" behindDoc="0" locked="0" layoutInCell="1" allowOverlap="1" wp14:anchorId="27559EAF" wp14:editId="1AB57465">
                <wp:simplePos x="0" y="0"/>
                <wp:positionH relativeFrom="column">
                  <wp:posOffset>1825032</wp:posOffset>
                </wp:positionH>
                <wp:positionV relativeFrom="paragraph">
                  <wp:posOffset>900528</wp:posOffset>
                </wp:positionV>
                <wp:extent cx="0" cy="160334"/>
                <wp:effectExtent l="76200" t="0" r="57150" b="49530"/>
                <wp:wrapNone/>
                <wp:docPr id="229" name="Straight Arrow Connector 229"/>
                <wp:cNvGraphicFramePr/>
                <a:graphic xmlns:a="http://schemas.openxmlformats.org/drawingml/2006/main">
                  <a:graphicData uri="http://schemas.microsoft.com/office/word/2010/wordprocessingShape">
                    <wps:wsp>
                      <wps:cNvCnPr/>
                      <wps:spPr>
                        <a:xfrm>
                          <a:off x="0" y="0"/>
                          <a:ext cx="0" cy="1603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BBB74" id="Straight Arrow Connector 229" o:spid="_x0000_s1026" type="#_x0000_t32" style="position:absolute;margin-left:143.7pt;margin-top:70.9pt;width:0;height:12.6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3984" behindDoc="0" locked="0" layoutInCell="1" allowOverlap="1" wp14:anchorId="3E3F11D8" wp14:editId="149C6C6E">
                <wp:simplePos x="0" y="0"/>
                <wp:positionH relativeFrom="column">
                  <wp:posOffset>2915278</wp:posOffset>
                </wp:positionH>
                <wp:positionV relativeFrom="paragraph">
                  <wp:posOffset>815117</wp:posOffset>
                </wp:positionV>
                <wp:extent cx="0" cy="245745"/>
                <wp:effectExtent l="76200" t="0" r="57150" b="59055"/>
                <wp:wrapNone/>
                <wp:docPr id="227" name="Straight Arrow Connector 227"/>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4D334" id="Straight Arrow Connector 227" o:spid="_x0000_s1026" type="#_x0000_t32" style="position:absolute;margin-left:229.55pt;margin-top:64.2pt;width:0;height:19.35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2960" behindDoc="0" locked="0" layoutInCell="1" allowOverlap="1" wp14:anchorId="4FF86D16" wp14:editId="087DB685">
                <wp:simplePos x="0" y="0"/>
                <wp:positionH relativeFrom="column">
                  <wp:posOffset>1614016</wp:posOffset>
                </wp:positionH>
                <wp:positionV relativeFrom="paragraph">
                  <wp:posOffset>815117</wp:posOffset>
                </wp:positionV>
                <wp:extent cx="0" cy="226088"/>
                <wp:effectExtent l="76200" t="0" r="57150" b="59690"/>
                <wp:wrapNone/>
                <wp:docPr id="226" name="Straight Arrow Connector 226"/>
                <wp:cNvGraphicFramePr/>
                <a:graphic xmlns:a="http://schemas.openxmlformats.org/drawingml/2006/main">
                  <a:graphicData uri="http://schemas.microsoft.com/office/word/2010/wordprocessingShape">
                    <wps:wsp>
                      <wps:cNvCnPr/>
                      <wps:spPr>
                        <a:xfrm>
                          <a:off x="0" y="0"/>
                          <a:ext cx="0" cy="226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E9FCC" id="Straight Arrow Connector 226" o:spid="_x0000_s1026" type="#_x0000_t32" style="position:absolute;margin-left:127.1pt;margin-top:64.2pt;width:0;height:17.8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1936" behindDoc="0" locked="0" layoutInCell="1" allowOverlap="1" wp14:anchorId="59CFB168" wp14:editId="0FD5B940">
                <wp:simplePos x="0" y="0"/>
                <wp:positionH relativeFrom="column">
                  <wp:posOffset>5245784</wp:posOffset>
                </wp:positionH>
                <wp:positionV relativeFrom="paragraph">
                  <wp:posOffset>815117</wp:posOffset>
                </wp:positionV>
                <wp:extent cx="0" cy="246184"/>
                <wp:effectExtent l="76200" t="0" r="57150" b="59055"/>
                <wp:wrapNone/>
                <wp:docPr id="225" name="Straight Arrow Connector 225"/>
                <wp:cNvGraphicFramePr/>
                <a:graphic xmlns:a="http://schemas.openxmlformats.org/drawingml/2006/main">
                  <a:graphicData uri="http://schemas.microsoft.com/office/word/2010/wordprocessingShape">
                    <wps:wsp>
                      <wps:cNvCnPr/>
                      <wps:spPr>
                        <a:xfrm>
                          <a:off x="0" y="0"/>
                          <a:ext cx="0"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3BC74" id="Straight Arrow Connector 225" o:spid="_x0000_s1026" type="#_x0000_t32" style="position:absolute;margin-left:413.05pt;margin-top:64.2pt;width:0;height:19.4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0912" behindDoc="0" locked="0" layoutInCell="1" allowOverlap="1" wp14:anchorId="15309742" wp14:editId="04276BA3">
                <wp:simplePos x="0" y="0"/>
                <wp:positionH relativeFrom="column">
                  <wp:posOffset>1082144</wp:posOffset>
                </wp:positionH>
                <wp:positionV relativeFrom="paragraph">
                  <wp:posOffset>815117</wp:posOffset>
                </wp:positionV>
                <wp:extent cx="4164351" cy="0"/>
                <wp:effectExtent l="0" t="0" r="0" b="0"/>
                <wp:wrapNone/>
                <wp:docPr id="223" name="Straight Connector 223"/>
                <wp:cNvGraphicFramePr/>
                <a:graphic xmlns:a="http://schemas.openxmlformats.org/drawingml/2006/main">
                  <a:graphicData uri="http://schemas.microsoft.com/office/word/2010/wordprocessingShape">
                    <wps:wsp>
                      <wps:cNvCnPr/>
                      <wps:spPr>
                        <a:xfrm>
                          <a:off x="0" y="0"/>
                          <a:ext cx="41643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AF8AC" id="Straight Connector 223"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85.2pt,64.2pt" to="413.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9888" behindDoc="0" locked="0" layoutInCell="1" allowOverlap="1" wp14:anchorId="77590994" wp14:editId="2DD169E7">
                <wp:simplePos x="0" y="0"/>
                <wp:positionH relativeFrom="column">
                  <wp:posOffset>1075158</wp:posOffset>
                </wp:positionH>
                <wp:positionV relativeFrom="paragraph">
                  <wp:posOffset>810895</wp:posOffset>
                </wp:positionV>
                <wp:extent cx="6267" cy="2075290"/>
                <wp:effectExtent l="0" t="0" r="32385" b="20320"/>
                <wp:wrapNone/>
                <wp:docPr id="221" name="Straight Connector 221"/>
                <wp:cNvGraphicFramePr/>
                <a:graphic xmlns:a="http://schemas.openxmlformats.org/drawingml/2006/main">
                  <a:graphicData uri="http://schemas.microsoft.com/office/word/2010/wordprocessingShape">
                    <wps:wsp>
                      <wps:cNvCnPr/>
                      <wps:spPr>
                        <a:xfrm flipV="1">
                          <a:off x="0" y="0"/>
                          <a:ext cx="6267" cy="207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180F6" id="Straight Connector 221"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84.65pt,63.85pt" to="85.15pt,2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6816" behindDoc="0" locked="0" layoutInCell="1" allowOverlap="1" wp14:anchorId="55D89590" wp14:editId="70EE9C90">
                <wp:simplePos x="0" y="0"/>
                <wp:positionH relativeFrom="column">
                  <wp:posOffset>5073926</wp:posOffset>
                </wp:positionH>
                <wp:positionV relativeFrom="paragraph">
                  <wp:posOffset>898387</wp:posOffset>
                </wp:positionV>
                <wp:extent cx="0" cy="166977"/>
                <wp:effectExtent l="76200" t="0" r="57150" b="62230"/>
                <wp:wrapNone/>
                <wp:docPr id="215" name="Straight Arrow Connector 2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90E836" id="Straight Arrow Connector 215" o:spid="_x0000_s1026" type="#_x0000_t32" style="position:absolute;margin-left:399.5pt;margin-top:70.75pt;width:0;height:13.15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MD0wEAAAMEAAAOAAAAZHJzL2Uyb0RvYy54bWysU9uO0zAQfUfiHyy/0ySV6E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5792" behindDoc="0" locked="0" layoutInCell="1" allowOverlap="1" wp14:anchorId="0CF925B2" wp14:editId="4D27C800">
                <wp:simplePos x="0" y="0"/>
                <wp:positionH relativeFrom="column">
                  <wp:posOffset>3149710</wp:posOffset>
                </wp:positionH>
                <wp:positionV relativeFrom="paragraph">
                  <wp:posOffset>898387</wp:posOffset>
                </wp:positionV>
                <wp:extent cx="0" cy="166977"/>
                <wp:effectExtent l="76200" t="0" r="57150" b="62230"/>
                <wp:wrapNone/>
                <wp:docPr id="214" name="Straight Arrow Connector 2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C3533" id="Straight Arrow Connector 214" o:spid="_x0000_s1026" type="#_x0000_t32" style="position:absolute;margin-left:248pt;margin-top:70.75pt;width:0;height:13.15pt;z-index:25270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4768" behindDoc="0" locked="0" layoutInCell="1" allowOverlap="1" wp14:anchorId="0A307388" wp14:editId="7FCCDF7A">
                <wp:simplePos x="0" y="0"/>
                <wp:positionH relativeFrom="column">
                  <wp:posOffset>866775</wp:posOffset>
                </wp:positionH>
                <wp:positionV relativeFrom="paragraph">
                  <wp:posOffset>901700</wp:posOffset>
                </wp:positionV>
                <wp:extent cx="4206240" cy="0"/>
                <wp:effectExtent l="0" t="0" r="0" b="0"/>
                <wp:wrapNone/>
                <wp:docPr id="207" name="Straight Connector 207"/>
                <wp:cNvGraphicFramePr/>
                <a:graphic xmlns:a="http://schemas.openxmlformats.org/drawingml/2006/main">
                  <a:graphicData uri="http://schemas.microsoft.com/office/word/2010/wordprocessingShape">
                    <wps:wsp>
                      <wps:cNvCnPr/>
                      <wps:spPr>
                        <a:xfrm flipV="1">
                          <a:off x="0" y="0"/>
                          <a:ext cx="420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DD3AF" id="Straight Connector 207" o:spid="_x0000_s1026" style="position:absolute;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71pt" to="399.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3744" behindDoc="0" locked="0" layoutInCell="1" allowOverlap="1" wp14:anchorId="71A63890" wp14:editId="10D4E639">
                <wp:simplePos x="0" y="0"/>
                <wp:positionH relativeFrom="column">
                  <wp:posOffset>864870</wp:posOffset>
                </wp:positionH>
                <wp:positionV relativeFrom="paragraph">
                  <wp:posOffset>901700</wp:posOffset>
                </wp:positionV>
                <wp:extent cx="3810" cy="861060"/>
                <wp:effectExtent l="0" t="0" r="34290" b="15240"/>
                <wp:wrapNone/>
                <wp:docPr id="206" name="Straight Connector 206"/>
                <wp:cNvGraphicFramePr/>
                <a:graphic xmlns:a="http://schemas.openxmlformats.org/drawingml/2006/main">
                  <a:graphicData uri="http://schemas.microsoft.com/office/word/2010/wordprocessingShape">
                    <wps:wsp>
                      <wps:cNvCnPr/>
                      <wps:spPr>
                        <a:xfrm flipV="1">
                          <a:off x="0" y="0"/>
                          <a:ext cx="381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F99114" id="Straight Connector 206" o:spid="_x0000_s1026" style="position:absolute;flip:y;z-index:2527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71pt" to="68.4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2480" behindDoc="0" locked="0" layoutInCell="1" allowOverlap="1" wp14:anchorId="5290E090" wp14:editId="1B03D592">
                <wp:simplePos x="0" y="0"/>
                <wp:positionH relativeFrom="column">
                  <wp:posOffset>-187960</wp:posOffset>
                </wp:positionH>
                <wp:positionV relativeFrom="paragraph">
                  <wp:posOffset>814070</wp:posOffset>
                </wp:positionV>
                <wp:extent cx="387985" cy="0"/>
                <wp:effectExtent l="0" t="0" r="0" b="0"/>
                <wp:wrapNone/>
                <wp:docPr id="183" name="Straight Connector 183"/>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6A7EE5" id="Straight Connector 183" o:spid="_x0000_s1026" style="position:absolute;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pt,64.1pt" to="15.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1456" behindDoc="0" locked="0" layoutInCell="1" allowOverlap="1" wp14:anchorId="7D251308" wp14:editId="125827AC">
                <wp:simplePos x="0" y="0"/>
                <wp:positionH relativeFrom="column">
                  <wp:posOffset>203835</wp:posOffset>
                </wp:positionH>
                <wp:positionV relativeFrom="paragraph">
                  <wp:posOffset>814070</wp:posOffset>
                </wp:positionV>
                <wp:extent cx="0" cy="182880"/>
                <wp:effectExtent l="76200" t="0" r="57150" b="64770"/>
                <wp:wrapNone/>
                <wp:docPr id="179" name="Straight Arrow Connector 179"/>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BD519" id="Straight Arrow Connector 179" o:spid="_x0000_s1026" type="#_x0000_t32" style="position:absolute;margin-left:16.05pt;margin-top:64.1pt;width:0;height:14.4pt;flip:x;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3264" behindDoc="0" locked="0" layoutInCell="1" allowOverlap="1" wp14:anchorId="5AF6BE6F" wp14:editId="46F49711">
                <wp:simplePos x="0" y="0"/>
                <wp:positionH relativeFrom="column">
                  <wp:posOffset>-142875</wp:posOffset>
                </wp:positionH>
                <wp:positionV relativeFrom="paragraph">
                  <wp:posOffset>1042670</wp:posOffset>
                </wp:positionV>
                <wp:extent cx="933450" cy="638175"/>
                <wp:effectExtent l="0" t="0" r="19050" b="28575"/>
                <wp:wrapSquare wrapText="bothSides"/>
                <wp:docPr id="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38175"/>
                        </a:xfrm>
                        <a:prstGeom prst="rect">
                          <a:avLst/>
                        </a:prstGeom>
                        <a:solidFill>
                          <a:srgbClr val="FFFFFF"/>
                        </a:solidFill>
                        <a:ln w="9525">
                          <a:solidFill>
                            <a:srgbClr val="000000"/>
                          </a:solidFill>
                          <a:miter lim="800000"/>
                          <a:headEnd/>
                          <a:tailEnd/>
                        </a:ln>
                      </wps:spPr>
                      <wps:txb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6BE6F" id="_x0000_s1227" type="#_x0000_t202" style="position:absolute;left:0;text-align:left;margin-left:-11.25pt;margin-top:82.1pt;width:73.5pt;height:50.25pt;z-index:25268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">
                <v:textbox>
                  <w:txbxContent>
                    <w:p w14:paraId="550A3799" w14:textId="77777777" w:rsidR="00695ED4" w:rsidRPr="005B6140" w:rsidRDefault="00695ED4" w:rsidP="00695ED4">
                      <w:pPr>
                        <w:jc w:val="center"/>
                        <w:rPr>
                          <w:rFonts w:ascii="Arial" w:hAnsi="Arial" w:cs="Arial"/>
                          <w:sz w:val="20"/>
                          <w:szCs w:val="20"/>
                        </w:rPr>
                      </w:pPr>
                      <w:r>
                        <w:rPr>
                          <w:rFonts w:ascii="Arial" w:hAnsi="Arial" w:cs="Arial"/>
                          <w:sz w:val="20"/>
                          <w:szCs w:val="20"/>
                        </w:rPr>
                        <w:t>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9408" behindDoc="0" locked="0" layoutInCell="1" allowOverlap="1" wp14:anchorId="305452D9" wp14:editId="2DFB2959">
                <wp:simplePos x="0" y="0"/>
                <wp:positionH relativeFrom="column">
                  <wp:posOffset>5762625</wp:posOffset>
                </wp:positionH>
                <wp:positionV relativeFrom="paragraph">
                  <wp:posOffset>1069340</wp:posOffset>
                </wp:positionV>
                <wp:extent cx="762000" cy="638175"/>
                <wp:effectExtent l="0" t="0" r="19050" b="28575"/>
                <wp:wrapSquare wrapText="bothSides"/>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52D9" id="_x0000_s1228" type="#_x0000_t202" style="position:absolute;left:0;text-align:left;margin-left:453.75pt;margin-top:84.2pt;width:60pt;height:50.2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">
                <v:textbox>
                  <w:txbxContent>
                    <w:p w14:paraId="23068FB7"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p>
    <w:p w14:paraId="550619F3"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0128" behindDoc="0" locked="0" layoutInCell="1" allowOverlap="1" wp14:anchorId="176DFEFF" wp14:editId="71DC30EF">
                <wp:simplePos x="0" y="0"/>
                <wp:positionH relativeFrom="column">
                  <wp:posOffset>3432768</wp:posOffset>
                </wp:positionH>
                <wp:positionV relativeFrom="paragraph">
                  <wp:posOffset>346040</wp:posOffset>
                </wp:positionV>
                <wp:extent cx="0" cy="511629"/>
                <wp:effectExtent l="0" t="0" r="38100" b="22225"/>
                <wp:wrapNone/>
                <wp:docPr id="234" name="Straight Connector 234"/>
                <wp:cNvGraphicFramePr/>
                <a:graphic xmlns:a="http://schemas.openxmlformats.org/drawingml/2006/main">
                  <a:graphicData uri="http://schemas.microsoft.com/office/word/2010/wordprocessingShape">
                    <wps:wsp>
                      <wps:cNvCnPr/>
                      <wps:spPr>
                        <a:xfrm>
                          <a:off x="0" y="0"/>
                          <a:ext cx="0" cy="511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C7F2D" id="Straight Connector 234" o:spid="_x0000_s1026" style="position:absolute;z-index:252720128;visibility:visible;mso-wrap-style:square;mso-wrap-distance-left:9pt;mso-wrap-distance-top:0;mso-wrap-distance-right:9pt;mso-wrap-distance-bottom:0;mso-position-horizontal:absolute;mso-position-horizontal-relative:text;mso-position-vertical:absolute;mso-position-vertical-relative:text" from="270.3pt,27.25pt" to="270.3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19104" behindDoc="0" locked="0" layoutInCell="1" allowOverlap="1" wp14:anchorId="274E38C9" wp14:editId="7EE54983">
                <wp:simplePos x="0" y="0"/>
                <wp:positionH relativeFrom="column">
                  <wp:posOffset>5487656</wp:posOffset>
                </wp:positionH>
                <wp:positionV relativeFrom="paragraph">
                  <wp:posOffset>346040</wp:posOffset>
                </wp:positionV>
                <wp:extent cx="276330" cy="0"/>
                <wp:effectExtent l="0" t="76200" r="9525" b="95250"/>
                <wp:wrapNone/>
                <wp:docPr id="233" name="Straight Arrow Connector 233"/>
                <wp:cNvGraphicFramePr/>
                <a:graphic xmlns:a="http://schemas.openxmlformats.org/drawingml/2006/main">
                  <a:graphicData uri="http://schemas.microsoft.com/office/word/2010/wordprocessingShape">
                    <wps:wsp>
                      <wps:cNvCnPr/>
                      <wps:spPr>
                        <a:xfrm>
                          <a:off x="0" y="0"/>
                          <a:ext cx="276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241E" id="Straight Arrow Connector 233" o:spid="_x0000_s1026" type="#_x0000_t32" style="position:absolute;margin-left:432.1pt;margin-top:27.25pt;width:21.75pt;height:0;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8080" behindDoc="0" locked="0" layoutInCell="1" allowOverlap="1" wp14:anchorId="3D422645" wp14:editId="2DC2EC53">
                <wp:simplePos x="0" y="0"/>
                <wp:positionH relativeFrom="column">
                  <wp:posOffset>4430381</wp:posOffset>
                </wp:positionH>
                <wp:positionV relativeFrom="paragraph">
                  <wp:posOffset>346040</wp:posOffset>
                </wp:positionV>
                <wp:extent cx="293600" cy="0"/>
                <wp:effectExtent l="0" t="76200" r="11430" b="95250"/>
                <wp:wrapNone/>
                <wp:docPr id="232" name="Straight Arrow Connector 232"/>
                <wp:cNvGraphicFramePr/>
                <a:graphic xmlns:a="http://schemas.openxmlformats.org/drawingml/2006/main">
                  <a:graphicData uri="http://schemas.microsoft.com/office/word/2010/wordprocessingShape">
                    <wps:wsp>
                      <wps:cNvCnPr/>
                      <wps:spPr>
                        <a:xfrm>
                          <a:off x="0" y="0"/>
                          <a:ext cx="29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54D9F" id="Straight Arrow Connector 232" o:spid="_x0000_s1026" type="#_x0000_t32" style="position:absolute;margin-left:348.85pt;margin-top:27.25pt;width:23.1pt;height:0;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HJ1QEAAAMEAAAOAAAAZHJzL2Uyb0RvYy54bWysU9uO0zAQfUfiHyy/06RdaQ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7056" behindDoc="0" locked="0" layoutInCell="1" allowOverlap="1" wp14:anchorId="29F0FC07" wp14:editId="1D016426">
                <wp:simplePos x="0" y="0"/>
                <wp:positionH relativeFrom="column">
                  <wp:posOffset>3325900</wp:posOffset>
                </wp:positionH>
                <wp:positionV relativeFrom="paragraph">
                  <wp:posOffset>346040</wp:posOffset>
                </wp:positionV>
                <wp:extent cx="332956" cy="0"/>
                <wp:effectExtent l="0" t="76200" r="10160" b="95250"/>
                <wp:wrapNone/>
                <wp:docPr id="231" name="Straight Arrow Connector 231"/>
                <wp:cNvGraphicFramePr/>
                <a:graphic xmlns:a="http://schemas.openxmlformats.org/drawingml/2006/main">
                  <a:graphicData uri="http://schemas.microsoft.com/office/word/2010/wordprocessingShape">
                    <wps:wsp>
                      <wps:cNvCnPr/>
                      <wps:spPr>
                        <a:xfrm>
                          <a:off x="0" y="0"/>
                          <a:ext cx="332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B8F17" id="Straight Arrow Connector 231" o:spid="_x0000_s1026" type="#_x0000_t32" style="position:absolute;margin-left:261.9pt;margin-top:27.25pt;width:26.2pt;height:0;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16032" behindDoc="0" locked="0" layoutInCell="1" allowOverlap="1" wp14:anchorId="596BC3D8" wp14:editId="16451E99">
                <wp:simplePos x="0" y="0"/>
                <wp:positionH relativeFrom="column">
                  <wp:posOffset>2151603</wp:posOffset>
                </wp:positionH>
                <wp:positionV relativeFrom="paragraph">
                  <wp:posOffset>345203</wp:posOffset>
                </wp:positionV>
                <wp:extent cx="326572" cy="0"/>
                <wp:effectExtent l="0" t="76200" r="16510" b="95250"/>
                <wp:wrapNone/>
                <wp:docPr id="230" name="Straight Arrow Connector 230"/>
                <wp:cNvGraphicFramePr/>
                <a:graphic xmlns:a="http://schemas.openxmlformats.org/drawingml/2006/main">
                  <a:graphicData uri="http://schemas.microsoft.com/office/word/2010/wordprocessingShape">
                    <wps:wsp>
                      <wps:cNvCnPr/>
                      <wps:spPr>
                        <a:xfrm>
                          <a:off x="0" y="0"/>
                          <a:ext cx="3265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9E57C" id="Straight Arrow Connector 230" o:spid="_x0000_s1026" type="#_x0000_t32" style="position:absolute;margin-left:169.4pt;margin-top:27.2pt;width:25.7pt;height:0;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" strokecolor="#4472c4 [3204]" strokeweight=".5pt">
                <v:stroke endarrow="block" joinstyle="miter"/>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8384" behindDoc="0" locked="0" layoutInCell="1" allowOverlap="1" wp14:anchorId="74B380FC" wp14:editId="25684699">
                <wp:simplePos x="0" y="0"/>
                <wp:positionH relativeFrom="column">
                  <wp:posOffset>4724400</wp:posOffset>
                </wp:positionH>
                <wp:positionV relativeFrom="paragraph">
                  <wp:posOffset>28575</wp:posOffset>
                </wp:positionV>
                <wp:extent cx="762000" cy="638175"/>
                <wp:effectExtent l="0" t="0" r="19050" b="28575"/>
                <wp:wrapSquare wrapText="bothSides"/>
                <wp:docPr id="1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638175"/>
                        </a:xfrm>
                        <a:prstGeom prst="rect">
                          <a:avLst/>
                        </a:prstGeom>
                        <a:solidFill>
                          <a:srgbClr val="FFFFFF"/>
                        </a:solidFill>
                        <a:ln w="9525">
                          <a:solidFill>
                            <a:srgbClr val="000000"/>
                          </a:solidFill>
                          <a:miter lim="800000"/>
                          <a:headEnd/>
                          <a:tailEnd/>
                        </a:ln>
                      </wps:spPr>
                      <wps:txb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380FC" id="_x0000_s1229" type="#_x0000_t202" style="position:absolute;left:0;text-align:left;margin-left:372pt;margin-top:2.25pt;width:60pt;height:50.25pt;z-index:25268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">
                <v:textbox>
                  <w:txbxContent>
                    <w:p w14:paraId="76B90B6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Finishing</w:t>
                      </w:r>
                    </w:p>
                    <w:p w14:paraId="33F87A1E" w14:textId="77777777" w:rsidR="00695ED4" w:rsidRDefault="00695ED4" w:rsidP="00695ED4">
                      <w:pPr>
                        <w:spacing w:line="240" w:lineRule="auto"/>
                        <w:jc w:val="center"/>
                        <w:rPr>
                          <w:rFonts w:ascii="Arial" w:hAnsi="Arial" w:cs="Arial"/>
                          <w:sz w:val="20"/>
                          <w:szCs w:val="20"/>
                        </w:rPr>
                      </w:pPr>
                      <w:r>
                        <w:rPr>
                          <w:rFonts w:ascii="Arial" w:hAnsi="Arial" w:cs="Arial"/>
                          <w:sz w:val="20"/>
                          <w:szCs w:val="20"/>
                        </w:rPr>
                        <w:t xml:space="preserve">Tank </w:t>
                      </w:r>
                    </w:p>
                    <w:p w14:paraId="5E718DD0" w14:textId="77777777" w:rsidR="00695ED4" w:rsidRPr="005B6140" w:rsidRDefault="00695ED4" w:rsidP="00695ED4">
                      <w:pPr>
                        <w:spacing w:line="720" w:lineRule="auto"/>
                        <w:jc w:val="center"/>
                        <w:rPr>
                          <w:rFonts w:ascii="Arial" w:hAnsi="Arial" w:cs="Arial"/>
                          <w:sz w:val="20"/>
                          <w:szCs w:val="20"/>
                        </w:rPr>
                      </w:pP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7360" behindDoc="0" locked="0" layoutInCell="1" allowOverlap="1" wp14:anchorId="2C692995" wp14:editId="596D1657">
                <wp:simplePos x="0" y="0"/>
                <wp:positionH relativeFrom="column">
                  <wp:posOffset>3657600</wp:posOffset>
                </wp:positionH>
                <wp:positionV relativeFrom="paragraph">
                  <wp:posOffset>19050</wp:posOffset>
                </wp:positionV>
                <wp:extent cx="771525" cy="638175"/>
                <wp:effectExtent l="0" t="0" r="28575" b="28575"/>
                <wp:wrapSquare wrapText="bothSides"/>
                <wp:docPr id="1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638175"/>
                        </a:xfrm>
                        <a:prstGeom prst="rect">
                          <a:avLst/>
                        </a:prstGeom>
                        <a:solidFill>
                          <a:srgbClr val="FFFFFF"/>
                        </a:solidFill>
                        <a:ln w="9525">
                          <a:solidFill>
                            <a:srgbClr val="000000"/>
                          </a:solidFill>
                          <a:miter lim="800000"/>
                          <a:headEnd/>
                          <a:tailEnd/>
                        </a:ln>
                      </wps:spPr>
                      <wps:txb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2995" id="_x0000_s1230" type="#_x0000_t202" style="position:absolute;left:0;text-align:left;margin-left:4in;margin-top:1.5pt;width:60.75pt;height:50.25pt;z-index:25268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">
                <v:textbox>
                  <w:txbxContent>
                    <w:p w14:paraId="35F87A79"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Storage</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6336" behindDoc="0" locked="0" layoutInCell="1" allowOverlap="1" wp14:anchorId="48FEDFF2" wp14:editId="74E226AB">
                <wp:simplePos x="0" y="0"/>
                <wp:positionH relativeFrom="column">
                  <wp:posOffset>2476500</wp:posOffset>
                </wp:positionH>
                <wp:positionV relativeFrom="paragraph">
                  <wp:posOffset>18415</wp:posOffset>
                </wp:positionV>
                <wp:extent cx="847725" cy="638175"/>
                <wp:effectExtent l="0" t="0" r="28575" b="28575"/>
                <wp:wrapSquare wrapText="bothSides"/>
                <wp:docPr id="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38175"/>
                        </a:xfrm>
                        <a:prstGeom prst="rect">
                          <a:avLst/>
                        </a:prstGeom>
                        <a:solidFill>
                          <a:srgbClr val="FFFFFF"/>
                        </a:solidFill>
                        <a:ln w="9525">
                          <a:solidFill>
                            <a:srgbClr val="000000"/>
                          </a:solidFill>
                          <a:miter lim="800000"/>
                          <a:headEnd/>
                          <a:tailEnd/>
                        </a:ln>
                      </wps:spPr>
                      <wps:txb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EDFF2" id="_x0000_s1231" type="#_x0000_t202" style="position:absolute;left:0;text-align:left;margin-left:195pt;margin-top:1.45pt;width:66.75pt;height:50.25pt;z-index:25268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">
                <v:textbox>
                  <w:txbxContent>
                    <w:p w14:paraId="666E0190" w14:textId="77777777" w:rsidR="00695ED4" w:rsidRPr="005B6140" w:rsidRDefault="00695ED4" w:rsidP="00695ED4">
                      <w:pPr>
                        <w:spacing w:line="720" w:lineRule="auto"/>
                        <w:jc w:val="center"/>
                        <w:rPr>
                          <w:rFonts w:ascii="Arial" w:hAnsi="Arial" w:cs="Arial"/>
                          <w:sz w:val="20"/>
                          <w:szCs w:val="20"/>
                        </w:rPr>
                      </w:pPr>
                      <w:r>
                        <w:rPr>
                          <w:rFonts w:ascii="Arial" w:hAnsi="Arial" w:cs="Arial"/>
                          <w:sz w:val="20"/>
                          <w:szCs w:val="20"/>
                        </w:rPr>
                        <w:t>Blender</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5312" behindDoc="0" locked="0" layoutInCell="1" allowOverlap="1" wp14:anchorId="22F27392" wp14:editId="4A486ED9">
                <wp:simplePos x="0" y="0"/>
                <wp:positionH relativeFrom="column">
                  <wp:posOffset>1323975</wp:posOffset>
                </wp:positionH>
                <wp:positionV relativeFrom="paragraph">
                  <wp:posOffset>19050</wp:posOffset>
                </wp:positionV>
                <wp:extent cx="828675" cy="638175"/>
                <wp:effectExtent l="0" t="0" r="28575" b="28575"/>
                <wp:wrapSquare wrapText="bothSides"/>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638175"/>
                        </a:xfrm>
                        <a:prstGeom prst="rect">
                          <a:avLst/>
                        </a:prstGeom>
                        <a:solidFill>
                          <a:srgbClr val="FFFFFF"/>
                        </a:solidFill>
                        <a:ln w="9525">
                          <a:solidFill>
                            <a:srgbClr val="000000"/>
                          </a:solidFill>
                          <a:miter lim="800000"/>
                          <a:headEnd/>
                          <a:tailEnd/>
                        </a:ln>
                      </wps:spPr>
                      <wps:txb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27392" id="_x0000_s1232" type="#_x0000_t202" style="position:absolute;left:0;text-align:left;margin-left:104.25pt;margin-top:1.5pt;width:65.25pt;height:50.2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">
                <v:textbox>
                  <w:txbxContent>
                    <w:p w14:paraId="7A8D8914" w14:textId="77777777" w:rsidR="00695ED4" w:rsidRPr="005B6140" w:rsidRDefault="00695ED4" w:rsidP="00695ED4">
                      <w:pPr>
                        <w:spacing w:line="240" w:lineRule="auto"/>
                        <w:jc w:val="center"/>
                        <w:rPr>
                          <w:rFonts w:ascii="Arial" w:hAnsi="Arial" w:cs="Arial"/>
                          <w:sz w:val="20"/>
                          <w:szCs w:val="20"/>
                        </w:rPr>
                      </w:pPr>
                      <w:r>
                        <w:rPr>
                          <w:rFonts w:ascii="Arial" w:hAnsi="Arial" w:cs="Arial"/>
                          <w:sz w:val="20"/>
                          <w:szCs w:val="20"/>
                        </w:rPr>
                        <w:t>Reactor</w:t>
                      </w:r>
                    </w:p>
                  </w:txbxContent>
                </v:textbox>
                <w10:wrap type="square"/>
              </v:shape>
            </w:pict>
          </mc:Fallback>
        </mc:AlternateContent>
      </w:r>
    </w:p>
    <w:p w14:paraId="661E51D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3200" behindDoc="0" locked="0" layoutInCell="1" allowOverlap="1" wp14:anchorId="57D14742" wp14:editId="12A7934F">
                <wp:simplePos x="0" y="0"/>
                <wp:positionH relativeFrom="column">
                  <wp:posOffset>5248275</wp:posOffset>
                </wp:positionH>
                <wp:positionV relativeFrom="paragraph">
                  <wp:posOffset>302260</wp:posOffset>
                </wp:positionV>
                <wp:extent cx="0" cy="704850"/>
                <wp:effectExtent l="0" t="0" r="38100" b="19050"/>
                <wp:wrapNone/>
                <wp:docPr id="241" name="Straight Connector 241"/>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64459D" id="Straight Connector 2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413.25pt,23.8pt" to="413.2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22176" behindDoc="0" locked="0" layoutInCell="1" allowOverlap="1" wp14:anchorId="41CAF97E" wp14:editId="22D22EAB">
                <wp:simplePos x="0" y="0"/>
                <wp:positionH relativeFrom="column">
                  <wp:posOffset>5071068</wp:posOffset>
                </wp:positionH>
                <wp:positionV relativeFrom="paragraph">
                  <wp:posOffset>302365</wp:posOffset>
                </wp:positionV>
                <wp:extent cx="0" cy="190814"/>
                <wp:effectExtent l="76200" t="38100" r="57150" b="19050"/>
                <wp:wrapNone/>
                <wp:docPr id="239" name="Straight Arrow Connector 239"/>
                <wp:cNvGraphicFramePr/>
                <a:graphic xmlns:a="http://schemas.openxmlformats.org/drawingml/2006/main">
                  <a:graphicData uri="http://schemas.microsoft.com/office/word/2010/wordprocessingShape">
                    <wps:wsp>
                      <wps:cNvCnPr/>
                      <wps:spPr>
                        <a:xfrm flipV="1">
                          <a:off x="0" y="0"/>
                          <a:ext cx="0" cy="190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0E9B7" id="Straight Arrow Connector 239" o:spid="_x0000_s1026" type="#_x0000_t32" style="position:absolute;margin-left:399.3pt;margin-top:23.8pt;width:0;height:15pt;flip:y;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" strokecolor="#4472c4 [3204]" strokeweight=".5pt">
                <v:stroke endarrow="block" joinstyle="miter"/>
              </v:shape>
            </w:pict>
          </mc:Fallback>
        </mc:AlternateContent>
      </w:r>
      <w:r>
        <w:rPr>
          <w:rFonts w:ascii="Arial" w:hAnsi="Arial" w:cs="Arial"/>
          <w:b/>
          <w:bCs/>
          <w:noProof/>
          <w:sz w:val="24"/>
          <w:szCs w:val="24"/>
        </w:rPr>
        <mc:AlternateContent>
          <mc:Choice Requires="wps">
            <w:drawing>
              <wp:anchor distT="0" distB="0" distL="114300" distR="114300" simplePos="0" relativeHeight="252702720" behindDoc="0" locked="0" layoutInCell="1" allowOverlap="1" wp14:anchorId="74550C11" wp14:editId="7DBCDFFC">
                <wp:simplePos x="0" y="0"/>
                <wp:positionH relativeFrom="column">
                  <wp:posOffset>301625</wp:posOffset>
                </wp:positionH>
                <wp:positionV relativeFrom="paragraph">
                  <wp:posOffset>356235</wp:posOffset>
                </wp:positionV>
                <wp:extent cx="563670" cy="0"/>
                <wp:effectExtent l="0" t="0" r="0" b="0"/>
                <wp:wrapNone/>
                <wp:docPr id="205" name="Straight Connector 205"/>
                <wp:cNvGraphicFramePr/>
                <a:graphic xmlns:a="http://schemas.openxmlformats.org/drawingml/2006/main">
                  <a:graphicData uri="http://schemas.microsoft.com/office/word/2010/wordprocessingShape">
                    <wps:wsp>
                      <wps:cNvCnPr/>
                      <wps:spPr>
                        <a:xfrm flipV="1">
                          <a:off x="0" y="0"/>
                          <a:ext cx="563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6E0DE8" id="Straight Connector 205" o:spid="_x0000_s1026" style="position:absolute;flip:y;z-index:25270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28.05pt" to="68.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1696" behindDoc="0" locked="0" layoutInCell="1" allowOverlap="1" wp14:anchorId="51E9B178" wp14:editId="0D4A2A3B">
                <wp:simplePos x="0" y="0"/>
                <wp:positionH relativeFrom="column">
                  <wp:posOffset>303631</wp:posOffset>
                </wp:positionH>
                <wp:positionV relativeFrom="paragraph">
                  <wp:posOffset>272867</wp:posOffset>
                </wp:positionV>
                <wp:extent cx="0" cy="85491"/>
                <wp:effectExtent l="0" t="0" r="38100" b="29210"/>
                <wp:wrapNone/>
                <wp:docPr id="204" name="Straight Connector 204"/>
                <wp:cNvGraphicFramePr/>
                <a:graphic xmlns:a="http://schemas.openxmlformats.org/drawingml/2006/main">
                  <a:graphicData uri="http://schemas.microsoft.com/office/word/2010/wordprocessingShape">
                    <wps:wsp>
                      <wps:cNvCnPr/>
                      <wps:spPr>
                        <a:xfrm>
                          <a:off x="0" y="0"/>
                          <a:ext cx="0" cy="85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696B8" id="Straight Connector 204" o:spid="_x0000_s1026" style="position:absolute;z-index:252701696;visibility:visible;mso-wrap-style:square;mso-wrap-distance-left:9pt;mso-wrap-distance-top:0;mso-wrap-distance-right:9pt;mso-wrap-distance-bottom:0;mso-position-horizontal:absolute;mso-position-horizontal-relative:text;mso-position-vertical:absolute;mso-position-vertical-relative:text" from="23.9pt,21.5pt" to="23.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" strokecolor="#4472c4 [3204]" strokeweight=".5pt">
                <v:stroke joinstyle="miter"/>
              </v:line>
            </w:pict>
          </mc:Fallback>
        </mc:AlternateContent>
      </w:r>
    </w:p>
    <w:p w14:paraId="3436D21E"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1152" behindDoc="0" locked="0" layoutInCell="1" allowOverlap="1" wp14:anchorId="7142C08B" wp14:editId="28E18DA8">
                <wp:simplePos x="0" y="0"/>
                <wp:positionH relativeFrom="column">
                  <wp:posOffset>3432767</wp:posOffset>
                </wp:positionH>
                <wp:positionV relativeFrom="paragraph">
                  <wp:posOffset>127398</wp:posOffset>
                </wp:positionV>
                <wp:extent cx="1638719" cy="0"/>
                <wp:effectExtent l="0" t="0" r="0" b="0"/>
                <wp:wrapNone/>
                <wp:docPr id="237" name="Straight Connector 237"/>
                <wp:cNvGraphicFramePr/>
                <a:graphic xmlns:a="http://schemas.openxmlformats.org/drawingml/2006/main">
                  <a:graphicData uri="http://schemas.microsoft.com/office/word/2010/wordprocessingShape">
                    <wps:wsp>
                      <wps:cNvCnPr/>
                      <wps:spPr>
                        <a:xfrm>
                          <a:off x="0" y="0"/>
                          <a:ext cx="16387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EB7FB4" id="Straight Connector 237" o:spid="_x0000_s1026" style="position:absolute;z-index:252721152;visibility:visible;mso-wrap-style:square;mso-wrap-distance-left:9pt;mso-wrap-distance-top:0;mso-wrap-distance-right:9pt;mso-wrap-distance-bottom:0;mso-position-horizontal:absolute;mso-position-horizontal-relative:text;mso-position-vertical:absolute;mso-position-vertical-relative:text" from="270.3pt,10.05pt" to="399.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700672" behindDoc="0" locked="0" layoutInCell="1" allowOverlap="1" wp14:anchorId="700434EE" wp14:editId="6C6F7290">
                <wp:simplePos x="0" y="0"/>
                <wp:positionH relativeFrom="column">
                  <wp:posOffset>-131710</wp:posOffset>
                </wp:positionH>
                <wp:positionV relativeFrom="paragraph">
                  <wp:posOffset>80645</wp:posOffset>
                </wp:positionV>
                <wp:extent cx="5334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18BAA7" id="Straight Connector 203" o:spid="_x0000_s1026" style="position:absolute;z-index:252700672;visibility:visible;mso-wrap-style:square;mso-wrap-distance-left:9pt;mso-wrap-distance-top:0;mso-wrap-distance-right:9pt;mso-wrap-distance-bottom:0;mso-position-horizontal:absolute;mso-position-horizontal-relative:text;mso-position-vertical:absolute;mso-position-vertical-relative:text" from="-10.35pt,6.35pt" to="31.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" strokecolor="#4472c4 [3204]" strokeweight=".5pt">
                <v:stroke joinstyle="miter"/>
              </v:line>
            </w:pict>
          </mc:Fallback>
        </mc:AlternateContent>
      </w:r>
      <w:r>
        <w:rPr>
          <w:rFonts w:ascii="Arial" w:hAnsi="Arial" w:cs="Arial"/>
          <w:b/>
          <w:bCs/>
          <w:noProof/>
          <w:sz w:val="24"/>
          <w:szCs w:val="24"/>
        </w:rPr>
        <mc:AlternateContent>
          <mc:Choice Requires="wps">
            <w:drawing>
              <wp:anchor distT="0" distB="0" distL="114300" distR="114300" simplePos="0" relativeHeight="252699648" behindDoc="0" locked="0" layoutInCell="1" allowOverlap="1" wp14:anchorId="0A8AF1EE" wp14:editId="0F6FF56E">
                <wp:simplePos x="0" y="0"/>
                <wp:positionH relativeFrom="column">
                  <wp:posOffset>399415</wp:posOffset>
                </wp:positionH>
                <wp:positionV relativeFrom="paragraph">
                  <wp:posOffset>80645</wp:posOffset>
                </wp:positionV>
                <wp:extent cx="0" cy="228600"/>
                <wp:effectExtent l="76200" t="0" r="57150" b="57150"/>
                <wp:wrapNone/>
                <wp:docPr id="202" name="Straight Arrow Connector 20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11C0C" id="Straight Arrow Connector 202" o:spid="_x0000_s1026" type="#_x0000_t32" style="position:absolute;margin-left:31.45pt;margin-top:6.35pt;width:0;height:18pt;flip:x;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7600" behindDoc="0" locked="0" layoutInCell="1" allowOverlap="1" wp14:anchorId="552738C1" wp14:editId="5CB91C01">
                <wp:simplePos x="0" y="0"/>
                <wp:positionH relativeFrom="column">
                  <wp:posOffset>1232535</wp:posOffset>
                </wp:positionH>
                <wp:positionV relativeFrom="paragraph">
                  <wp:posOffset>7791450</wp:posOffset>
                </wp:positionV>
                <wp:extent cx="0" cy="182880"/>
                <wp:effectExtent l="76200" t="0" r="57150" b="64770"/>
                <wp:wrapNone/>
                <wp:docPr id="198" name="Straight Arrow Connector 19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B48AE" id="Straight Arrow Connector 198" o:spid="_x0000_s1026" type="#_x0000_t32" style="position:absolute;margin-left:97.05pt;margin-top:613.5pt;width:0;height:14.4pt;flip:x;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8624" behindDoc="0" locked="0" layoutInCell="1" allowOverlap="1" wp14:anchorId="44742EAD" wp14:editId="382F744C">
                <wp:simplePos x="0" y="0"/>
                <wp:positionH relativeFrom="column">
                  <wp:posOffset>840740</wp:posOffset>
                </wp:positionH>
                <wp:positionV relativeFrom="paragraph">
                  <wp:posOffset>7791450</wp:posOffset>
                </wp:positionV>
                <wp:extent cx="387985"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E26759" id="Straight Connector 201" o:spid="_x0000_s1026" style="position:absolute;z-index:25269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2pt,613.5pt" to="96.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5552" behindDoc="0" locked="0" layoutInCell="1" allowOverlap="1" wp14:anchorId="0F8D4C19" wp14:editId="3AAD0F4F">
                <wp:simplePos x="0" y="0"/>
                <wp:positionH relativeFrom="column">
                  <wp:posOffset>1080135</wp:posOffset>
                </wp:positionH>
                <wp:positionV relativeFrom="paragraph">
                  <wp:posOffset>7639050</wp:posOffset>
                </wp:positionV>
                <wp:extent cx="0" cy="182880"/>
                <wp:effectExtent l="76200" t="0" r="57150" b="64770"/>
                <wp:wrapNone/>
                <wp:docPr id="191" name="Straight Arrow Connector 191"/>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316B2" id="Straight Arrow Connector 191" o:spid="_x0000_s1026" type="#_x0000_t32" style="position:absolute;margin-left:85.05pt;margin-top:601.5pt;width:0;height:14.4pt;flip:x;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6576" behindDoc="0" locked="0" layoutInCell="1" allowOverlap="1" wp14:anchorId="1C311455" wp14:editId="21E5B10F">
                <wp:simplePos x="0" y="0"/>
                <wp:positionH relativeFrom="column">
                  <wp:posOffset>688340</wp:posOffset>
                </wp:positionH>
                <wp:positionV relativeFrom="paragraph">
                  <wp:posOffset>7639050</wp:posOffset>
                </wp:positionV>
                <wp:extent cx="387985"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7A36F1" id="Straight Connector 197" o:spid="_x0000_s1026" style="position:absolute;z-index:25269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601.5pt" to="84.7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" strokecolor="#4472c4 [3204]" strokeweight=".5pt">
                <v:stroke joinstyle="miter"/>
              </v:line>
            </w:pict>
          </mc:Fallback>
        </mc:AlternateContent>
      </w:r>
      <w:r w:rsidRPr="00F6544D">
        <w:rPr>
          <w:rFonts w:ascii="Arial" w:hAnsi="Arial" w:cs="Arial"/>
          <w:b/>
          <w:bCs/>
          <w:noProof/>
          <w:sz w:val="24"/>
          <w:szCs w:val="24"/>
        </w:rPr>
        <mc:AlternateContent>
          <mc:Choice Requires="wps">
            <w:drawing>
              <wp:anchor distT="0" distB="0" distL="114300" distR="114300" simplePos="0" relativeHeight="252693504" behindDoc="0" locked="0" layoutInCell="1" allowOverlap="1" wp14:anchorId="03C65E6D" wp14:editId="6C212422">
                <wp:simplePos x="0" y="0"/>
                <wp:positionH relativeFrom="column">
                  <wp:posOffset>927735</wp:posOffset>
                </wp:positionH>
                <wp:positionV relativeFrom="paragraph">
                  <wp:posOffset>7486650</wp:posOffset>
                </wp:positionV>
                <wp:extent cx="0" cy="182880"/>
                <wp:effectExtent l="76200" t="0" r="57150" b="64770"/>
                <wp:wrapNone/>
                <wp:docPr id="188" name="Straight Arrow Connector 188"/>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CFC0B" id="Straight Arrow Connector 188" o:spid="_x0000_s1026" type="#_x0000_t32" style="position:absolute;margin-left:73.05pt;margin-top:589.5pt;width:0;height:14.4pt;flip:x;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" strokecolor="#4472c4 [3204]" strokeweight=".5pt">
                <v:stroke endarrow="block" joinstyle="miter"/>
              </v:shape>
            </w:pict>
          </mc:Fallback>
        </mc:AlternateContent>
      </w:r>
      <w:r w:rsidRPr="00F6544D">
        <w:rPr>
          <w:rFonts w:ascii="Arial" w:hAnsi="Arial" w:cs="Arial"/>
          <w:b/>
          <w:bCs/>
          <w:noProof/>
          <w:sz w:val="24"/>
          <w:szCs w:val="24"/>
        </w:rPr>
        <mc:AlternateContent>
          <mc:Choice Requires="wps">
            <w:drawing>
              <wp:anchor distT="0" distB="0" distL="114300" distR="114300" simplePos="0" relativeHeight="252694528" behindDoc="0" locked="0" layoutInCell="1" allowOverlap="1" wp14:anchorId="4E741075" wp14:editId="55A825C1">
                <wp:simplePos x="0" y="0"/>
                <wp:positionH relativeFrom="column">
                  <wp:posOffset>535940</wp:posOffset>
                </wp:positionH>
                <wp:positionV relativeFrom="paragraph">
                  <wp:posOffset>7486650</wp:posOffset>
                </wp:positionV>
                <wp:extent cx="38798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387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E9ECD6" id="Straight Connector 189" o:spid="_x0000_s1026" style="position:absolute;z-index:25269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pt,589.5pt" to="72.75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" strokecolor="#4472c4 [3204]" strokeweight=".5pt">
                <v:stroke joinstyle="miter"/>
              </v:lin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84288" behindDoc="0" locked="0" layoutInCell="1" allowOverlap="1" wp14:anchorId="2EBD415E" wp14:editId="2D818E56">
                <wp:simplePos x="0" y="0"/>
                <wp:positionH relativeFrom="column">
                  <wp:posOffset>9525</wp:posOffset>
                </wp:positionH>
                <wp:positionV relativeFrom="paragraph">
                  <wp:posOffset>309245</wp:posOffset>
                </wp:positionV>
                <wp:extent cx="1009650" cy="628650"/>
                <wp:effectExtent l="0" t="0" r="19050" b="1905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628650"/>
                        </a:xfrm>
                        <a:prstGeom prst="rect">
                          <a:avLst/>
                        </a:prstGeom>
                        <a:solidFill>
                          <a:srgbClr val="FFFFFF"/>
                        </a:solidFill>
                        <a:ln w="9525">
                          <a:solidFill>
                            <a:srgbClr val="000000"/>
                          </a:solidFill>
                          <a:miter lim="800000"/>
                          <a:headEnd/>
                          <a:tailEnd/>
                        </a:ln>
                      </wps:spPr>
                      <wps:txb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415E" id="_x0000_s1233" type="#_x0000_t202" style="position:absolute;left:0;text-align:left;margin-left:.75pt;margin-top:24.35pt;width:79.5pt;height:49.5pt;z-index:25268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jJgIAAE8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">
                <v:textbox>
                  <w:txbxContent>
                    <w:p w14:paraId="3E391F7A" w14:textId="77777777" w:rsidR="00695ED4" w:rsidRPr="005B6140" w:rsidRDefault="00695ED4" w:rsidP="00695ED4">
                      <w:pPr>
                        <w:jc w:val="center"/>
                        <w:rPr>
                          <w:rFonts w:ascii="Arial" w:hAnsi="Arial" w:cs="Arial"/>
                          <w:sz w:val="20"/>
                          <w:szCs w:val="20"/>
                        </w:rPr>
                      </w:pPr>
                      <w:r>
                        <w:rPr>
                          <w:rFonts w:ascii="Arial" w:hAnsi="Arial" w:cs="Arial"/>
                          <w:sz w:val="20"/>
                          <w:szCs w:val="20"/>
                        </w:rPr>
                        <w:t>Non- bulk</w:t>
                      </w:r>
                    </w:p>
                  </w:txbxContent>
                </v:textbox>
                <w10:wrap type="square"/>
              </v:shape>
            </w:pict>
          </mc:Fallback>
        </mc:AlternateContent>
      </w:r>
      <w:r w:rsidRPr="005B6140">
        <w:rPr>
          <w:rFonts w:ascii="Arial" w:hAnsi="Arial" w:cs="Arial"/>
          <w:b/>
          <w:bCs/>
          <w:noProof/>
          <w:sz w:val="24"/>
          <w:szCs w:val="24"/>
        </w:rPr>
        <mc:AlternateContent>
          <mc:Choice Requires="wps">
            <w:drawing>
              <wp:anchor distT="45720" distB="45720" distL="114300" distR="114300" simplePos="0" relativeHeight="252690432" behindDoc="0" locked="0" layoutInCell="1" allowOverlap="1" wp14:anchorId="5E3E5541" wp14:editId="18597A8E">
                <wp:simplePos x="0" y="0"/>
                <wp:positionH relativeFrom="column">
                  <wp:posOffset>5486400</wp:posOffset>
                </wp:positionH>
                <wp:positionV relativeFrom="paragraph">
                  <wp:posOffset>309245</wp:posOffset>
                </wp:positionV>
                <wp:extent cx="1133475" cy="742950"/>
                <wp:effectExtent l="0" t="0" r="28575" b="19050"/>
                <wp:wrapSquare wrapText="bothSides"/>
                <wp:docPr id="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742950"/>
                        </a:xfrm>
                        <a:prstGeom prst="rect">
                          <a:avLst/>
                        </a:prstGeom>
                        <a:solidFill>
                          <a:srgbClr val="FFFFFF"/>
                        </a:solidFill>
                        <a:ln w="9525">
                          <a:solidFill>
                            <a:srgbClr val="000000"/>
                          </a:solidFill>
                          <a:miter lim="800000"/>
                          <a:headEnd/>
                          <a:tailEnd/>
                        </a:ln>
                      </wps:spPr>
                      <wps:txb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E5541" id="_x0000_s1234" type="#_x0000_t202" style="position:absolute;left:0;text-align:left;margin-left:6in;margin-top:24.35pt;width:89.25pt;height:58.5pt;z-index:2526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Q4KQIAAE8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">
                <v:textbox>
                  <w:txbxContent>
                    <w:p w14:paraId="3AAC58C4" w14:textId="77777777" w:rsidR="00695ED4" w:rsidRPr="00FA13A7" w:rsidRDefault="00695ED4" w:rsidP="00F14E20">
                      <w:pPr>
                        <w:pStyle w:val="ListParagraph"/>
                        <w:numPr>
                          <w:ilvl w:val="0"/>
                          <w:numId w:val="22"/>
                        </w:numPr>
                        <w:rPr>
                          <w:sz w:val="20"/>
                          <w:szCs w:val="20"/>
                        </w:rPr>
                      </w:pPr>
                      <w:r w:rsidRPr="00FA13A7">
                        <w:rPr>
                          <w:sz w:val="20"/>
                          <w:szCs w:val="20"/>
                        </w:rPr>
                        <w:t>Tank</w:t>
                      </w:r>
                    </w:p>
                    <w:p w14:paraId="00D63B9C" w14:textId="77777777" w:rsidR="00695ED4" w:rsidRDefault="00695ED4" w:rsidP="00F14E20">
                      <w:pPr>
                        <w:pStyle w:val="ListParagraph"/>
                        <w:numPr>
                          <w:ilvl w:val="0"/>
                          <w:numId w:val="22"/>
                        </w:numPr>
                        <w:rPr>
                          <w:sz w:val="20"/>
                          <w:szCs w:val="20"/>
                        </w:rPr>
                      </w:pPr>
                      <w:r w:rsidRPr="00FA13A7">
                        <w:rPr>
                          <w:sz w:val="20"/>
                          <w:szCs w:val="20"/>
                        </w:rPr>
                        <w:t>Tr</w:t>
                      </w:r>
                      <w:r>
                        <w:rPr>
                          <w:sz w:val="20"/>
                          <w:szCs w:val="20"/>
                        </w:rPr>
                        <w:t>uck</w:t>
                      </w:r>
                    </w:p>
                    <w:p w14:paraId="35B9926F" w14:textId="77777777" w:rsidR="00695ED4" w:rsidRDefault="00695ED4" w:rsidP="00F14E20">
                      <w:pPr>
                        <w:pStyle w:val="ListParagraph"/>
                        <w:numPr>
                          <w:ilvl w:val="0"/>
                          <w:numId w:val="22"/>
                        </w:numPr>
                        <w:rPr>
                          <w:sz w:val="20"/>
                          <w:szCs w:val="20"/>
                        </w:rPr>
                      </w:pPr>
                      <w:r>
                        <w:rPr>
                          <w:sz w:val="20"/>
                          <w:szCs w:val="20"/>
                        </w:rPr>
                        <w:t>IBC</w:t>
                      </w:r>
                    </w:p>
                    <w:p w14:paraId="2B338019" w14:textId="77777777" w:rsidR="00695ED4" w:rsidRPr="00FA13A7" w:rsidRDefault="00695ED4" w:rsidP="00F14E20">
                      <w:pPr>
                        <w:pStyle w:val="ListParagraph"/>
                        <w:numPr>
                          <w:ilvl w:val="0"/>
                          <w:numId w:val="22"/>
                        </w:numPr>
                        <w:rPr>
                          <w:sz w:val="20"/>
                          <w:szCs w:val="20"/>
                        </w:rPr>
                      </w:pPr>
                      <w:r>
                        <w:rPr>
                          <w:sz w:val="20"/>
                          <w:szCs w:val="20"/>
                        </w:rPr>
                        <w:t>Drums</w:t>
                      </w:r>
                    </w:p>
                  </w:txbxContent>
                </v:textbox>
                <w10:wrap type="square"/>
              </v:shape>
            </w:pict>
          </mc:Fallback>
        </mc:AlternateContent>
      </w:r>
    </w:p>
    <w:p w14:paraId="36278C09"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24224" behindDoc="0" locked="0" layoutInCell="1" allowOverlap="1" wp14:anchorId="3BBF4831" wp14:editId="344158E4">
                <wp:simplePos x="0" y="0"/>
                <wp:positionH relativeFrom="column">
                  <wp:posOffset>5246767</wp:posOffset>
                </wp:positionH>
                <wp:positionV relativeFrom="paragraph">
                  <wp:posOffset>278130</wp:posOffset>
                </wp:positionV>
                <wp:extent cx="239486" cy="0"/>
                <wp:effectExtent l="0" t="76200" r="27305" b="95250"/>
                <wp:wrapNone/>
                <wp:docPr id="242" name="Straight Arrow Connector 242"/>
                <wp:cNvGraphicFramePr/>
                <a:graphic xmlns:a="http://schemas.openxmlformats.org/drawingml/2006/main">
                  <a:graphicData uri="http://schemas.microsoft.com/office/word/2010/wordprocessingShape">
                    <wps:wsp>
                      <wps:cNvCnPr/>
                      <wps:spPr>
                        <a:xfrm>
                          <a:off x="0" y="0"/>
                          <a:ext cx="239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D6F579" id="Straight Arrow Connector 242" o:spid="_x0000_s1026" type="#_x0000_t32" style="position:absolute;margin-left:413.15pt;margin-top:21.9pt;width:18.85pt;height:0;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cz+1gEAAAMEAAAOAAAAZHJzL2Uyb0RvYy54bWysU9tuEzEQfUfiHyy/k01CVZU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" strokecolor="#4472c4 [3204]" strokeweight=".5pt">
                <v:stroke endarrow="block" joinstyle="miter"/>
              </v:shape>
            </w:pict>
          </mc:Fallback>
        </mc:AlternateContent>
      </w:r>
    </w:p>
    <w:p w14:paraId="26340585" w14:textId="77777777" w:rsidR="00695ED4" w:rsidRDefault="00695ED4" w:rsidP="00695ED4">
      <w:pPr>
        <w:tabs>
          <w:tab w:val="left" w:pos="1365"/>
        </w:tabs>
        <w:spacing w:line="360" w:lineRule="auto"/>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2707840" behindDoc="0" locked="0" layoutInCell="1" allowOverlap="1" wp14:anchorId="49FBFB8B" wp14:editId="62EDDFBB">
                <wp:simplePos x="0" y="0"/>
                <wp:positionH relativeFrom="column">
                  <wp:posOffset>486023</wp:posOffset>
                </wp:positionH>
                <wp:positionV relativeFrom="paragraph">
                  <wp:posOffset>211151</wp:posOffset>
                </wp:positionV>
                <wp:extent cx="0" cy="174432"/>
                <wp:effectExtent l="0" t="0" r="38100" b="35560"/>
                <wp:wrapNone/>
                <wp:docPr id="216" name="Straight Connector 216"/>
                <wp:cNvGraphicFramePr/>
                <a:graphic xmlns:a="http://schemas.openxmlformats.org/drawingml/2006/main">
                  <a:graphicData uri="http://schemas.microsoft.com/office/word/2010/wordprocessingShape">
                    <wps:wsp>
                      <wps:cNvCnPr/>
                      <wps:spPr>
                        <a:xfrm>
                          <a:off x="0" y="0"/>
                          <a:ext cx="0" cy="1744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7413F" id="Straight Connector 21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38.25pt,16.65pt" to="3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" strokecolor="#4472c4 [3204]" strokeweight=".5pt">
                <v:stroke joinstyle="miter"/>
              </v:line>
            </w:pict>
          </mc:Fallback>
        </mc:AlternateContent>
      </w:r>
    </w:p>
    <w:p w14:paraId="34C48766"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2416" behindDoc="0" locked="0" layoutInCell="1" allowOverlap="1" wp14:anchorId="5AACF9C6" wp14:editId="38F70FE6">
                <wp:simplePos x="0" y="0"/>
                <wp:positionH relativeFrom="margin">
                  <wp:posOffset>5177790</wp:posOffset>
                </wp:positionH>
                <wp:positionV relativeFrom="paragraph">
                  <wp:posOffset>69215</wp:posOffset>
                </wp:positionV>
                <wp:extent cx="1346835" cy="200025"/>
                <wp:effectExtent l="0" t="0" r="0" b="0"/>
                <wp:wrapNone/>
                <wp:docPr id="254"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AACF9C6" id="_x0000_s1235" type="#_x0000_t202" style="position:absolute;left:0;text-align:left;margin-left:407.7pt;margin-top:5.45pt;width:106.05pt;height:15.75pt;z-index:25273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" filled="f" stroked="f">
                <v:textbox style="mso-fit-shape-to-text:t">
                  <w:txbxContent>
                    <w:p w14:paraId="541C30EB"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08864" behindDoc="0" locked="0" layoutInCell="1" allowOverlap="1" wp14:anchorId="7929C4C4" wp14:editId="526E87B7">
                <wp:simplePos x="0" y="0"/>
                <wp:positionH relativeFrom="column">
                  <wp:posOffset>486023</wp:posOffset>
                </wp:positionH>
                <wp:positionV relativeFrom="paragraph">
                  <wp:posOffset>20154</wp:posOffset>
                </wp:positionV>
                <wp:extent cx="593035" cy="0"/>
                <wp:effectExtent l="0" t="0" r="0" b="0"/>
                <wp:wrapNone/>
                <wp:docPr id="219" name="Straight Connector 219"/>
                <wp:cNvGraphicFramePr/>
                <a:graphic xmlns:a="http://schemas.openxmlformats.org/drawingml/2006/main">
                  <a:graphicData uri="http://schemas.microsoft.com/office/word/2010/wordprocessingShape">
                    <wps:wsp>
                      <wps:cNvCnPr/>
                      <wps:spPr>
                        <a:xfrm>
                          <a:off x="0" y="0"/>
                          <a:ext cx="593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D280D" id="Straight Connector 219" o:spid="_x0000_s1026" style="position:absolute;z-index:252708864;visibility:visible;mso-wrap-style:square;mso-wrap-distance-left:9pt;mso-wrap-distance-top:0;mso-wrap-distance-right:9pt;mso-wrap-distance-bottom:0;mso-position-horizontal:absolute;mso-position-horizontal-relative:text;mso-position-vertical:absolute;mso-position-vertical-relative:text" from="38.25pt,1.6pt" to="84.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" strokecolor="#4472c4 [3204]" strokeweight=".5pt">
                <v:stroke joinstyle="miter"/>
              </v:line>
            </w:pict>
          </mc:Fallback>
        </mc:AlternateContent>
      </w:r>
    </w:p>
    <w:p w14:paraId="728B23DA" w14:textId="77777777" w:rsidR="00695ED4" w:rsidRDefault="00695ED4" w:rsidP="00695ED4">
      <w:pPr>
        <w:tabs>
          <w:tab w:val="left" w:pos="1365"/>
        </w:tabs>
        <w:spacing w:line="360" w:lineRule="auto"/>
        <w:jc w:val="both"/>
        <w:rPr>
          <w:rFonts w:ascii="Arial" w:hAnsi="Arial" w:cs="Arial"/>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733440" behindDoc="0" locked="0" layoutInCell="1" allowOverlap="1" wp14:anchorId="755962B3" wp14:editId="012C6A76">
                <wp:simplePos x="0" y="0"/>
                <wp:positionH relativeFrom="margin">
                  <wp:posOffset>5048250</wp:posOffset>
                </wp:positionH>
                <wp:positionV relativeFrom="paragraph">
                  <wp:posOffset>3096260</wp:posOffset>
                </wp:positionV>
                <wp:extent cx="1447800" cy="200025"/>
                <wp:effectExtent l="0" t="0" r="0" b="0"/>
                <wp:wrapNone/>
                <wp:docPr id="2048" name="TextBox 4"/>
                <wp:cNvGraphicFramePr/>
                <a:graphic xmlns:a="http://schemas.openxmlformats.org/drawingml/2006/main">
                  <a:graphicData uri="http://schemas.microsoft.com/office/word/2010/wordprocessingShape">
                    <wps:wsp>
                      <wps:cNvSpPr txBox="1"/>
                      <wps:spPr>
                        <a:xfrm>
                          <a:off x="0" y="0"/>
                          <a:ext cx="1447800" cy="200025"/>
                        </a:xfrm>
                        <a:prstGeom prst="rect">
                          <a:avLst/>
                        </a:prstGeom>
                        <a:noFill/>
                      </wps:spPr>
                      <wps:txbx>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55962B3" id="_x0000_s1236" type="#_x0000_t202" style="position:absolute;left:0;text-align:left;margin-left:397.5pt;margin-top:243.8pt;width:114pt;height:15.75pt;z-index:25273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" filled="f" stroked="f">
                <v:textbox style="mso-fit-shape-to-text:t">
                  <w:txbxContent>
                    <w:p w14:paraId="4A5A66FE" w14:textId="77777777" w:rsidR="00695ED4" w:rsidRPr="006F6D2F" w:rsidRDefault="00695ED4" w:rsidP="00695ED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Pr>
          <w:rFonts w:ascii="Arial" w:hAnsi="Arial" w:cs="Arial"/>
          <w:b/>
          <w:bCs/>
          <w:noProof/>
          <w:sz w:val="24"/>
          <w:szCs w:val="24"/>
        </w:rPr>
        <mc:AlternateContent>
          <mc:Choice Requires="wps">
            <w:drawing>
              <wp:anchor distT="0" distB="0" distL="114300" distR="114300" simplePos="0" relativeHeight="252727296" behindDoc="0" locked="0" layoutInCell="1" allowOverlap="1" wp14:anchorId="1FFCE70B" wp14:editId="443850FC">
                <wp:simplePos x="0" y="0"/>
                <wp:positionH relativeFrom="column">
                  <wp:posOffset>428625</wp:posOffset>
                </wp:positionH>
                <wp:positionV relativeFrom="paragraph">
                  <wp:posOffset>2260600</wp:posOffset>
                </wp:positionV>
                <wp:extent cx="2066925" cy="285750"/>
                <wp:effectExtent l="0" t="0" r="28575" b="19050"/>
                <wp:wrapNone/>
                <wp:docPr id="2098" name="Rectangle 2098"/>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8C2B9" w14:textId="77777777" w:rsidR="00695ED4" w:rsidRDefault="00695ED4" w:rsidP="00695ED4">
                            <w:pPr>
                              <w:jc w:val="center"/>
                            </w:pPr>
                            <w:r>
                              <w:t>Room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E70B" id="Rectangle 2098" o:spid="_x0000_s1237" style="position:absolute;left:0;text-align:left;margin-left:33.75pt;margin-top:178pt;width:162.75pt;height:22.5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" fillcolor="#4472c4 [3204]" strokecolor="#1f3763 [1604]" strokeweight="1pt">
                <v:textbox>
                  <w:txbxContent>
                    <w:p w14:paraId="4388C2B9" w14:textId="77777777" w:rsidR="00695ED4" w:rsidRDefault="00695ED4" w:rsidP="00695ED4">
                      <w:pPr>
                        <w:jc w:val="center"/>
                      </w:pPr>
                      <w:r>
                        <w:t>Room Temperature</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6272" behindDoc="0" locked="0" layoutInCell="1" allowOverlap="1" wp14:anchorId="3F87BD89" wp14:editId="557EF4CE">
                <wp:simplePos x="0" y="0"/>
                <wp:positionH relativeFrom="column">
                  <wp:posOffset>428625</wp:posOffset>
                </wp:positionH>
                <wp:positionV relativeFrom="paragraph">
                  <wp:posOffset>1355725</wp:posOffset>
                </wp:positionV>
                <wp:extent cx="2066925" cy="276225"/>
                <wp:effectExtent l="0" t="0" r="28575" b="28575"/>
                <wp:wrapNone/>
                <wp:docPr id="2097" name="Rectangle 2097"/>
                <wp:cNvGraphicFramePr/>
                <a:graphic xmlns:a="http://schemas.openxmlformats.org/drawingml/2006/main">
                  <a:graphicData uri="http://schemas.microsoft.com/office/word/2010/wordprocessingShape">
                    <wps:wsp>
                      <wps:cNvSpPr/>
                      <wps:spPr>
                        <a:xfrm>
                          <a:off x="0" y="0"/>
                          <a:ext cx="206692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7BD89" id="Rectangle 2097" o:spid="_x0000_s1238" style="position:absolute;left:0;text-align:left;margin-left:33.75pt;margin-top:106.75pt;width:162.75pt;height:21.75pt;z-index:25272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" fillcolor="#4472c4 [3204]" strokecolor="#1f3763 [1604]" strokeweight="1pt">
                <v:textbox>
                  <w:txbxContent>
                    <w:p w14:paraId="3C9F7B5B" w14:textId="2D326D87" w:rsidR="00695ED4" w:rsidRPr="00A212FD" w:rsidRDefault="00695ED4" w:rsidP="00695ED4">
                      <w:pPr>
                        <w:jc w:val="center"/>
                        <w:rPr>
                          <w:vertAlign w:val="superscript"/>
                        </w:rPr>
                      </w:pPr>
                      <w:r>
                        <w:t>Heating 95</w:t>
                      </w:r>
                      <w:r w:rsidRPr="00CB52BC">
                        <w:rPr>
                          <w:rFonts w:ascii="Arial" w:hAnsi="Arial" w:cs="Arial"/>
                          <w:sz w:val="20"/>
                          <w:szCs w:val="20"/>
                        </w:rPr>
                        <w:t>°</w:t>
                      </w:r>
                      <w:r>
                        <w:rPr>
                          <w:rFonts w:ascii="Arial" w:hAnsi="Arial" w:cs="Arial"/>
                          <w:sz w:val="20"/>
                          <w:szCs w:val="20"/>
                        </w:rPr>
                        <w:t>C to 100</w:t>
                      </w:r>
                      <w:r w:rsidRPr="00CB52BC">
                        <w:rPr>
                          <w:rFonts w:ascii="Arial" w:hAnsi="Arial" w:cs="Arial"/>
                          <w:sz w:val="20"/>
                          <w:szCs w:val="20"/>
                        </w:rPr>
                        <w:t>°</w:t>
                      </w:r>
                      <w:r>
                        <w:rPr>
                          <w:rFonts w:ascii="Arial" w:hAnsi="Arial" w:cs="Arial"/>
                          <w:sz w:val="20"/>
                          <w:szCs w:val="20"/>
                        </w:rPr>
                        <w:t>C</w:t>
                      </w:r>
                      <w:r w:rsidR="00A212FD">
                        <w:rPr>
                          <w:rFonts w:ascii="Arial" w:hAnsi="Arial" w:cs="Arial"/>
                          <w:sz w:val="20"/>
                          <w:szCs w:val="20"/>
                          <w:vertAlign w:val="superscript"/>
                        </w:rPr>
                        <w:t>1</w:t>
                      </w:r>
                    </w:p>
                  </w:txbxContent>
                </v:textbox>
              </v:rect>
            </w:pict>
          </mc:Fallback>
        </mc:AlternateContent>
      </w:r>
      <w:r>
        <w:rPr>
          <w:rFonts w:ascii="Arial" w:hAnsi="Arial" w:cs="Arial"/>
          <w:b/>
          <w:bCs/>
          <w:noProof/>
          <w:sz w:val="24"/>
          <w:szCs w:val="24"/>
        </w:rPr>
        <mc:AlternateContent>
          <mc:Choice Requires="wps">
            <w:drawing>
              <wp:anchor distT="0" distB="0" distL="114300" distR="114300" simplePos="0" relativeHeight="252725248" behindDoc="0" locked="0" layoutInCell="1" allowOverlap="1" wp14:anchorId="028259FB" wp14:editId="5DC2AF2C">
                <wp:simplePos x="0" y="0"/>
                <wp:positionH relativeFrom="column">
                  <wp:posOffset>428625</wp:posOffset>
                </wp:positionH>
                <wp:positionV relativeFrom="paragraph">
                  <wp:posOffset>517525</wp:posOffset>
                </wp:positionV>
                <wp:extent cx="2066925" cy="285750"/>
                <wp:effectExtent l="0" t="0" r="28575" b="19050"/>
                <wp:wrapNone/>
                <wp:docPr id="2096" name="Rectangle 2096"/>
                <wp:cNvGraphicFramePr/>
                <a:graphic xmlns:a="http://schemas.openxmlformats.org/drawingml/2006/main">
                  <a:graphicData uri="http://schemas.microsoft.com/office/word/2010/wordprocessingShape">
                    <wps:wsp>
                      <wps:cNvSpPr/>
                      <wps:spPr>
                        <a:xfrm>
                          <a:off x="0" y="0"/>
                          <a:ext cx="2066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259FB" id="Rectangle 2096" o:spid="_x0000_s1239" style="position:absolute;left:0;text-align:left;margin-left:33.75pt;margin-top:40.75pt;width:162.75pt;height:22.5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" fillcolor="#4472c4 [3204]" strokecolor="#1f3763 [1604]" strokeweight="1pt">
                <v:textbox>
                  <w:txbxContent>
                    <w:p w14:paraId="7E3CE839" w14:textId="6A28CE76" w:rsidR="00695ED4" w:rsidRPr="00A212FD" w:rsidRDefault="00695ED4" w:rsidP="00695ED4">
                      <w:pPr>
                        <w:jc w:val="center"/>
                        <w:rPr>
                          <w:rFonts w:ascii="Arial" w:hAnsi="Arial" w:cs="Arial"/>
                          <w:sz w:val="20"/>
                          <w:szCs w:val="20"/>
                          <w:vertAlign w:val="superscript"/>
                        </w:rPr>
                      </w:pPr>
                      <w:r>
                        <w:rPr>
                          <w:rFonts w:ascii="Arial" w:hAnsi="Arial" w:cs="Arial"/>
                          <w:sz w:val="20"/>
                          <w:szCs w:val="20"/>
                        </w:rPr>
                        <w:t>Heating 160</w:t>
                      </w:r>
                      <w:r w:rsidRPr="00CB52BC">
                        <w:rPr>
                          <w:rFonts w:ascii="Arial" w:hAnsi="Arial" w:cs="Arial"/>
                          <w:sz w:val="20"/>
                          <w:szCs w:val="20"/>
                        </w:rPr>
                        <w:t>°</w:t>
                      </w:r>
                      <w:r>
                        <w:rPr>
                          <w:rFonts w:ascii="Arial" w:hAnsi="Arial" w:cs="Arial"/>
                          <w:sz w:val="20"/>
                          <w:szCs w:val="20"/>
                        </w:rPr>
                        <w:t>C-170</w:t>
                      </w:r>
                      <w:r w:rsidRPr="00CB52BC">
                        <w:rPr>
                          <w:rFonts w:ascii="Arial" w:hAnsi="Arial" w:cs="Arial"/>
                          <w:sz w:val="20"/>
                          <w:szCs w:val="20"/>
                        </w:rPr>
                        <w:t>°</w:t>
                      </w:r>
                      <w:r>
                        <w:rPr>
                          <w:rFonts w:ascii="Arial" w:hAnsi="Arial" w:cs="Arial"/>
                          <w:sz w:val="20"/>
                          <w:szCs w:val="20"/>
                        </w:rPr>
                        <w:t>C</w:t>
                      </w:r>
                    </w:p>
                  </w:txbxContent>
                </v:textbox>
              </v:rect>
            </w:pict>
          </mc:Fallback>
        </mc:AlternateContent>
      </w:r>
      <w:r>
        <w:rPr>
          <w:rFonts w:ascii="Arial" w:hAnsi="Arial" w:cs="Arial"/>
          <w:b/>
          <w:bCs/>
          <w:noProof/>
          <w:sz w:val="24"/>
          <w:szCs w:val="24"/>
        </w:rPr>
        <w:drawing>
          <wp:inline distT="0" distB="0" distL="0" distR="0" wp14:anchorId="10C725A6" wp14:editId="42FC02AF">
            <wp:extent cx="6276975" cy="3038475"/>
            <wp:effectExtent l="0" t="0" r="0" b="9525"/>
            <wp:docPr id="2093" name="Diagram 20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5EEB4D31" w14:textId="770DB69B" w:rsidR="00695ED4" w:rsidRDefault="00695ED4" w:rsidP="00695ED4">
      <w:pPr>
        <w:tabs>
          <w:tab w:val="left" w:pos="1365"/>
        </w:tabs>
        <w:spacing w:line="360" w:lineRule="auto"/>
        <w:jc w:val="both"/>
        <w:rPr>
          <w:rFonts w:ascii="Arial" w:hAnsi="Arial" w:cs="Arial"/>
          <w:b/>
          <w:bCs/>
          <w:sz w:val="24"/>
          <w:szCs w:val="24"/>
        </w:rPr>
      </w:pPr>
    </w:p>
    <w:p w14:paraId="349C5074" w14:textId="798B0242" w:rsidR="00613AE6" w:rsidRPr="00A212FD" w:rsidRDefault="00A212FD" w:rsidP="00695ED4">
      <w:pPr>
        <w:tabs>
          <w:tab w:val="left" w:pos="1365"/>
        </w:tabs>
        <w:spacing w:line="360" w:lineRule="auto"/>
        <w:jc w:val="both"/>
        <w:rPr>
          <w:rFonts w:ascii="Arial" w:hAnsi="Arial" w:cs="Arial"/>
          <w:i/>
          <w:iCs/>
          <w:sz w:val="16"/>
          <w:szCs w:val="16"/>
        </w:rPr>
      </w:pPr>
      <w:r w:rsidRPr="00A212FD">
        <w:rPr>
          <w:rFonts w:ascii="Arial" w:hAnsi="Arial" w:cs="Arial"/>
          <w:i/>
          <w:iCs/>
          <w:sz w:val="16"/>
          <w:szCs w:val="16"/>
        </w:rPr>
        <w:t>1</w:t>
      </w:r>
      <w:r>
        <w:rPr>
          <w:rFonts w:ascii="Arial" w:hAnsi="Arial" w:cs="Arial"/>
          <w:i/>
          <w:iCs/>
          <w:sz w:val="16"/>
          <w:szCs w:val="16"/>
        </w:rPr>
        <w:t>.</w:t>
      </w:r>
      <w:r w:rsidRPr="00A212FD">
        <w:rPr>
          <w:i/>
          <w:iCs/>
          <w:sz w:val="14"/>
          <w:szCs w:val="14"/>
        </w:rPr>
        <w:t xml:space="preserve"> </w:t>
      </w:r>
      <w:r w:rsidRPr="00A212FD">
        <w:rPr>
          <w:rFonts w:ascii="Arial" w:hAnsi="Arial" w:cs="Arial"/>
          <w:i/>
          <w:iCs/>
          <w:sz w:val="16"/>
          <w:szCs w:val="16"/>
        </w:rPr>
        <w:t>The temperature is gradually decreased from a range of 160°C-170°C to 95°C-100°C.</w:t>
      </w:r>
    </w:p>
    <w:p w14:paraId="56677D1D" w14:textId="5B37B4D9" w:rsidR="00613AE6" w:rsidRDefault="00613AE6" w:rsidP="00695ED4">
      <w:pPr>
        <w:tabs>
          <w:tab w:val="left" w:pos="1365"/>
        </w:tabs>
        <w:spacing w:line="360" w:lineRule="auto"/>
        <w:jc w:val="both"/>
        <w:rPr>
          <w:rFonts w:ascii="Arial" w:hAnsi="Arial" w:cs="Arial"/>
          <w:b/>
          <w:bCs/>
          <w:sz w:val="24"/>
          <w:szCs w:val="24"/>
        </w:rPr>
      </w:pPr>
    </w:p>
    <w:p w14:paraId="0321D795" w14:textId="7FA9BD79" w:rsidR="00613AE6" w:rsidRDefault="00613AE6" w:rsidP="00695ED4">
      <w:pPr>
        <w:tabs>
          <w:tab w:val="left" w:pos="1365"/>
        </w:tabs>
        <w:spacing w:line="360" w:lineRule="auto"/>
        <w:jc w:val="both"/>
        <w:rPr>
          <w:rFonts w:ascii="Arial" w:hAnsi="Arial" w:cs="Arial"/>
          <w:b/>
          <w:bCs/>
          <w:sz w:val="24"/>
          <w:szCs w:val="24"/>
        </w:rPr>
      </w:pPr>
    </w:p>
    <w:p w14:paraId="2DD6CBFC" w14:textId="77777777" w:rsidR="00B57048" w:rsidRDefault="00B57048" w:rsidP="00695ED4">
      <w:pPr>
        <w:tabs>
          <w:tab w:val="left" w:pos="1365"/>
        </w:tabs>
        <w:spacing w:line="360" w:lineRule="auto"/>
        <w:jc w:val="both"/>
        <w:rPr>
          <w:rFonts w:ascii="Arial" w:hAnsi="Arial" w:cs="Arial"/>
          <w:b/>
          <w:bCs/>
          <w:sz w:val="24"/>
          <w:szCs w:val="24"/>
        </w:rPr>
      </w:pPr>
    </w:p>
    <w:p w14:paraId="03FD3954" w14:textId="77777777" w:rsidR="00695ED4" w:rsidRPr="00CB52BC" w:rsidRDefault="00695ED4" w:rsidP="00695ED4">
      <w:pPr>
        <w:tabs>
          <w:tab w:val="left" w:pos="1365"/>
        </w:tabs>
        <w:spacing w:line="360" w:lineRule="auto"/>
        <w:jc w:val="both"/>
        <w:rPr>
          <w:rFonts w:ascii="Arial" w:hAnsi="Arial" w:cs="Arial"/>
          <w:b/>
          <w:bCs/>
          <w:sz w:val="24"/>
          <w:szCs w:val="24"/>
        </w:rPr>
      </w:pPr>
      <w:r w:rsidRPr="00CB52BC">
        <w:rPr>
          <w:rFonts w:ascii="Arial" w:hAnsi="Arial" w:cs="Arial"/>
          <w:b/>
          <w:bCs/>
          <w:sz w:val="24"/>
          <w:szCs w:val="24"/>
        </w:rPr>
        <w:lastRenderedPageBreak/>
        <w:t>Standard Process</w:t>
      </w:r>
    </w:p>
    <w:p w14:paraId="248D0DE7" w14:textId="77777777" w:rsidR="00695ED4" w:rsidRPr="008E1F6E"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 xml:space="preserve">One mole of bisphenol A was catalytically reacted with two moles of </w:t>
      </w:r>
      <w:proofErr w:type="spellStart"/>
      <w:r w:rsidRPr="00CB52BC">
        <w:rPr>
          <w:rFonts w:ascii="Arial" w:hAnsi="Arial" w:cs="Arial"/>
          <w:sz w:val="24"/>
          <w:szCs w:val="24"/>
        </w:rPr>
        <w:t>diglycidylether</w:t>
      </w:r>
      <w:proofErr w:type="spellEnd"/>
      <w:r w:rsidRPr="00CB52BC">
        <w:rPr>
          <w:rFonts w:ascii="Arial" w:hAnsi="Arial" w:cs="Arial"/>
          <w:sz w:val="24"/>
          <w:szCs w:val="24"/>
        </w:rPr>
        <w:t xml:space="preserve"> of bisphenol A at 150° C for two hours under atmospheric conditions. This yielded a </w:t>
      </w:r>
      <w:proofErr w:type="spellStart"/>
      <w:r w:rsidRPr="00CB52BC">
        <w:rPr>
          <w:rFonts w:ascii="Arial" w:hAnsi="Arial" w:cs="Arial"/>
          <w:sz w:val="24"/>
          <w:szCs w:val="24"/>
        </w:rPr>
        <w:t>polyepoxide</w:t>
      </w:r>
      <w:proofErr w:type="spellEnd"/>
      <w:r w:rsidRPr="00CB52BC">
        <w:rPr>
          <w:rFonts w:ascii="Arial" w:hAnsi="Arial" w:cs="Arial"/>
          <w:sz w:val="24"/>
          <w:szCs w:val="24"/>
        </w:rPr>
        <w:t xml:space="preserve"> resin having an epoxide equivalent weight of </w:t>
      </w:r>
      <w:r w:rsidRPr="003C77DB">
        <w:rPr>
          <w:rFonts w:ascii="Arial" w:hAnsi="Arial" w:cs="Arial"/>
          <w:sz w:val="24"/>
          <w:szCs w:val="24"/>
        </w:rPr>
        <w:t>500</w:t>
      </w:r>
      <w:r w:rsidRPr="00CB52BC">
        <w:rPr>
          <w:rFonts w:ascii="Arial" w:hAnsi="Arial" w:cs="Arial"/>
          <w:sz w:val="24"/>
          <w:szCs w:val="24"/>
        </w:rPr>
        <w:t xml:space="preserve"> </w:t>
      </w:r>
      <w:r>
        <w:rPr>
          <w:rFonts w:ascii="Arial" w:hAnsi="Arial" w:cs="Arial"/>
          <w:sz w:val="24"/>
          <w:szCs w:val="24"/>
        </w:rPr>
        <w:t>(g/</w:t>
      </w:r>
      <w:proofErr w:type="spellStart"/>
      <w:r>
        <w:rPr>
          <w:rFonts w:ascii="Arial" w:hAnsi="Arial" w:cs="Arial"/>
          <w:sz w:val="24"/>
          <w:szCs w:val="24"/>
        </w:rPr>
        <w:t>eq</w:t>
      </w:r>
      <w:proofErr w:type="spellEnd"/>
      <w:r>
        <w:rPr>
          <w:rFonts w:ascii="Arial" w:hAnsi="Arial" w:cs="Arial"/>
          <w:sz w:val="24"/>
          <w:szCs w:val="24"/>
        </w:rPr>
        <w:t xml:space="preserve">) </w:t>
      </w:r>
      <w:r w:rsidRPr="00CB52BC">
        <w:rPr>
          <w:rFonts w:ascii="Arial" w:hAnsi="Arial" w:cs="Arial"/>
          <w:sz w:val="24"/>
          <w:szCs w:val="24"/>
        </w:rPr>
        <w:t>which was subsequently cooled to 130° C. Next, two moles of methacrylic acid and 180 ppm of hydroquinone (based on finished product) were added under an air sparge and esterified at 120° C until an acid value less than 10 units was recorded. The vinyl ester resin was then cooled to 110° C and 0.05 moles of maleic anhydride were added. The vinyl ester resin was allowed to continue esterifying for 15 minutes at these conditions before thinning with styrene monomer to 65% non-volatiles and cooling to room temperature. This product is the control.</w:t>
      </w:r>
    </w:p>
    <w:p w14:paraId="525B2E35" w14:textId="77777777" w:rsidR="00695ED4" w:rsidRPr="00CB52BC" w:rsidRDefault="00695ED4" w:rsidP="00695ED4">
      <w:pPr>
        <w:tabs>
          <w:tab w:val="left" w:pos="1365"/>
        </w:tabs>
        <w:spacing w:line="360" w:lineRule="auto"/>
        <w:jc w:val="both"/>
        <w:rPr>
          <w:rFonts w:ascii="Arial" w:hAnsi="Arial" w:cs="Arial"/>
          <w:b/>
          <w:bCs/>
          <w:sz w:val="24"/>
          <w:szCs w:val="24"/>
        </w:rPr>
      </w:pPr>
      <w:r>
        <w:rPr>
          <w:rFonts w:ascii="Arial" w:hAnsi="Arial" w:cs="Arial"/>
          <w:b/>
          <w:bCs/>
          <w:sz w:val="24"/>
          <w:szCs w:val="24"/>
        </w:rPr>
        <w:t>Specialised Process</w:t>
      </w:r>
      <w:r w:rsidRPr="00CB52BC">
        <w:rPr>
          <w:rFonts w:ascii="Arial" w:hAnsi="Arial" w:cs="Arial"/>
          <w:b/>
          <w:bCs/>
          <w:sz w:val="24"/>
          <w:szCs w:val="24"/>
        </w:rPr>
        <w:t xml:space="preserve"> </w:t>
      </w:r>
      <w:r>
        <w:rPr>
          <w:rFonts w:ascii="Arial" w:hAnsi="Arial" w:cs="Arial"/>
          <w:b/>
          <w:bCs/>
          <w:sz w:val="24"/>
          <w:szCs w:val="24"/>
        </w:rPr>
        <w:t>(</w:t>
      </w:r>
      <w:r w:rsidRPr="00CB52BC">
        <w:rPr>
          <w:rFonts w:ascii="Arial" w:hAnsi="Arial" w:cs="Arial"/>
          <w:b/>
          <w:bCs/>
          <w:sz w:val="24"/>
          <w:szCs w:val="24"/>
        </w:rPr>
        <w:t>Low Epoxy Value</w:t>
      </w:r>
      <w:r>
        <w:rPr>
          <w:rFonts w:ascii="Arial" w:hAnsi="Arial" w:cs="Arial"/>
          <w:b/>
          <w:bCs/>
          <w:sz w:val="24"/>
          <w:szCs w:val="24"/>
        </w:rPr>
        <w:t>)</w:t>
      </w:r>
    </w:p>
    <w:p w14:paraId="0F08988C" w14:textId="77777777" w:rsidR="00695ED4" w:rsidRDefault="00695ED4" w:rsidP="00695ED4">
      <w:pPr>
        <w:tabs>
          <w:tab w:val="left" w:pos="1365"/>
        </w:tabs>
        <w:spacing w:line="360" w:lineRule="auto"/>
        <w:jc w:val="both"/>
        <w:rPr>
          <w:rFonts w:ascii="Arial" w:hAnsi="Arial" w:cs="Arial"/>
          <w:sz w:val="24"/>
          <w:szCs w:val="24"/>
        </w:rPr>
      </w:pPr>
      <w:r w:rsidRPr="00CB52BC">
        <w:rPr>
          <w:rFonts w:ascii="Arial" w:hAnsi="Arial" w:cs="Arial"/>
          <w:sz w:val="24"/>
          <w:szCs w:val="24"/>
        </w:rPr>
        <w:t>This vinyl ester resin was prepared the same way as</w:t>
      </w:r>
      <w:r>
        <w:rPr>
          <w:rFonts w:ascii="Arial" w:hAnsi="Arial" w:cs="Arial"/>
          <w:sz w:val="24"/>
          <w:szCs w:val="24"/>
        </w:rPr>
        <w:t xml:space="preserve"> standard process</w:t>
      </w:r>
      <w:r w:rsidRPr="00CB52BC">
        <w:rPr>
          <w:rFonts w:ascii="Arial" w:hAnsi="Arial" w:cs="Arial"/>
          <w:sz w:val="24"/>
          <w:szCs w:val="24"/>
        </w:rPr>
        <w:t>, except that 2.26 moles of methacrylic acid were used and the vinyl ester resin was esterified to an epoxy value</w:t>
      </w:r>
      <w:r>
        <w:rPr>
          <w:rFonts w:ascii="Arial" w:hAnsi="Arial" w:cs="Arial"/>
          <w:sz w:val="24"/>
          <w:szCs w:val="24"/>
        </w:rPr>
        <w:t xml:space="preserve"> (</w:t>
      </w:r>
      <w:r w:rsidRPr="0095424D">
        <w:rPr>
          <w:rFonts w:ascii="Arial" w:hAnsi="Arial" w:cs="Arial"/>
          <w:sz w:val="24"/>
          <w:szCs w:val="24"/>
        </w:rPr>
        <w:t>epoxy value EW is the reciprocal of the epoxy number and thus describes the number of epoxy groups that are contained in 100 g of resin</w:t>
      </w:r>
      <w:r>
        <w:rPr>
          <w:rFonts w:ascii="Arial" w:hAnsi="Arial" w:cs="Arial"/>
          <w:sz w:val="24"/>
          <w:szCs w:val="24"/>
        </w:rPr>
        <w:t>)</w:t>
      </w:r>
      <w:r w:rsidRPr="00CB52BC">
        <w:rPr>
          <w:rFonts w:ascii="Arial" w:hAnsi="Arial" w:cs="Arial"/>
          <w:sz w:val="24"/>
          <w:szCs w:val="24"/>
        </w:rPr>
        <w:t xml:space="preserve"> less than two units before cooling to 110° C and adding maleic anhydride. This product was thinned in styrene monomer to 65% non-volatiles and cooled to room temperature.</w:t>
      </w:r>
    </w:p>
    <w:p w14:paraId="57D0FEE9" w14:textId="77777777" w:rsidR="00695ED4" w:rsidRDefault="00695ED4" w:rsidP="00695ED4">
      <w:pPr>
        <w:tabs>
          <w:tab w:val="left" w:pos="1365"/>
        </w:tabs>
        <w:spacing w:line="360" w:lineRule="auto"/>
        <w:jc w:val="both"/>
        <w:rPr>
          <w:rFonts w:ascii="Arial" w:hAnsi="Arial" w:cs="Arial"/>
          <w:b/>
          <w:bCs/>
          <w:sz w:val="24"/>
          <w:szCs w:val="24"/>
        </w:rPr>
      </w:pPr>
      <w:r w:rsidRPr="0096196D">
        <w:rPr>
          <w:rFonts w:ascii="Arial" w:hAnsi="Arial" w:cs="Arial"/>
          <w:b/>
          <w:bCs/>
          <w:sz w:val="24"/>
          <w:szCs w:val="24"/>
        </w:rPr>
        <w:t>Low Styrene Emission Vinyl Ester Resin</w:t>
      </w:r>
    </w:p>
    <w:p w14:paraId="07D01880" w14:textId="77777777" w:rsidR="00695ED4" w:rsidRPr="002213E9"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production of low styrene emission vinyl ester resin includes paraffin as a styrene emission inhibitor and a drying oil as an adhesion promoter for fibre-reinforced applications. It has been found that due to paraffin wax additives there is a substantial loss in the adhesive properties of the vinyl ester resin therefore adhesion promoter in the form of a drying oil is added. </w:t>
      </w:r>
    </w:p>
    <w:p w14:paraId="55489089" w14:textId="77777777" w:rsidR="00695ED4" w:rsidRDefault="00695ED4" w:rsidP="00695ED4">
      <w:pPr>
        <w:tabs>
          <w:tab w:val="left" w:pos="1365"/>
        </w:tabs>
        <w:spacing w:line="360" w:lineRule="auto"/>
        <w:rPr>
          <w:rFonts w:ascii="Arial" w:hAnsi="Arial" w:cs="Arial"/>
          <w:b/>
          <w:bCs/>
          <w:sz w:val="24"/>
          <w:szCs w:val="24"/>
        </w:rPr>
      </w:pPr>
      <w:r>
        <w:rPr>
          <w:rFonts w:ascii="Arial" w:hAnsi="Arial" w:cs="Arial"/>
          <w:b/>
          <w:bCs/>
          <w:sz w:val="24"/>
          <w:szCs w:val="24"/>
        </w:rPr>
        <w:t>India Scenario of Vinyl Ester Process</w:t>
      </w:r>
    </w:p>
    <w:p w14:paraId="5BDDADC9" w14:textId="77777777" w:rsidR="00695ED4" w:rsidRPr="0080313C" w:rsidRDefault="00695ED4" w:rsidP="00695ED4">
      <w:pPr>
        <w:tabs>
          <w:tab w:val="left" w:pos="1365"/>
        </w:tabs>
        <w:spacing w:line="360" w:lineRule="auto"/>
        <w:jc w:val="both"/>
        <w:rPr>
          <w:rFonts w:ascii="Arial" w:hAnsi="Arial" w:cs="Arial"/>
          <w:sz w:val="24"/>
          <w:szCs w:val="24"/>
        </w:rPr>
      </w:pPr>
      <w:r>
        <w:rPr>
          <w:rFonts w:ascii="Arial" w:hAnsi="Arial" w:cs="Arial"/>
          <w:sz w:val="24"/>
          <w:szCs w:val="24"/>
        </w:rPr>
        <w:t xml:space="preserve">The standard process is majorly used in the country as the demand of the product is project based in which only blending is done in the reactor which involves no technology licensor. Indian Companies manufactures vinyl ester of INEOS’s quality like </w:t>
      </w:r>
      <w:proofErr w:type="spellStart"/>
      <w:r>
        <w:rPr>
          <w:rFonts w:ascii="Arial" w:hAnsi="Arial" w:cs="Arial"/>
          <w:sz w:val="24"/>
          <w:szCs w:val="24"/>
        </w:rPr>
        <w:t>Derakane</w:t>
      </w:r>
      <w:r>
        <w:rPr>
          <w:rFonts w:ascii="Arial" w:hAnsi="Arial" w:cs="Arial"/>
          <w:sz w:val="24"/>
          <w:szCs w:val="24"/>
          <w:vertAlign w:val="superscript"/>
        </w:rPr>
        <w:t>TM</w:t>
      </w:r>
      <w:proofErr w:type="spellEnd"/>
      <w:r>
        <w:rPr>
          <w:rFonts w:ascii="Arial" w:hAnsi="Arial" w:cs="Arial"/>
          <w:sz w:val="24"/>
          <w:szCs w:val="24"/>
        </w:rPr>
        <w:t>. The specialized process is mainly used by western companies as they produce low epoxy and styrene free vinyl ester resin.</w:t>
      </w:r>
    </w:p>
    <w:p w14:paraId="6260E5F0" w14:textId="77777777" w:rsidR="00695ED4" w:rsidRDefault="00695ED4" w:rsidP="00695ED4">
      <w:pPr>
        <w:tabs>
          <w:tab w:val="left" w:pos="1365"/>
        </w:tabs>
        <w:spacing w:line="360" w:lineRule="auto"/>
        <w:jc w:val="both"/>
        <w:rPr>
          <w:rFonts w:ascii="Arial" w:hAnsi="Arial" w:cs="Arial"/>
          <w:b/>
          <w:bCs/>
          <w:sz w:val="24"/>
          <w:szCs w:val="24"/>
        </w:rPr>
      </w:pPr>
    </w:p>
    <w:p w14:paraId="6FA92BEF" w14:textId="77777777" w:rsidR="00D16404" w:rsidRDefault="00D16404" w:rsidP="00D16404">
      <w:pPr>
        <w:spacing w:line="240" w:lineRule="auto"/>
        <w:rPr>
          <w:rFonts w:ascii="Verdana" w:hAnsi="Verdana"/>
          <w:b/>
          <w:bCs/>
          <w:sz w:val="20"/>
          <w:szCs w:val="20"/>
        </w:rPr>
      </w:pPr>
    </w:p>
    <w:p w14:paraId="0B7ED75C" w14:textId="77777777" w:rsidR="00D16404" w:rsidRDefault="00D16404" w:rsidP="00D16404">
      <w:pPr>
        <w:tabs>
          <w:tab w:val="left" w:pos="1365"/>
        </w:tabs>
        <w:spacing w:line="360" w:lineRule="auto"/>
        <w:jc w:val="both"/>
        <w:rPr>
          <w:rFonts w:ascii="Arial" w:hAnsi="Arial" w:cs="Arial"/>
          <w:sz w:val="24"/>
          <w:szCs w:val="24"/>
        </w:rPr>
      </w:pPr>
    </w:p>
    <w:p w14:paraId="1C189102" w14:textId="03578B9B"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t>4.</w:t>
      </w:r>
      <w:r>
        <w:rPr>
          <w:rFonts w:ascii="Arial" w:hAnsi="Arial" w:cs="Arial"/>
          <w:b/>
          <w:bCs/>
          <w:sz w:val="24"/>
          <w:szCs w:val="24"/>
        </w:rPr>
        <w:t>1</w:t>
      </w:r>
      <w:r w:rsidRPr="00B03E75">
        <w:rPr>
          <w:rFonts w:ascii="Arial" w:hAnsi="Arial" w:cs="Arial"/>
          <w:b/>
          <w:bCs/>
          <w:sz w:val="24"/>
          <w:szCs w:val="24"/>
        </w:rPr>
        <w:t>.</w:t>
      </w:r>
      <w:r>
        <w:rPr>
          <w:rFonts w:ascii="Arial" w:hAnsi="Arial" w:cs="Arial"/>
          <w:b/>
          <w:bCs/>
          <w:sz w:val="24"/>
          <w:szCs w:val="24"/>
        </w:rPr>
        <w:t>4.</w:t>
      </w:r>
      <w:r w:rsidRPr="00B03E75">
        <w:rPr>
          <w:rFonts w:ascii="Arial" w:hAnsi="Arial" w:cs="Arial"/>
          <w:b/>
          <w:bCs/>
          <w:sz w:val="24"/>
          <w:szCs w:val="24"/>
        </w:rPr>
        <w:t xml:space="preserve"> Major Equipment List (List of major equipment in terms of value &amp; importance)</w:t>
      </w:r>
    </w:p>
    <w:tbl>
      <w:tblPr>
        <w:tblW w:w="10155" w:type="dxa"/>
        <w:tblLook w:val="04A0" w:firstRow="1" w:lastRow="0" w:firstColumn="1" w:lastColumn="0" w:noHBand="0" w:noVBand="1"/>
      </w:tblPr>
      <w:tblGrid>
        <w:gridCol w:w="1271"/>
        <w:gridCol w:w="6674"/>
        <w:gridCol w:w="2210"/>
      </w:tblGrid>
      <w:tr w:rsidR="00D16404" w:rsidRPr="00B03E75" w14:paraId="607D07C4" w14:textId="77777777" w:rsidTr="00373244">
        <w:trPr>
          <w:trHeight w:val="305"/>
        </w:trPr>
        <w:tc>
          <w:tcPr>
            <w:tcW w:w="1271"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14:paraId="799174E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 No</w:t>
            </w:r>
          </w:p>
        </w:tc>
        <w:tc>
          <w:tcPr>
            <w:tcW w:w="6674" w:type="dxa"/>
            <w:tcBorders>
              <w:top w:val="single" w:sz="8" w:space="0" w:color="auto"/>
              <w:left w:val="nil"/>
              <w:bottom w:val="single" w:sz="8" w:space="0" w:color="auto"/>
              <w:right w:val="single" w:sz="8" w:space="0" w:color="auto"/>
            </w:tcBorders>
            <w:shd w:val="clear" w:color="000000" w:fill="F4B084"/>
            <w:noWrap/>
            <w:vAlign w:val="center"/>
            <w:hideMark/>
          </w:tcPr>
          <w:p w14:paraId="5C3E8E58"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Equipment</w:t>
            </w:r>
          </w:p>
        </w:tc>
        <w:tc>
          <w:tcPr>
            <w:tcW w:w="2210" w:type="dxa"/>
            <w:tcBorders>
              <w:top w:val="single" w:sz="8" w:space="0" w:color="auto"/>
              <w:left w:val="nil"/>
              <w:bottom w:val="single" w:sz="8" w:space="0" w:color="auto"/>
              <w:right w:val="single" w:sz="8" w:space="0" w:color="auto"/>
            </w:tcBorders>
            <w:shd w:val="clear" w:color="000000" w:fill="F4B084"/>
            <w:noWrap/>
            <w:vAlign w:val="center"/>
            <w:hideMark/>
          </w:tcPr>
          <w:p w14:paraId="66E7AA4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Tag No</w:t>
            </w:r>
          </w:p>
        </w:tc>
      </w:tr>
      <w:tr w:rsidR="00D16404" w:rsidRPr="00B03E75" w14:paraId="00C5828C"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79FC21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w:t>
            </w:r>
          </w:p>
        </w:tc>
        <w:tc>
          <w:tcPr>
            <w:tcW w:w="6674" w:type="dxa"/>
            <w:tcBorders>
              <w:top w:val="nil"/>
              <w:left w:val="nil"/>
              <w:bottom w:val="single" w:sz="4" w:space="0" w:color="auto"/>
              <w:right w:val="single" w:sz="4" w:space="0" w:color="auto"/>
            </w:tcBorders>
            <w:shd w:val="clear" w:color="auto" w:fill="auto"/>
            <w:noWrap/>
            <w:vAlign w:val="bottom"/>
            <w:hideMark/>
          </w:tcPr>
          <w:p w14:paraId="06E5EF0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 xml:space="preserve">Hopper  </w:t>
            </w:r>
          </w:p>
        </w:tc>
        <w:tc>
          <w:tcPr>
            <w:tcW w:w="2210" w:type="dxa"/>
            <w:tcBorders>
              <w:top w:val="nil"/>
              <w:left w:val="nil"/>
              <w:bottom w:val="single" w:sz="4" w:space="0" w:color="auto"/>
              <w:right w:val="single" w:sz="4" w:space="0" w:color="auto"/>
            </w:tcBorders>
            <w:shd w:val="clear" w:color="auto" w:fill="auto"/>
            <w:noWrap/>
            <w:vAlign w:val="bottom"/>
            <w:hideMark/>
          </w:tcPr>
          <w:p w14:paraId="3E0FD75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H-101 &amp;102</w:t>
            </w:r>
          </w:p>
        </w:tc>
      </w:tr>
      <w:tr w:rsidR="00D16404" w:rsidRPr="00B03E75" w14:paraId="622C53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42DE91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2</w:t>
            </w:r>
          </w:p>
        </w:tc>
        <w:tc>
          <w:tcPr>
            <w:tcW w:w="6674" w:type="dxa"/>
            <w:tcBorders>
              <w:top w:val="nil"/>
              <w:left w:val="nil"/>
              <w:bottom w:val="single" w:sz="4" w:space="0" w:color="auto"/>
              <w:right w:val="single" w:sz="4" w:space="0" w:color="auto"/>
            </w:tcBorders>
            <w:shd w:val="clear" w:color="auto" w:fill="auto"/>
            <w:noWrap/>
            <w:vAlign w:val="bottom"/>
            <w:hideMark/>
          </w:tcPr>
          <w:p w14:paraId="6053BB9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Crusher</w:t>
            </w:r>
          </w:p>
        </w:tc>
        <w:tc>
          <w:tcPr>
            <w:tcW w:w="2210" w:type="dxa"/>
            <w:tcBorders>
              <w:top w:val="nil"/>
              <w:left w:val="nil"/>
              <w:bottom w:val="single" w:sz="4" w:space="0" w:color="auto"/>
              <w:right w:val="single" w:sz="4" w:space="0" w:color="auto"/>
            </w:tcBorders>
            <w:shd w:val="clear" w:color="auto" w:fill="auto"/>
            <w:noWrap/>
            <w:vAlign w:val="bottom"/>
            <w:hideMark/>
          </w:tcPr>
          <w:p w14:paraId="0751A4C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T-101</w:t>
            </w:r>
          </w:p>
        </w:tc>
      </w:tr>
      <w:tr w:rsidR="00D16404" w:rsidRPr="00B03E75" w14:paraId="18A51184" w14:textId="77777777" w:rsidTr="00373244">
        <w:trPr>
          <w:trHeight w:val="346"/>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98BEEC0"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3</w:t>
            </w:r>
          </w:p>
        </w:tc>
        <w:tc>
          <w:tcPr>
            <w:tcW w:w="6674" w:type="dxa"/>
            <w:tcBorders>
              <w:top w:val="nil"/>
              <w:left w:val="nil"/>
              <w:bottom w:val="single" w:sz="4" w:space="0" w:color="auto"/>
              <w:right w:val="single" w:sz="4" w:space="0" w:color="auto"/>
            </w:tcBorders>
            <w:shd w:val="clear" w:color="auto" w:fill="auto"/>
            <w:noWrap/>
            <w:vAlign w:val="bottom"/>
            <w:hideMark/>
          </w:tcPr>
          <w:p w14:paraId="68531DC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Condenser</w:t>
            </w:r>
          </w:p>
        </w:tc>
        <w:tc>
          <w:tcPr>
            <w:tcW w:w="2210" w:type="dxa"/>
            <w:tcBorders>
              <w:top w:val="nil"/>
              <w:left w:val="nil"/>
              <w:bottom w:val="single" w:sz="4" w:space="0" w:color="auto"/>
              <w:right w:val="single" w:sz="4" w:space="0" w:color="auto"/>
            </w:tcBorders>
            <w:shd w:val="clear" w:color="auto" w:fill="auto"/>
            <w:noWrap/>
            <w:vAlign w:val="bottom"/>
            <w:hideMark/>
          </w:tcPr>
          <w:p w14:paraId="57A9656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S-101</w:t>
            </w:r>
          </w:p>
        </w:tc>
      </w:tr>
      <w:tr w:rsidR="00D16404" w:rsidRPr="00B03E75" w14:paraId="50C3A4D4"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9DC5A7"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4</w:t>
            </w:r>
          </w:p>
        </w:tc>
        <w:tc>
          <w:tcPr>
            <w:tcW w:w="6674" w:type="dxa"/>
            <w:tcBorders>
              <w:top w:val="nil"/>
              <w:left w:val="nil"/>
              <w:bottom w:val="single" w:sz="4" w:space="0" w:color="auto"/>
              <w:right w:val="single" w:sz="4" w:space="0" w:color="auto"/>
            </w:tcBorders>
            <w:shd w:val="clear" w:color="auto" w:fill="auto"/>
            <w:noWrap/>
            <w:vAlign w:val="bottom"/>
            <w:hideMark/>
          </w:tcPr>
          <w:p w14:paraId="32B46332" w14:textId="7A87D457" w:rsidR="00D16404" w:rsidRPr="00B03E75" w:rsidRDefault="00CD321F"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Vacuum</w:t>
            </w:r>
            <w:r w:rsidR="00D16404" w:rsidRPr="00B03E75">
              <w:rPr>
                <w:rFonts w:ascii="Arial" w:eastAsia="Times New Roman" w:hAnsi="Arial" w:cs="Arial"/>
                <w:color w:val="000000"/>
                <w:sz w:val="20"/>
                <w:szCs w:val="20"/>
                <w:lang w:eastAsia="en-IN"/>
              </w:rPr>
              <w:t xml:space="preserve"> Pump</w:t>
            </w:r>
          </w:p>
        </w:tc>
        <w:tc>
          <w:tcPr>
            <w:tcW w:w="2210" w:type="dxa"/>
            <w:tcBorders>
              <w:top w:val="nil"/>
              <w:left w:val="nil"/>
              <w:bottom w:val="single" w:sz="4" w:space="0" w:color="auto"/>
              <w:right w:val="single" w:sz="4" w:space="0" w:color="auto"/>
            </w:tcBorders>
            <w:shd w:val="clear" w:color="auto" w:fill="auto"/>
            <w:noWrap/>
            <w:vAlign w:val="bottom"/>
            <w:hideMark/>
          </w:tcPr>
          <w:p w14:paraId="4D4E529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VP-101</w:t>
            </w:r>
          </w:p>
        </w:tc>
      </w:tr>
      <w:tr w:rsidR="00D16404" w:rsidRPr="00B03E75" w14:paraId="77BA607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C972C6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5</w:t>
            </w:r>
          </w:p>
        </w:tc>
        <w:tc>
          <w:tcPr>
            <w:tcW w:w="6674" w:type="dxa"/>
            <w:tcBorders>
              <w:top w:val="nil"/>
              <w:left w:val="nil"/>
              <w:bottom w:val="single" w:sz="4" w:space="0" w:color="auto"/>
              <w:right w:val="single" w:sz="4" w:space="0" w:color="auto"/>
            </w:tcBorders>
            <w:shd w:val="clear" w:color="auto" w:fill="auto"/>
            <w:noWrap/>
            <w:vAlign w:val="bottom"/>
            <w:hideMark/>
          </w:tcPr>
          <w:p w14:paraId="4E8F985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Batch Reactor</w:t>
            </w:r>
          </w:p>
        </w:tc>
        <w:tc>
          <w:tcPr>
            <w:tcW w:w="2210" w:type="dxa"/>
            <w:tcBorders>
              <w:top w:val="nil"/>
              <w:left w:val="nil"/>
              <w:bottom w:val="single" w:sz="4" w:space="0" w:color="auto"/>
              <w:right w:val="single" w:sz="4" w:space="0" w:color="auto"/>
            </w:tcBorders>
            <w:shd w:val="clear" w:color="auto" w:fill="auto"/>
            <w:noWrap/>
            <w:vAlign w:val="bottom"/>
            <w:hideMark/>
          </w:tcPr>
          <w:p w14:paraId="75D49739"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R-101</w:t>
            </w:r>
          </w:p>
        </w:tc>
      </w:tr>
      <w:tr w:rsidR="00D16404" w:rsidRPr="00B03E75" w14:paraId="7923E147"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41296E8"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6</w:t>
            </w:r>
          </w:p>
        </w:tc>
        <w:tc>
          <w:tcPr>
            <w:tcW w:w="6674" w:type="dxa"/>
            <w:tcBorders>
              <w:top w:val="nil"/>
              <w:left w:val="nil"/>
              <w:bottom w:val="single" w:sz="4" w:space="0" w:color="auto"/>
              <w:right w:val="single" w:sz="4" w:space="0" w:color="auto"/>
            </w:tcBorders>
            <w:shd w:val="clear" w:color="auto" w:fill="auto"/>
            <w:noWrap/>
            <w:vAlign w:val="bottom"/>
            <w:hideMark/>
          </w:tcPr>
          <w:p w14:paraId="1834239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3471601"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V-101</w:t>
            </w:r>
          </w:p>
        </w:tc>
      </w:tr>
      <w:tr w:rsidR="00D16404" w:rsidRPr="00B03E75" w14:paraId="43FBE6AA"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086547B"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7</w:t>
            </w:r>
          </w:p>
        </w:tc>
        <w:tc>
          <w:tcPr>
            <w:tcW w:w="6674" w:type="dxa"/>
            <w:tcBorders>
              <w:top w:val="nil"/>
              <w:left w:val="nil"/>
              <w:bottom w:val="single" w:sz="4" w:space="0" w:color="auto"/>
              <w:right w:val="single" w:sz="4" w:space="0" w:color="auto"/>
            </w:tcBorders>
            <w:shd w:val="clear" w:color="auto" w:fill="auto"/>
            <w:noWrap/>
            <w:vAlign w:val="bottom"/>
            <w:hideMark/>
          </w:tcPr>
          <w:p w14:paraId="6C63DDE7"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Epoxy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E44E46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P-101</w:t>
            </w:r>
          </w:p>
        </w:tc>
      </w:tr>
      <w:tr w:rsidR="00D16404" w:rsidRPr="00B03E75" w14:paraId="3B321F71"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1CCE306"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8</w:t>
            </w:r>
          </w:p>
        </w:tc>
        <w:tc>
          <w:tcPr>
            <w:tcW w:w="6674" w:type="dxa"/>
            <w:tcBorders>
              <w:top w:val="nil"/>
              <w:left w:val="nil"/>
              <w:bottom w:val="single" w:sz="4" w:space="0" w:color="auto"/>
              <w:right w:val="single" w:sz="4" w:space="0" w:color="auto"/>
            </w:tcBorders>
            <w:shd w:val="clear" w:color="auto" w:fill="auto"/>
            <w:noWrap/>
            <w:vAlign w:val="bottom"/>
            <w:hideMark/>
          </w:tcPr>
          <w:p w14:paraId="1C2E19C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2FA07EED"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V-102</w:t>
            </w:r>
          </w:p>
        </w:tc>
      </w:tr>
      <w:tr w:rsidR="00D16404" w:rsidRPr="00B03E75" w14:paraId="0906BB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CED079F"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9</w:t>
            </w:r>
          </w:p>
        </w:tc>
        <w:tc>
          <w:tcPr>
            <w:tcW w:w="6674" w:type="dxa"/>
            <w:tcBorders>
              <w:top w:val="nil"/>
              <w:left w:val="nil"/>
              <w:bottom w:val="single" w:sz="4" w:space="0" w:color="auto"/>
              <w:right w:val="single" w:sz="4" w:space="0" w:color="auto"/>
            </w:tcBorders>
            <w:shd w:val="clear" w:color="auto" w:fill="auto"/>
            <w:noWrap/>
            <w:vAlign w:val="bottom"/>
            <w:hideMark/>
          </w:tcPr>
          <w:p w14:paraId="7C4A22DE"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Styrene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4328A31F"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P-102</w:t>
            </w:r>
          </w:p>
        </w:tc>
      </w:tr>
      <w:tr w:rsidR="00D16404" w:rsidRPr="00B03E75" w14:paraId="4F90027E"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53CBCE"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10</w:t>
            </w:r>
          </w:p>
        </w:tc>
        <w:tc>
          <w:tcPr>
            <w:tcW w:w="6674" w:type="dxa"/>
            <w:tcBorders>
              <w:top w:val="nil"/>
              <w:left w:val="nil"/>
              <w:bottom w:val="single" w:sz="4" w:space="0" w:color="auto"/>
              <w:right w:val="single" w:sz="4" w:space="0" w:color="auto"/>
            </w:tcBorders>
            <w:shd w:val="clear" w:color="auto" w:fill="auto"/>
            <w:noWrap/>
            <w:vAlign w:val="bottom"/>
            <w:hideMark/>
          </w:tcPr>
          <w:p w14:paraId="43BE816A"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storage tank</w:t>
            </w:r>
          </w:p>
        </w:tc>
        <w:tc>
          <w:tcPr>
            <w:tcW w:w="2210" w:type="dxa"/>
            <w:tcBorders>
              <w:top w:val="nil"/>
              <w:left w:val="nil"/>
              <w:bottom w:val="single" w:sz="4" w:space="0" w:color="auto"/>
              <w:right w:val="single" w:sz="4" w:space="0" w:color="auto"/>
            </w:tcBorders>
            <w:shd w:val="clear" w:color="auto" w:fill="auto"/>
            <w:noWrap/>
            <w:vAlign w:val="bottom"/>
            <w:hideMark/>
          </w:tcPr>
          <w:p w14:paraId="7E77A8B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V-103</w:t>
            </w:r>
          </w:p>
        </w:tc>
      </w:tr>
      <w:tr w:rsidR="00D16404" w:rsidRPr="00B03E75" w14:paraId="17602C80"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2BC7469"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11</w:t>
            </w:r>
          </w:p>
        </w:tc>
        <w:tc>
          <w:tcPr>
            <w:tcW w:w="6674" w:type="dxa"/>
            <w:tcBorders>
              <w:top w:val="nil"/>
              <w:left w:val="nil"/>
              <w:bottom w:val="single" w:sz="4" w:space="0" w:color="auto"/>
              <w:right w:val="single" w:sz="4" w:space="0" w:color="auto"/>
            </w:tcBorders>
            <w:shd w:val="clear" w:color="auto" w:fill="auto"/>
            <w:noWrap/>
            <w:vAlign w:val="bottom"/>
            <w:hideMark/>
          </w:tcPr>
          <w:p w14:paraId="72CADBC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Methyl Methacrylic Transfer Pump</w:t>
            </w:r>
          </w:p>
        </w:tc>
        <w:tc>
          <w:tcPr>
            <w:tcW w:w="2210" w:type="dxa"/>
            <w:tcBorders>
              <w:top w:val="nil"/>
              <w:left w:val="nil"/>
              <w:bottom w:val="single" w:sz="4" w:space="0" w:color="auto"/>
              <w:right w:val="single" w:sz="4" w:space="0" w:color="auto"/>
            </w:tcBorders>
            <w:shd w:val="clear" w:color="auto" w:fill="auto"/>
            <w:noWrap/>
            <w:vAlign w:val="bottom"/>
            <w:hideMark/>
          </w:tcPr>
          <w:p w14:paraId="6B5E2FE4"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P-103</w:t>
            </w:r>
          </w:p>
        </w:tc>
      </w:tr>
      <w:tr w:rsidR="00D16404" w:rsidRPr="00B03E75" w14:paraId="68239F16"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F97E8EA"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12</w:t>
            </w:r>
          </w:p>
        </w:tc>
        <w:tc>
          <w:tcPr>
            <w:tcW w:w="6674" w:type="dxa"/>
            <w:tcBorders>
              <w:top w:val="nil"/>
              <w:left w:val="nil"/>
              <w:bottom w:val="single" w:sz="4" w:space="0" w:color="auto"/>
              <w:right w:val="single" w:sz="4" w:space="0" w:color="auto"/>
            </w:tcBorders>
            <w:shd w:val="clear" w:color="auto" w:fill="auto"/>
            <w:noWrap/>
            <w:vAlign w:val="bottom"/>
            <w:hideMark/>
          </w:tcPr>
          <w:p w14:paraId="61CF3E9C"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Jacketed Blender</w:t>
            </w:r>
          </w:p>
        </w:tc>
        <w:tc>
          <w:tcPr>
            <w:tcW w:w="2210" w:type="dxa"/>
            <w:tcBorders>
              <w:top w:val="nil"/>
              <w:left w:val="nil"/>
              <w:bottom w:val="single" w:sz="4" w:space="0" w:color="auto"/>
              <w:right w:val="single" w:sz="4" w:space="0" w:color="auto"/>
            </w:tcBorders>
            <w:shd w:val="clear" w:color="auto" w:fill="auto"/>
            <w:noWrap/>
            <w:vAlign w:val="bottom"/>
            <w:hideMark/>
          </w:tcPr>
          <w:p w14:paraId="66A1CC33"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B-101</w:t>
            </w:r>
          </w:p>
        </w:tc>
      </w:tr>
      <w:tr w:rsidR="00D16404" w:rsidRPr="00B03E75" w14:paraId="64D627AF" w14:textId="77777777" w:rsidTr="00373244">
        <w:trPr>
          <w:trHeight w:val="291"/>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99AF1AC" w14:textId="77777777" w:rsidR="00D16404" w:rsidRPr="00B03E75" w:rsidRDefault="00D16404" w:rsidP="00373244">
            <w:pPr>
              <w:spacing w:after="0" w:line="240" w:lineRule="auto"/>
              <w:jc w:val="center"/>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13</w:t>
            </w:r>
          </w:p>
        </w:tc>
        <w:tc>
          <w:tcPr>
            <w:tcW w:w="6674" w:type="dxa"/>
            <w:tcBorders>
              <w:top w:val="nil"/>
              <w:left w:val="nil"/>
              <w:bottom w:val="single" w:sz="4" w:space="0" w:color="auto"/>
              <w:right w:val="single" w:sz="4" w:space="0" w:color="auto"/>
            </w:tcBorders>
            <w:shd w:val="clear" w:color="auto" w:fill="auto"/>
            <w:noWrap/>
            <w:vAlign w:val="bottom"/>
            <w:hideMark/>
          </w:tcPr>
          <w:p w14:paraId="083635CB"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Packaging Equipment</w:t>
            </w:r>
          </w:p>
        </w:tc>
        <w:tc>
          <w:tcPr>
            <w:tcW w:w="2210" w:type="dxa"/>
            <w:tcBorders>
              <w:top w:val="nil"/>
              <w:left w:val="nil"/>
              <w:bottom w:val="single" w:sz="4" w:space="0" w:color="auto"/>
              <w:right w:val="single" w:sz="4" w:space="0" w:color="auto"/>
            </w:tcBorders>
            <w:shd w:val="clear" w:color="auto" w:fill="auto"/>
            <w:noWrap/>
            <w:vAlign w:val="bottom"/>
            <w:hideMark/>
          </w:tcPr>
          <w:p w14:paraId="22BA6C36" w14:textId="77777777" w:rsidR="00D16404" w:rsidRPr="00B03E75" w:rsidRDefault="00D16404" w:rsidP="00373244">
            <w:pPr>
              <w:spacing w:after="0" w:line="240" w:lineRule="auto"/>
              <w:rPr>
                <w:rFonts w:ascii="Arial" w:eastAsia="Times New Roman" w:hAnsi="Arial" w:cs="Arial"/>
                <w:color w:val="000000"/>
                <w:sz w:val="20"/>
                <w:szCs w:val="20"/>
                <w:lang w:eastAsia="en-IN"/>
              </w:rPr>
            </w:pPr>
            <w:r w:rsidRPr="00B03E75">
              <w:rPr>
                <w:rFonts w:ascii="Arial" w:eastAsia="Times New Roman" w:hAnsi="Arial" w:cs="Arial"/>
                <w:color w:val="000000"/>
                <w:sz w:val="20"/>
                <w:szCs w:val="20"/>
                <w:lang w:eastAsia="en-IN"/>
              </w:rPr>
              <w:t>PA-101</w:t>
            </w:r>
          </w:p>
        </w:tc>
      </w:tr>
    </w:tbl>
    <w:p w14:paraId="06BD5D23" w14:textId="77777777" w:rsidR="00D16404" w:rsidRDefault="00D16404" w:rsidP="00D16404">
      <w:pPr>
        <w:spacing w:line="240" w:lineRule="auto"/>
        <w:rPr>
          <w:rFonts w:ascii="Verdana" w:hAnsi="Verdana"/>
          <w:b/>
          <w:bCs/>
          <w:sz w:val="20"/>
          <w:szCs w:val="20"/>
        </w:rPr>
      </w:pPr>
    </w:p>
    <w:p w14:paraId="4096AF8B" w14:textId="77777777" w:rsidR="00D16404" w:rsidRDefault="00D16404" w:rsidP="00D16404">
      <w:pPr>
        <w:spacing w:line="240" w:lineRule="auto"/>
        <w:rPr>
          <w:rFonts w:ascii="Verdana" w:hAnsi="Verdana"/>
          <w:b/>
          <w:bCs/>
          <w:sz w:val="20"/>
          <w:szCs w:val="20"/>
        </w:rPr>
      </w:pPr>
    </w:p>
    <w:p w14:paraId="6FD94DEC"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4.1.5. Technology Licensor</w:t>
      </w:r>
    </w:p>
    <w:p w14:paraId="7E8F3C2F"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Vinyl ester resins are downstream product of Epoxy Resin. Mostly manufacturing companies have their in-house technology and R&amp;D facilities to make formulations. </w:t>
      </w:r>
    </w:p>
    <w:p w14:paraId="5804D52D" w14:textId="448E3AB8"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 xml:space="preserve">Major reactions are carried out with the help of batch reactor and blender which can be outsourced. </w:t>
      </w:r>
      <w:r w:rsidR="00A212FD" w:rsidRPr="00A212FD">
        <w:rPr>
          <w:sz w:val="24"/>
          <w:szCs w:val="24"/>
        </w:rPr>
        <w:t>For 30KTPA, 15 different size reactors of 1 to 20 tons to produce 45 tons per batch.</w:t>
      </w:r>
    </w:p>
    <w:p w14:paraId="4C731429" w14:textId="77777777" w:rsidR="00D16404" w:rsidRPr="00F80A4F" w:rsidRDefault="00D16404" w:rsidP="00F14E20">
      <w:pPr>
        <w:pStyle w:val="ListParagraph"/>
        <w:numPr>
          <w:ilvl w:val="0"/>
          <w:numId w:val="21"/>
        </w:numPr>
        <w:tabs>
          <w:tab w:val="left" w:pos="1365"/>
        </w:tabs>
        <w:spacing w:line="360" w:lineRule="auto"/>
        <w:jc w:val="both"/>
        <w:rPr>
          <w:sz w:val="24"/>
          <w:szCs w:val="24"/>
        </w:rPr>
      </w:pPr>
      <w:r w:rsidRPr="00F80A4F">
        <w:rPr>
          <w:sz w:val="24"/>
          <w:szCs w:val="24"/>
        </w:rPr>
        <w:t>Generally</w:t>
      </w:r>
      <w:r>
        <w:rPr>
          <w:sz w:val="24"/>
          <w:szCs w:val="24"/>
        </w:rPr>
        <w:t>,</w:t>
      </w:r>
      <w:r w:rsidRPr="00F80A4F">
        <w:rPr>
          <w:sz w:val="24"/>
          <w:szCs w:val="24"/>
        </w:rPr>
        <w:t xml:space="preserve"> </w:t>
      </w:r>
      <w:r>
        <w:rPr>
          <w:sz w:val="24"/>
          <w:szCs w:val="24"/>
        </w:rPr>
        <w:t>m</w:t>
      </w:r>
      <w:r w:rsidRPr="00F80A4F">
        <w:rPr>
          <w:sz w:val="24"/>
          <w:szCs w:val="24"/>
        </w:rPr>
        <w:t xml:space="preserve">anufacturing process involves mixing of feedstock material in batch reactor and blending with organic solvent such as styrene monomer. </w:t>
      </w:r>
    </w:p>
    <w:p w14:paraId="75D9498D" w14:textId="77777777" w:rsidR="00D16404" w:rsidRPr="00D97B15" w:rsidRDefault="00D16404" w:rsidP="00F14E20">
      <w:pPr>
        <w:pStyle w:val="ListParagraph"/>
        <w:numPr>
          <w:ilvl w:val="0"/>
          <w:numId w:val="21"/>
        </w:numPr>
        <w:tabs>
          <w:tab w:val="left" w:pos="1365"/>
        </w:tabs>
        <w:spacing w:line="360" w:lineRule="auto"/>
        <w:jc w:val="both"/>
        <w:rPr>
          <w:b/>
          <w:bCs/>
        </w:rPr>
      </w:pPr>
      <w:r w:rsidRPr="00F80A4F">
        <w:rPr>
          <w:sz w:val="24"/>
          <w:szCs w:val="24"/>
        </w:rPr>
        <w:t xml:space="preserve">There is no technology licensor for the product. Indian manufacturing company Atul limited has vertically integrated Epoxy resin capacity and downstream integrated Vinyl Ester Resin capacity while other Indian players such as Innovative Resins, </w:t>
      </w:r>
      <w:proofErr w:type="spellStart"/>
      <w:r w:rsidRPr="00F80A4F">
        <w:rPr>
          <w:sz w:val="24"/>
          <w:szCs w:val="24"/>
        </w:rPr>
        <w:t>Satyen</w:t>
      </w:r>
      <w:proofErr w:type="spellEnd"/>
      <w:r w:rsidRPr="00F80A4F">
        <w:rPr>
          <w:sz w:val="24"/>
          <w:szCs w:val="24"/>
        </w:rPr>
        <w:t xml:space="preserve"> Polymers, </w:t>
      </w:r>
      <w:proofErr w:type="spellStart"/>
      <w:r w:rsidRPr="00F80A4F">
        <w:rPr>
          <w:sz w:val="24"/>
          <w:szCs w:val="24"/>
        </w:rPr>
        <w:t>Mechemco</w:t>
      </w:r>
      <w:proofErr w:type="spellEnd"/>
      <w:r w:rsidRPr="00F80A4F">
        <w:rPr>
          <w:sz w:val="24"/>
          <w:szCs w:val="24"/>
        </w:rPr>
        <w:t xml:space="preserve"> Resins among others have </w:t>
      </w:r>
      <w:r>
        <w:rPr>
          <w:sz w:val="24"/>
          <w:szCs w:val="24"/>
        </w:rPr>
        <w:t>i</w:t>
      </w:r>
      <w:r w:rsidRPr="00F80A4F">
        <w:rPr>
          <w:sz w:val="24"/>
          <w:szCs w:val="24"/>
        </w:rPr>
        <w:t>n-house batch reactor set up. However, they import feedstocks Epoxy resin, Bisphenol-A, and other additives from the domestic or international market.</w:t>
      </w:r>
    </w:p>
    <w:p w14:paraId="2BE78C34" w14:textId="29AAC528" w:rsidR="00D16404" w:rsidRDefault="00D16404" w:rsidP="00D16404">
      <w:pPr>
        <w:tabs>
          <w:tab w:val="left" w:pos="1365"/>
        </w:tabs>
        <w:spacing w:line="360" w:lineRule="auto"/>
        <w:jc w:val="both"/>
        <w:rPr>
          <w:b/>
          <w:bCs/>
        </w:rPr>
      </w:pPr>
    </w:p>
    <w:p w14:paraId="175A6746" w14:textId="0238B6CF" w:rsidR="00D16404" w:rsidRDefault="00D16404" w:rsidP="00D16404">
      <w:pPr>
        <w:tabs>
          <w:tab w:val="left" w:pos="1365"/>
        </w:tabs>
        <w:spacing w:line="360" w:lineRule="auto"/>
        <w:jc w:val="both"/>
        <w:rPr>
          <w:b/>
          <w:bCs/>
        </w:rPr>
      </w:pPr>
    </w:p>
    <w:p w14:paraId="54C9D686" w14:textId="5E37BCC7" w:rsidR="00D16404" w:rsidRDefault="00D16404" w:rsidP="00D16404">
      <w:pPr>
        <w:tabs>
          <w:tab w:val="left" w:pos="1365"/>
        </w:tabs>
        <w:spacing w:line="360" w:lineRule="auto"/>
        <w:jc w:val="both"/>
        <w:rPr>
          <w:b/>
          <w:bCs/>
        </w:rPr>
      </w:pPr>
    </w:p>
    <w:p w14:paraId="1B5216EE" w14:textId="77777777" w:rsidR="00D16404" w:rsidRDefault="00D16404" w:rsidP="00D16404">
      <w:pPr>
        <w:tabs>
          <w:tab w:val="left" w:pos="1365"/>
        </w:tabs>
        <w:spacing w:line="360" w:lineRule="auto"/>
        <w:jc w:val="both"/>
        <w:rPr>
          <w:b/>
          <w:bCs/>
        </w:rPr>
      </w:pPr>
    </w:p>
    <w:p w14:paraId="6CFA629B" w14:textId="23CB7AA2" w:rsidR="00D16404" w:rsidRDefault="00D16404" w:rsidP="00D16404">
      <w:pPr>
        <w:tabs>
          <w:tab w:val="left" w:pos="1365"/>
        </w:tabs>
        <w:spacing w:line="360" w:lineRule="auto"/>
        <w:jc w:val="both"/>
        <w:rPr>
          <w:rFonts w:ascii="Arial" w:hAnsi="Arial" w:cs="Arial"/>
          <w:b/>
          <w:bCs/>
          <w:sz w:val="24"/>
          <w:szCs w:val="24"/>
        </w:rPr>
      </w:pPr>
      <w:r w:rsidRPr="00D97B15">
        <w:rPr>
          <w:rFonts w:ascii="Arial" w:hAnsi="Arial" w:cs="Arial"/>
          <w:b/>
          <w:bCs/>
          <w:sz w:val="24"/>
          <w:szCs w:val="24"/>
        </w:rPr>
        <w:t>4.</w:t>
      </w:r>
      <w:r>
        <w:rPr>
          <w:rFonts w:ascii="Arial" w:hAnsi="Arial" w:cs="Arial"/>
          <w:b/>
          <w:bCs/>
          <w:sz w:val="24"/>
          <w:szCs w:val="24"/>
        </w:rPr>
        <w:t>1</w:t>
      </w:r>
      <w:r w:rsidRPr="00D97B15">
        <w:rPr>
          <w:rFonts w:ascii="Arial" w:hAnsi="Arial" w:cs="Arial"/>
          <w:b/>
          <w:bCs/>
          <w:sz w:val="24"/>
          <w:szCs w:val="24"/>
        </w:rPr>
        <w:t xml:space="preserve">.6. </w:t>
      </w:r>
      <w:r>
        <w:rPr>
          <w:rFonts w:ascii="Arial" w:hAnsi="Arial" w:cs="Arial"/>
          <w:b/>
          <w:bCs/>
          <w:sz w:val="24"/>
          <w:szCs w:val="24"/>
        </w:rPr>
        <w:t>Utilities Overview (For a 30 KTPA plant)</w:t>
      </w:r>
    </w:p>
    <w:p w14:paraId="5CA5CB98" w14:textId="77777777" w:rsidR="00D16404" w:rsidRDefault="00D16404" w:rsidP="00D16404">
      <w:pPr>
        <w:tabs>
          <w:tab w:val="left" w:pos="1365"/>
        </w:tabs>
        <w:spacing w:line="360" w:lineRule="auto"/>
        <w:jc w:val="both"/>
        <w:rPr>
          <w:rFonts w:ascii="Arial" w:hAnsi="Arial" w:cs="Arial"/>
          <w:b/>
          <w:bCs/>
          <w:sz w:val="24"/>
          <w:szCs w:val="24"/>
        </w:rPr>
      </w:pPr>
      <w:r w:rsidRPr="00803ACD">
        <w:rPr>
          <w:rFonts w:ascii="Arial" w:hAnsi="Arial" w:cs="Arial"/>
          <w:b/>
          <w:bCs/>
          <w:sz w:val="24"/>
          <w:szCs w:val="24"/>
        </w:rPr>
        <w:t>Energy/power Requirements</w:t>
      </w:r>
      <w:r>
        <w:rPr>
          <w:rFonts w:ascii="Arial" w:hAnsi="Arial" w:cs="Arial"/>
          <w:b/>
          <w:bCs/>
          <w:sz w:val="24"/>
          <w:szCs w:val="24"/>
        </w:rPr>
        <w:tab/>
      </w:r>
    </w:p>
    <w:p w14:paraId="5F8066A6" w14:textId="77777777" w:rsidR="00D16404" w:rsidRPr="00803ACD" w:rsidRDefault="00D16404" w:rsidP="00F14E20">
      <w:pPr>
        <w:pStyle w:val="ListParagraph"/>
        <w:numPr>
          <w:ilvl w:val="0"/>
          <w:numId w:val="23"/>
        </w:numPr>
        <w:tabs>
          <w:tab w:val="left" w:pos="1365"/>
        </w:tabs>
        <w:spacing w:line="360" w:lineRule="auto"/>
        <w:jc w:val="both"/>
        <w:rPr>
          <w:b/>
          <w:bCs/>
          <w:sz w:val="24"/>
          <w:szCs w:val="24"/>
        </w:rPr>
      </w:pPr>
      <w:r>
        <w:rPr>
          <w:sz w:val="24"/>
          <w:szCs w:val="24"/>
        </w:rPr>
        <w:t>Total connected load is 1000 KW which is sufficient to carry out proposed vinyl ester resin manufacturing activity.</w:t>
      </w:r>
      <w:r>
        <w:rPr>
          <w:sz w:val="24"/>
          <w:szCs w:val="24"/>
        </w:rPr>
        <w:tab/>
      </w:r>
    </w:p>
    <w:p w14:paraId="5BEEE5BD" w14:textId="77777777" w:rsidR="00D16404" w:rsidRDefault="00D16404" w:rsidP="00D1640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Fuel </w:t>
      </w:r>
    </w:p>
    <w:p w14:paraId="76F07207"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 xml:space="preserve">LDO will be used as fuel in Thermic Oil Heater with quantity 352 Lit./Hr. Electricity will be used in reactors. </w:t>
      </w:r>
    </w:p>
    <w:p w14:paraId="015365BE" w14:textId="77777777" w:rsidR="00D16404" w:rsidRPr="001E3098" w:rsidRDefault="00D16404" w:rsidP="00F14E20">
      <w:pPr>
        <w:pStyle w:val="ListParagraph"/>
        <w:numPr>
          <w:ilvl w:val="0"/>
          <w:numId w:val="23"/>
        </w:numPr>
        <w:tabs>
          <w:tab w:val="left" w:pos="1365"/>
        </w:tabs>
        <w:spacing w:line="360" w:lineRule="auto"/>
        <w:jc w:val="both"/>
        <w:rPr>
          <w:b/>
          <w:bCs/>
          <w:sz w:val="24"/>
          <w:szCs w:val="24"/>
        </w:rPr>
      </w:pPr>
      <w:r>
        <w:rPr>
          <w:sz w:val="24"/>
          <w:szCs w:val="24"/>
        </w:rPr>
        <w:t>Diesel will be used to run the D.G. set, if needed.</w:t>
      </w:r>
    </w:p>
    <w:p w14:paraId="7772CC6A" w14:textId="77777777" w:rsidR="00D16404" w:rsidRDefault="00D16404" w:rsidP="00D16404">
      <w:pPr>
        <w:tabs>
          <w:tab w:val="left" w:pos="1365"/>
        </w:tabs>
        <w:spacing w:line="360" w:lineRule="auto"/>
        <w:jc w:val="both"/>
        <w:rPr>
          <w:rFonts w:ascii="Arial" w:hAnsi="Arial" w:cs="Arial"/>
          <w:b/>
          <w:bCs/>
          <w:sz w:val="24"/>
          <w:szCs w:val="24"/>
        </w:rPr>
      </w:pPr>
      <w:r w:rsidRPr="00A07604">
        <w:rPr>
          <w:rFonts w:ascii="Arial" w:hAnsi="Arial" w:cs="Arial"/>
          <w:b/>
          <w:bCs/>
          <w:sz w:val="24"/>
          <w:szCs w:val="24"/>
        </w:rPr>
        <w:t>Water Requirement</w:t>
      </w:r>
    </w:p>
    <w:p w14:paraId="0A18E6AA" w14:textId="77777777" w:rsidR="00D16404" w:rsidRPr="00B66C11" w:rsidRDefault="00D16404" w:rsidP="00F14E20">
      <w:pPr>
        <w:pStyle w:val="ListParagraph"/>
        <w:numPr>
          <w:ilvl w:val="0"/>
          <w:numId w:val="24"/>
        </w:numPr>
        <w:tabs>
          <w:tab w:val="left" w:pos="1365"/>
        </w:tabs>
        <w:spacing w:line="360" w:lineRule="auto"/>
        <w:jc w:val="both"/>
        <w:rPr>
          <w:b/>
          <w:bCs/>
          <w:sz w:val="24"/>
          <w:szCs w:val="24"/>
        </w:rPr>
      </w:pPr>
      <w:r w:rsidRPr="00A07604">
        <w:rPr>
          <w:sz w:val="24"/>
          <w:szCs w:val="24"/>
        </w:rPr>
        <w:t xml:space="preserve">Total water requirement will be </w:t>
      </w:r>
      <w:r>
        <w:rPr>
          <w:sz w:val="24"/>
          <w:szCs w:val="24"/>
        </w:rPr>
        <w:t>5</w:t>
      </w:r>
      <w:r w:rsidRPr="00A07604">
        <w:rPr>
          <w:sz w:val="24"/>
          <w:szCs w:val="24"/>
        </w:rPr>
        <w:t xml:space="preserve"> KL/da</w:t>
      </w:r>
      <w:r>
        <w:rPr>
          <w:sz w:val="24"/>
          <w:szCs w:val="24"/>
        </w:rPr>
        <w:t>y for the vinyl ester resin plant which will be used in cooling. There is no use of any water in vinyl ester resin manufacturing process.</w:t>
      </w:r>
    </w:p>
    <w:tbl>
      <w:tblPr>
        <w:tblW w:w="9936" w:type="dxa"/>
        <w:tblLook w:val="04A0" w:firstRow="1" w:lastRow="0" w:firstColumn="1" w:lastColumn="0" w:noHBand="0" w:noVBand="1"/>
      </w:tblPr>
      <w:tblGrid>
        <w:gridCol w:w="1817"/>
        <w:gridCol w:w="2210"/>
        <w:gridCol w:w="3106"/>
        <w:gridCol w:w="2803"/>
      </w:tblGrid>
      <w:tr w:rsidR="00D16404" w:rsidRPr="00B370EC" w14:paraId="7855E922" w14:textId="77777777" w:rsidTr="00373244">
        <w:trPr>
          <w:trHeight w:val="711"/>
        </w:trPr>
        <w:tc>
          <w:tcPr>
            <w:tcW w:w="1817" w:type="dxa"/>
            <w:tcBorders>
              <w:top w:val="single" w:sz="4" w:space="0" w:color="auto"/>
              <w:left w:val="single" w:sz="4" w:space="0" w:color="auto"/>
              <w:bottom w:val="single" w:sz="4" w:space="0" w:color="auto"/>
              <w:right w:val="single" w:sz="4" w:space="0" w:color="auto"/>
            </w:tcBorders>
            <w:shd w:val="clear" w:color="auto" w:fill="C00000"/>
            <w:noWrap/>
            <w:vAlign w:val="bottom"/>
            <w:hideMark/>
          </w:tcPr>
          <w:p w14:paraId="7855B2D7"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 xml:space="preserve">Sr. No. </w:t>
            </w:r>
          </w:p>
        </w:tc>
        <w:tc>
          <w:tcPr>
            <w:tcW w:w="2210" w:type="dxa"/>
            <w:tcBorders>
              <w:top w:val="single" w:sz="4" w:space="0" w:color="auto"/>
              <w:left w:val="nil"/>
              <w:bottom w:val="single" w:sz="4" w:space="0" w:color="auto"/>
              <w:right w:val="single" w:sz="4" w:space="0" w:color="auto"/>
            </w:tcBorders>
            <w:shd w:val="clear" w:color="auto" w:fill="C00000"/>
            <w:noWrap/>
            <w:vAlign w:val="bottom"/>
            <w:hideMark/>
          </w:tcPr>
          <w:p w14:paraId="0ABACCF5"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Usage</w:t>
            </w:r>
          </w:p>
        </w:tc>
        <w:tc>
          <w:tcPr>
            <w:tcW w:w="3106" w:type="dxa"/>
            <w:tcBorders>
              <w:top w:val="single" w:sz="4" w:space="0" w:color="auto"/>
              <w:left w:val="nil"/>
              <w:bottom w:val="single" w:sz="4" w:space="0" w:color="auto"/>
              <w:right w:val="single" w:sz="4" w:space="0" w:color="auto"/>
            </w:tcBorders>
            <w:shd w:val="clear" w:color="auto" w:fill="C00000"/>
            <w:vAlign w:val="bottom"/>
            <w:hideMark/>
          </w:tcPr>
          <w:p w14:paraId="3B558761"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Water consumption (KL/Day)</w:t>
            </w:r>
          </w:p>
        </w:tc>
        <w:tc>
          <w:tcPr>
            <w:tcW w:w="2803" w:type="dxa"/>
            <w:tcBorders>
              <w:top w:val="single" w:sz="4" w:space="0" w:color="auto"/>
              <w:left w:val="nil"/>
              <w:bottom w:val="single" w:sz="4" w:space="0" w:color="auto"/>
              <w:right w:val="single" w:sz="4" w:space="0" w:color="auto"/>
            </w:tcBorders>
            <w:shd w:val="clear" w:color="auto" w:fill="C00000"/>
            <w:vAlign w:val="bottom"/>
            <w:hideMark/>
          </w:tcPr>
          <w:p w14:paraId="5B376CCD" w14:textId="77777777" w:rsidR="00D16404" w:rsidRPr="00B370EC" w:rsidRDefault="00D16404" w:rsidP="00373244">
            <w:pPr>
              <w:spacing w:after="0" w:line="240" w:lineRule="auto"/>
              <w:rPr>
                <w:rFonts w:ascii="Arial" w:eastAsia="Times New Roman" w:hAnsi="Arial" w:cs="Arial"/>
                <w:b/>
                <w:bCs/>
                <w:color w:val="FFFFFF" w:themeColor="background1"/>
                <w:sz w:val="20"/>
                <w:szCs w:val="20"/>
                <w:lang w:val="en-US"/>
              </w:rPr>
            </w:pPr>
            <w:r w:rsidRPr="00B370EC">
              <w:rPr>
                <w:rFonts w:ascii="Arial" w:eastAsia="Times New Roman" w:hAnsi="Arial" w:cs="Arial"/>
                <w:b/>
                <w:bCs/>
                <w:color w:val="FFFFFF" w:themeColor="background1"/>
                <w:sz w:val="20"/>
                <w:szCs w:val="20"/>
                <w:lang w:val="en-US"/>
              </w:rPr>
              <w:t>Wastewater generation (KL/day)</w:t>
            </w:r>
          </w:p>
        </w:tc>
      </w:tr>
      <w:tr w:rsidR="00D16404" w:rsidRPr="00B370EC" w14:paraId="11B04593" w14:textId="77777777" w:rsidTr="00373244">
        <w:trPr>
          <w:trHeight w:val="949"/>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2DDB670"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1.</w:t>
            </w:r>
          </w:p>
        </w:tc>
        <w:tc>
          <w:tcPr>
            <w:tcW w:w="2210" w:type="dxa"/>
            <w:tcBorders>
              <w:top w:val="nil"/>
              <w:left w:val="nil"/>
              <w:bottom w:val="single" w:sz="4" w:space="0" w:color="auto"/>
              <w:right w:val="single" w:sz="4" w:space="0" w:color="auto"/>
            </w:tcBorders>
            <w:shd w:val="clear" w:color="auto" w:fill="auto"/>
            <w:noWrap/>
            <w:vAlign w:val="bottom"/>
            <w:hideMark/>
          </w:tcPr>
          <w:p w14:paraId="5EACAE8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xml:space="preserve">Processing </w:t>
            </w:r>
          </w:p>
        </w:tc>
        <w:tc>
          <w:tcPr>
            <w:tcW w:w="3106" w:type="dxa"/>
            <w:tcBorders>
              <w:top w:val="nil"/>
              <w:left w:val="nil"/>
              <w:bottom w:val="single" w:sz="4" w:space="0" w:color="auto"/>
              <w:right w:val="single" w:sz="4" w:space="0" w:color="auto"/>
            </w:tcBorders>
            <w:shd w:val="clear" w:color="auto" w:fill="auto"/>
            <w:noWrap/>
            <w:vAlign w:val="bottom"/>
            <w:hideMark/>
          </w:tcPr>
          <w:p w14:paraId="21B0EBC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c>
          <w:tcPr>
            <w:tcW w:w="2803" w:type="dxa"/>
            <w:tcBorders>
              <w:top w:val="nil"/>
              <w:left w:val="nil"/>
              <w:bottom w:val="single" w:sz="4" w:space="0" w:color="auto"/>
              <w:right w:val="single" w:sz="4" w:space="0" w:color="auto"/>
            </w:tcBorders>
            <w:shd w:val="clear" w:color="auto" w:fill="auto"/>
            <w:noWrap/>
            <w:vAlign w:val="bottom"/>
            <w:hideMark/>
          </w:tcPr>
          <w:p w14:paraId="1B511C1D"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30</w:t>
            </w:r>
          </w:p>
        </w:tc>
      </w:tr>
      <w:tr w:rsidR="00D16404" w:rsidRPr="00B370EC" w14:paraId="2BF951D9"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3269E5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2.</w:t>
            </w:r>
          </w:p>
        </w:tc>
        <w:tc>
          <w:tcPr>
            <w:tcW w:w="2210" w:type="dxa"/>
            <w:tcBorders>
              <w:top w:val="nil"/>
              <w:left w:val="nil"/>
              <w:bottom w:val="single" w:sz="4" w:space="0" w:color="auto"/>
              <w:right w:val="single" w:sz="4" w:space="0" w:color="auto"/>
            </w:tcBorders>
            <w:shd w:val="clear" w:color="auto" w:fill="auto"/>
            <w:noWrap/>
            <w:vAlign w:val="bottom"/>
            <w:hideMark/>
          </w:tcPr>
          <w:p w14:paraId="23909C71"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Cooling</w:t>
            </w:r>
          </w:p>
        </w:tc>
        <w:tc>
          <w:tcPr>
            <w:tcW w:w="3106" w:type="dxa"/>
            <w:tcBorders>
              <w:top w:val="nil"/>
              <w:left w:val="nil"/>
              <w:bottom w:val="single" w:sz="4" w:space="0" w:color="auto"/>
              <w:right w:val="single" w:sz="4" w:space="0" w:color="auto"/>
            </w:tcBorders>
            <w:shd w:val="clear" w:color="auto" w:fill="auto"/>
            <w:noWrap/>
            <w:vAlign w:val="bottom"/>
            <w:hideMark/>
          </w:tcPr>
          <w:p w14:paraId="7DCE605B"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715383EF"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0</w:t>
            </w:r>
          </w:p>
        </w:tc>
      </w:tr>
      <w:tr w:rsidR="00D16404" w:rsidRPr="00B370EC" w14:paraId="07CBE28D" w14:textId="77777777" w:rsidTr="00373244">
        <w:trPr>
          <w:trHeight w:val="237"/>
        </w:trPr>
        <w:tc>
          <w:tcPr>
            <w:tcW w:w="1817" w:type="dxa"/>
            <w:tcBorders>
              <w:top w:val="nil"/>
              <w:left w:val="single" w:sz="4" w:space="0" w:color="auto"/>
              <w:bottom w:val="single" w:sz="4" w:space="0" w:color="auto"/>
              <w:right w:val="single" w:sz="4" w:space="0" w:color="auto"/>
            </w:tcBorders>
            <w:shd w:val="clear" w:color="auto" w:fill="auto"/>
            <w:noWrap/>
            <w:vAlign w:val="bottom"/>
            <w:hideMark/>
          </w:tcPr>
          <w:p w14:paraId="16C5CC93" w14:textId="77777777" w:rsidR="00D16404" w:rsidRPr="00B370EC" w:rsidRDefault="00D16404" w:rsidP="00373244">
            <w:pPr>
              <w:spacing w:after="0" w:line="240" w:lineRule="auto"/>
              <w:rPr>
                <w:rFonts w:ascii="Arial" w:eastAsia="Times New Roman" w:hAnsi="Arial" w:cs="Arial"/>
                <w:color w:val="000000"/>
                <w:sz w:val="20"/>
                <w:szCs w:val="20"/>
                <w:lang w:val="en-US"/>
              </w:rPr>
            </w:pPr>
            <w:r w:rsidRPr="00B370EC">
              <w:rPr>
                <w:rFonts w:ascii="Arial" w:eastAsia="Times New Roman" w:hAnsi="Arial" w:cs="Arial"/>
                <w:color w:val="000000"/>
                <w:sz w:val="20"/>
                <w:szCs w:val="20"/>
                <w:lang w:val="en-US"/>
              </w:rPr>
              <w:t> </w:t>
            </w:r>
          </w:p>
        </w:tc>
        <w:tc>
          <w:tcPr>
            <w:tcW w:w="2210" w:type="dxa"/>
            <w:tcBorders>
              <w:top w:val="nil"/>
              <w:left w:val="nil"/>
              <w:bottom w:val="single" w:sz="4" w:space="0" w:color="auto"/>
              <w:right w:val="single" w:sz="4" w:space="0" w:color="auto"/>
            </w:tcBorders>
            <w:shd w:val="clear" w:color="auto" w:fill="auto"/>
            <w:noWrap/>
            <w:vAlign w:val="bottom"/>
            <w:hideMark/>
          </w:tcPr>
          <w:p w14:paraId="3D45D59B"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 xml:space="preserve">Total </w:t>
            </w:r>
          </w:p>
        </w:tc>
        <w:tc>
          <w:tcPr>
            <w:tcW w:w="3106" w:type="dxa"/>
            <w:tcBorders>
              <w:top w:val="nil"/>
              <w:left w:val="nil"/>
              <w:bottom w:val="single" w:sz="4" w:space="0" w:color="auto"/>
              <w:right w:val="single" w:sz="4" w:space="0" w:color="auto"/>
            </w:tcBorders>
            <w:shd w:val="clear" w:color="auto" w:fill="auto"/>
            <w:noWrap/>
            <w:vAlign w:val="bottom"/>
            <w:hideMark/>
          </w:tcPr>
          <w:p w14:paraId="3B20699C"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5</w:t>
            </w:r>
          </w:p>
        </w:tc>
        <w:tc>
          <w:tcPr>
            <w:tcW w:w="2803" w:type="dxa"/>
            <w:tcBorders>
              <w:top w:val="nil"/>
              <w:left w:val="nil"/>
              <w:bottom w:val="single" w:sz="4" w:space="0" w:color="auto"/>
              <w:right w:val="single" w:sz="4" w:space="0" w:color="auto"/>
            </w:tcBorders>
            <w:shd w:val="clear" w:color="auto" w:fill="auto"/>
            <w:noWrap/>
            <w:vAlign w:val="bottom"/>
            <w:hideMark/>
          </w:tcPr>
          <w:p w14:paraId="65805864" w14:textId="77777777" w:rsidR="00D16404" w:rsidRPr="00B370EC" w:rsidRDefault="00D16404" w:rsidP="00373244">
            <w:pPr>
              <w:spacing w:after="0" w:line="240" w:lineRule="auto"/>
              <w:rPr>
                <w:rFonts w:ascii="Arial" w:eastAsia="Times New Roman" w:hAnsi="Arial" w:cs="Arial"/>
                <w:b/>
                <w:bCs/>
                <w:color w:val="000000"/>
                <w:sz w:val="20"/>
                <w:szCs w:val="20"/>
                <w:lang w:val="en-US"/>
              </w:rPr>
            </w:pPr>
            <w:r w:rsidRPr="00B370EC">
              <w:rPr>
                <w:rFonts w:ascii="Arial" w:eastAsia="Times New Roman" w:hAnsi="Arial" w:cs="Arial"/>
                <w:b/>
                <w:bCs/>
                <w:color w:val="000000"/>
                <w:sz w:val="20"/>
                <w:szCs w:val="20"/>
                <w:lang w:val="en-US"/>
              </w:rPr>
              <w:t>30</w:t>
            </w:r>
          </w:p>
        </w:tc>
      </w:tr>
    </w:tbl>
    <w:p w14:paraId="33BEF61E" w14:textId="77777777" w:rsidR="00D16404" w:rsidRDefault="00D16404" w:rsidP="00D16404">
      <w:pPr>
        <w:tabs>
          <w:tab w:val="left" w:pos="1365"/>
        </w:tabs>
        <w:spacing w:line="360" w:lineRule="auto"/>
        <w:jc w:val="both"/>
        <w:rPr>
          <w:b/>
          <w:bCs/>
          <w:sz w:val="24"/>
          <w:szCs w:val="24"/>
        </w:rPr>
      </w:pPr>
      <w:r w:rsidRPr="000B521B">
        <w:rPr>
          <w:rFonts w:ascii="Arial" w:hAnsi="Arial" w:cs="Arial"/>
          <w:bCs/>
          <w:noProof/>
          <w:color w:val="000000" w:themeColor="text1"/>
        </w:rPr>
        <mc:AlternateContent>
          <mc:Choice Requires="wps">
            <w:drawing>
              <wp:anchor distT="0" distB="0" distL="114300" distR="114300" simplePos="0" relativeHeight="252831744" behindDoc="0" locked="0" layoutInCell="1" allowOverlap="1" wp14:anchorId="0831A738" wp14:editId="73E8BB53">
                <wp:simplePos x="0" y="0"/>
                <wp:positionH relativeFrom="margin">
                  <wp:align>right</wp:align>
                </wp:positionH>
                <wp:positionV relativeFrom="paragraph">
                  <wp:posOffset>-4445</wp:posOffset>
                </wp:positionV>
                <wp:extent cx="3766185" cy="200025"/>
                <wp:effectExtent l="0" t="0" r="0" b="0"/>
                <wp:wrapNone/>
                <wp:docPr id="2056" name="TextBox 4"/>
                <wp:cNvGraphicFramePr/>
                <a:graphic xmlns:a="http://schemas.openxmlformats.org/drawingml/2006/main">
                  <a:graphicData uri="http://schemas.microsoft.com/office/word/2010/wordprocessingShape">
                    <wps:wsp>
                      <wps:cNvSpPr txBox="1"/>
                      <wps:spPr>
                        <a:xfrm>
                          <a:off x="0" y="0"/>
                          <a:ext cx="3766185" cy="200025"/>
                        </a:xfrm>
                        <a:prstGeom prst="rect">
                          <a:avLst/>
                        </a:prstGeom>
                        <a:noFill/>
                      </wps:spPr>
                      <wps:txbx>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831A738" id="_x0000_s1240" type="#_x0000_t202" style="position:absolute;left:0;text-align:left;margin-left:245.35pt;margin-top:-.35pt;width:296.55pt;height:15.75pt;z-index:252831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" filled="f" stroked="f">
                <v:textbox style="mso-fit-shape-to-text:t">
                  <w:txbxContent>
                    <w:p w14:paraId="25B18302"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r>
                        <w:rPr>
                          <w:rFonts w:ascii="Verdana" w:eastAsia="Verdana" w:hAnsi="Verdana" w:cs="Verdana"/>
                          <w:i/>
                          <w:iCs/>
                          <w:color w:val="7F7F7F"/>
                          <w:kern w:val="24"/>
                          <w:sz w:val="12"/>
                          <w:szCs w:val="12"/>
                          <w14:textFill>
                            <w14:solidFill>
                              <w14:srgbClr w14:val="7F7F7F">
                                <w14:lumMod w14:val="50000"/>
                              </w14:srgbClr>
                            </w14:solidFill>
                          </w14:textFill>
                        </w:rPr>
                        <w:t xml:space="preserve"> and EC Report of Innovative Resins </w:t>
                      </w:r>
                      <w:proofErr w:type="spellStart"/>
                      <w:r>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Pr>
                          <w:rFonts w:ascii="Verdana" w:eastAsia="Verdana" w:hAnsi="Verdana" w:cs="Verdana"/>
                          <w:i/>
                          <w:iCs/>
                          <w:color w:val="7F7F7F"/>
                          <w:kern w:val="24"/>
                          <w:sz w:val="12"/>
                          <w:szCs w:val="12"/>
                          <w14:textFill>
                            <w14:solidFill>
                              <w14:srgbClr w14:val="7F7F7F">
                                <w14:lumMod w14:val="50000"/>
                              </w14:srgbClr>
                            </w14:solidFill>
                          </w14:textFill>
                        </w:rPr>
                        <w:t xml:space="preserve"> Ltd.</w:t>
                      </w:r>
                    </w:p>
                  </w:txbxContent>
                </v:textbox>
                <w10:wrap anchorx="margin"/>
              </v:shape>
            </w:pict>
          </mc:Fallback>
        </mc:AlternateContent>
      </w:r>
    </w:p>
    <w:p w14:paraId="3FF4ADE5" w14:textId="5FC10F07" w:rsidR="00D16404" w:rsidRDefault="00D16404" w:rsidP="00D16404">
      <w:pPr>
        <w:tabs>
          <w:tab w:val="left" w:pos="1365"/>
        </w:tabs>
        <w:spacing w:line="360" w:lineRule="auto"/>
        <w:jc w:val="both"/>
        <w:rPr>
          <w:rFonts w:ascii="Arial" w:hAnsi="Arial" w:cs="Arial"/>
          <w:b/>
          <w:bCs/>
          <w:color w:val="000000" w:themeColor="text1"/>
          <w:sz w:val="24"/>
          <w:szCs w:val="24"/>
        </w:rPr>
      </w:pPr>
    </w:p>
    <w:p w14:paraId="0C6A630D" w14:textId="6866A597" w:rsidR="00D16404" w:rsidRDefault="00D16404" w:rsidP="00D16404">
      <w:pPr>
        <w:tabs>
          <w:tab w:val="left" w:pos="1365"/>
        </w:tabs>
        <w:spacing w:line="360" w:lineRule="auto"/>
        <w:jc w:val="both"/>
        <w:rPr>
          <w:rFonts w:ascii="Arial" w:hAnsi="Arial" w:cs="Arial"/>
          <w:b/>
          <w:bCs/>
          <w:color w:val="000000" w:themeColor="text1"/>
          <w:sz w:val="24"/>
          <w:szCs w:val="24"/>
        </w:rPr>
      </w:pPr>
    </w:p>
    <w:p w14:paraId="44EB70B7" w14:textId="174FF4AD" w:rsidR="00D16404" w:rsidRDefault="00D16404" w:rsidP="00D16404">
      <w:pPr>
        <w:tabs>
          <w:tab w:val="left" w:pos="1365"/>
        </w:tabs>
        <w:spacing w:line="360" w:lineRule="auto"/>
        <w:jc w:val="both"/>
        <w:rPr>
          <w:rFonts w:ascii="Arial" w:hAnsi="Arial" w:cs="Arial"/>
          <w:b/>
          <w:bCs/>
          <w:color w:val="000000" w:themeColor="text1"/>
          <w:sz w:val="24"/>
          <w:szCs w:val="24"/>
        </w:rPr>
      </w:pPr>
    </w:p>
    <w:p w14:paraId="716A3C4E" w14:textId="139863AA" w:rsidR="00D16404" w:rsidRDefault="00D16404" w:rsidP="00D16404">
      <w:pPr>
        <w:tabs>
          <w:tab w:val="left" w:pos="1365"/>
        </w:tabs>
        <w:spacing w:line="360" w:lineRule="auto"/>
        <w:jc w:val="both"/>
        <w:rPr>
          <w:rFonts w:ascii="Arial" w:hAnsi="Arial" w:cs="Arial"/>
          <w:b/>
          <w:bCs/>
          <w:color w:val="000000" w:themeColor="text1"/>
          <w:sz w:val="24"/>
          <w:szCs w:val="24"/>
        </w:rPr>
      </w:pPr>
    </w:p>
    <w:p w14:paraId="583436D1" w14:textId="6627C365" w:rsidR="00D16404" w:rsidRDefault="00D16404" w:rsidP="00D16404">
      <w:pPr>
        <w:tabs>
          <w:tab w:val="left" w:pos="1365"/>
        </w:tabs>
        <w:spacing w:line="360" w:lineRule="auto"/>
        <w:jc w:val="both"/>
        <w:rPr>
          <w:rFonts w:ascii="Arial" w:hAnsi="Arial" w:cs="Arial"/>
          <w:b/>
          <w:bCs/>
          <w:color w:val="000000" w:themeColor="text1"/>
          <w:sz w:val="24"/>
          <w:szCs w:val="24"/>
        </w:rPr>
      </w:pPr>
    </w:p>
    <w:p w14:paraId="1E7FE0DF" w14:textId="2AE2830F" w:rsidR="00D16404" w:rsidRDefault="00D16404" w:rsidP="00D16404">
      <w:pPr>
        <w:tabs>
          <w:tab w:val="left" w:pos="1365"/>
        </w:tabs>
        <w:spacing w:line="360" w:lineRule="auto"/>
        <w:jc w:val="both"/>
        <w:rPr>
          <w:rFonts w:ascii="Arial" w:hAnsi="Arial" w:cs="Arial"/>
          <w:b/>
          <w:bCs/>
          <w:color w:val="000000" w:themeColor="text1"/>
          <w:sz w:val="24"/>
          <w:szCs w:val="24"/>
        </w:rPr>
      </w:pPr>
    </w:p>
    <w:p w14:paraId="4ECAAB31" w14:textId="50166159" w:rsidR="00D16404" w:rsidRDefault="00D16404" w:rsidP="00D16404">
      <w:pPr>
        <w:tabs>
          <w:tab w:val="left" w:pos="1365"/>
        </w:tabs>
        <w:spacing w:line="360" w:lineRule="auto"/>
        <w:jc w:val="both"/>
        <w:rPr>
          <w:rFonts w:ascii="Arial" w:hAnsi="Arial" w:cs="Arial"/>
          <w:b/>
          <w:bCs/>
          <w:color w:val="000000" w:themeColor="text1"/>
          <w:sz w:val="24"/>
          <w:szCs w:val="24"/>
        </w:rPr>
      </w:pPr>
    </w:p>
    <w:p w14:paraId="05A1786A" w14:textId="1E952F42" w:rsidR="00D16404" w:rsidRDefault="00D16404" w:rsidP="00D16404">
      <w:pPr>
        <w:tabs>
          <w:tab w:val="left" w:pos="1365"/>
        </w:tabs>
        <w:spacing w:line="360" w:lineRule="auto"/>
        <w:jc w:val="both"/>
        <w:rPr>
          <w:rFonts w:ascii="Arial" w:hAnsi="Arial" w:cs="Arial"/>
          <w:b/>
          <w:bCs/>
          <w:color w:val="000000" w:themeColor="text1"/>
          <w:sz w:val="24"/>
          <w:szCs w:val="24"/>
        </w:rPr>
      </w:pPr>
    </w:p>
    <w:p w14:paraId="5C42CC05" w14:textId="0999BBE1" w:rsidR="00D16404" w:rsidRDefault="00D16404" w:rsidP="00D16404">
      <w:pPr>
        <w:tabs>
          <w:tab w:val="left" w:pos="1365"/>
        </w:tabs>
        <w:spacing w:line="360" w:lineRule="auto"/>
        <w:jc w:val="both"/>
        <w:rPr>
          <w:rFonts w:ascii="Arial" w:hAnsi="Arial" w:cs="Arial"/>
          <w:b/>
          <w:bCs/>
          <w:color w:val="000000" w:themeColor="text1"/>
          <w:sz w:val="24"/>
          <w:szCs w:val="24"/>
        </w:rPr>
      </w:pPr>
    </w:p>
    <w:p w14:paraId="474F08B6" w14:textId="77777777" w:rsidR="00D16404" w:rsidRDefault="00D16404" w:rsidP="00D16404">
      <w:pPr>
        <w:tabs>
          <w:tab w:val="left" w:pos="1365"/>
        </w:tabs>
        <w:spacing w:line="360" w:lineRule="auto"/>
        <w:jc w:val="both"/>
        <w:rPr>
          <w:rFonts w:ascii="Arial" w:hAnsi="Arial" w:cs="Arial"/>
          <w:b/>
          <w:bCs/>
          <w:color w:val="000000" w:themeColor="text1"/>
          <w:sz w:val="24"/>
          <w:szCs w:val="24"/>
        </w:rPr>
      </w:pPr>
    </w:p>
    <w:p w14:paraId="28C01198" w14:textId="6BCD8AB4" w:rsidR="00D16404" w:rsidRPr="001F2D3B" w:rsidRDefault="00D16404" w:rsidP="00D16404">
      <w:pPr>
        <w:tabs>
          <w:tab w:val="left" w:pos="1365"/>
        </w:tabs>
        <w:spacing w:line="360" w:lineRule="auto"/>
        <w:jc w:val="both"/>
        <w:rPr>
          <w:rFonts w:ascii="Arial" w:hAnsi="Arial" w:cs="Arial"/>
          <w:b/>
          <w:bCs/>
          <w:sz w:val="24"/>
          <w:szCs w:val="24"/>
        </w:rPr>
      </w:pPr>
      <w:r w:rsidRPr="00B370EC">
        <w:rPr>
          <w:rFonts w:ascii="Arial" w:hAnsi="Arial" w:cs="Arial"/>
          <w:b/>
          <w:bCs/>
          <w:color w:val="000000" w:themeColor="text1"/>
          <w:sz w:val="24"/>
          <w:szCs w:val="24"/>
        </w:rPr>
        <w:t>4.</w:t>
      </w:r>
      <w:r>
        <w:rPr>
          <w:rFonts w:ascii="Arial" w:hAnsi="Arial" w:cs="Arial"/>
          <w:b/>
          <w:bCs/>
          <w:color w:val="000000" w:themeColor="text1"/>
          <w:sz w:val="24"/>
          <w:szCs w:val="24"/>
        </w:rPr>
        <w:t>1</w:t>
      </w:r>
      <w:r w:rsidRPr="00B370EC">
        <w:rPr>
          <w:rFonts w:ascii="Arial" w:hAnsi="Arial" w:cs="Arial"/>
          <w:b/>
          <w:bCs/>
          <w:color w:val="000000" w:themeColor="text1"/>
          <w:sz w:val="24"/>
          <w:szCs w:val="24"/>
        </w:rPr>
        <w:t>.7. Waste Generation, Management, and Disposal</w:t>
      </w:r>
      <w:r w:rsidRPr="001F2D3B">
        <w:rPr>
          <w:rFonts w:ascii="Arial" w:hAnsi="Arial" w:cs="Arial"/>
          <w:b/>
          <w:bCs/>
          <w:sz w:val="24"/>
          <w:szCs w:val="24"/>
        </w:rPr>
        <w:t xml:space="preserve"> </w:t>
      </w:r>
    </w:p>
    <w:p w14:paraId="6B6FC12B" w14:textId="77777777" w:rsidR="00D16404" w:rsidRDefault="00D16404" w:rsidP="00D16404">
      <w:pPr>
        <w:tabs>
          <w:tab w:val="left" w:pos="1365"/>
        </w:tabs>
        <w:spacing w:line="360" w:lineRule="auto"/>
        <w:jc w:val="both"/>
        <w:rPr>
          <w:rFonts w:ascii="Arial" w:hAnsi="Arial" w:cs="Arial"/>
          <w:b/>
          <w:bCs/>
          <w:sz w:val="24"/>
          <w:szCs w:val="24"/>
        </w:rPr>
      </w:pPr>
      <w:r w:rsidRPr="00041EFA">
        <w:rPr>
          <w:rFonts w:ascii="Arial" w:hAnsi="Arial" w:cs="Arial"/>
          <w:b/>
          <w:bCs/>
          <w:sz w:val="24"/>
          <w:szCs w:val="24"/>
        </w:rPr>
        <w:t>Hazardous Waste Management</w:t>
      </w:r>
    </w:p>
    <w:p w14:paraId="39527D5E"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41EFA">
        <w:rPr>
          <w:rFonts w:ascii="Arial" w:eastAsia="Arial" w:hAnsi="Arial" w:cs="Arial"/>
          <w:sz w:val="24"/>
          <w:szCs w:val="24"/>
          <w:lang w:val="en-US"/>
        </w:rPr>
        <w:t>The proposed plant will generate the following hazardous wastes</w:t>
      </w:r>
    </w:p>
    <w:tbl>
      <w:tblPr>
        <w:tblW w:w="10241" w:type="dxa"/>
        <w:tblLook w:val="04A0" w:firstRow="1" w:lastRow="0" w:firstColumn="1" w:lastColumn="0" w:noHBand="0" w:noVBand="1"/>
      </w:tblPr>
      <w:tblGrid>
        <w:gridCol w:w="910"/>
        <w:gridCol w:w="3015"/>
        <w:gridCol w:w="1877"/>
        <w:gridCol w:w="4439"/>
      </w:tblGrid>
      <w:tr w:rsidR="00D16404" w:rsidRPr="00041EFA" w14:paraId="5E45EBE1" w14:textId="77777777" w:rsidTr="00373244">
        <w:trPr>
          <w:trHeight w:val="570"/>
        </w:trPr>
        <w:tc>
          <w:tcPr>
            <w:tcW w:w="91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2CA0449C"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Sr. No. </w:t>
            </w:r>
          </w:p>
        </w:tc>
        <w:tc>
          <w:tcPr>
            <w:tcW w:w="3015" w:type="dxa"/>
            <w:tcBorders>
              <w:top w:val="single" w:sz="4" w:space="0" w:color="auto"/>
              <w:left w:val="nil"/>
              <w:bottom w:val="single" w:sz="4" w:space="0" w:color="auto"/>
              <w:right w:val="single" w:sz="4" w:space="0" w:color="auto"/>
            </w:tcBorders>
            <w:shd w:val="clear" w:color="auto" w:fill="C00000"/>
            <w:noWrap/>
            <w:vAlign w:val="center"/>
            <w:hideMark/>
          </w:tcPr>
          <w:p w14:paraId="1B74D6C3"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Name of the Waste </w:t>
            </w:r>
          </w:p>
        </w:tc>
        <w:tc>
          <w:tcPr>
            <w:tcW w:w="1877" w:type="dxa"/>
            <w:tcBorders>
              <w:top w:val="single" w:sz="4" w:space="0" w:color="auto"/>
              <w:left w:val="nil"/>
              <w:bottom w:val="single" w:sz="4" w:space="0" w:color="auto"/>
              <w:right w:val="single" w:sz="4" w:space="0" w:color="auto"/>
            </w:tcBorders>
            <w:shd w:val="clear" w:color="auto" w:fill="C00000"/>
            <w:noWrap/>
            <w:vAlign w:val="center"/>
            <w:hideMark/>
          </w:tcPr>
          <w:p w14:paraId="6C5FB241"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 xml:space="preserve">Source </w:t>
            </w:r>
          </w:p>
        </w:tc>
        <w:tc>
          <w:tcPr>
            <w:tcW w:w="4439" w:type="dxa"/>
            <w:tcBorders>
              <w:top w:val="single" w:sz="4" w:space="0" w:color="auto"/>
              <w:left w:val="nil"/>
              <w:bottom w:val="single" w:sz="4" w:space="0" w:color="auto"/>
              <w:right w:val="single" w:sz="4" w:space="0" w:color="auto"/>
            </w:tcBorders>
            <w:shd w:val="clear" w:color="auto" w:fill="C00000"/>
            <w:noWrap/>
            <w:vAlign w:val="center"/>
            <w:hideMark/>
          </w:tcPr>
          <w:p w14:paraId="2E466964" w14:textId="77777777" w:rsidR="00D16404" w:rsidRPr="00041EFA" w:rsidRDefault="00D16404" w:rsidP="00373244">
            <w:pPr>
              <w:spacing w:after="0" w:line="240" w:lineRule="auto"/>
              <w:rPr>
                <w:rFonts w:ascii="Arial" w:eastAsia="Times New Roman" w:hAnsi="Arial" w:cs="Arial"/>
                <w:b/>
                <w:bCs/>
                <w:color w:val="FFFFFF" w:themeColor="background1"/>
                <w:sz w:val="20"/>
                <w:szCs w:val="20"/>
                <w:lang w:val="en-US"/>
              </w:rPr>
            </w:pPr>
            <w:r w:rsidRPr="00041EFA">
              <w:rPr>
                <w:rFonts w:ascii="Arial" w:eastAsia="Times New Roman" w:hAnsi="Arial" w:cs="Arial"/>
                <w:b/>
                <w:bCs/>
                <w:color w:val="FFFFFF" w:themeColor="background1"/>
                <w:sz w:val="20"/>
                <w:szCs w:val="20"/>
                <w:lang w:val="en-US"/>
              </w:rPr>
              <w:t>Mode of Disposal</w:t>
            </w:r>
          </w:p>
        </w:tc>
      </w:tr>
      <w:tr w:rsidR="00D16404" w:rsidRPr="00041EFA" w14:paraId="7955BEE5"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3B770CAD"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1</w:t>
            </w:r>
          </w:p>
        </w:tc>
        <w:tc>
          <w:tcPr>
            <w:tcW w:w="3015" w:type="dxa"/>
            <w:tcBorders>
              <w:top w:val="nil"/>
              <w:left w:val="nil"/>
              <w:bottom w:val="single" w:sz="4" w:space="0" w:color="auto"/>
              <w:right w:val="single" w:sz="4" w:space="0" w:color="auto"/>
            </w:tcBorders>
            <w:shd w:val="clear" w:color="auto" w:fill="auto"/>
            <w:noWrap/>
            <w:vAlign w:val="center"/>
            <w:hideMark/>
          </w:tcPr>
          <w:p w14:paraId="612E1E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Sludge/Evaporation Residue</w:t>
            </w:r>
          </w:p>
        </w:tc>
        <w:tc>
          <w:tcPr>
            <w:tcW w:w="1877" w:type="dxa"/>
            <w:tcBorders>
              <w:top w:val="nil"/>
              <w:left w:val="nil"/>
              <w:bottom w:val="single" w:sz="4" w:space="0" w:color="auto"/>
              <w:right w:val="single" w:sz="4" w:space="0" w:color="auto"/>
            </w:tcBorders>
            <w:shd w:val="clear" w:color="auto" w:fill="auto"/>
            <w:noWrap/>
            <w:vAlign w:val="center"/>
            <w:hideMark/>
          </w:tcPr>
          <w:p w14:paraId="4165D213"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ETP/ Evaporator</w:t>
            </w:r>
          </w:p>
        </w:tc>
        <w:tc>
          <w:tcPr>
            <w:tcW w:w="4439" w:type="dxa"/>
            <w:tcBorders>
              <w:top w:val="nil"/>
              <w:left w:val="nil"/>
              <w:bottom w:val="single" w:sz="4" w:space="0" w:color="auto"/>
              <w:right w:val="single" w:sz="4" w:space="0" w:color="auto"/>
            </w:tcBorders>
            <w:shd w:val="clear" w:color="auto" w:fill="auto"/>
            <w:noWrap/>
            <w:vAlign w:val="center"/>
            <w:hideMark/>
          </w:tcPr>
          <w:p w14:paraId="7A390A86"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TSDF Site</w:t>
            </w:r>
          </w:p>
        </w:tc>
      </w:tr>
      <w:tr w:rsidR="00D16404" w:rsidRPr="00041EFA" w14:paraId="26EC322A"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69896015"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2</w:t>
            </w:r>
          </w:p>
        </w:tc>
        <w:tc>
          <w:tcPr>
            <w:tcW w:w="3015" w:type="dxa"/>
            <w:tcBorders>
              <w:top w:val="nil"/>
              <w:left w:val="nil"/>
              <w:bottom w:val="single" w:sz="4" w:space="0" w:color="auto"/>
              <w:right w:val="single" w:sz="4" w:space="0" w:color="auto"/>
            </w:tcBorders>
            <w:shd w:val="clear" w:color="auto" w:fill="auto"/>
            <w:noWrap/>
            <w:vAlign w:val="center"/>
            <w:hideMark/>
          </w:tcPr>
          <w:p w14:paraId="5638006F"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Used Oil</w:t>
            </w:r>
          </w:p>
        </w:tc>
        <w:tc>
          <w:tcPr>
            <w:tcW w:w="1877" w:type="dxa"/>
            <w:tcBorders>
              <w:top w:val="nil"/>
              <w:left w:val="nil"/>
              <w:bottom w:val="single" w:sz="4" w:space="0" w:color="auto"/>
              <w:right w:val="single" w:sz="4" w:space="0" w:color="auto"/>
            </w:tcBorders>
            <w:shd w:val="clear" w:color="auto" w:fill="auto"/>
            <w:noWrap/>
            <w:vAlign w:val="center"/>
            <w:hideMark/>
          </w:tcPr>
          <w:p w14:paraId="3D75975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 xml:space="preserve">Lubrication/ </w:t>
            </w:r>
            <w:proofErr w:type="spellStart"/>
            <w:r w:rsidRPr="00041EFA">
              <w:rPr>
                <w:rFonts w:ascii="Arial" w:eastAsia="Times New Roman" w:hAnsi="Arial" w:cs="Arial"/>
                <w:color w:val="000000"/>
                <w:sz w:val="20"/>
                <w:szCs w:val="20"/>
                <w:lang w:val="en-US"/>
              </w:rPr>
              <w:t>D.G.set</w:t>
            </w:r>
            <w:proofErr w:type="spellEnd"/>
          </w:p>
        </w:tc>
        <w:tc>
          <w:tcPr>
            <w:tcW w:w="4439" w:type="dxa"/>
            <w:tcBorders>
              <w:top w:val="nil"/>
              <w:left w:val="nil"/>
              <w:bottom w:val="single" w:sz="4" w:space="0" w:color="auto"/>
              <w:right w:val="single" w:sz="4" w:space="0" w:color="auto"/>
            </w:tcBorders>
            <w:shd w:val="clear" w:color="auto" w:fill="auto"/>
            <w:noWrap/>
            <w:vAlign w:val="center"/>
            <w:hideMark/>
          </w:tcPr>
          <w:p w14:paraId="633C99FC"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Reuse as Lubricant within premises.</w:t>
            </w:r>
          </w:p>
        </w:tc>
      </w:tr>
      <w:tr w:rsidR="00D16404" w:rsidRPr="00041EFA" w14:paraId="641E9CF0" w14:textId="77777777" w:rsidTr="00373244">
        <w:trPr>
          <w:trHeight w:val="570"/>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14:paraId="4E4D3206" w14:textId="77777777" w:rsidR="00D16404" w:rsidRPr="00041EFA" w:rsidRDefault="00D16404" w:rsidP="00373244">
            <w:pPr>
              <w:spacing w:after="0" w:line="240" w:lineRule="auto"/>
              <w:rPr>
                <w:rFonts w:ascii="Arial" w:eastAsia="Times New Roman" w:hAnsi="Arial" w:cs="Arial"/>
                <w:color w:val="000000"/>
                <w:sz w:val="20"/>
                <w:szCs w:val="20"/>
                <w:lang w:val="en-US"/>
              </w:rPr>
            </w:pPr>
            <w:r>
              <w:rPr>
                <w:rFonts w:ascii="Arial" w:eastAsia="Times New Roman" w:hAnsi="Arial" w:cs="Arial"/>
                <w:color w:val="000000"/>
                <w:sz w:val="20"/>
                <w:szCs w:val="20"/>
                <w:lang w:val="en-US"/>
              </w:rPr>
              <w:t>3</w:t>
            </w:r>
          </w:p>
        </w:tc>
        <w:tc>
          <w:tcPr>
            <w:tcW w:w="3015" w:type="dxa"/>
            <w:tcBorders>
              <w:top w:val="nil"/>
              <w:left w:val="nil"/>
              <w:bottom w:val="single" w:sz="4" w:space="0" w:color="auto"/>
              <w:right w:val="single" w:sz="4" w:space="0" w:color="auto"/>
            </w:tcBorders>
            <w:shd w:val="clear" w:color="auto" w:fill="auto"/>
            <w:noWrap/>
            <w:vAlign w:val="center"/>
            <w:hideMark/>
          </w:tcPr>
          <w:p w14:paraId="0284F5F0"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Discarded drums/bags</w:t>
            </w:r>
          </w:p>
        </w:tc>
        <w:tc>
          <w:tcPr>
            <w:tcW w:w="1877" w:type="dxa"/>
            <w:tcBorders>
              <w:top w:val="nil"/>
              <w:left w:val="nil"/>
              <w:bottom w:val="single" w:sz="4" w:space="0" w:color="auto"/>
              <w:right w:val="single" w:sz="4" w:space="0" w:color="auto"/>
            </w:tcBorders>
            <w:shd w:val="clear" w:color="auto" w:fill="auto"/>
            <w:noWrap/>
            <w:vAlign w:val="center"/>
            <w:hideMark/>
          </w:tcPr>
          <w:p w14:paraId="41DB9EED"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Stores</w:t>
            </w:r>
          </w:p>
        </w:tc>
        <w:tc>
          <w:tcPr>
            <w:tcW w:w="4439" w:type="dxa"/>
            <w:tcBorders>
              <w:top w:val="nil"/>
              <w:left w:val="nil"/>
              <w:bottom w:val="single" w:sz="4" w:space="0" w:color="auto"/>
              <w:right w:val="single" w:sz="4" w:space="0" w:color="auto"/>
            </w:tcBorders>
            <w:shd w:val="clear" w:color="auto" w:fill="auto"/>
            <w:noWrap/>
            <w:vAlign w:val="center"/>
            <w:hideMark/>
          </w:tcPr>
          <w:p w14:paraId="216CC06B" w14:textId="77777777" w:rsidR="00D16404" w:rsidRPr="00041EFA" w:rsidRDefault="00D16404" w:rsidP="00373244">
            <w:pPr>
              <w:spacing w:after="0" w:line="240" w:lineRule="auto"/>
              <w:rPr>
                <w:rFonts w:ascii="Arial" w:eastAsia="Times New Roman" w:hAnsi="Arial" w:cs="Arial"/>
                <w:color w:val="000000"/>
                <w:sz w:val="20"/>
                <w:szCs w:val="20"/>
                <w:lang w:val="en-US"/>
              </w:rPr>
            </w:pPr>
            <w:r w:rsidRPr="00041EFA">
              <w:rPr>
                <w:rFonts w:ascii="Arial" w:eastAsia="Times New Roman" w:hAnsi="Arial" w:cs="Arial"/>
                <w:color w:val="000000"/>
                <w:sz w:val="20"/>
                <w:szCs w:val="20"/>
                <w:lang w:val="en-US"/>
              </w:rPr>
              <w:t>Sold To Recycler</w:t>
            </w:r>
          </w:p>
        </w:tc>
      </w:tr>
    </w:tbl>
    <w:p w14:paraId="05779BC0" w14:textId="77777777" w:rsidR="00D16404" w:rsidRDefault="00D16404" w:rsidP="00D16404">
      <w:pPr>
        <w:tabs>
          <w:tab w:val="left" w:pos="1365"/>
        </w:tabs>
        <w:spacing w:line="360" w:lineRule="auto"/>
        <w:jc w:val="both"/>
        <w:rPr>
          <w:rFonts w:ascii="Arial" w:eastAsia="Arial" w:hAnsi="Arial" w:cs="Arial"/>
          <w:sz w:val="24"/>
          <w:szCs w:val="24"/>
          <w:lang w:val="en-US"/>
        </w:rPr>
      </w:pPr>
      <w:r w:rsidRPr="000B521B">
        <w:rPr>
          <w:rFonts w:ascii="Arial" w:hAnsi="Arial" w:cs="Arial"/>
          <w:bCs/>
          <w:noProof/>
          <w:color w:val="000000" w:themeColor="text1"/>
        </w:rPr>
        <mc:AlternateContent>
          <mc:Choice Requires="wps">
            <w:drawing>
              <wp:anchor distT="0" distB="0" distL="114300" distR="114300" simplePos="0" relativeHeight="252832768" behindDoc="0" locked="0" layoutInCell="1" allowOverlap="1" wp14:anchorId="426750E5" wp14:editId="109730D8">
                <wp:simplePos x="0" y="0"/>
                <wp:positionH relativeFrom="margin">
                  <wp:posOffset>5105400</wp:posOffset>
                </wp:positionH>
                <wp:positionV relativeFrom="paragraph">
                  <wp:posOffset>0</wp:posOffset>
                </wp:positionV>
                <wp:extent cx="1346835" cy="200025"/>
                <wp:effectExtent l="0" t="0" r="0" b="0"/>
                <wp:wrapNone/>
                <wp:docPr id="2059" name="TextBox 4"/>
                <wp:cNvGraphicFramePr/>
                <a:graphic xmlns:a="http://schemas.openxmlformats.org/drawingml/2006/main">
                  <a:graphicData uri="http://schemas.microsoft.com/office/word/2010/wordprocessingShape">
                    <wps:wsp>
                      <wps:cNvSpPr txBox="1"/>
                      <wps:spPr>
                        <a:xfrm>
                          <a:off x="0" y="0"/>
                          <a:ext cx="1346835" cy="200025"/>
                        </a:xfrm>
                        <a:prstGeom prst="rect">
                          <a:avLst/>
                        </a:prstGeom>
                        <a:noFill/>
                      </wps:spPr>
                      <wps:txbx>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26750E5" id="_x0000_s1241" type="#_x0000_t202" style="position:absolute;left:0;text-align:left;margin-left:402pt;margin-top:0;width:106.05pt;height:15.75pt;z-index:25283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" filled="f" stroked="f">
                <v:textbox style="mso-fit-shape-to-text:t">
                  <w:txbxContent>
                    <w:p w14:paraId="25FB9BDA" w14:textId="77777777" w:rsidR="00D16404" w:rsidRPr="006F6D2F" w:rsidRDefault="00D16404" w:rsidP="00D16404">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589ED231"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 xml:space="preserve">ETP (Effluent Treatment Plant) sludge serves as the main source of hazardous waste generation from proposed activity. The other sources of hazardous waste generation from proposed activity includes spent or used oil generation from plant machinery and discarded barrel or containers from handling and storage of raw materials. </w:t>
      </w:r>
    </w:p>
    <w:p w14:paraId="5FF2798A" w14:textId="77777777" w:rsidR="00D16404" w:rsidRDefault="00D16404" w:rsidP="00D16404">
      <w:pPr>
        <w:tabs>
          <w:tab w:val="left" w:pos="1365"/>
        </w:tabs>
        <w:spacing w:line="360" w:lineRule="auto"/>
        <w:jc w:val="both"/>
        <w:rPr>
          <w:rFonts w:ascii="Arial" w:eastAsia="Arial" w:hAnsi="Arial" w:cs="Arial"/>
          <w:sz w:val="24"/>
          <w:szCs w:val="24"/>
          <w:lang w:val="en-US"/>
        </w:rPr>
      </w:pPr>
      <w:r>
        <w:rPr>
          <w:rFonts w:ascii="Arial" w:eastAsia="Arial" w:hAnsi="Arial" w:cs="Arial"/>
          <w:sz w:val="24"/>
          <w:szCs w:val="24"/>
          <w:lang w:val="en-US"/>
        </w:rPr>
        <w:t>A dedicated storage area will be provided in the unit for the hazardous storage within premises</w:t>
      </w:r>
      <w:r w:rsidRPr="00B370EC">
        <w:rPr>
          <w:rFonts w:ascii="Arial" w:eastAsia="Arial" w:hAnsi="Arial" w:cs="Arial"/>
          <w:sz w:val="24"/>
          <w:szCs w:val="24"/>
          <w:lang w:val="en-US"/>
        </w:rPr>
        <w:t xml:space="preserve"> having waterproof floor and roof cover.</w:t>
      </w:r>
      <w:r>
        <w:rPr>
          <w:rFonts w:ascii="Arial" w:eastAsia="Arial" w:hAnsi="Arial" w:cs="Arial"/>
          <w:sz w:val="24"/>
          <w:szCs w:val="24"/>
          <w:lang w:val="en-US"/>
        </w:rPr>
        <w:t xml:space="preserve"> </w:t>
      </w:r>
    </w:p>
    <w:p w14:paraId="742D97DE" w14:textId="77777777" w:rsidR="00D16404" w:rsidRDefault="00D16404" w:rsidP="00D16404">
      <w:pPr>
        <w:tabs>
          <w:tab w:val="left" w:pos="1365"/>
        </w:tabs>
        <w:spacing w:line="360" w:lineRule="auto"/>
        <w:jc w:val="both"/>
        <w:rPr>
          <w:rFonts w:ascii="Arial" w:eastAsia="Arial" w:hAnsi="Arial" w:cs="Arial"/>
          <w:sz w:val="24"/>
          <w:szCs w:val="24"/>
          <w:lang w:val="en-US"/>
        </w:rPr>
      </w:pPr>
    </w:p>
    <w:p w14:paraId="71F58D20" w14:textId="1F6F86ED" w:rsidR="00D16404" w:rsidRDefault="00D16404" w:rsidP="00D16404">
      <w:pPr>
        <w:pStyle w:val="ListParagraph"/>
        <w:tabs>
          <w:tab w:val="left" w:pos="1365"/>
        </w:tabs>
        <w:spacing w:line="360" w:lineRule="auto"/>
        <w:ind w:left="720" w:firstLine="0"/>
        <w:jc w:val="both"/>
        <w:rPr>
          <w:b/>
          <w:bCs/>
          <w:sz w:val="24"/>
          <w:szCs w:val="24"/>
        </w:rPr>
      </w:pPr>
    </w:p>
    <w:p w14:paraId="14980306" w14:textId="26B8B740" w:rsidR="00A212FD" w:rsidRDefault="00A212FD" w:rsidP="00D16404">
      <w:pPr>
        <w:pStyle w:val="ListParagraph"/>
        <w:tabs>
          <w:tab w:val="left" w:pos="1365"/>
        </w:tabs>
        <w:spacing w:line="360" w:lineRule="auto"/>
        <w:ind w:left="720" w:firstLine="0"/>
        <w:jc w:val="both"/>
        <w:rPr>
          <w:b/>
          <w:bCs/>
          <w:sz w:val="24"/>
          <w:szCs w:val="24"/>
        </w:rPr>
      </w:pPr>
    </w:p>
    <w:p w14:paraId="175AE353" w14:textId="14CFAF29" w:rsidR="00A212FD" w:rsidRDefault="00A212FD" w:rsidP="00D16404">
      <w:pPr>
        <w:pStyle w:val="ListParagraph"/>
        <w:tabs>
          <w:tab w:val="left" w:pos="1365"/>
        </w:tabs>
        <w:spacing w:line="360" w:lineRule="auto"/>
        <w:ind w:left="720" w:firstLine="0"/>
        <w:jc w:val="both"/>
        <w:rPr>
          <w:b/>
          <w:bCs/>
          <w:sz w:val="24"/>
          <w:szCs w:val="24"/>
        </w:rPr>
      </w:pPr>
    </w:p>
    <w:p w14:paraId="7E7F80B9" w14:textId="7C7A2853" w:rsidR="00A212FD" w:rsidRDefault="00A212FD" w:rsidP="00D16404">
      <w:pPr>
        <w:pStyle w:val="ListParagraph"/>
        <w:tabs>
          <w:tab w:val="left" w:pos="1365"/>
        </w:tabs>
        <w:spacing w:line="360" w:lineRule="auto"/>
        <w:ind w:left="720" w:firstLine="0"/>
        <w:jc w:val="both"/>
        <w:rPr>
          <w:b/>
          <w:bCs/>
          <w:sz w:val="24"/>
          <w:szCs w:val="24"/>
        </w:rPr>
      </w:pPr>
    </w:p>
    <w:p w14:paraId="7569E060" w14:textId="77777777" w:rsidR="00A212FD" w:rsidRPr="007E23D4" w:rsidRDefault="00A212FD" w:rsidP="00D16404">
      <w:pPr>
        <w:pStyle w:val="ListParagraph"/>
        <w:tabs>
          <w:tab w:val="left" w:pos="1365"/>
        </w:tabs>
        <w:spacing w:line="360" w:lineRule="auto"/>
        <w:ind w:left="720" w:firstLine="0"/>
        <w:jc w:val="both"/>
        <w:rPr>
          <w:b/>
          <w:bCs/>
          <w:sz w:val="24"/>
          <w:szCs w:val="24"/>
        </w:rPr>
      </w:pPr>
    </w:p>
    <w:p w14:paraId="7433F457" w14:textId="3E0E088E" w:rsidR="00D16404" w:rsidRDefault="00D16404" w:rsidP="00D16404">
      <w:pPr>
        <w:tabs>
          <w:tab w:val="left" w:pos="1365"/>
        </w:tabs>
        <w:spacing w:line="360" w:lineRule="auto"/>
        <w:jc w:val="both"/>
        <w:rPr>
          <w:rFonts w:ascii="Arial" w:eastAsia="Arial" w:hAnsi="Arial" w:cs="Arial"/>
          <w:b/>
          <w:bCs/>
          <w:sz w:val="24"/>
          <w:szCs w:val="24"/>
          <w:lang w:val="en-US"/>
        </w:rPr>
      </w:pPr>
    </w:p>
    <w:p w14:paraId="3B6B12A4" w14:textId="15B6FC5E" w:rsidR="00D16404" w:rsidRDefault="00D16404" w:rsidP="00D16404">
      <w:pPr>
        <w:tabs>
          <w:tab w:val="left" w:pos="1365"/>
        </w:tabs>
        <w:spacing w:line="360" w:lineRule="auto"/>
        <w:jc w:val="both"/>
        <w:rPr>
          <w:rFonts w:ascii="Arial" w:eastAsia="Arial" w:hAnsi="Arial" w:cs="Arial"/>
          <w:b/>
          <w:bCs/>
          <w:sz w:val="24"/>
          <w:szCs w:val="24"/>
          <w:lang w:val="en-US"/>
        </w:rPr>
      </w:pPr>
    </w:p>
    <w:p w14:paraId="27FC4D02" w14:textId="15231BAC" w:rsidR="00D16404" w:rsidRDefault="00D16404" w:rsidP="00D16404">
      <w:pPr>
        <w:tabs>
          <w:tab w:val="left" w:pos="1365"/>
        </w:tabs>
        <w:spacing w:line="360" w:lineRule="auto"/>
        <w:jc w:val="both"/>
        <w:rPr>
          <w:rFonts w:ascii="Arial" w:eastAsia="Arial" w:hAnsi="Arial" w:cs="Arial"/>
          <w:b/>
          <w:bCs/>
          <w:sz w:val="24"/>
          <w:szCs w:val="24"/>
          <w:lang w:val="en-US"/>
        </w:rPr>
      </w:pPr>
    </w:p>
    <w:p w14:paraId="7EE95612" w14:textId="5897E068" w:rsidR="00D16404" w:rsidRDefault="00D16404" w:rsidP="00D16404">
      <w:pPr>
        <w:tabs>
          <w:tab w:val="left" w:pos="1365"/>
        </w:tabs>
        <w:spacing w:line="360" w:lineRule="auto"/>
        <w:jc w:val="both"/>
        <w:rPr>
          <w:rFonts w:ascii="Arial" w:eastAsia="Arial" w:hAnsi="Arial" w:cs="Arial"/>
          <w:b/>
          <w:bCs/>
          <w:sz w:val="24"/>
          <w:szCs w:val="24"/>
          <w:lang w:val="en-US"/>
        </w:rPr>
      </w:pPr>
    </w:p>
    <w:p w14:paraId="5588D6F6" w14:textId="7DAB8BC2" w:rsidR="00D16404" w:rsidRDefault="00D16404" w:rsidP="00D16404">
      <w:pPr>
        <w:tabs>
          <w:tab w:val="left" w:pos="1365"/>
        </w:tabs>
        <w:spacing w:line="360" w:lineRule="auto"/>
        <w:jc w:val="both"/>
        <w:rPr>
          <w:rFonts w:ascii="Arial" w:eastAsia="Arial" w:hAnsi="Arial" w:cs="Arial"/>
          <w:b/>
          <w:bCs/>
          <w:sz w:val="24"/>
          <w:szCs w:val="24"/>
          <w:lang w:val="en-US"/>
        </w:rPr>
      </w:pPr>
    </w:p>
    <w:p w14:paraId="48076B4F" w14:textId="77777777" w:rsidR="00D16404" w:rsidRDefault="00D16404" w:rsidP="00D16404">
      <w:pPr>
        <w:spacing w:line="240" w:lineRule="auto"/>
        <w:rPr>
          <w:rFonts w:ascii="Verdana" w:hAnsi="Verdana"/>
          <w:b/>
          <w:bCs/>
          <w:sz w:val="20"/>
          <w:szCs w:val="20"/>
        </w:rPr>
      </w:pPr>
    </w:p>
    <w:p w14:paraId="5FAC81E6" w14:textId="35841A8A" w:rsidR="00D16404" w:rsidRPr="00B03E75" w:rsidRDefault="00D16404" w:rsidP="00D16404">
      <w:pPr>
        <w:spacing w:line="240" w:lineRule="auto"/>
        <w:rPr>
          <w:rFonts w:ascii="Arial" w:hAnsi="Arial" w:cs="Arial"/>
          <w:b/>
          <w:bCs/>
          <w:sz w:val="24"/>
          <w:szCs w:val="24"/>
        </w:rPr>
      </w:pPr>
      <w:r w:rsidRPr="00B03E75">
        <w:rPr>
          <w:rFonts w:ascii="Arial" w:hAnsi="Arial" w:cs="Arial"/>
          <w:b/>
          <w:bCs/>
          <w:sz w:val="24"/>
          <w:szCs w:val="24"/>
        </w:rPr>
        <w:lastRenderedPageBreak/>
        <w:t>4.</w:t>
      </w:r>
      <w:r>
        <w:rPr>
          <w:rFonts w:ascii="Arial" w:hAnsi="Arial" w:cs="Arial"/>
          <w:b/>
          <w:bCs/>
          <w:sz w:val="24"/>
          <w:szCs w:val="24"/>
        </w:rPr>
        <w:t>1</w:t>
      </w:r>
      <w:r w:rsidRPr="00B03E75">
        <w:rPr>
          <w:rFonts w:ascii="Arial" w:hAnsi="Arial" w:cs="Arial"/>
          <w:b/>
          <w:bCs/>
          <w:sz w:val="24"/>
          <w:szCs w:val="24"/>
        </w:rPr>
        <w:t>.8 Raw Material Required</w:t>
      </w:r>
      <w:r>
        <w:rPr>
          <w:rFonts w:ascii="Arial" w:hAnsi="Arial" w:cs="Arial"/>
          <w:b/>
          <w:bCs/>
          <w:sz w:val="24"/>
          <w:szCs w:val="24"/>
        </w:rPr>
        <w:t xml:space="preserve"> and Key Suppliers in India Market</w:t>
      </w:r>
    </w:p>
    <w:p w14:paraId="78004A57" w14:textId="77777777" w:rsidR="00D16404" w:rsidRDefault="00D16404" w:rsidP="00D16404">
      <w:pPr>
        <w:spacing w:line="240" w:lineRule="auto"/>
        <w:rPr>
          <w:rFonts w:ascii="Verdana" w:hAnsi="Verdana"/>
          <w:b/>
          <w:bCs/>
          <w:sz w:val="20"/>
          <w:szCs w:val="20"/>
        </w:rPr>
      </w:pPr>
    </w:p>
    <w:tbl>
      <w:tblPr>
        <w:tblStyle w:val="TableGrid"/>
        <w:tblW w:w="10132" w:type="dxa"/>
        <w:tblLook w:val="04A0" w:firstRow="1" w:lastRow="0" w:firstColumn="1" w:lastColumn="0" w:noHBand="0" w:noVBand="1"/>
      </w:tblPr>
      <w:tblGrid>
        <w:gridCol w:w="792"/>
        <w:gridCol w:w="1654"/>
        <w:gridCol w:w="1522"/>
        <w:gridCol w:w="1586"/>
        <w:gridCol w:w="1491"/>
        <w:gridCol w:w="1437"/>
        <w:gridCol w:w="1650"/>
      </w:tblGrid>
      <w:tr w:rsidR="00D16404" w:rsidRPr="00B03E75" w14:paraId="711B6B6C" w14:textId="77777777" w:rsidTr="00373244">
        <w:trPr>
          <w:trHeight w:val="695"/>
        </w:trPr>
        <w:tc>
          <w:tcPr>
            <w:tcW w:w="792" w:type="dxa"/>
          </w:tcPr>
          <w:p w14:paraId="3E30DA20"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 No</w:t>
            </w:r>
          </w:p>
        </w:tc>
        <w:tc>
          <w:tcPr>
            <w:tcW w:w="1654" w:type="dxa"/>
          </w:tcPr>
          <w:p w14:paraId="732CD477"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 xml:space="preserve">Raw Material </w:t>
            </w:r>
          </w:p>
        </w:tc>
        <w:tc>
          <w:tcPr>
            <w:tcW w:w="1522" w:type="dxa"/>
          </w:tcPr>
          <w:p w14:paraId="19DFC714"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1</w:t>
            </w:r>
          </w:p>
        </w:tc>
        <w:tc>
          <w:tcPr>
            <w:tcW w:w="1586" w:type="dxa"/>
          </w:tcPr>
          <w:p w14:paraId="38E508D5"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2</w:t>
            </w:r>
          </w:p>
        </w:tc>
        <w:tc>
          <w:tcPr>
            <w:tcW w:w="1491" w:type="dxa"/>
          </w:tcPr>
          <w:p w14:paraId="4590A08E"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3</w:t>
            </w:r>
          </w:p>
        </w:tc>
        <w:tc>
          <w:tcPr>
            <w:tcW w:w="1437" w:type="dxa"/>
          </w:tcPr>
          <w:p w14:paraId="586C44DF"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4</w:t>
            </w:r>
          </w:p>
        </w:tc>
        <w:tc>
          <w:tcPr>
            <w:tcW w:w="1650" w:type="dxa"/>
          </w:tcPr>
          <w:p w14:paraId="4C9AFE52" w14:textId="77777777" w:rsidR="00D16404" w:rsidRPr="00B03E75" w:rsidRDefault="00D16404" w:rsidP="00373244">
            <w:pPr>
              <w:tabs>
                <w:tab w:val="left" w:pos="1365"/>
              </w:tabs>
              <w:rPr>
                <w:rFonts w:ascii="Arial" w:hAnsi="Arial" w:cs="Arial"/>
                <w:b/>
                <w:bCs/>
                <w:sz w:val="20"/>
                <w:szCs w:val="20"/>
              </w:rPr>
            </w:pPr>
            <w:r w:rsidRPr="00B03E75">
              <w:rPr>
                <w:rFonts w:ascii="Arial" w:hAnsi="Arial" w:cs="Arial"/>
                <w:b/>
                <w:bCs/>
                <w:sz w:val="20"/>
                <w:szCs w:val="20"/>
              </w:rPr>
              <w:t>Supplier 5</w:t>
            </w:r>
          </w:p>
        </w:tc>
      </w:tr>
      <w:tr w:rsidR="00D16404" w:rsidRPr="00B03E75" w14:paraId="3D9E058C" w14:textId="77777777" w:rsidTr="00373244">
        <w:trPr>
          <w:trHeight w:val="559"/>
        </w:trPr>
        <w:tc>
          <w:tcPr>
            <w:tcW w:w="792" w:type="dxa"/>
          </w:tcPr>
          <w:p w14:paraId="43F5140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1.</w:t>
            </w:r>
          </w:p>
        </w:tc>
        <w:tc>
          <w:tcPr>
            <w:tcW w:w="1654" w:type="dxa"/>
          </w:tcPr>
          <w:p w14:paraId="2C0F46D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Epoxy Resin</w:t>
            </w:r>
          </w:p>
        </w:tc>
        <w:tc>
          <w:tcPr>
            <w:tcW w:w="1522" w:type="dxa"/>
          </w:tcPr>
          <w:p w14:paraId="611C585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Grasim Industries Ltd</w:t>
            </w:r>
          </w:p>
        </w:tc>
        <w:tc>
          <w:tcPr>
            <w:tcW w:w="1586" w:type="dxa"/>
          </w:tcPr>
          <w:p w14:paraId="177656C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491" w:type="dxa"/>
          </w:tcPr>
          <w:p w14:paraId="31EBE13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Covestro AG</w:t>
            </w:r>
          </w:p>
        </w:tc>
        <w:tc>
          <w:tcPr>
            <w:tcW w:w="1437" w:type="dxa"/>
          </w:tcPr>
          <w:p w14:paraId="412BDB6A"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Huntsman</w:t>
            </w:r>
          </w:p>
          <w:p w14:paraId="4A8D429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Corporation</w:t>
            </w:r>
          </w:p>
        </w:tc>
        <w:tc>
          <w:tcPr>
            <w:tcW w:w="1650" w:type="dxa"/>
          </w:tcPr>
          <w:p w14:paraId="2840162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Hexion Inc.</w:t>
            </w:r>
          </w:p>
        </w:tc>
      </w:tr>
      <w:tr w:rsidR="00D16404" w:rsidRPr="00B03E75" w14:paraId="11498570" w14:textId="77777777" w:rsidTr="00373244">
        <w:trPr>
          <w:trHeight w:val="787"/>
        </w:trPr>
        <w:tc>
          <w:tcPr>
            <w:tcW w:w="792" w:type="dxa"/>
          </w:tcPr>
          <w:p w14:paraId="7247949D"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2.</w:t>
            </w:r>
          </w:p>
        </w:tc>
        <w:tc>
          <w:tcPr>
            <w:tcW w:w="1654" w:type="dxa"/>
          </w:tcPr>
          <w:p w14:paraId="3F1D333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Bisphenol-A</w:t>
            </w:r>
          </w:p>
        </w:tc>
        <w:tc>
          <w:tcPr>
            <w:tcW w:w="1522" w:type="dxa"/>
          </w:tcPr>
          <w:p w14:paraId="5E417E7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Atul Ltd.</w:t>
            </w:r>
          </w:p>
        </w:tc>
        <w:tc>
          <w:tcPr>
            <w:tcW w:w="1586" w:type="dxa"/>
          </w:tcPr>
          <w:p w14:paraId="119EA19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w:t>
            </w:r>
          </w:p>
        </w:tc>
        <w:tc>
          <w:tcPr>
            <w:tcW w:w="1491" w:type="dxa"/>
          </w:tcPr>
          <w:p w14:paraId="0DAA9E7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LG Chem</w:t>
            </w:r>
          </w:p>
        </w:tc>
        <w:tc>
          <w:tcPr>
            <w:tcW w:w="1437" w:type="dxa"/>
          </w:tcPr>
          <w:p w14:paraId="658ED97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Mitsubishi Chemical</w:t>
            </w:r>
          </w:p>
        </w:tc>
        <w:tc>
          <w:tcPr>
            <w:tcW w:w="1650" w:type="dxa"/>
          </w:tcPr>
          <w:p w14:paraId="3439324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Mitsui Chemicals</w:t>
            </w:r>
          </w:p>
        </w:tc>
      </w:tr>
      <w:tr w:rsidR="00D16404" w:rsidRPr="00B03E75" w14:paraId="7E80D556" w14:textId="77777777" w:rsidTr="00373244">
        <w:trPr>
          <w:trHeight w:val="580"/>
        </w:trPr>
        <w:tc>
          <w:tcPr>
            <w:tcW w:w="792" w:type="dxa"/>
          </w:tcPr>
          <w:p w14:paraId="4C90D867"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3.</w:t>
            </w:r>
          </w:p>
        </w:tc>
        <w:tc>
          <w:tcPr>
            <w:tcW w:w="1654" w:type="dxa"/>
          </w:tcPr>
          <w:p w14:paraId="6BCAC2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Methacrylic Acid</w:t>
            </w:r>
          </w:p>
        </w:tc>
        <w:tc>
          <w:tcPr>
            <w:tcW w:w="1522" w:type="dxa"/>
          </w:tcPr>
          <w:p w14:paraId="5C95B073"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Evonik Industries</w:t>
            </w:r>
          </w:p>
        </w:tc>
        <w:tc>
          <w:tcPr>
            <w:tcW w:w="1586" w:type="dxa"/>
          </w:tcPr>
          <w:p w14:paraId="759F0BE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c>
          <w:tcPr>
            <w:tcW w:w="1491" w:type="dxa"/>
          </w:tcPr>
          <w:p w14:paraId="7198C53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Formosa Plastics</w:t>
            </w:r>
          </w:p>
        </w:tc>
        <w:tc>
          <w:tcPr>
            <w:tcW w:w="1437" w:type="dxa"/>
          </w:tcPr>
          <w:p w14:paraId="0CD25AE6" w14:textId="77777777" w:rsidR="00D16404" w:rsidRPr="00B03E75" w:rsidRDefault="00D16404" w:rsidP="00373244">
            <w:pPr>
              <w:tabs>
                <w:tab w:val="left" w:pos="1365"/>
              </w:tabs>
              <w:rPr>
                <w:rFonts w:ascii="Arial" w:hAnsi="Arial" w:cs="Arial"/>
                <w:sz w:val="20"/>
                <w:szCs w:val="20"/>
              </w:rPr>
            </w:pPr>
            <w:proofErr w:type="spellStart"/>
            <w:r w:rsidRPr="00B03E75">
              <w:rPr>
                <w:rFonts w:ascii="Arial" w:hAnsi="Arial" w:cs="Arial"/>
                <w:sz w:val="20"/>
                <w:szCs w:val="20"/>
              </w:rPr>
              <w:t>Kusumoto</w:t>
            </w:r>
            <w:proofErr w:type="spellEnd"/>
            <w:r w:rsidRPr="00B03E75">
              <w:rPr>
                <w:rFonts w:ascii="Arial" w:hAnsi="Arial" w:cs="Arial"/>
                <w:sz w:val="20"/>
                <w:szCs w:val="20"/>
              </w:rPr>
              <w:t xml:space="preserve"> Chemicals Ltd</w:t>
            </w:r>
          </w:p>
        </w:tc>
        <w:tc>
          <w:tcPr>
            <w:tcW w:w="1650" w:type="dxa"/>
          </w:tcPr>
          <w:p w14:paraId="7CF5D88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Celanese</w:t>
            </w:r>
          </w:p>
        </w:tc>
      </w:tr>
      <w:tr w:rsidR="00D16404" w:rsidRPr="00B03E75" w14:paraId="64702F0E" w14:textId="77777777" w:rsidTr="00373244">
        <w:trPr>
          <w:trHeight w:val="695"/>
        </w:trPr>
        <w:tc>
          <w:tcPr>
            <w:tcW w:w="792" w:type="dxa"/>
          </w:tcPr>
          <w:p w14:paraId="2F852EDE"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4.</w:t>
            </w:r>
          </w:p>
        </w:tc>
        <w:tc>
          <w:tcPr>
            <w:tcW w:w="1654" w:type="dxa"/>
          </w:tcPr>
          <w:p w14:paraId="2363C069"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Styrene Monomer</w:t>
            </w:r>
          </w:p>
        </w:tc>
        <w:tc>
          <w:tcPr>
            <w:tcW w:w="1522" w:type="dxa"/>
          </w:tcPr>
          <w:p w14:paraId="44D933B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SABIC</w:t>
            </w:r>
          </w:p>
        </w:tc>
        <w:tc>
          <w:tcPr>
            <w:tcW w:w="1586" w:type="dxa"/>
          </w:tcPr>
          <w:p w14:paraId="5BA2D15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INEOS Group Ltd</w:t>
            </w:r>
          </w:p>
        </w:tc>
        <w:tc>
          <w:tcPr>
            <w:tcW w:w="1491" w:type="dxa"/>
          </w:tcPr>
          <w:p w14:paraId="104513B4"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Hanwha Group</w:t>
            </w:r>
          </w:p>
        </w:tc>
        <w:tc>
          <w:tcPr>
            <w:tcW w:w="1437" w:type="dxa"/>
          </w:tcPr>
          <w:p w14:paraId="45119CDC"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Royal Dutch Shell plc</w:t>
            </w:r>
          </w:p>
        </w:tc>
        <w:tc>
          <w:tcPr>
            <w:tcW w:w="1650" w:type="dxa"/>
          </w:tcPr>
          <w:p w14:paraId="4FBB6DC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Chevron Phillips Chemical</w:t>
            </w:r>
          </w:p>
        </w:tc>
      </w:tr>
      <w:tr w:rsidR="00D16404" w:rsidRPr="00B03E75" w14:paraId="4B58125E" w14:textId="77777777" w:rsidTr="00373244">
        <w:trPr>
          <w:trHeight w:val="357"/>
        </w:trPr>
        <w:tc>
          <w:tcPr>
            <w:tcW w:w="792" w:type="dxa"/>
          </w:tcPr>
          <w:p w14:paraId="3ECA2745" w14:textId="77777777" w:rsidR="00D16404" w:rsidRPr="00B03E75" w:rsidRDefault="00D16404" w:rsidP="00373244">
            <w:pPr>
              <w:tabs>
                <w:tab w:val="left" w:pos="1365"/>
              </w:tabs>
              <w:jc w:val="center"/>
              <w:rPr>
                <w:rFonts w:ascii="Arial" w:hAnsi="Arial" w:cs="Arial"/>
                <w:b/>
                <w:bCs/>
                <w:sz w:val="20"/>
                <w:szCs w:val="20"/>
              </w:rPr>
            </w:pPr>
            <w:r w:rsidRPr="00B03E75">
              <w:rPr>
                <w:rFonts w:ascii="Arial" w:hAnsi="Arial" w:cs="Arial"/>
                <w:b/>
                <w:bCs/>
                <w:sz w:val="20"/>
                <w:szCs w:val="20"/>
              </w:rPr>
              <w:t>5.</w:t>
            </w:r>
          </w:p>
        </w:tc>
        <w:tc>
          <w:tcPr>
            <w:tcW w:w="1654" w:type="dxa"/>
          </w:tcPr>
          <w:p w14:paraId="6C514D38"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Tri-Ethyl Amine</w:t>
            </w:r>
          </w:p>
        </w:tc>
        <w:tc>
          <w:tcPr>
            <w:tcW w:w="1522" w:type="dxa"/>
          </w:tcPr>
          <w:p w14:paraId="060C3E4E"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Balaji Amines Ltd</w:t>
            </w:r>
          </w:p>
        </w:tc>
        <w:tc>
          <w:tcPr>
            <w:tcW w:w="1586" w:type="dxa"/>
          </w:tcPr>
          <w:p w14:paraId="1EBEEB9D"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Alkyl Amine Ltd</w:t>
            </w:r>
          </w:p>
        </w:tc>
        <w:tc>
          <w:tcPr>
            <w:tcW w:w="1491" w:type="dxa"/>
          </w:tcPr>
          <w:p w14:paraId="1D619F22"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BASF SE</w:t>
            </w:r>
          </w:p>
        </w:tc>
        <w:tc>
          <w:tcPr>
            <w:tcW w:w="1437" w:type="dxa"/>
          </w:tcPr>
          <w:p w14:paraId="45229E90"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Eastman Corporation</w:t>
            </w:r>
          </w:p>
        </w:tc>
        <w:tc>
          <w:tcPr>
            <w:tcW w:w="1650" w:type="dxa"/>
          </w:tcPr>
          <w:p w14:paraId="5C29D187" w14:textId="77777777" w:rsidR="00D16404" w:rsidRPr="00B03E75" w:rsidRDefault="00D16404" w:rsidP="00373244">
            <w:pPr>
              <w:tabs>
                <w:tab w:val="left" w:pos="1365"/>
              </w:tabs>
              <w:rPr>
                <w:rFonts w:ascii="Arial" w:hAnsi="Arial" w:cs="Arial"/>
                <w:sz w:val="20"/>
                <w:szCs w:val="20"/>
              </w:rPr>
            </w:pPr>
            <w:r w:rsidRPr="00B03E75">
              <w:rPr>
                <w:rFonts w:ascii="Arial" w:hAnsi="Arial" w:cs="Arial"/>
                <w:sz w:val="20"/>
                <w:szCs w:val="20"/>
              </w:rPr>
              <w:t>Dow Chemicals</w:t>
            </w:r>
          </w:p>
        </w:tc>
      </w:tr>
    </w:tbl>
    <w:p w14:paraId="0CC57053" w14:textId="77777777" w:rsidR="00D16404" w:rsidRDefault="00D16404" w:rsidP="00D16404">
      <w:pPr>
        <w:tabs>
          <w:tab w:val="left" w:pos="1365"/>
        </w:tabs>
        <w:spacing w:line="360" w:lineRule="auto"/>
        <w:jc w:val="both"/>
        <w:rPr>
          <w:rFonts w:ascii="Arial" w:hAnsi="Arial" w:cs="Arial"/>
          <w:b/>
          <w:bCs/>
          <w:sz w:val="24"/>
          <w:szCs w:val="24"/>
        </w:rPr>
      </w:pPr>
    </w:p>
    <w:p w14:paraId="25C79943" w14:textId="77777777" w:rsidR="00D16404" w:rsidRDefault="00D16404" w:rsidP="00D16404">
      <w:pPr>
        <w:tabs>
          <w:tab w:val="left" w:pos="1365"/>
        </w:tabs>
        <w:spacing w:line="360" w:lineRule="auto"/>
        <w:jc w:val="both"/>
        <w:rPr>
          <w:rFonts w:ascii="Arial" w:hAnsi="Arial" w:cs="Arial"/>
          <w:sz w:val="24"/>
          <w:szCs w:val="24"/>
        </w:rPr>
      </w:pPr>
    </w:p>
    <w:p w14:paraId="58742F2A" w14:textId="27FAF5ED" w:rsidR="00B524C4" w:rsidRDefault="00B524C4" w:rsidP="00B524C4">
      <w:pPr>
        <w:tabs>
          <w:tab w:val="left" w:pos="1365"/>
        </w:tabs>
        <w:spacing w:line="360" w:lineRule="auto"/>
        <w:jc w:val="both"/>
        <w:rPr>
          <w:rFonts w:ascii="Arial" w:hAnsi="Arial" w:cs="Arial"/>
          <w:b/>
          <w:bCs/>
          <w:sz w:val="24"/>
          <w:szCs w:val="24"/>
        </w:rPr>
      </w:pPr>
    </w:p>
    <w:p w14:paraId="61B95E1C" w14:textId="1F5C5049" w:rsidR="00D16404" w:rsidRDefault="00D16404" w:rsidP="00B524C4">
      <w:pPr>
        <w:tabs>
          <w:tab w:val="left" w:pos="1365"/>
        </w:tabs>
        <w:spacing w:line="360" w:lineRule="auto"/>
        <w:jc w:val="both"/>
        <w:rPr>
          <w:rFonts w:ascii="Arial" w:hAnsi="Arial" w:cs="Arial"/>
          <w:b/>
          <w:bCs/>
          <w:sz w:val="24"/>
          <w:szCs w:val="24"/>
        </w:rPr>
      </w:pPr>
    </w:p>
    <w:p w14:paraId="3380BA84" w14:textId="6C80240E" w:rsidR="00D16404" w:rsidRDefault="00D16404" w:rsidP="00B524C4">
      <w:pPr>
        <w:tabs>
          <w:tab w:val="left" w:pos="1365"/>
        </w:tabs>
        <w:spacing w:line="360" w:lineRule="auto"/>
        <w:jc w:val="both"/>
        <w:rPr>
          <w:rFonts w:ascii="Arial" w:hAnsi="Arial" w:cs="Arial"/>
          <w:b/>
          <w:bCs/>
          <w:sz w:val="24"/>
          <w:szCs w:val="24"/>
        </w:rPr>
      </w:pPr>
    </w:p>
    <w:p w14:paraId="0AF41F94" w14:textId="526C3938" w:rsidR="00D16404" w:rsidRDefault="00D16404" w:rsidP="00B524C4">
      <w:pPr>
        <w:tabs>
          <w:tab w:val="left" w:pos="1365"/>
        </w:tabs>
        <w:spacing w:line="360" w:lineRule="auto"/>
        <w:jc w:val="both"/>
        <w:rPr>
          <w:rFonts w:ascii="Arial" w:hAnsi="Arial" w:cs="Arial"/>
          <w:b/>
          <w:bCs/>
          <w:sz w:val="24"/>
          <w:szCs w:val="24"/>
        </w:rPr>
      </w:pPr>
    </w:p>
    <w:p w14:paraId="1CDC0BFD" w14:textId="40C498F1" w:rsidR="00D16404" w:rsidRDefault="00D16404" w:rsidP="00B524C4">
      <w:pPr>
        <w:tabs>
          <w:tab w:val="left" w:pos="1365"/>
        </w:tabs>
        <w:spacing w:line="360" w:lineRule="auto"/>
        <w:jc w:val="both"/>
        <w:rPr>
          <w:rFonts w:ascii="Arial" w:hAnsi="Arial" w:cs="Arial"/>
          <w:b/>
          <w:bCs/>
          <w:sz w:val="24"/>
          <w:szCs w:val="24"/>
        </w:rPr>
      </w:pPr>
    </w:p>
    <w:p w14:paraId="512C1996" w14:textId="23DE66A3" w:rsidR="00D16404" w:rsidRDefault="00D16404" w:rsidP="00B524C4">
      <w:pPr>
        <w:tabs>
          <w:tab w:val="left" w:pos="1365"/>
        </w:tabs>
        <w:spacing w:line="360" w:lineRule="auto"/>
        <w:jc w:val="both"/>
        <w:rPr>
          <w:rFonts w:ascii="Arial" w:hAnsi="Arial" w:cs="Arial"/>
          <w:b/>
          <w:bCs/>
          <w:sz w:val="24"/>
          <w:szCs w:val="24"/>
        </w:rPr>
      </w:pPr>
    </w:p>
    <w:p w14:paraId="26143835" w14:textId="70BD1D8C" w:rsidR="00D16404" w:rsidRDefault="00D16404" w:rsidP="00B524C4">
      <w:pPr>
        <w:tabs>
          <w:tab w:val="left" w:pos="1365"/>
        </w:tabs>
        <w:spacing w:line="360" w:lineRule="auto"/>
        <w:jc w:val="both"/>
        <w:rPr>
          <w:rFonts w:ascii="Arial" w:hAnsi="Arial" w:cs="Arial"/>
          <w:b/>
          <w:bCs/>
          <w:sz w:val="24"/>
          <w:szCs w:val="24"/>
        </w:rPr>
      </w:pPr>
    </w:p>
    <w:p w14:paraId="22236AF6" w14:textId="43CB36CF" w:rsidR="00D16404" w:rsidRDefault="00D16404" w:rsidP="00B524C4">
      <w:pPr>
        <w:tabs>
          <w:tab w:val="left" w:pos="1365"/>
        </w:tabs>
        <w:spacing w:line="360" w:lineRule="auto"/>
        <w:jc w:val="both"/>
        <w:rPr>
          <w:rFonts w:ascii="Arial" w:hAnsi="Arial" w:cs="Arial"/>
          <w:b/>
          <w:bCs/>
          <w:sz w:val="24"/>
          <w:szCs w:val="24"/>
        </w:rPr>
      </w:pPr>
    </w:p>
    <w:p w14:paraId="66027C10" w14:textId="085E5BFD" w:rsidR="00D16404" w:rsidRDefault="00D16404" w:rsidP="00B524C4">
      <w:pPr>
        <w:tabs>
          <w:tab w:val="left" w:pos="1365"/>
        </w:tabs>
        <w:spacing w:line="360" w:lineRule="auto"/>
        <w:jc w:val="both"/>
        <w:rPr>
          <w:rFonts w:ascii="Arial" w:hAnsi="Arial" w:cs="Arial"/>
          <w:b/>
          <w:bCs/>
          <w:sz w:val="24"/>
          <w:szCs w:val="24"/>
        </w:rPr>
      </w:pPr>
    </w:p>
    <w:p w14:paraId="26FBBB26" w14:textId="22476A29" w:rsidR="00D16404" w:rsidRDefault="00D16404" w:rsidP="00B524C4">
      <w:pPr>
        <w:tabs>
          <w:tab w:val="left" w:pos="1365"/>
        </w:tabs>
        <w:spacing w:line="360" w:lineRule="auto"/>
        <w:jc w:val="both"/>
        <w:rPr>
          <w:rFonts w:ascii="Arial" w:hAnsi="Arial" w:cs="Arial"/>
          <w:b/>
          <w:bCs/>
          <w:sz w:val="24"/>
          <w:szCs w:val="24"/>
        </w:rPr>
      </w:pPr>
    </w:p>
    <w:p w14:paraId="28C07A11" w14:textId="7B17A97A" w:rsidR="00D16404" w:rsidRDefault="00D16404" w:rsidP="00B524C4">
      <w:pPr>
        <w:tabs>
          <w:tab w:val="left" w:pos="1365"/>
        </w:tabs>
        <w:spacing w:line="360" w:lineRule="auto"/>
        <w:jc w:val="both"/>
        <w:rPr>
          <w:rFonts w:ascii="Arial" w:hAnsi="Arial" w:cs="Arial"/>
          <w:b/>
          <w:bCs/>
          <w:sz w:val="24"/>
          <w:szCs w:val="24"/>
        </w:rPr>
      </w:pPr>
    </w:p>
    <w:p w14:paraId="55CD9C37" w14:textId="4BEEBD3A" w:rsidR="00D16404" w:rsidRDefault="00D16404" w:rsidP="00B524C4">
      <w:pPr>
        <w:tabs>
          <w:tab w:val="left" w:pos="1365"/>
        </w:tabs>
        <w:spacing w:line="360" w:lineRule="auto"/>
        <w:jc w:val="both"/>
        <w:rPr>
          <w:rFonts w:ascii="Arial" w:hAnsi="Arial" w:cs="Arial"/>
          <w:b/>
          <w:bCs/>
          <w:sz w:val="24"/>
          <w:szCs w:val="24"/>
        </w:rPr>
      </w:pPr>
    </w:p>
    <w:p w14:paraId="20DE2C58" w14:textId="0657F062" w:rsidR="00D16404" w:rsidRDefault="00D16404" w:rsidP="00B524C4">
      <w:pPr>
        <w:tabs>
          <w:tab w:val="left" w:pos="1365"/>
        </w:tabs>
        <w:spacing w:line="360" w:lineRule="auto"/>
        <w:jc w:val="both"/>
        <w:rPr>
          <w:rFonts w:ascii="Arial" w:hAnsi="Arial" w:cs="Arial"/>
          <w:b/>
          <w:bCs/>
          <w:sz w:val="24"/>
          <w:szCs w:val="24"/>
        </w:rPr>
      </w:pPr>
    </w:p>
    <w:p w14:paraId="76AD8CDB" w14:textId="7B01A2AB" w:rsidR="00D16404" w:rsidRDefault="00D16404" w:rsidP="00B524C4">
      <w:pPr>
        <w:tabs>
          <w:tab w:val="left" w:pos="1365"/>
        </w:tabs>
        <w:spacing w:line="360" w:lineRule="auto"/>
        <w:jc w:val="both"/>
        <w:rPr>
          <w:rFonts w:ascii="Arial" w:hAnsi="Arial" w:cs="Arial"/>
          <w:b/>
          <w:bCs/>
          <w:sz w:val="24"/>
          <w:szCs w:val="24"/>
        </w:rPr>
      </w:pPr>
    </w:p>
    <w:p w14:paraId="027A4F08" w14:textId="0956AE19"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lastRenderedPageBreak/>
        <w:t>5</w:t>
      </w:r>
      <w:r w:rsidRPr="00695ED4">
        <w:rPr>
          <w:rFonts w:ascii="Arial" w:eastAsia="Arial" w:hAnsi="Arial" w:cs="Arial"/>
          <w:b/>
          <w:bCs/>
          <w:sz w:val="24"/>
          <w:szCs w:val="24"/>
          <w:lang w:val="en-US"/>
        </w:rPr>
        <w:t>. Economic Evaluation</w:t>
      </w:r>
    </w:p>
    <w:p w14:paraId="29369A0F" w14:textId="7ACB0CE1" w:rsidR="00B524C4" w:rsidRDefault="00B524C4" w:rsidP="00B524C4">
      <w:pPr>
        <w:tabs>
          <w:tab w:val="left" w:pos="1365"/>
        </w:tabs>
        <w:spacing w:line="360" w:lineRule="auto"/>
        <w:jc w:val="both"/>
        <w:rPr>
          <w:rFonts w:ascii="Arial" w:eastAsia="Arial" w:hAnsi="Arial" w:cs="Arial"/>
          <w:sz w:val="24"/>
          <w:szCs w:val="24"/>
          <w:lang w:val="en-US"/>
        </w:rPr>
      </w:pPr>
      <w:r>
        <w:rPr>
          <w:rFonts w:ascii="Arial" w:eastAsia="Arial" w:hAnsi="Arial" w:cs="Arial"/>
          <w:b/>
          <w:bCs/>
          <w:sz w:val="24"/>
          <w:szCs w:val="24"/>
          <w:lang w:val="en-US"/>
        </w:rPr>
        <w:t xml:space="preserve">5.1 Estimated Investment: </w:t>
      </w:r>
      <w:r w:rsidRPr="00695ED4">
        <w:rPr>
          <w:rFonts w:ascii="Arial" w:eastAsia="Arial" w:hAnsi="Arial" w:cs="Arial"/>
          <w:sz w:val="24"/>
          <w:szCs w:val="24"/>
          <w:lang w:val="en-US"/>
        </w:rPr>
        <w:t>For the suggested capacity of 30 K</w:t>
      </w:r>
      <w:r>
        <w:rPr>
          <w:rFonts w:ascii="Arial" w:eastAsia="Arial" w:hAnsi="Arial" w:cs="Arial"/>
          <w:sz w:val="24"/>
          <w:szCs w:val="24"/>
          <w:lang w:val="en-US"/>
        </w:rPr>
        <w:t>TP</w:t>
      </w:r>
      <w:r w:rsidRPr="00695ED4">
        <w:rPr>
          <w:rFonts w:ascii="Arial" w:eastAsia="Arial" w:hAnsi="Arial" w:cs="Arial"/>
          <w:sz w:val="24"/>
          <w:szCs w:val="24"/>
          <w:lang w:val="en-US"/>
        </w:rPr>
        <w:t xml:space="preserve">A, overall investment is USD 10.8 million. The exchange rate is </w:t>
      </w:r>
      <w:r w:rsidR="0053102A">
        <w:rPr>
          <w:rFonts w:ascii="Arial" w:eastAsia="Arial" w:hAnsi="Arial" w:cs="Arial"/>
          <w:sz w:val="24"/>
          <w:szCs w:val="24"/>
          <w:lang w:val="en-US"/>
        </w:rPr>
        <w:t xml:space="preserve">considered </w:t>
      </w:r>
      <w:r w:rsidRPr="00695ED4">
        <w:rPr>
          <w:rFonts w:ascii="Arial" w:eastAsia="Arial" w:hAnsi="Arial" w:cs="Arial"/>
          <w:sz w:val="24"/>
          <w:szCs w:val="24"/>
          <w:lang w:val="en-US"/>
        </w:rPr>
        <w:t>USD 1 = INR 73.30</w:t>
      </w:r>
      <w:r>
        <w:rPr>
          <w:rFonts w:ascii="Arial" w:eastAsia="Arial" w:hAnsi="Arial" w:cs="Arial"/>
          <w:sz w:val="24"/>
          <w:szCs w:val="24"/>
          <w:lang w:val="en-US"/>
        </w:rPr>
        <w:t>. Considering current volatility in commodity cycles and exchange rate, capital expenditure for the project may increase by 10-12 percent if project is implemented by near future.</w:t>
      </w:r>
    </w:p>
    <w:p w14:paraId="2EC0F51D" w14:textId="77777777" w:rsidR="00B524C4" w:rsidRDefault="00B524C4" w:rsidP="00B524C4">
      <w:pPr>
        <w:tabs>
          <w:tab w:val="left" w:pos="1365"/>
        </w:tabs>
        <w:spacing w:line="360" w:lineRule="auto"/>
        <w:jc w:val="both"/>
        <w:rPr>
          <w:rFonts w:ascii="Arial" w:eastAsia="Arial" w:hAnsi="Arial" w:cs="Arial"/>
          <w:b/>
          <w:bCs/>
          <w:sz w:val="24"/>
          <w:szCs w:val="24"/>
          <w:lang w:val="en-US"/>
        </w:rPr>
      </w:pPr>
      <w:r w:rsidRPr="00425BF5">
        <w:rPr>
          <w:rFonts w:ascii="Arial" w:eastAsia="Arial" w:hAnsi="Arial" w:cs="Arial"/>
          <w:b/>
          <w:bCs/>
          <w:sz w:val="24"/>
          <w:szCs w:val="24"/>
          <w:lang w:val="en-US"/>
        </w:rPr>
        <w:t>5.2 Fixed Cost &amp; Variable Cost Analysis:</w:t>
      </w:r>
    </w:p>
    <w:p w14:paraId="3B8824D7" w14:textId="77777777" w:rsidR="00B524C4" w:rsidRPr="004532CD" w:rsidRDefault="00B524C4" w:rsidP="00B524C4">
      <w:pPr>
        <w:tabs>
          <w:tab w:val="left" w:pos="1365"/>
        </w:tabs>
        <w:spacing w:line="360" w:lineRule="auto"/>
        <w:jc w:val="both"/>
        <w:rPr>
          <w:rFonts w:ascii="Arial" w:eastAsia="Arial" w:hAnsi="Arial" w:cs="Arial"/>
          <w:sz w:val="24"/>
          <w:szCs w:val="24"/>
          <w:lang w:val="en-US"/>
        </w:rPr>
      </w:pPr>
      <w:r w:rsidRPr="004532CD">
        <w:rPr>
          <w:rFonts w:ascii="Arial" w:eastAsia="Arial" w:hAnsi="Arial" w:cs="Arial"/>
          <w:sz w:val="24"/>
          <w:szCs w:val="24"/>
          <w:lang w:val="en-US"/>
        </w:rPr>
        <w:t xml:space="preserve">In particular, the total capital investment was based on the percentage of the delivered equipment cost method for </w:t>
      </w:r>
      <w:r>
        <w:rPr>
          <w:rFonts w:ascii="Arial" w:eastAsia="Arial" w:hAnsi="Arial" w:cs="Arial"/>
          <w:sz w:val="24"/>
          <w:szCs w:val="24"/>
          <w:lang w:val="en-US"/>
        </w:rPr>
        <w:t xml:space="preserve">a </w:t>
      </w:r>
      <w:r w:rsidRPr="004532CD">
        <w:rPr>
          <w:rFonts w:ascii="Arial" w:eastAsia="Arial" w:hAnsi="Arial" w:cs="Arial"/>
          <w:sz w:val="24"/>
          <w:szCs w:val="24"/>
          <w:lang w:val="en-US"/>
        </w:rPr>
        <w:t>processing plant</w:t>
      </w:r>
      <w:r>
        <w:rPr>
          <w:rFonts w:ascii="Arial" w:eastAsia="Arial" w:hAnsi="Arial" w:cs="Arial"/>
          <w:sz w:val="24"/>
          <w:szCs w:val="24"/>
          <w:lang w:val="en-US"/>
        </w:rPr>
        <w:t>.</w:t>
      </w:r>
    </w:p>
    <w:p w14:paraId="70FA14A2" w14:textId="69B68169" w:rsidR="00B524C4" w:rsidRPr="004532CD" w:rsidRDefault="00B524C4" w:rsidP="00B524C4">
      <w:pPr>
        <w:tabs>
          <w:tab w:val="left" w:pos="1365"/>
        </w:tabs>
        <w:spacing w:line="360" w:lineRule="auto"/>
        <w:jc w:val="both"/>
        <w:rPr>
          <w:rFonts w:ascii="Arial" w:eastAsia="Arial" w:hAnsi="Arial" w:cs="Arial"/>
          <w:sz w:val="24"/>
          <w:szCs w:val="24"/>
          <w:lang w:val="en-US"/>
        </w:rPr>
      </w:pPr>
    </w:p>
    <w:tbl>
      <w:tblPr>
        <w:tblW w:w="9870" w:type="dxa"/>
        <w:tblInd w:w="-10" w:type="dxa"/>
        <w:tblLook w:val="04A0" w:firstRow="1" w:lastRow="0" w:firstColumn="1" w:lastColumn="0" w:noHBand="0" w:noVBand="1"/>
      </w:tblPr>
      <w:tblGrid>
        <w:gridCol w:w="784"/>
        <w:gridCol w:w="6562"/>
        <w:gridCol w:w="2524"/>
      </w:tblGrid>
      <w:tr w:rsidR="00B524C4" w:rsidRPr="00806677" w14:paraId="5C35BAEB" w14:textId="77777777" w:rsidTr="00A61E95">
        <w:trPr>
          <w:trHeight w:val="279"/>
        </w:trPr>
        <w:tc>
          <w:tcPr>
            <w:tcW w:w="7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68476"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single" w:sz="4" w:space="0" w:color="auto"/>
              <w:left w:val="nil"/>
              <w:bottom w:val="single" w:sz="4" w:space="0" w:color="auto"/>
              <w:right w:val="single" w:sz="4" w:space="0" w:color="auto"/>
            </w:tcBorders>
            <w:shd w:val="clear" w:color="auto" w:fill="auto"/>
            <w:vAlign w:val="center"/>
            <w:hideMark/>
          </w:tcPr>
          <w:p w14:paraId="404475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ITEM</w:t>
            </w:r>
          </w:p>
        </w:tc>
        <w:tc>
          <w:tcPr>
            <w:tcW w:w="2524" w:type="dxa"/>
            <w:tcBorders>
              <w:top w:val="single" w:sz="4" w:space="0" w:color="auto"/>
              <w:left w:val="nil"/>
              <w:bottom w:val="single" w:sz="4" w:space="0" w:color="auto"/>
              <w:right w:val="single" w:sz="4" w:space="0" w:color="auto"/>
            </w:tcBorders>
            <w:shd w:val="clear" w:color="auto" w:fill="auto"/>
            <w:vAlign w:val="center"/>
            <w:hideMark/>
          </w:tcPr>
          <w:p w14:paraId="1D518A5C" w14:textId="77777777" w:rsidR="00B524C4" w:rsidRPr="00806677" w:rsidRDefault="00B524C4" w:rsidP="00A61E95">
            <w:pPr>
              <w:spacing w:after="0" w:line="240" w:lineRule="auto"/>
              <w:ind w:firstLineChars="300" w:firstLine="542"/>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[USD</w:t>
            </w:r>
            <w:r>
              <w:rPr>
                <w:rFonts w:ascii="Palladio Uralic" w:eastAsia="Times New Roman" w:hAnsi="Palladio Uralic" w:cs="Calibri"/>
                <w:b/>
                <w:bCs/>
                <w:color w:val="000000"/>
                <w:sz w:val="18"/>
                <w:szCs w:val="18"/>
                <w:lang w:eastAsia="en-IN"/>
              </w:rPr>
              <w:t xml:space="preserve"> Million</w:t>
            </w:r>
            <w:r w:rsidRPr="00806677">
              <w:rPr>
                <w:rFonts w:ascii="Palladio Uralic" w:eastAsia="Times New Roman" w:hAnsi="Palladio Uralic" w:cs="Calibri"/>
                <w:b/>
                <w:bCs/>
                <w:color w:val="000000"/>
                <w:sz w:val="18"/>
                <w:szCs w:val="18"/>
                <w:lang w:eastAsia="en-IN"/>
              </w:rPr>
              <w:t>]</w:t>
            </w:r>
          </w:p>
        </w:tc>
      </w:tr>
      <w:tr w:rsidR="00B524C4" w:rsidRPr="00806677" w14:paraId="09C436A1"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1450BEDD"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A</w:t>
            </w:r>
          </w:p>
        </w:tc>
        <w:tc>
          <w:tcPr>
            <w:tcW w:w="6562" w:type="dxa"/>
            <w:tcBorders>
              <w:top w:val="nil"/>
              <w:left w:val="nil"/>
              <w:bottom w:val="single" w:sz="4" w:space="0" w:color="auto"/>
              <w:right w:val="single" w:sz="4" w:space="0" w:color="auto"/>
            </w:tcBorders>
            <w:shd w:val="clear" w:color="000000" w:fill="A9D08E"/>
            <w:vAlign w:val="center"/>
            <w:hideMark/>
          </w:tcPr>
          <w:p w14:paraId="78B6D09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FIXED-CAPITAL INVESTMENT</w:t>
            </w:r>
          </w:p>
        </w:tc>
        <w:tc>
          <w:tcPr>
            <w:tcW w:w="2524" w:type="dxa"/>
            <w:tcBorders>
              <w:top w:val="nil"/>
              <w:left w:val="nil"/>
              <w:bottom w:val="single" w:sz="4" w:space="0" w:color="auto"/>
              <w:right w:val="single" w:sz="4" w:space="0" w:color="auto"/>
            </w:tcBorders>
            <w:shd w:val="clear" w:color="000000" w:fill="A9D08E"/>
            <w:vAlign w:val="bottom"/>
            <w:hideMark/>
          </w:tcPr>
          <w:p w14:paraId="186C31EE"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10.56</w:t>
            </w:r>
          </w:p>
        </w:tc>
      </w:tr>
      <w:tr w:rsidR="00B524C4" w:rsidRPr="00806677" w14:paraId="66C52A32" w14:textId="77777777" w:rsidTr="00A61E95">
        <w:trPr>
          <w:trHeight w:val="447"/>
        </w:trPr>
        <w:tc>
          <w:tcPr>
            <w:tcW w:w="784" w:type="dxa"/>
            <w:tcBorders>
              <w:top w:val="nil"/>
              <w:left w:val="single" w:sz="4" w:space="0" w:color="auto"/>
              <w:bottom w:val="single" w:sz="4" w:space="0" w:color="auto"/>
              <w:right w:val="single" w:sz="4" w:space="0" w:color="auto"/>
            </w:tcBorders>
            <w:shd w:val="clear" w:color="000000" w:fill="A9D08E"/>
            <w:vAlign w:val="center"/>
          </w:tcPr>
          <w:p w14:paraId="477076A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4085FA41"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6EDE71EB"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7.69</w:t>
            </w:r>
          </w:p>
        </w:tc>
      </w:tr>
      <w:tr w:rsidR="00B524C4" w:rsidRPr="00806677" w14:paraId="6FFC9E06"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tcPr>
          <w:p w14:paraId="34F0BAAC"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p>
        </w:tc>
        <w:tc>
          <w:tcPr>
            <w:tcW w:w="6562" w:type="dxa"/>
            <w:tcBorders>
              <w:top w:val="nil"/>
              <w:left w:val="nil"/>
              <w:bottom w:val="single" w:sz="4" w:space="0" w:color="auto"/>
              <w:right w:val="single" w:sz="4" w:space="0" w:color="auto"/>
            </w:tcBorders>
            <w:shd w:val="clear" w:color="000000" w:fill="A9D08E"/>
            <w:vAlign w:val="center"/>
            <w:hideMark/>
          </w:tcPr>
          <w:p w14:paraId="123631A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INDIRECT PLANT COST</w:t>
            </w:r>
          </w:p>
        </w:tc>
        <w:tc>
          <w:tcPr>
            <w:tcW w:w="2524" w:type="dxa"/>
            <w:tcBorders>
              <w:top w:val="nil"/>
              <w:left w:val="nil"/>
              <w:bottom w:val="single" w:sz="4" w:space="0" w:color="auto"/>
              <w:right w:val="single" w:sz="4" w:space="0" w:color="auto"/>
            </w:tcBorders>
            <w:shd w:val="clear" w:color="000000" w:fill="A9D08E"/>
            <w:vAlign w:val="bottom"/>
            <w:hideMark/>
          </w:tcPr>
          <w:p w14:paraId="441B8CFD" w14:textId="77777777" w:rsidR="00B524C4" w:rsidRPr="00806677" w:rsidRDefault="00B524C4" w:rsidP="00A61E95">
            <w:pPr>
              <w:spacing w:after="0" w:line="240" w:lineRule="auto"/>
              <w:jc w:val="center"/>
              <w:rPr>
                <w:rFonts w:ascii="Palladio Uralic" w:eastAsia="Times New Roman" w:hAnsi="Palladio Uralic" w:cs="Calibri"/>
                <w:color w:val="000000"/>
                <w:sz w:val="18"/>
                <w:szCs w:val="18"/>
                <w:lang w:eastAsia="en-IN"/>
              </w:rPr>
            </w:pPr>
            <w:r>
              <w:rPr>
                <w:rFonts w:ascii="Calibri" w:hAnsi="Calibri"/>
                <w:color w:val="000000"/>
              </w:rPr>
              <w:t>2.86</w:t>
            </w:r>
          </w:p>
        </w:tc>
      </w:tr>
      <w:tr w:rsidR="00B524C4" w:rsidRPr="00806677" w14:paraId="5FAC0ADA"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A9D08E"/>
            <w:vAlign w:val="center"/>
            <w:hideMark/>
          </w:tcPr>
          <w:p w14:paraId="49473D6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B</w:t>
            </w:r>
          </w:p>
        </w:tc>
        <w:tc>
          <w:tcPr>
            <w:tcW w:w="6562" w:type="dxa"/>
            <w:tcBorders>
              <w:top w:val="nil"/>
              <w:left w:val="nil"/>
              <w:bottom w:val="single" w:sz="4" w:space="0" w:color="auto"/>
              <w:right w:val="single" w:sz="4" w:space="0" w:color="auto"/>
            </w:tcBorders>
            <w:shd w:val="clear" w:color="000000" w:fill="A9D08E"/>
            <w:vAlign w:val="center"/>
            <w:hideMark/>
          </w:tcPr>
          <w:p w14:paraId="4D0B3737"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WORKING CAPITAL</w:t>
            </w:r>
          </w:p>
        </w:tc>
        <w:tc>
          <w:tcPr>
            <w:tcW w:w="2524" w:type="dxa"/>
            <w:tcBorders>
              <w:top w:val="nil"/>
              <w:left w:val="nil"/>
              <w:bottom w:val="single" w:sz="4" w:space="0" w:color="auto"/>
              <w:right w:val="single" w:sz="4" w:space="0" w:color="auto"/>
            </w:tcBorders>
            <w:shd w:val="clear" w:color="000000" w:fill="A9D08E"/>
            <w:vAlign w:val="bottom"/>
            <w:hideMark/>
          </w:tcPr>
          <w:p w14:paraId="4252058F"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0.22</w:t>
            </w:r>
          </w:p>
        </w:tc>
      </w:tr>
      <w:tr w:rsidR="00B524C4" w:rsidRPr="00806677" w14:paraId="173156FB" w14:textId="77777777" w:rsidTr="00A61E95">
        <w:trPr>
          <w:trHeight w:val="279"/>
        </w:trPr>
        <w:tc>
          <w:tcPr>
            <w:tcW w:w="784" w:type="dxa"/>
            <w:tcBorders>
              <w:top w:val="nil"/>
              <w:left w:val="single" w:sz="4" w:space="0" w:color="auto"/>
              <w:bottom w:val="single" w:sz="4" w:space="0" w:color="auto"/>
              <w:right w:val="single" w:sz="4" w:space="0" w:color="auto"/>
            </w:tcBorders>
            <w:shd w:val="clear" w:color="000000" w:fill="F4B084"/>
            <w:vAlign w:val="center"/>
            <w:hideMark/>
          </w:tcPr>
          <w:p w14:paraId="6629271B" w14:textId="77777777" w:rsidR="00B524C4" w:rsidRPr="00806677" w:rsidRDefault="00B524C4" w:rsidP="00A61E95">
            <w:pPr>
              <w:spacing w:after="0" w:line="240" w:lineRule="auto"/>
              <w:rPr>
                <w:rFonts w:ascii="Times New Roman" w:eastAsia="Times New Roman" w:hAnsi="Times New Roman" w:cs="Times New Roman"/>
                <w:color w:val="000000"/>
                <w:sz w:val="18"/>
                <w:szCs w:val="18"/>
                <w:lang w:eastAsia="en-IN"/>
              </w:rPr>
            </w:pPr>
            <w:r w:rsidRPr="00806677">
              <w:rPr>
                <w:rFonts w:ascii="Times New Roman" w:eastAsia="Times New Roman" w:hAnsi="Times New Roman" w:cs="Times New Roman"/>
                <w:color w:val="000000"/>
                <w:sz w:val="18"/>
                <w:szCs w:val="18"/>
                <w:lang w:eastAsia="en-IN"/>
              </w:rPr>
              <w:t> </w:t>
            </w:r>
          </w:p>
        </w:tc>
        <w:tc>
          <w:tcPr>
            <w:tcW w:w="6562" w:type="dxa"/>
            <w:tcBorders>
              <w:top w:val="nil"/>
              <w:left w:val="nil"/>
              <w:bottom w:val="single" w:sz="4" w:space="0" w:color="auto"/>
              <w:right w:val="single" w:sz="4" w:space="0" w:color="auto"/>
            </w:tcBorders>
            <w:shd w:val="clear" w:color="000000" w:fill="F4B084"/>
            <w:vAlign w:val="center"/>
            <w:hideMark/>
          </w:tcPr>
          <w:p w14:paraId="53CE35D0" w14:textId="77777777" w:rsidR="00B524C4" w:rsidRPr="00806677" w:rsidRDefault="00B524C4" w:rsidP="00A61E95">
            <w:pPr>
              <w:spacing w:after="0" w:line="240" w:lineRule="auto"/>
              <w:ind w:firstLineChars="100" w:firstLine="181"/>
              <w:rPr>
                <w:rFonts w:ascii="Palladio Uralic" w:eastAsia="Times New Roman" w:hAnsi="Palladio Uralic" w:cs="Calibri"/>
                <w:b/>
                <w:bCs/>
                <w:color w:val="000000"/>
                <w:sz w:val="18"/>
                <w:szCs w:val="18"/>
                <w:lang w:eastAsia="en-IN"/>
              </w:rPr>
            </w:pPr>
            <w:r w:rsidRPr="00806677">
              <w:rPr>
                <w:rFonts w:ascii="Palladio Uralic" w:eastAsia="Times New Roman" w:hAnsi="Palladio Uralic" w:cs="Calibri"/>
                <w:b/>
                <w:bCs/>
                <w:color w:val="000000"/>
                <w:sz w:val="18"/>
                <w:szCs w:val="18"/>
                <w:lang w:eastAsia="en-IN"/>
              </w:rPr>
              <w:t>TOTAL CAPITAL INVESTMENT</w:t>
            </w:r>
          </w:p>
        </w:tc>
        <w:tc>
          <w:tcPr>
            <w:tcW w:w="2524" w:type="dxa"/>
            <w:tcBorders>
              <w:top w:val="nil"/>
              <w:left w:val="nil"/>
              <w:bottom w:val="single" w:sz="4" w:space="0" w:color="auto"/>
              <w:right w:val="single" w:sz="4" w:space="0" w:color="auto"/>
            </w:tcBorders>
            <w:shd w:val="clear" w:color="000000" w:fill="F4B084"/>
            <w:vAlign w:val="bottom"/>
            <w:hideMark/>
          </w:tcPr>
          <w:p w14:paraId="28F341D5"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r>
              <w:rPr>
                <w:rFonts w:ascii="Calibri" w:hAnsi="Calibri"/>
                <w:color w:val="000000"/>
              </w:rPr>
              <w:t>10.78</w:t>
            </w:r>
          </w:p>
        </w:tc>
      </w:tr>
      <w:tr w:rsidR="00B524C4" w:rsidRPr="00806677" w14:paraId="2EEBD512" w14:textId="77777777" w:rsidTr="00A61E95">
        <w:trPr>
          <w:trHeight w:val="279"/>
        </w:trPr>
        <w:tc>
          <w:tcPr>
            <w:tcW w:w="784" w:type="dxa"/>
            <w:tcBorders>
              <w:top w:val="nil"/>
              <w:left w:val="nil"/>
              <w:bottom w:val="nil"/>
              <w:right w:val="nil"/>
            </w:tcBorders>
            <w:shd w:val="clear" w:color="auto" w:fill="auto"/>
            <w:noWrap/>
            <w:vAlign w:val="center"/>
            <w:hideMark/>
          </w:tcPr>
          <w:p w14:paraId="5AE2A36A" w14:textId="77777777" w:rsidR="00B524C4" w:rsidRPr="00806677" w:rsidRDefault="00B524C4" w:rsidP="00A61E95">
            <w:pPr>
              <w:spacing w:after="0" w:line="240" w:lineRule="auto"/>
              <w:jc w:val="center"/>
              <w:rPr>
                <w:rFonts w:ascii="Palladio Uralic" w:eastAsia="Times New Roman" w:hAnsi="Palladio Uralic" w:cs="Calibri"/>
                <w:b/>
                <w:bCs/>
                <w:color w:val="000000"/>
                <w:sz w:val="18"/>
                <w:szCs w:val="18"/>
                <w:lang w:eastAsia="en-IN"/>
              </w:rPr>
            </w:pPr>
          </w:p>
        </w:tc>
        <w:tc>
          <w:tcPr>
            <w:tcW w:w="6562" w:type="dxa"/>
            <w:tcBorders>
              <w:top w:val="nil"/>
              <w:left w:val="nil"/>
              <w:bottom w:val="nil"/>
              <w:right w:val="nil"/>
            </w:tcBorders>
            <w:shd w:val="clear" w:color="auto" w:fill="auto"/>
            <w:noWrap/>
            <w:vAlign w:val="bottom"/>
            <w:hideMark/>
          </w:tcPr>
          <w:p w14:paraId="43A3F73E"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c>
          <w:tcPr>
            <w:tcW w:w="2524" w:type="dxa"/>
            <w:tcBorders>
              <w:top w:val="nil"/>
              <w:left w:val="nil"/>
              <w:bottom w:val="nil"/>
              <w:right w:val="nil"/>
            </w:tcBorders>
            <w:shd w:val="clear" w:color="auto" w:fill="auto"/>
            <w:noWrap/>
            <w:vAlign w:val="bottom"/>
            <w:hideMark/>
          </w:tcPr>
          <w:p w14:paraId="0450E848" w14:textId="77777777" w:rsidR="00B524C4" w:rsidRPr="00806677" w:rsidRDefault="00B524C4" w:rsidP="00A61E95">
            <w:pPr>
              <w:spacing w:after="0" w:line="240" w:lineRule="auto"/>
              <w:rPr>
                <w:rFonts w:ascii="Times New Roman" w:eastAsia="Times New Roman" w:hAnsi="Times New Roman" w:cs="Times New Roman"/>
                <w:sz w:val="20"/>
                <w:szCs w:val="20"/>
                <w:lang w:eastAsia="en-IN"/>
              </w:rPr>
            </w:pPr>
          </w:p>
        </w:tc>
      </w:tr>
    </w:tbl>
    <w:p w14:paraId="2859CEE2"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862888C"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171D3189" w14:textId="7777777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5.3. Machinery &amp; Equipment Cost Analysis:</w:t>
      </w:r>
    </w:p>
    <w:p w14:paraId="560223F8" w14:textId="7D7F97EC" w:rsidR="00B524C4" w:rsidRDefault="00B524C4" w:rsidP="00B524C4">
      <w:pPr>
        <w:spacing w:line="360" w:lineRule="auto"/>
        <w:jc w:val="both"/>
        <w:rPr>
          <w:rFonts w:ascii="Arial" w:hAnsi="Arial" w:cs="Arial"/>
          <w:sz w:val="24"/>
          <w:szCs w:val="24"/>
          <w:lang w:val="en-US"/>
        </w:rPr>
      </w:pPr>
      <w:r w:rsidRPr="004532CD">
        <w:rPr>
          <w:rFonts w:ascii="Arial" w:hAnsi="Arial" w:cs="Arial"/>
          <w:sz w:val="24"/>
          <w:szCs w:val="24"/>
          <w:lang w:val="en-US"/>
        </w:rPr>
        <w:t>The total cost of the equipment is approximately USD</w:t>
      </w:r>
      <w:r>
        <w:rPr>
          <w:rFonts w:ascii="Arial" w:hAnsi="Arial" w:cs="Arial"/>
          <w:sz w:val="24"/>
          <w:szCs w:val="24"/>
          <w:lang w:val="en-US"/>
        </w:rPr>
        <w:t xml:space="preserve"> 2.73 Million </w:t>
      </w:r>
      <w:r w:rsidRPr="004532CD">
        <w:rPr>
          <w:rFonts w:ascii="Arial" w:hAnsi="Arial" w:cs="Arial"/>
          <w:sz w:val="24"/>
          <w:szCs w:val="24"/>
          <w:lang w:val="en-US"/>
        </w:rPr>
        <w:t xml:space="preserve">including the auxiliary equipment. </w:t>
      </w:r>
      <w:r>
        <w:rPr>
          <w:rFonts w:ascii="Arial" w:hAnsi="Arial" w:cs="Arial"/>
          <w:sz w:val="24"/>
          <w:szCs w:val="24"/>
          <w:lang w:val="en-US"/>
        </w:rPr>
        <w:t>Being exothermic reaction process, product is process parameter sensitive (consistency need to be maintained), hence c</w:t>
      </w:r>
      <w:r w:rsidRPr="004532CD">
        <w:rPr>
          <w:rFonts w:ascii="Arial" w:hAnsi="Arial" w:cs="Arial"/>
          <w:sz w:val="24"/>
          <w:szCs w:val="24"/>
          <w:lang w:val="en-US"/>
        </w:rPr>
        <w:t xml:space="preserve">onsidering the reactor and </w:t>
      </w:r>
      <w:r>
        <w:rPr>
          <w:rFonts w:ascii="Arial" w:hAnsi="Arial" w:cs="Arial"/>
          <w:sz w:val="24"/>
          <w:szCs w:val="24"/>
          <w:lang w:val="en-US"/>
        </w:rPr>
        <w:t>Blender</w:t>
      </w:r>
      <w:r w:rsidRPr="004532CD">
        <w:rPr>
          <w:rFonts w:ascii="Arial" w:hAnsi="Arial" w:cs="Arial"/>
          <w:sz w:val="24"/>
          <w:szCs w:val="24"/>
          <w:lang w:val="en-US"/>
        </w:rPr>
        <w:t xml:space="preserve"> as a complex part of the </w:t>
      </w:r>
      <w:r>
        <w:rPr>
          <w:rFonts w:ascii="Arial" w:hAnsi="Arial" w:cs="Arial"/>
          <w:sz w:val="24"/>
          <w:szCs w:val="24"/>
          <w:lang w:val="en-US"/>
        </w:rPr>
        <w:t>Production</w:t>
      </w:r>
      <w:r w:rsidRPr="004532CD">
        <w:rPr>
          <w:rFonts w:ascii="Arial" w:hAnsi="Arial" w:cs="Arial"/>
          <w:sz w:val="24"/>
          <w:szCs w:val="24"/>
          <w:lang w:val="en-US"/>
        </w:rPr>
        <w:t xml:space="preserve">, </w:t>
      </w:r>
      <w:r>
        <w:rPr>
          <w:rFonts w:ascii="Arial" w:hAnsi="Arial" w:cs="Arial"/>
          <w:sz w:val="24"/>
          <w:szCs w:val="24"/>
          <w:lang w:val="en-US"/>
        </w:rPr>
        <w:t>therefore</w:t>
      </w:r>
      <w:r w:rsidRPr="004532CD">
        <w:rPr>
          <w:rFonts w:ascii="Arial" w:hAnsi="Arial" w:cs="Arial"/>
          <w:sz w:val="24"/>
          <w:szCs w:val="24"/>
          <w:lang w:val="en-US"/>
        </w:rPr>
        <w:t xml:space="preserve"> are considered as auxiliary equipment</w:t>
      </w:r>
      <w:r>
        <w:rPr>
          <w:rFonts w:ascii="Arial" w:hAnsi="Arial" w:cs="Arial"/>
          <w:sz w:val="24"/>
          <w:szCs w:val="24"/>
          <w:lang w:val="en-US"/>
        </w:rPr>
        <w:t>.</w:t>
      </w:r>
      <w:r w:rsidRPr="004532CD">
        <w:rPr>
          <w:rFonts w:ascii="Arial" w:hAnsi="Arial" w:cs="Arial"/>
          <w:sz w:val="24"/>
          <w:szCs w:val="24"/>
          <w:lang w:val="en-US"/>
        </w:rPr>
        <w:t xml:space="preserve"> construction material is SS 304</w:t>
      </w:r>
      <w:r>
        <w:rPr>
          <w:rFonts w:ascii="Arial" w:hAnsi="Arial" w:cs="Arial"/>
          <w:sz w:val="24"/>
          <w:szCs w:val="24"/>
          <w:lang w:val="en-US"/>
        </w:rPr>
        <w:t>.</w:t>
      </w:r>
      <w:r w:rsidRPr="004532CD">
        <w:rPr>
          <w:rFonts w:ascii="Arial" w:hAnsi="Arial" w:cs="Arial"/>
          <w:sz w:val="24"/>
          <w:szCs w:val="24"/>
          <w:lang w:val="en-US"/>
        </w:rPr>
        <w:t xml:space="preserve"> The client is preferred to</w:t>
      </w:r>
      <w:r>
        <w:rPr>
          <w:rFonts w:ascii="Arial" w:hAnsi="Arial" w:cs="Arial"/>
          <w:sz w:val="24"/>
          <w:szCs w:val="24"/>
          <w:lang w:val="en-US"/>
        </w:rPr>
        <w:t xml:space="preserve"> consider</w:t>
      </w:r>
      <w:r w:rsidRPr="004532CD">
        <w:rPr>
          <w:rFonts w:ascii="Arial" w:hAnsi="Arial" w:cs="Arial"/>
          <w:sz w:val="24"/>
          <w:szCs w:val="24"/>
          <w:lang w:val="en-US"/>
        </w:rPr>
        <w:t xml:space="preserve"> </w:t>
      </w:r>
      <w:r>
        <w:rPr>
          <w:rFonts w:ascii="Arial" w:hAnsi="Arial" w:cs="Arial"/>
          <w:sz w:val="24"/>
          <w:szCs w:val="24"/>
          <w:lang w:val="en-US"/>
        </w:rPr>
        <w:t xml:space="preserve">whole plant both manually &amp; automated. </w:t>
      </w:r>
      <w:r w:rsidRPr="004532CD">
        <w:rPr>
          <w:rFonts w:ascii="Arial" w:hAnsi="Arial" w:cs="Arial"/>
          <w:sz w:val="24"/>
          <w:szCs w:val="24"/>
          <w:lang w:val="en-US"/>
        </w:rPr>
        <w:t>The equipment cost might vary for different manufacturers depending on the complexity and the material of construction. Construction and Installation of large size equipment (volume more than 100</w:t>
      </w:r>
      <w:r w:rsidR="0008641D">
        <w:rPr>
          <w:rFonts w:ascii="Arial" w:hAnsi="Arial" w:cs="Arial"/>
          <w:sz w:val="24"/>
          <w:szCs w:val="24"/>
          <w:lang w:val="en-US"/>
        </w:rPr>
        <w:t xml:space="preserve"> </w:t>
      </w:r>
      <w:r w:rsidRPr="004532CD">
        <w:rPr>
          <w:rFonts w:ascii="Arial" w:hAnsi="Arial" w:cs="Arial"/>
          <w:sz w:val="24"/>
          <w:szCs w:val="24"/>
          <w:lang w:val="en-US"/>
        </w:rPr>
        <w:t>m</w:t>
      </w:r>
      <w:r w:rsidRPr="004532CD">
        <w:rPr>
          <w:rFonts w:ascii="Arial" w:hAnsi="Arial" w:cs="Arial"/>
          <w:sz w:val="24"/>
          <w:szCs w:val="24"/>
          <w:vertAlign w:val="superscript"/>
          <w:lang w:val="en-US"/>
        </w:rPr>
        <w:t>3</w:t>
      </w:r>
      <w:r w:rsidRPr="004532CD">
        <w:rPr>
          <w:rFonts w:ascii="Arial" w:hAnsi="Arial" w:cs="Arial"/>
          <w:sz w:val="24"/>
          <w:szCs w:val="24"/>
          <w:lang w:val="en-US"/>
        </w:rPr>
        <w:t>) like LER Storage Tanks</w:t>
      </w:r>
      <w:r>
        <w:rPr>
          <w:rFonts w:ascii="Arial" w:hAnsi="Arial" w:cs="Arial"/>
          <w:sz w:val="24"/>
          <w:szCs w:val="24"/>
          <w:lang w:val="en-US"/>
        </w:rPr>
        <w:t>, Styrene</w:t>
      </w:r>
      <w:r w:rsidRPr="004532CD">
        <w:rPr>
          <w:rFonts w:ascii="Arial" w:hAnsi="Arial" w:cs="Arial"/>
          <w:sz w:val="24"/>
          <w:szCs w:val="24"/>
          <w:lang w:val="en-US"/>
        </w:rPr>
        <w:t xml:space="preserve"> is done on-site as the transportation of such equipment is not feasible.</w:t>
      </w:r>
    </w:p>
    <w:p w14:paraId="38B471D4" w14:textId="198F8BA3" w:rsidR="0008641D" w:rsidRDefault="0008641D" w:rsidP="00B524C4">
      <w:pPr>
        <w:spacing w:line="360" w:lineRule="auto"/>
        <w:jc w:val="both"/>
        <w:rPr>
          <w:rFonts w:ascii="Arial" w:hAnsi="Arial" w:cs="Arial"/>
          <w:sz w:val="24"/>
          <w:szCs w:val="24"/>
          <w:lang w:val="en-US"/>
        </w:rPr>
      </w:pPr>
    </w:p>
    <w:p w14:paraId="32ECB4AC" w14:textId="77777777" w:rsidR="00B57048" w:rsidRPr="004532CD" w:rsidRDefault="00B57048" w:rsidP="00B524C4">
      <w:pPr>
        <w:spacing w:line="360" w:lineRule="auto"/>
        <w:jc w:val="both"/>
        <w:rPr>
          <w:rFonts w:ascii="Arial" w:hAnsi="Arial" w:cs="Arial"/>
          <w:sz w:val="24"/>
          <w:szCs w:val="24"/>
          <w:lang w:val="en-US"/>
        </w:rPr>
      </w:pPr>
    </w:p>
    <w:p w14:paraId="7D5BC2C8" w14:textId="77777777" w:rsidR="00B524C4" w:rsidRDefault="00B524C4" w:rsidP="00B524C4">
      <w:pPr>
        <w:spacing w:line="360" w:lineRule="auto"/>
        <w:jc w:val="both"/>
        <w:rPr>
          <w:rFonts w:ascii="Arial" w:hAnsi="Arial" w:cs="Arial"/>
          <w:sz w:val="24"/>
          <w:szCs w:val="24"/>
          <w:lang w:val="en-US"/>
        </w:rPr>
      </w:pPr>
    </w:p>
    <w:tbl>
      <w:tblPr>
        <w:tblW w:w="10000" w:type="dxa"/>
        <w:tblLook w:val="04A0" w:firstRow="1" w:lastRow="0" w:firstColumn="1" w:lastColumn="0" w:noHBand="0" w:noVBand="1"/>
      </w:tblPr>
      <w:tblGrid>
        <w:gridCol w:w="521"/>
        <w:gridCol w:w="4336"/>
        <w:gridCol w:w="1482"/>
        <w:gridCol w:w="809"/>
        <w:gridCol w:w="1132"/>
        <w:gridCol w:w="1720"/>
      </w:tblGrid>
      <w:tr w:rsidR="00B524C4" w:rsidRPr="004532CD" w14:paraId="4D25A9A9" w14:textId="77777777" w:rsidTr="00A61E95">
        <w:trPr>
          <w:trHeight w:val="319"/>
        </w:trPr>
        <w:tc>
          <w:tcPr>
            <w:tcW w:w="8280" w:type="dxa"/>
            <w:gridSpan w:val="5"/>
            <w:tcBorders>
              <w:top w:val="nil"/>
              <w:left w:val="nil"/>
              <w:bottom w:val="single" w:sz="8" w:space="0" w:color="auto"/>
              <w:right w:val="nil"/>
            </w:tcBorders>
            <w:shd w:val="clear" w:color="auto" w:fill="auto"/>
            <w:noWrap/>
            <w:vAlign w:val="bottom"/>
            <w:hideMark/>
          </w:tcPr>
          <w:p w14:paraId="214994E3" w14:textId="3AE1AAF0" w:rsidR="00B524C4" w:rsidRPr="00345D9C" w:rsidRDefault="00B524C4" w:rsidP="00A61E95">
            <w:pPr>
              <w:spacing w:after="0" w:line="240" w:lineRule="auto"/>
              <w:jc w:val="center"/>
              <w:rPr>
                <w:rFonts w:ascii="Calibri" w:eastAsia="Times New Roman" w:hAnsi="Calibri" w:cs="Calibri"/>
                <w:b/>
                <w:bCs/>
                <w:color w:val="000000"/>
                <w:lang w:eastAsia="en-IN"/>
              </w:rPr>
            </w:pPr>
          </w:p>
        </w:tc>
        <w:tc>
          <w:tcPr>
            <w:tcW w:w="1720" w:type="dxa"/>
            <w:tcBorders>
              <w:top w:val="nil"/>
              <w:left w:val="nil"/>
              <w:bottom w:val="nil"/>
              <w:right w:val="nil"/>
            </w:tcBorders>
            <w:shd w:val="clear" w:color="auto" w:fill="auto"/>
            <w:noWrap/>
            <w:vAlign w:val="bottom"/>
            <w:hideMark/>
          </w:tcPr>
          <w:p w14:paraId="1EE187DB" w14:textId="77777777" w:rsidR="00B524C4" w:rsidRPr="004532CD" w:rsidRDefault="00B524C4" w:rsidP="00A61E95">
            <w:pPr>
              <w:spacing w:after="0" w:line="240" w:lineRule="auto"/>
              <w:jc w:val="center"/>
              <w:rPr>
                <w:rFonts w:ascii="Calibri" w:eastAsia="Times New Roman" w:hAnsi="Calibri" w:cs="Calibri"/>
                <w:color w:val="000000"/>
                <w:lang w:eastAsia="en-IN"/>
              </w:rPr>
            </w:pPr>
          </w:p>
        </w:tc>
      </w:tr>
      <w:tr w:rsidR="00B524C4" w:rsidRPr="004532CD" w14:paraId="5A6DF0F1" w14:textId="77777777" w:rsidTr="00A61E95">
        <w:trPr>
          <w:trHeight w:val="319"/>
        </w:trPr>
        <w:tc>
          <w:tcPr>
            <w:tcW w:w="521" w:type="dxa"/>
            <w:tcBorders>
              <w:top w:val="nil"/>
              <w:left w:val="single" w:sz="8" w:space="0" w:color="auto"/>
              <w:bottom w:val="single" w:sz="8" w:space="0" w:color="auto"/>
              <w:right w:val="single" w:sz="8" w:space="0" w:color="auto"/>
            </w:tcBorders>
            <w:shd w:val="clear" w:color="000000" w:fill="00B050"/>
            <w:vAlign w:val="center"/>
            <w:hideMark/>
          </w:tcPr>
          <w:p w14:paraId="38EA8EB6" w14:textId="77777777" w:rsidR="00B524C4" w:rsidRPr="004532CD" w:rsidRDefault="00B524C4" w:rsidP="00A61E95">
            <w:pPr>
              <w:spacing w:after="0" w:line="240" w:lineRule="auto"/>
              <w:rPr>
                <w:rFonts w:ascii="Times New Roman" w:eastAsia="Times New Roman" w:hAnsi="Times New Roman" w:cs="Times New Roman"/>
                <w:color w:val="000000"/>
                <w:sz w:val="18"/>
                <w:szCs w:val="18"/>
                <w:lang w:eastAsia="en-IN"/>
              </w:rPr>
            </w:pPr>
            <w:r w:rsidRPr="004532CD">
              <w:rPr>
                <w:rFonts w:ascii="Times New Roman" w:eastAsia="Times New Roman" w:hAnsi="Times New Roman" w:cs="Times New Roman"/>
                <w:color w:val="000000"/>
                <w:sz w:val="18"/>
                <w:szCs w:val="18"/>
                <w:lang w:eastAsia="en-IN"/>
              </w:rPr>
              <w:t> </w:t>
            </w:r>
          </w:p>
        </w:tc>
        <w:tc>
          <w:tcPr>
            <w:tcW w:w="4336" w:type="dxa"/>
            <w:tcBorders>
              <w:top w:val="nil"/>
              <w:left w:val="nil"/>
              <w:bottom w:val="single" w:sz="8" w:space="0" w:color="auto"/>
              <w:right w:val="single" w:sz="8" w:space="0" w:color="auto"/>
            </w:tcBorders>
            <w:shd w:val="clear" w:color="000000" w:fill="00B050"/>
            <w:vAlign w:val="center"/>
            <w:hideMark/>
          </w:tcPr>
          <w:p w14:paraId="1971BF8D" w14:textId="77777777" w:rsidR="00B524C4" w:rsidRPr="004532CD" w:rsidRDefault="00B524C4" w:rsidP="00A61E95">
            <w:pPr>
              <w:spacing w:after="0" w:line="240" w:lineRule="auto"/>
              <w:ind w:firstLineChars="100" w:firstLine="161"/>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MAIN PROCESS EQUIPMENTS</w:t>
            </w:r>
          </w:p>
        </w:tc>
        <w:tc>
          <w:tcPr>
            <w:tcW w:w="1482" w:type="dxa"/>
            <w:tcBorders>
              <w:top w:val="nil"/>
              <w:left w:val="nil"/>
              <w:bottom w:val="single" w:sz="8" w:space="0" w:color="auto"/>
              <w:right w:val="single" w:sz="8" w:space="0" w:color="auto"/>
            </w:tcBorders>
            <w:shd w:val="clear" w:color="000000" w:fill="00B050"/>
            <w:vAlign w:val="center"/>
            <w:hideMark/>
          </w:tcPr>
          <w:p w14:paraId="3BCE391F"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CAPACITY</w:t>
            </w:r>
          </w:p>
        </w:tc>
        <w:tc>
          <w:tcPr>
            <w:tcW w:w="809" w:type="dxa"/>
            <w:tcBorders>
              <w:top w:val="nil"/>
              <w:left w:val="nil"/>
              <w:bottom w:val="single" w:sz="8" w:space="0" w:color="auto"/>
              <w:right w:val="single" w:sz="8" w:space="0" w:color="auto"/>
            </w:tcBorders>
            <w:shd w:val="clear" w:color="000000" w:fill="00B050"/>
            <w:vAlign w:val="center"/>
            <w:hideMark/>
          </w:tcPr>
          <w:p w14:paraId="71723D3D"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UNITS</w:t>
            </w:r>
          </w:p>
        </w:tc>
        <w:tc>
          <w:tcPr>
            <w:tcW w:w="1132" w:type="dxa"/>
            <w:tcBorders>
              <w:top w:val="nil"/>
              <w:left w:val="nil"/>
              <w:bottom w:val="single" w:sz="8" w:space="0" w:color="auto"/>
              <w:right w:val="single" w:sz="8" w:space="0" w:color="auto"/>
            </w:tcBorders>
            <w:shd w:val="clear" w:color="000000" w:fill="00B050"/>
            <w:vAlign w:val="center"/>
            <w:hideMark/>
          </w:tcPr>
          <w:p w14:paraId="46A44B57" w14:textId="77777777" w:rsidR="00B524C4" w:rsidRDefault="00B524C4" w:rsidP="00A61E95">
            <w:pPr>
              <w:spacing w:after="0" w:line="240" w:lineRule="auto"/>
              <w:jc w:val="right"/>
              <w:rPr>
                <w:rFonts w:ascii="Palladio Uralic" w:eastAsia="Times New Roman" w:hAnsi="Palladio Uralic" w:cs="Calibri"/>
                <w:b/>
                <w:bCs/>
                <w:color w:val="000000"/>
                <w:sz w:val="16"/>
                <w:szCs w:val="16"/>
                <w:lang w:eastAsia="en-IN"/>
              </w:rPr>
            </w:pPr>
            <w:r>
              <w:rPr>
                <w:rFonts w:ascii="Palladio Uralic" w:eastAsia="Times New Roman" w:hAnsi="Palladio Uralic" w:cs="Calibri"/>
                <w:b/>
                <w:bCs/>
                <w:color w:val="000000"/>
                <w:sz w:val="16"/>
                <w:szCs w:val="16"/>
                <w:lang w:eastAsia="en-IN"/>
              </w:rPr>
              <w:t>Unit Rate</w:t>
            </w:r>
          </w:p>
          <w:p w14:paraId="27EB1DF3" w14:textId="77777777" w:rsidR="00B524C4" w:rsidRPr="004532CD" w:rsidRDefault="00B524C4" w:rsidP="00A61E95">
            <w:pPr>
              <w:spacing w:after="0" w:line="240" w:lineRule="auto"/>
              <w:jc w:val="right"/>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[USD</w:t>
            </w:r>
            <w:r>
              <w:rPr>
                <w:rFonts w:ascii="Palladio Uralic" w:eastAsia="Times New Roman" w:hAnsi="Palladio Uralic" w:cs="Calibri"/>
                <w:b/>
                <w:bCs/>
                <w:color w:val="000000"/>
                <w:sz w:val="16"/>
                <w:szCs w:val="16"/>
                <w:lang w:eastAsia="en-IN"/>
              </w:rPr>
              <w:t xml:space="preserve"> million</w:t>
            </w:r>
            <w:r w:rsidRPr="004532CD">
              <w:rPr>
                <w:rFonts w:ascii="Palladio Uralic" w:eastAsia="Times New Roman" w:hAnsi="Palladio Uralic" w:cs="Calibri"/>
                <w:b/>
                <w:bCs/>
                <w:color w:val="000000"/>
                <w:sz w:val="16"/>
                <w:szCs w:val="16"/>
                <w:lang w:eastAsia="en-IN"/>
              </w:rPr>
              <w:t xml:space="preserve">] </w:t>
            </w:r>
          </w:p>
        </w:tc>
        <w:tc>
          <w:tcPr>
            <w:tcW w:w="1720" w:type="dxa"/>
            <w:tcBorders>
              <w:top w:val="nil"/>
              <w:left w:val="nil"/>
              <w:bottom w:val="nil"/>
              <w:right w:val="nil"/>
            </w:tcBorders>
            <w:shd w:val="clear" w:color="000000" w:fill="00B050"/>
            <w:vAlign w:val="center"/>
            <w:hideMark/>
          </w:tcPr>
          <w:p w14:paraId="01E8C8D9" w14:textId="77777777" w:rsidR="00B524C4" w:rsidRPr="004532CD" w:rsidRDefault="00B524C4" w:rsidP="00A61E95">
            <w:pPr>
              <w:spacing w:after="0" w:line="240" w:lineRule="auto"/>
              <w:jc w:val="center"/>
              <w:rPr>
                <w:rFonts w:ascii="Palladio Uralic" w:eastAsia="Times New Roman" w:hAnsi="Palladio Uralic" w:cs="Calibri"/>
                <w:b/>
                <w:bCs/>
                <w:color w:val="000000"/>
                <w:sz w:val="16"/>
                <w:szCs w:val="16"/>
                <w:lang w:eastAsia="en-IN"/>
              </w:rPr>
            </w:pPr>
            <w:r w:rsidRPr="004532CD">
              <w:rPr>
                <w:rFonts w:ascii="Palladio Uralic" w:eastAsia="Times New Roman" w:hAnsi="Palladio Uralic" w:cs="Calibri"/>
                <w:b/>
                <w:bCs/>
                <w:color w:val="000000"/>
                <w:sz w:val="16"/>
                <w:szCs w:val="16"/>
                <w:lang w:eastAsia="en-IN"/>
              </w:rPr>
              <w:t>Category</w:t>
            </w:r>
          </w:p>
        </w:tc>
      </w:tr>
      <w:tr w:rsidR="00B524C4" w:rsidRPr="004532CD" w14:paraId="6932764B" w14:textId="77777777" w:rsidTr="00A61E95">
        <w:trPr>
          <w:trHeight w:val="33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6C12BA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w:t>
            </w:r>
          </w:p>
        </w:tc>
        <w:tc>
          <w:tcPr>
            <w:tcW w:w="4336" w:type="dxa"/>
            <w:tcBorders>
              <w:top w:val="nil"/>
              <w:left w:val="nil"/>
              <w:bottom w:val="single" w:sz="8" w:space="0" w:color="auto"/>
              <w:right w:val="single" w:sz="8" w:space="0" w:color="auto"/>
            </w:tcBorders>
            <w:shd w:val="clear" w:color="auto" w:fill="auto"/>
            <w:noWrap/>
            <w:vAlign w:val="center"/>
            <w:hideMark/>
          </w:tcPr>
          <w:p w14:paraId="7BB4E8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 xml:space="preserve">Hopper  </w:t>
            </w:r>
          </w:p>
        </w:tc>
        <w:tc>
          <w:tcPr>
            <w:tcW w:w="1482" w:type="dxa"/>
            <w:tcBorders>
              <w:top w:val="nil"/>
              <w:left w:val="nil"/>
              <w:bottom w:val="single" w:sz="8" w:space="0" w:color="auto"/>
              <w:right w:val="single" w:sz="8" w:space="0" w:color="auto"/>
            </w:tcBorders>
            <w:shd w:val="clear" w:color="auto" w:fill="auto"/>
            <w:noWrap/>
            <w:vAlign w:val="center"/>
            <w:hideMark/>
          </w:tcPr>
          <w:p w14:paraId="664D5A7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4093F89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07B5B57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27</w:t>
            </w:r>
          </w:p>
        </w:tc>
        <w:tc>
          <w:tcPr>
            <w:tcW w:w="1720" w:type="dxa"/>
            <w:tcBorders>
              <w:top w:val="nil"/>
              <w:left w:val="nil"/>
              <w:bottom w:val="single" w:sz="8" w:space="0" w:color="auto"/>
              <w:right w:val="single" w:sz="8" w:space="0" w:color="auto"/>
            </w:tcBorders>
            <w:shd w:val="clear" w:color="auto" w:fill="auto"/>
            <w:noWrap/>
            <w:vAlign w:val="center"/>
            <w:hideMark/>
          </w:tcPr>
          <w:p w14:paraId="6100726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004D6DD"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4FF10C0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2</w:t>
            </w:r>
          </w:p>
        </w:tc>
        <w:tc>
          <w:tcPr>
            <w:tcW w:w="4336" w:type="dxa"/>
            <w:tcBorders>
              <w:top w:val="nil"/>
              <w:left w:val="nil"/>
              <w:bottom w:val="single" w:sz="8" w:space="0" w:color="auto"/>
              <w:right w:val="single" w:sz="8" w:space="0" w:color="auto"/>
            </w:tcBorders>
            <w:shd w:val="clear" w:color="auto" w:fill="auto"/>
            <w:noWrap/>
            <w:vAlign w:val="center"/>
            <w:hideMark/>
          </w:tcPr>
          <w:p w14:paraId="6D66B716"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Crusher</w:t>
            </w:r>
          </w:p>
        </w:tc>
        <w:tc>
          <w:tcPr>
            <w:tcW w:w="1482" w:type="dxa"/>
            <w:tcBorders>
              <w:top w:val="nil"/>
              <w:left w:val="nil"/>
              <w:bottom w:val="single" w:sz="8" w:space="0" w:color="auto"/>
              <w:right w:val="single" w:sz="8" w:space="0" w:color="auto"/>
            </w:tcBorders>
            <w:shd w:val="clear" w:color="auto" w:fill="auto"/>
            <w:noWrap/>
            <w:vAlign w:val="center"/>
            <w:hideMark/>
          </w:tcPr>
          <w:p w14:paraId="188ACBB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kg/hr</w:t>
            </w:r>
          </w:p>
        </w:tc>
        <w:tc>
          <w:tcPr>
            <w:tcW w:w="809" w:type="dxa"/>
            <w:tcBorders>
              <w:top w:val="nil"/>
              <w:left w:val="nil"/>
              <w:bottom w:val="single" w:sz="8" w:space="0" w:color="auto"/>
              <w:right w:val="single" w:sz="8" w:space="0" w:color="auto"/>
            </w:tcBorders>
            <w:shd w:val="clear" w:color="auto" w:fill="auto"/>
            <w:noWrap/>
            <w:vAlign w:val="center"/>
            <w:hideMark/>
          </w:tcPr>
          <w:p w14:paraId="1FB5132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0AC8E7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76E165A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E40336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4B3A7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3</w:t>
            </w:r>
          </w:p>
        </w:tc>
        <w:tc>
          <w:tcPr>
            <w:tcW w:w="4336" w:type="dxa"/>
            <w:tcBorders>
              <w:top w:val="nil"/>
              <w:left w:val="nil"/>
              <w:bottom w:val="single" w:sz="8" w:space="0" w:color="auto"/>
              <w:right w:val="single" w:sz="8" w:space="0" w:color="auto"/>
            </w:tcBorders>
            <w:shd w:val="clear" w:color="auto" w:fill="auto"/>
            <w:noWrap/>
            <w:vAlign w:val="center"/>
            <w:hideMark/>
          </w:tcPr>
          <w:p w14:paraId="4B31146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Condenser</w:t>
            </w:r>
          </w:p>
        </w:tc>
        <w:tc>
          <w:tcPr>
            <w:tcW w:w="1482" w:type="dxa"/>
            <w:tcBorders>
              <w:top w:val="nil"/>
              <w:left w:val="nil"/>
              <w:bottom w:val="single" w:sz="8" w:space="0" w:color="auto"/>
              <w:right w:val="single" w:sz="8" w:space="0" w:color="auto"/>
            </w:tcBorders>
            <w:shd w:val="clear" w:color="auto" w:fill="auto"/>
            <w:noWrap/>
            <w:vAlign w:val="center"/>
            <w:hideMark/>
          </w:tcPr>
          <w:p w14:paraId="34E7ED3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408402E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1</w:t>
            </w:r>
          </w:p>
        </w:tc>
        <w:tc>
          <w:tcPr>
            <w:tcW w:w="1132" w:type="dxa"/>
            <w:tcBorders>
              <w:top w:val="nil"/>
              <w:left w:val="nil"/>
              <w:bottom w:val="single" w:sz="8" w:space="0" w:color="auto"/>
              <w:right w:val="single" w:sz="8" w:space="0" w:color="auto"/>
            </w:tcBorders>
            <w:shd w:val="clear" w:color="auto" w:fill="auto"/>
            <w:noWrap/>
            <w:vAlign w:val="center"/>
            <w:hideMark/>
          </w:tcPr>
          <w:p w14:paraId="236FA93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DBC5CC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9EE863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000F2F3"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4</w:t>
            </w:r>
          </w:p>
        </w:tc>
        <w:tc>
          <w:tcPr>
            <w:tcW w:w="4336" w:type="dxa"/>
            <w:tcBorders>
              <w:top w:val="nil"/>
              <w:left w:val="nil"/>
              <w:bottom w:val="single" w:sz="8" w:space="0" w:color="auto"/>
              <w:right w:val="single" w:sz="8" w:space="0" w:color="auto"/>
            </w:tcBorders>
            <w:shd w:val="clear" w:color="auto" w:fill="auto"/>
            <w:noWrap/>
            <w:vAlign w:val="center"/>
            <w:hideMark/>
          </w:tcPr>
          <w:p w14:paraId="4F7529C5" w14:textId="78689838" w:rsidR="00B524C4" w:rsidRPr="004532CD" w:rsidRDefault="00CD321F"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Vacuum</w:t>
            </w:r>
            <w:r w:rsidR="00B524C4" w:rsidRPr="004532CD">
              <w:rPr>
                <w:rFonts w:ascii="Arial" w:eastAsia="Times New Roman" w:hAnsi="Arial" w:cs="Arial"/>
                <w:color w:val="000000"/>
                <w:sz w:val="20"/>
                <w:szCs w:val="20"/>
                <w:lang w:eastAsia="en-IN"/>
              </w:rPr>
              <w:t xml:space="preserve"> Pump</w:t>
            </w:r>
          </w:p>
        </w:tc>
        <w:tc>
          <w:tcPr>
            <w:tcW w:w="1482" w:type="dxa"/>
            <w:tcBorders>
              <w:top w:val="nil"/>
              <w:left w:val="nil"/>
              <w:bottom w:val="single" w:sz="8" w:space="0" w:color="auto"/>
              <w:right w:val="single" w:sz="8" w:space="0" w:color="auto"/>
            </w:tcBorders>
            <w:shd w:val="clear" w:color="auto" w:fill="auto"/>
            <w:noWrap/>
            <w:vAlign w:val="center"/>
            <w:hideMark/>
          </w:tcPr>
          <w:p w14:paraId="5CD04E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E4FEAC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EE666E"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82</w:t>
            </w:r>
          </w:p>
        </w:tc>
        <w:tc>
          <w:tcPr>
            <w:tcW w:w="1720" w:type="dxa"/>
            <w:tcBorders>
              <w:top w:val="nil"/>
              <w:left w:val="nil"/>
              <w:bottom w:val="single" w:sz="8" w:space="0" w:color="auto"/>
              <w:right w:val="single" w:sz="8" w:space="0" w:color="auto"/>
            </w:tcBorders>
            <w:shd w:val="clear" w:color="auto" w:fill="auto"/>
            <w:noWrap/>
            <w:vAlign w:val="center"/>
            <w:hideMark/>
          </w:tcPr>
          <w:p w14:paraId="46DC3B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658285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9F603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5</w:t>
            </w:r>
          </w:p>
        </w:tc>
        <w:tc>
          <w:tcPr>
            <w:tcW w:w="4336" w:type="dxa"/>
            <w:tcBorders>
              <w:top w:val="nil"/>
              <w:left w:val="nil"/>
              <w:bottom w:val="single" w:sz="8" w:space="0" w:color="auto"/>
              <w:right w:val="single" w:sz="8" w:space="0" w:color="auto"/>
            </w:tcBorders>
            <w:shd w:val="clear" w:color="auto" w:fill="auto"/>
            <w:noWrap/>
            <w:vAlign w:val="center"/>
            <w:hideMark/>
          </w:tcPr>
          <w:p w14:paraId="633B0A5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Batch Reactor</w:t>
            </w:r>
          </w:p>
        </w:tc>
        <w:tc>
          <w:tcPr>
            <w:tcW w:w="1482" w:type="dxa"/>
            <w:tcBorders>
              <w:top w:val="nil"/>
              <w:left w:val="nil"/>
              <w:bottom w:val="single" w:sz="8" w:space="0" w:color="auto"/>
              <w:right w:val="single" w:sz="8" w:space="0" w:color="auto"/>
            </w:tcBorders>
            <w:shd w:val="clear" w:color="auto" w:fill="auto"/>
            <w:noWrap/>
            <w:vAlign w:val="center"/>
            <w:hideMark/>
          </w:tcPr>
          <w:p w14:paraId="6B08050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DB555C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0A784C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266</w:t>
            </w:r>
          </w:p>
        </w:tc>
        <w:tc>
          <w:tcPr>
            <w:tcW w:w="1720" w:type="dxa"/>
            <w:tcBorders>
              <w:top w:val="nil"/>
              <w:left w:val="nil"/>
              <w:bottom w:val="single" w:sz="8" w:space="0" w:color="auto"/>
              <w:right w:val="single" w:sz="8" w:space="0" w:color="auto"/>
            </w:tcBorders>
            <w:shd w:val="clear" w:color="auto" w:fill="auto"/>
            <w:noWrap/>
            <w:vAlign w:val="center"/>
            <w:hideMark/>
          </w:tcPr>
          <w:p w14:paraId="559DEB4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0313810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F0F41E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6</w:t>
            </w:r>
          </w:p>
        </w:tc>
        <w:tc>
          <w:tcPr>
            <w:tcW w:w="4336" w:type="dxa"/>
            <w:tcBorders>
              <w:top w:val="nil"/>
              <w:left w:val="nil"/>
              <w:bottom w:val="single" w:sz="8" w:space="0" w:color="auto"/>
              <w:right w:val="single" w:sz="8" w:space="0" w:color="auto"/>
            </w:tcBorders>
            <w:shd w:val="clear" w:color="auto" w:fill="auto"/>
            <w:noWrap/>
            <w:vAlign w:val="center"/>
            <w:hideMark/>
          </w:tcPr>
          <w:p w14:paraId="276027A4"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2EDD878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03A64FA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E4A267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195</w:t>
            </w:r>
          </w:p>
        </w:tc>
        <w:tc>
          <w:tcPr>
            <w:tcW w:w="1720" w:type="dxa"/>
            <w:tcBorders>
              <w:top w:val="nil"/>
              <w:left w:val="nil"/>
              <w:bottom w:val="single" w:sz="8" w:space="0" w:color="auto"/>
              <w:right w:val="single" w:sz="8" w:space="0" w:color="auto"/>
            </w:tcBorders>
            <w:shd w:val="clear" w:color="auto" w:fill="auto"/>
            <w:noWrap/>
            <w:vAlign w:val="center"/>
            <w:hideMark/>
          </w:tcPr>
          <w:p w14:paraId="1DB3501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D1FF379" w14:textId="77777777" w:rsidTr="00A61E95">
        <w:trPr>
          <w:trHeight w:val="304"/>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1E49D61E"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7</w:t>
            </w:r>
          </w:p>
        </w:tc>
        <w:tc>
          <w:tcPr>
            <w:tcW w:w="4336" w:type="dxa"/>
            <w:tcBorders>
              <w:top w:val="nil"/>
              <w:left w:val="nil"/>
              <w:bottom w:val="single" w:sz="8" w:space="0" w:color="auto"/>
              <w:right w:val="single" w:sz="8" w:space="0" w:color="auto"/>
            </w:tcBorders>
            <w:shd w:val="clear" w:color="auto" w:fill="auto"/>
            <w:noWrap/>
            <w:vAlign w:val="center"/>
            <w:hideMark/>
          </w:tcPr>
          <w:p w14:paraId="11A7F7F3"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Epoxy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73DFCE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6C01678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0CEC8E7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41</w:t>
            </w:r>
          </w:p>
        </w:tc>
        <w:tc>
          <w:tcPr>
            <w:tcW w:w="1720" w:type="dxa"/>
            <w:tcBorders>
              <w:top w:val="nil"/>
              <w:left w:val="nil"/>
              <w:bottom w:val="single" w:sz="8" w:space="0" w:color="auto"/>
              <w:right w:val="single" w:sz="8" w:space="0" w:color="auto"/>
            </w:tcBorders>
            <w:shd w:val="clear" w:color="auto" w:fill="auto"/>
            <w:noWrap/>
            <w:vAlign w:val="center"/>
            <w:hideMark/>
          </w:tcPr>
          <w:p w14:paraId="6A22338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0783A842"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DCC479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8</w:t>
            </w:r>
          </w:p>
        </w:tc>
        <w:tc>
          <w:tcPr>
            <w:tcW w:w="4336" w:type="dxa"/>
            <w:tcBorders>
              <w:top w:val="nil"/>
              <w:left w:val="nil"/>
              <w:bottom w:val="single" w:sz="8" w:space="0" w:color="auto"/>
              <w:right w:val="single" w:sz="8" w:space="0" w:color="auto"/>
            </w:tcBorders>
            <w:shd w:val="clear" w:color="auto" w:fill="auto"/>
            <w:noWrap/>
            <w:vAlign w:val="center"/>
            <w:hideMark/>
          </w:tcPr>
          <w:p w14:paraId="70E3558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5C54140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2091F6A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1AAFA2B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222</w:t>
            </w:r>
          </w:p>
        </w:tc>
        <w:tc>
          <w:tcPr>
            <w:tcW w:w="1720" w:type="dxa"/>
            <w:tcBorders>
              <w:top w:val="nil"/>
              <w:left w:val="nil"/>
              <w:bottom w:val="single" w:sz="8" w:space="0" w:color="auto"/>
              <w:right w:val="single" w:sz="8" w:space="0" w:color="auto"/>
            </w:tcBorders>
            <w:shd w:val="clear" w:color="auto" w:fill="auto"/>
            <w:noWrap/>
            <w:vAlign w:val="center"/>
            <w:hideMark/>
          </w:tcPr>
          <w:p w14:paraId="5F02BFC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86159B9"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DAAE9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9</w:t>
            </w:r>
          </w:p>
        </w:tc>
        <w:tc>
          <w:tcPr>
            <w:tcW w:w="4336" w:type="dxa"/>
            <w:tcBorders>
              <w:top w:val="nil"/>
              <w:left w:val="nil"/>
              <w:bottom w:val="single" w:sz="8" w:space="0" w:color="auto"/>
              <w:right w:val="single" w:sz="8" w:space="0" w:color="auto"/>
            </w:tcBorders>
            <w:shd w:val="clear" w:color="auto" w:fill="auto"/>
            <w:noWrap/>
            <w:vAlign w:val="center"/>
            <w:hideMark/>
          </w:tcPr>
          <w:p w14:paraId="40689CB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Styrene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084FF0D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7DD841D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6C6218F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w:t>
            </w:r>
          </w:p>
        </w:tc>
        <w:tc>
          <w:tcPr>
            <w:tcW w:w="1720" w:type="dxa"/>
            <w:tcBorders>
              <w:top w:val="nil"/>
              <w:left w:val="nil"/>
              <w:bottom w:val="single" w:sz="8" w:space="0" w:color="auto"/>
              <w:right w:val="single" w:sz="8" w:space="0" w:color="auto"/>
            </w:tcBorders>
            <w:shd w:val="clear" w:color="auto" w:fill="auto"/>
            <w:noWrap/>
            <w:vAlign w:val="center"/>
            <w:hideMark/>
          </w:tcPr>
          <w:p w14:paraId="0A638E9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4B3953F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39BBCA26"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10</w:t>
            </w:r>
          </w:p>
        </w:tc>
        <w:tc>
          <w:tcPr>
            <w:tcW w:w="4336" w:type="dxa"/>
            <w:tcBorders>
              <w:top w:val="nil"/>
              <w:left w:val="nil"/>
              <w:bottom w:val="single" w:sz="8" w:space="0" w:color="auto"/>
              <w:right w:val="single" w:sz="8" w:space="0" w:color="auto"/>
            </w:tcBorders>
            <w:shd w:val="clear" w:color="auto" w:fill="auto"/>
            <w:noWrap/>
            <w:vAlign w:val="center"/>
            <w:hideMark/>
          </w:tcPr>
          <w:p w14:paraId="7446F9A1"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storage tank</w:t>
            </w:r>
          </w:p>
        </w:tc>
        <w:tc>
          <w:tcPr>
            <w:tcW w:w="1482" w:type="dxa"/>
            <w:tcBorders>
              <w:top w:val="nil"/>
              <w:left w:val="nil"/>
              <w:bottom w:val="single" w:sz="8" w:space="0" w:color="auto"/>
              <w:right w:val="single" w:sz="8" w:space="0" w:color="auto"/>
            </w:tcBorders>
            <w:shd w:val="clear" w:color="auto" w:fill="auto"/>
            <w:noWrap/>
            <w:vAlign w:val="center"/>
            <w:hideMark/>
          </w:tcPr>
          <w:p w14:paraId="61E38FEB"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2152314"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2FEFA802"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177</w:t>
            </w:r>
          </w:p>
        </w:tc>
        <w:tc>
          <w:tcPr>
            <w:tcW w:w="1720" w:type="dxa"/>
            <w:tcBorders>
              <w:top w:val="nil"/>
              <w:left w:val="nil"/>
              <w:bottom w:val="single" w:sz="8" w:space="0" w:color="auto"/>
              <w:right w:val="single" w:sz="8" w:space="0" w:color="auto"/>
            </w:tcBorders>
            <w:shd w:val="clear" w:color="auto" w:fill="auto"/>
            <w:noWrap/>
            <w:vAlign w:val="center"/>
            <w:hideMark/>
          </w:tcPr>
          <w:p w14:paraId="180D246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7BAE511C"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7155E897"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12</w:t>
            </w:r>
          </w:p>
        </w:tc>
        <w:tc>
          <w:tcPr>
            <w:tcW w:w="4336" w:type="dxa"/>
            <w:tcBorders>
              <w:top w:val="nil"/>
              <w:left w:val="nil"/>
              <w:bottom w:val="single" w:sz="8" w:space="0" w:color="auto"/>
              <w:right w:val="single" w:sz="8" w:space="0" w:color="auto"/>
            </w:tcBorders>
            <w:shd w:val="clear" w:color="auto" w:fill="auto"/>
            <w:noWrap/>
            <w:vAlign w:val="center"/>
            <w:hideMark/>
          </w:tcPr>
          <w:p w14:paraId="07C8D0DC"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Methyl Methacrylic Transfer Pump</w:t>
            </w:r>
          </w:p>
        </w:tc>
        <w:tc>
          <w:tcPr>
            <w:tcW w:w="1482" w:type="dxa"/>
            <w:tcBorders>
              <w:top w:val="nil"/>
              <w:left w:val="nil"/>
              <w:bottom w:val="single" w:sz="8" w:space="0" w:color="auto"/>
              <w:right w:val="single" w:sz="8" w:space="0" w:color="auto"/>
            </w:tcBorders>
            <w:shd w:val="clear" w:color="auto" w:fill="auto"/>
            <w:noWrap/>
            <w:vAlign w:val="center"/>
            <w:hideMark/>
          </w:tcPr>
          <w:p w14:paraId="3E013FE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50FD01F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4</w:t>
            </w:r>
          </w:p>
        </w:tc>
        <w:tc>
          <w:tcPr>
            <w:tcW w:w="1132" w:type="dxa"/>
            <w:tcBorders>
              <w:top w:val="nil"/>
              <w:left w:val="nil"/>
              <w:bottom w:val="single" w:sz="8" w:space="0" w:color="auto"/>
              <w:right w:val="single" w:sz="8" w:space="0" w:color="auto"/>
            </w:tcBorders>
            <w:shd w:val="clear" w:color="auto" w:fill="auto"/>
            <w:noWrap/>
            <w:vAlign w:val="center"/>
            <w:hideMark/>
          </w:tcPr>
          <w:p w14:paraId="15414F67"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44</w:t>
            </w:r>
          </w:p>
        </w:tc>
        <w:tc>
          <w:tcPr>
            <w:tcW w:w="1720" w:type="dxa"/>
            <w:tcBorders>
              <w:top w:val="nil"/>
              <w:left w:val="nil"/>
              <w:bottom w:val="single" w:sz="8" w:space="0" w:color="auto"/>
              <w:right w:val="single" w:sz="8" w:space="0" w:color="auto"/>
            </w:tcBorders>
            <w:shd w:val="clear" w:color="auto" w:fill="auto"/>
            <w:noWrap/>
            <w:vAlign w:val="center"/>
            <w:hideMark/>
          </w:tcPr>
          <w:p w14:paraId="058FE0C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D4799D6"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96A88D2"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13</w:t>
            </w:r>
          </w:p>
        </w:tc>
        <w:tc>
          <w:tcPr>
            <w:tcW w:w="4336" w:type="dxa"/>
            <w:tcBorders>
              <w:top w:val="nil"/>
              <w:left w:val="nil"/>
              <w:bottom w:val="single" w:sz="8" w:space="0" w:color="auto"/>
              <w:right w:val="single" w:sz="8" w:space="0" w:color="auto"/>
            </w:tcBorders>
            <w:shd w:val="clear" w:color="auto" w:fill="auto"/>
            <w:noWrap/>
            <w:vAlign w:val="center"/>
            <w:hideMark/>
          </w:tcPr>
          <w:p w14:paraId="370FBEA0"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Jacketed Blender</w:t>
            </w:r>
          </w:p>
        </w:tc>
        <w:tc>
          <w:tcPr>
            <w:tcW w:w="1482" w:type="dxa"/>
            <w:tcBorders>
              <w:top w:val="nil"/>
              <w:left w:val="nil"/>
              <w:bottom w:val="single" w:sz="8" w:space="0" w:color="auto"/>
              <w:right w:val="single" w:sz="8" w:space="0" w:color="auto"/>
            </w:tcBorders>
            <w:shd w:val="clear" w:color="auto" w:fill="auto"/>
            <w:noWrap/>
            <w:vAlign w:val="center"/>
            <w:hideMark/>
          </w:tcPr>
          <w:p w14:paraId="7210CDE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m^2</w:t>
            </w:r>
          </w:p>
        </w:tc>
        <w:tc>
          <w:tcPr>
            <w:tcW w:w="809" w:type="dxa"/>
            <w:tcBorders>
              <w:top w:val="nil"/>
              <w:left w:val="nil"/>
              <w:bottom w:val="single" w:sz="8" w:space="0" w:color="auto"/>
              <w:right w:val="single" w:sz="8" w:space="0" w:color="auto"/>
            </w:tcBorders>
            <w:shd w:val="clear" w:color="auto" w:fill="auto"/>
            <w:noWrap/>
            <w:vAlign w:val="center"/>
            <w:hideMark/>
          </w:tcPr>
          <w:p w14:paraId="09B7DF3A"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2</w:t>
            </w:r>
          </w:p>
        </w:tc>
        <w:tc>
          <w:tcPr>
            <w:tcW w:w="1132" w:type="dxa"/>
            <w:tcBorders>
              <w:top w:val="nil"/>
              <w:left w:val="nil"/>
              <w:bottom w:val="single" w:sz="8" w:space="0" w:color="auto"/>
              <w:right w:val="single" w:sz="8" w:space="0" w:color="auto"/>
            </w:tcBorders>
            <w:shd w:val="clear" w:color="auto" w:fill="auto"/>
            <w:noWrap/>
            <w:vAlign w:val="center"/>
            <w:hideMark/>
          </w:tcPr>
          <w:p w14:paraId="6DFB727C"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355</w:t>
            </w:r>
          </w:p>
        </w:tc>
        <w:tc>
          <w:tcPr>
            <w:tcW w:w="1720" w:type="dxa"/>
            <w:tcBorders>
              <w:top w:val="nil"/>
              <w:left w:val="nil"/>
              <w:bottom w:val="single" w:sz="8" w:space="0" w:color="auto"/>
              <w:right w:val="single" w:sz="8" w:space="0" w:color="auto"/>
            </w:tcBorders>
            <w:shd w:val="clear" w:color="auto" w:fill="auto"/>
            <w:noWrap/>
            <w:vAlign w:val="center"/>
            <w:hideMark/>
          </w:tcPr>
          <w:p w14:paraId="6263E4A6"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Auxiliary</w:t>
            </w:r>
          </w:p>
        </w:tc>
      </w:tr>
      <w:tr w:rsidR="00B524C4" w:rsidRPr="004532CD" w14:paraId="62B9A185"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2EE55EF1"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14</w:t>
            </w:r>
          </w:p>
        </w:tc>
        <w:tc>
          <w:tcPr>
            <w:tcW w:w="4336" w:type="dxa"/>
            <w:tcBorders>
              <w:top w:val="nil"/>
              <w:left w:val="nil"/>
              <w:bottom w:val="single" w:sz="8" w:space="0" w:color="auto"/>
              <w:right w:val="single" w:sz="8" w:space="0" w:color="auto"/>
            </w:tcBorders>
            <w:shd w:val="clear" w:color="auto" w:fill="auto"/>
            <w:noWrap/>
            <w:vAlign w:val="center"/>
            <w:hideMark/>
          </w:tcPr>
          <w:p w14:paraId="3077FFDF"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Feed Pump</w:t>
            </w:r>
          </w:p>
        </w:tc>
        <w:tc>
          <w:tcPr>
            <w:tcW w:w="1482" w:type="dxa"/>
            <w:tcBorders>
              <w:top w:val="nil"/>
              <w:left w:val="nil"/>
              <w:bottom w:val="single" w:sz="8" w:space="0" w:color="auto"/>
              <w:right w:val="single" w:sz="8" w:space="0" w:color="auto"/>
            </w:tcBorders>
            <w:shd w:val="clear" w:color="auto" w:fill="auto"/>
            <w:noWrap/>
            <w:vAlign w:val="center"/>
            <w:hideMark/>
          </w:tcPr>
          <w:p w14:paraId="069FC9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3B137B7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6</w:t>
            </w:r>
          </w:p>
        </w:tc>
        <w:tc>
          <w:tcPr>
            <w:tcW w:w="1132" w:type="dxa"/>
            <w:tcBorders>
              <w:top w:val="nil"/>
              <w:left w:val="nil"/>
              <w:bottom w:val="single" w:sz="8" w:space="0" w:color="auto"/>
              <w:right w:val="single" w:sz="8" w:space="0" w:color="auto"/>
            </w:tcBorders>
            <w:shd w:val="clear" w:color="auto" w:fill="auto"/>
            <w:noWrap/>
            <w:vAlign w:val="center"/>
            <w:hideMark/>
          </w:tcPr>
          <w:p w14:paraId="75747E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115</w:t>
            </w:r>
          </w:p>
        </w:tc>
        <w:tc>
          <w:tcPr>
            <w:tcW w:w="1720" w:type="dxa"/>
            <w:tcBorders>
              <w:top w:val="nil"/>
              <w:left w:val="nil"/>
              <w:bottom w:val="single" w:sz="8" w:space="0" w:color="auto"/>
              <w:right w:val="single" w:sz="8" w:space="0" w:color="auto"/>
            </w:tcBorders>
            <w:shd w:val="clear" w:color="auto" w:fill="auto"/>
            <w:noWrap/>
            <w:vAlign w:val="center"/>
            <w:hideMark/>
          </w:tcPr>
          <w:p w14:paraId="112C11F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320E0FA0"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06764A08"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15</w:t>
            </w:r>
          </w:p>
        </w:tc>
        <w:tc>
          <w:tcPr>
            <w:tcW w:w="4336" w:type="dxa"/>
            <w:tcBorders>
              <w:top w:val="nil"/>
              <w:left w:val="nil"/>
              <w:bottom w:val="single" w:sz="8" w:space="0" w:color="auto"/>
              <w:right w:val="single" w:sz="8" w:space="0" w:color="auto"/>
            </w:tcBorders>
            <w:shd w:val="clear" w:color="auto" w:fill="auto"/>
            <w:noWrap/>
            <w:vAlign w:val="center"/>
            <w:hideMark/>
          </w:tcPr>
          <w:p w14:paraId="0302B8CD"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Dust Collector</w:t>
            </w:r>
          </w:p>
        </w:tc>
        <w:tc>
          <w:tcPr>
            <w:tcW w:w="1482" w:type="dxa"/>
            <w:tcBorders>
              <w:top w:val="nil"/>
              <w:left w:val="nil"/>
              <w:bottom w:val="single" w:sz="8" w:space="0" w:color="auto"/>
              <w:right w:val="single" w:sz="8" w:space="0" w:color="auto"/>
            </w:tcBorders>
            <w:shd w:val="clear" w:color="auto" w:fill="auto"/>
            <w:noWrap/>
            <w:vAlign w:val="center"/>
            <w:hideMark/>
          </w:tcPr>
          <w:p w14:paraId="1A78442D"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m^3/h</w:t>
            </w:r>
          </w:p>
        </w:tc>
        <w:tc>
          <w:tcPr>
            <w:tcW w:w="809" w:type="dxa"/>
            <w:tcBorders>
              <w:top w:val="nil"/>
              <w:left w:val="nil"/>
              <w:bottom w:val="single" w:sz="8" w:space="0" w:color="auto"/>
              <w:right w:val="single" w:sz="8" w:space="0" w:color="auto"/>
            </w:tcBorders>
            <w:shd w:val="clear" w:color="auto" w:fill="auto"/>
            <w:noWrap/>
            <w:vAlign w:val="center"/>
            <w:hideMark/>
          </w:tcPr>
          <w:p w14:paraId="12DC329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48CA25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0.</w:t>
            </w: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71</w:t>
            </w:r>
          </w:p>
        </w:tc>
        <w:tc>
          <w:tcPr>
            <w:tcW w:w="1720" w:type="dxa"/>
            <w:tcBorders>
              <w:top w:val="nil"/>
              <w:left w:val="nil"/>
              <w:bottom w:val="single" w:sz="8" w:space="0" w:color="auto"/>
              <w:right w:val="single" w:sz="8" w:space="0" w:color="auto"/>
            </w:tcBorders>
            <w:shd w:val="clear" w:color="auto" w:fill="auto"/>
            <w:noWrap/>
            <w:vAlign w:val="center"/>
            <w:hideMark/>
          </w:tcPr>
          <w:p w14:paraId="423CD040"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63CD6873"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607A47F0"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16</w:t>
            </w:r>
          </w:p>
        </w:tc>
        <w:tc>
          <w:tcPr>
            <w:tcW w:w="4336" w:type="dxa"/>
            <w:tcBorders>
              <w:top w:val="nil"/>
              <w:left w:val="nil"/>
              <w:bottom w:val="single" w:sz="8" w:space="0" w:color="auto"/>
              <w:right w:val="single" w:sz="8" w:space="0" w:color="auto"/>
            </w:tcBorders>
            <w:shd w:val="clear" w:color="auto" w:fill="auto"/>
            <w:noWrap/>
            <w:vAlign w:val="center"/>
            <w:hideMark/>
          </w:tcPr>
          <w:p w14:paraId="4E26A1B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Product Tank</w:t>
            </w:r>
          </w:p>
        </w:tc>
        <w:tc>
          <w:tcPr>
            <w:tcW w:w="1482" w:type="dxa"/>
            <w:tcBorders>
              <w:top w:val="nil"/>
              <w:left w:val="nil"/>
              <w:bottom w:val="single" w:sz="8" w:space="0" w:color="auto"/>
              <w:right w:val="single" w:sz="8" w:space="0" w:color="auto"/>
            </w:tcBorders>
            <w:shd w:val="clear" w:color="auto" w:fill="auto"/>
            <w:noWrap/>
            <w:vAlign w:val="center"/>
            <w:hideMark/>
          </w:tcPr>
          <w:p w14:paraId="3B170063"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m^3</w:t>
            </w:r>
          </w:p>
        </w:tc>
        <w:tc>
          <w:tcPr>
            <w:tcW w:w="809" w:type="dxa"/>
            <w:tcBorders>
              <w:top w:val="nil"/>
              <w:left w:val="nil"/>
              <w:bottom w:val="single" w:sz="8" w:space="0" w:color="auto"/>
              <w:right w:val="single" w:sz="8" w:space="0" w:color="auto"/>
            </w:tcBorders>
            <w:shd w:val="clear" w:color="auto" w:fill="auto"/>
            <w:noWrap/>
            <w:vAlign w:val="center"/>
            <w:hideMark/>
          </w:tcPr>
          <w:p w14:paraId="7C76A90F"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6F408F2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532</w:t>
            </w:r>
          </w:p>
        </w:tc>
        <w:tc>
          <w:tcPr>
            <w:tcW w:w="1720" w:type="dxa"/>
            <w:tcBorders>
              <w:top w:val="nil"/>
              <w:left w:val="nil"/>
              <w:bottom w:val="single" w:sz="8" w:space="0" w:color="auto"/>
              <w:right w:val="single" w:sz="8" w:space="0" w:color="auto"/>
            </w:tcBorders>
            <w:shd w:val="clear" w:color="auto" w:fill="auto"/>
            <w:noWrap/>
            <w:vAlign w:val="center"/>
            <w:hideMark/>
          </w:tcPr>
          <w:p w14:paraId="1AC07175"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27CABC97" w14:textId="77777777" w:rsidTr="00A61E95">
        <w:trPr>
          <w:trHeight w:val="319"/>
        </w:trPr>
        <w:tc>
          <w:tcPr>
            <w:tcW w:w="521" w:type="dxa"/>
            <w:tcBorders>
              <w:top w:val="nil"/>
              <w:left w:val="single" w:sz="8" w:space="0" w:color="auto"/>
              <w:bottom w:val="single" w:sz="8" w:space="0" w:color="auto"/>
              <w:right w:val="single" w:sz="8" w:space="0" w:color="auto"/>
            </w:tcBorders>
            <w:shd w:val="clear" w:color="auto" w:fill="auto"/>
            <w:noWrap/>
            <w:vAlign w:val="center"/>
            <w:hideMark/>
          </w:tcPr>
          <w:p w14:paraId="5A2CE08A" w14:textId="77777777" w:rsidR="00B524C4" w:rsidRPr="004532CD" w:rsidRDefault="00B524C4" w:rsidP="00A61E95">
            <w:pPr>
              <w:spacing w:after="0" w:line="240" w:lineRule="auto"/>
              <w:jc w:val="center"/>
              <w:rPr>
                <w:rFonts w:ascii="Calibri" w:eastAsia="Times New Roman" w:hAnsi="Calibri" w:cs="Calibri"/>
                <w:color w:val="000000"/>
                <w:lang w:eastAsia="en-IN"/>
              </w:rPr>
            </w:pPr>
            <w:r w:rsidRPr="004532CD">
              <w:rPr>
                <w:rFonts w:ascii="Calibri" w:eastAsia="Times New Roman" w:hAnsi="Calibri" w:cs="Calibri"/>
                <w:color w:val="000000"/>
                <w:lang w:eastAsia="en-IN"/>
              </w:rPr>
              <w:t>17</w:t>
            </w:r>
          </w:p>
        </w:tc>
        <w:tc>
          <w:tcPr>
            <w:tcW w:w="4336" w:type="dxa"/>
            <w:tcBorders>
              <w:top w:val="nil"/>
              <w:left w:val="nil"/>
              <w:bottom w:val="single" w:sz="8" w:space="0" w:color="auto"/>
              <w:right w:val="single" w:sz="8" w:space="0" w:color="auto"/>
            </w:tcBorders>
            <w:shd w:val="clear" w:color="auto" w:fill="auto"/>
            <w:noWrap/>
            <w:vAlign w:val="center"/>
            <w:hideMark/>
          </w:tcPr>
          <w:p w14:paraId="06AEE308" w14:textId="77777777" w:rsidR="00B524C4" w:rsidRPr="004532CD" w:rsidRDefault="00B524C4" w:rsidP="00A61E95">
            <w:pPr>
              <w:spacing w:after="0" w:line="240" w:lineRule="auto"/>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Packaging Equipment</w:t>
            </w:r>
          </w:p>
        </w:tc>
        <w:tc>
          <w:tcPr>
            <w:tcW w:w="1482" w:type="dxa"/>
            <w:tcBorders>
              <w:top w:val="nil"/>
              <w:left w:val="nil"/>
              <w:bottom w:val="single" w:sz="8" w:space="0" w:color="auto"/>
              <w:right w:val="single" w:sz="8" w:space="0" w:color="auto"/>
            </w:tcBorders>
            <w:shd w:val="clear" w:color="auto" w:fill="auto"/>
            <w:noWrap/>
            <w:vAlign w:val="center"/>
            <w:hideMark/>
          </w:tcPr>
          <w:p w14:paraId="7E4855A9"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KG/bag</w:t>
            </w:r>
          </w:p>
        </w:tc>
        <w:tc>
          <w:tcPr>
            <w:tcW w:w="809" w:type="dxa"/>
            <w:tcBorders>
              <w:top w:val="nil"/>
              <w:left w:val="nil"/>
              <w:bottom w:val="single" w:sz="8" w:space="0" w:color="auto"/>
              <w:right w:val="single" w:sz="8" w:space="0" w:color="auto"/>
            </w:tcBorders>
            <w:shd w:val="clear" w:color="auto" w:fill="auto"/>
            <w:noWrap/>
            <w:vAlign w:val="center"/>
            <w:hideMark/>
          </w:tcPr>
          <w:p w14:paraId="380B379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3</w:t>
            </w:r>
          </w:p>
        </w:tc>
        <w:tc>
          <w:tcPr>
            <w:tcW w:w="1132" w:type="dxa"/>
            <w:tcBorders>
              <w:top w:val="nil"/>
              <w:left w:val="nil"/>
              <w:bottom w:val="single" w:sz="8" w:space="0" w:color="auto"/>
              <w:right w:val="single" w:sz="8" w:space="0" w:color="auto"/>
            </w:tcBorders>
            <w:shd w:val="clear" w:color="auto" w:fill="auto"/>
            <w:noWrap/>
            <w:vAlign w:val="center"/>
            <w:hideMark/>
          </w:tcPr>
          <w:p w14:paraId="21609E28"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0.</w:t>
            </w:r>
            <w:r w:rsidRPr="004532CD">
              <w:rPr>
                <w:rFonts w:ascii="Arial" w:eastAsia="Times New Roman" w:hAnsi="Arial" w:cs="Arial"/>
                <w:color w:val="000000"/>
                <w:sz w:val="20"/>
                <w:szCs w:val="20"/>
                <w:lang w:eastAsia="en-IN"/>
              </w:rPr>
              <w:t>150</w:t>
            </w:r>
          </w:p>
        </w:tc>
        <w:tc>
          <w:tcPr>
            <w:tcW w:w="1720" w:type="dxa"/>
            <w:tcBorders>
              <w:top w:val="nil"/>
              <w:left w:val="nil"/>
              <w:bottom w:val="single" w:sz="8" w:space="0" w:color="auto"/>
              <w:right w:val="single" w:sz="8" w:space="0" w:color="auto"/>
            </w:tcBorders>
            <w:shd w:val="clear" w:color="auto" w:fill="auto"/>
            <w:noWrap/>
            <w:vAlign w:val="center"/>
            <w:hideMark/>
          </w:tcPr>
          <w:p w14:paraId="12A03981" w14:textId="77777777" w:rsidR="00B524C4" w:rsidRPr="004532CD" w:rsidRDefault="00B524C4" w:rsidP="00A61E95">
            <w:pPr>
              <w:spacing w:after="0" w:line="240" w:lineRule="auto"/>
              <w:jc w:val="center"/>
              <w:rPr>
                <w:rFonts w:ascii="Arial" w:eastAsia="Times New Roman" w:hAnsi="Arial" w:cs="Arial"/>
                <w:color w:val="000000"/>
                <w:sz w:val="20"/>
                <w:szCs w:val="20"/>
                <w:lang w:eastAsia="en-IN"/>
              </w:rPr>
            </w:pPr>
            <w:r w:rsidRPr="004532CD">
              <w:rPr>
                <w:rFonts w:ascii="Arial" w:eastAsia="Times New Roman" w:hAnsi="Arial" w:cs="Arial"/>
                <w:color w:val="000000"/>
                <w:sz w:val="20"/>
                <w:szCs w:val="20"/>
                <w:lang w:eastAsia="en-IN"/>
              </w:rPr>
              <w:t>Indigenous</w:t>
            </w:r>
          </w:p>
        </w:tc>
      </w:tr>
      <w:tr w:rsidR="00B524C4" w:rsidRPr="004532CD" w14:paraId="5D58257A" w14:textId="77777777" w:rsidTr="00A61E95">
        <w:trPr>
          <w:trHeight w:val="319"/>
        </w:trPr>
        <w:tc>
          <w:tcPr>
            <w:tcW w:w="521" w:type="dxa"/>
            <w:tcBorders>
              <w:top w:val="nil"/>
              <w:left w:val="nil"/>
              <w:bottom w:val="nil"/>
              <w:right w:val="nil"/>
            </w:tcBorders>
            <w:shd w:val="clear" w:color="auto" w:fill="auto"/>
            <w:noWrap/>
            <w:vAlign w:val="bottom"/>
            <w:hideMark/>
          </w:tcPr>
          <w:p w14:paraId="27B1C593" w14:textId="77777777" w:rsidR="00B524C4" w:rsidRPr="004532CD" w:rsidRDefault="00B524C4" w:rsidP="00A61E95">
            <w:pPr>
              <w:spacing w:after="0" w:line="240" w:lineRule="auto"/>
              <w:rPr>
                <w:rFonts w:ascii="Arial" w:eastAsia="Times New Roman" w:hAnsi="Arial" w:cs="Arial"/>
                <w:color w:val="000000"/>
                <w:sz w:val="20"/>
                <w:szCs w:val="20"/>
                <w:lang w:eastAsia="en-IN"/>
              </w:rPr>
            </w:pPr>
          </w:p>
        </w:tc>
        <w:tc>
          <w:tcPr>
            <w:tcW w:w="4336" w:type="dxa"/>
            <w:tcBorders>
              <w:top w:val="nil"/>
              <w:left w:val="nil"/>
              <w:bottom w:val="single" w:sz="8" w:space="0" w:color="000000"/>
              <w:right w:val="nil"/>
            </w:tcBorders>
            <w:shd w:val="clear" w:color="auto" w:fill="auto"/>
            <w:vAlign w:val="center"/>
            <w:hideMark/>
          </w:tcPr>
          <w:p w14:paraId="69F54E46" w14:textId="77777777" w:rsidR="00B524C4" w:rsidRPr="00CB1DB6" w:rsidRDefault="00B524C4" w:rsidP="00A61E95">
            <w:pPr>
              <w:spacing w:after="0" w:line="240" w:lineRule="auto"/>
              <w:rPr>
                <w:rFonts w:ascii="Palladio Uralic" w:eastAsia="Times New Roman" w:hAnsi="Palladio Uralic" w:cs="Calibri"/>
                <w:b/>
                <w:bCs/>
                <w:color w:val="000000"/>
                <w:sz w:val="16"/>
                <w:szCs w:val="16"/>
                <w:lang w:eastAsia="en-IN"/>
              </w:rPr>
            </w:pPr>
            <w:r w:rsidRPr="00CB1DB6">
              <w:rPr>
                <w:rFonts w:ascii="Palladio Uralic" w:eastAsia="Times New Roman" w:hAnsi="Palladio Uralic" w:cs="Calibri"/>
                <w:b/>
                <w:bCs/>
                <w:color w:val="000000"/>
                <w:sz w:val="16"/>
                <w:szCs w:val="16"/>
                <w:lang w:eastAsia="en-IN"/>
              </w:rPr>
              <w:t>TOTAL MAIN EQUIPMENT COST</w:t>
            </w:r>
          </w:p>
        </w:tc>
        <w:tc>
          <w:tcPr>
            <w:tcW w:w="1482" w:type="dxa"/>
            <w:tcBorders>
              <w:top w:val="nil"/>
              <w:left w:val="nil"/>
              <w:bottom w:val="single" w:sz="8" w:space="0" w:color="auto"/>
              <w:right w:val="single" w:sz="8" w:space="0" w:color="auto"/>
            </w:tcBorders>
            <w:shd w:val="clear" w:color="auto" w:fill="auto"/>
            <w:noWrap/>
            <w:vAlign w:val="center"/>
            <w:hideMark/>
          </w:tcPr>
          <w:p w14:paraId="02C8C4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809" w:type="dxa"/>
            <w:tcBorders>
              <w:top w:val="nil"/>
              <w:left w:val="nil"/>
              <w:bottom w:val="single" w:sz="8" w:space="0" w:color="auto"/>
              <w:right w:val="single" w:sz="8" w:space="0" w:color="auto"/>
            </w:tcBorders>
            <w:shd w:val="clear" w:color="auto" w:fill="auto"/>
            <w:noWrap/>
            <w:vAlign w:val="center"/>
            <w:hideMark/>
          </w:tcPr>
          <w:p w14:paraId="6B1E7A08"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c>
          <w:tcPr>
            <w:tcW w:w="1132" w:type="dxa"/>
            <w:tcBorders>
              <w:top w:val="nil"/>
              <w:left w:val="nil"/>
              <w:bottom w:val="single" w:sz="8" w:space="0" w:color="auto"/>
              <w:right w:val="single" w:sz="8" w:space="0" w:color="auto"/>
            </w:tcBorders>
            <w:shd w:val="clear" w:color="auto" w:fill="auto"/>
            <w:noWrap/>
            <w:vAlign w:val="center"/>
            <w:hideMark/>
          </w:tcPr>
          <w:p w14:paraId="0B3C857D" w14:textId="77777777" w:rsidR="00B524C4" w:rsidRPr="00CB1DB6" w:rsidRDefault="00B524C4" w:rsidP="00A61E95">
            <w:pPr>
              <w:spacing w:after="0" w:line="240" w:lineRule="auto"/>
              <w:jc w:val="center"/>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2.73</w:t>
            </w:r>
          </w:p>
        </w:tc>
        <w:tc>
          <w:tcPr>
            <w:tcW w:w="1720" w:type="dxa"/>
            <w:tcBorders>
              <w:top w:val="nil"/>
              <w:left w:val="nil"/>
              <w:bottom w:val="single" w:sz="8" w:space="0" w:color="auto"/>
              <w:right w:val="single" w:sz="8" w:space="0" w:color="auto"/>
            </w:tcBorders>
            <w:shd w:val="clear" w:color="auto" w:fill="auto"/>
            <w:noWrap/>
            <w:vAlign w:val="center"/>
            <w:hideMark/>
          </w:tcPr>
          <w:p w14:paraId="2BD9CB47" w14:textId="77777777" w:rsidR="00B524C4" w:rsidRPr="00CB1DB6" w:rsidRDefault="00B524C4" w:rsidP="00A61E95">
            <w:pPr>
              <w:spacing w:after="0" w:line="240" w:lineRule="auto"/>
              <w:rPr>
                <w:rFonts w:ascii="Arial" w:eastAsia="Times New Roman" w:hAnsi="Arial" w:cs="Arial"/>
                <w:b/>
                <w:bCs/>
                <w:color w:val="000000"/>
                <w:sz w:val="20"/>
                <w:szCs w:val="20"/>
                <w:lang w:eastAsia="en-IN"/>
              </w:rPr>
            </w:pPr>
            <w:r w:rsidRPr="00CB1DB6">
              <w:rPr>
                <w:rFonts w:ascii="Arial" w:eastAsia="Times New Roman" w:hAnsi="Arial" w:cs="Arial"/>
                <w:b/>
                <w:bCs/>
                <w:color w:val="000000"/>
                <w:sz w:val="20"/>
                <w:szCs w:val="20"/>
                <w:lang w:eastAsia="en-IN"/>
              </w:rPr>
              <w:t> </w:t>
            </w:r>
          </w:p>
        </w:tc>
      </w:tr>
    </w:tbl>
    <w:p w14:paraId="10BFF1DC" w14:textId="22F424A2"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5.4. Annual Cost of Production</w:t>
      </w:r>
    </w:p>
    <w:p w14:paraId="2EAE2C1C" w14:textId="1F132158" w:rsidR="00B524C4" w:rsidRDefault="00B524C4" w:rsidP="003D4F29">
      <w:pPr>
        <w:spacing w:line="360" w:lineRule="auto"/>
        <w:jc w:val="both"/>
        <w:rPr>
          <w:rFonts w:ascii="Arial" w:hAnsi="Arial" w:cs="Arial"/>
          <w:sz w:val="24"/>
          <w:szCs w:val="24"/>
        </w:rPr>
      </w:pPr>
      <w:r>
        <w:rPr>
          <w:rFonts w:ascii="Arial" w:hAnsi="Arial" w:cs="Arial"/>
          <w:sz w:val="24"/>
          <w:szCs w:val="24"/>
        </w:rPr>
        <w:t>Raw Material Cost is considered as t</w:t>
      </w:r>
      <w:r w:rsidRPr="004532CD">
        <w:rPr>
          <w:rFonts w:ascii="Arial" w:hAnsi="Arial" w:cs="Arial"/>
          <w:sz w:val="24"/>
          <w:szCs w:val="24"/>
        </w:rPr>
        <w:t xml:space="preserve">he base case, the annual cost of raw materials reached a value of </w:t>
      </w:r>
      <w:r>
        <w:rPr>
          <w:rFonts w:ascii="Arial" w:hAnsi="Arial" w:cs="Arial"/>
          <w:sz w:val="24"/>
          <w:szCs w:val="24"/>
        </w:rPr>
        <w:t xml:space="preserve">USD </w:t>
      </w:r>
      <w:r w:rsidRPr="004532CD">
        <w:rPr>
          <w:rFonts w:ascii="Arial" w:hAnsi="Arial" w:cs="Arial"/>
          <w:sz w:val="24"/>
          <w:szCs w:val="24"/>
        </w:rPr>
        <w:t>61</w:t>
      </w:r>
      <w:r>
        <w:rPr>
          <w:rFonts w:ascii="Arial" w:hAnsi="Arial" w:cs="Arial"/>
          <w:sz w:val="24"/>
          <w:szCs w:val="24"/>
        </w:rPr>
        <w:t>.</w:t>
      </w:r>
      <w:r w:rsidRPr="004532CD">
        <w:rPr>
          <w:rFonts w:ascii="Arial" w:hAnsi="Arial" w:cs="Arial"/>
          <w:sz w:val="24"/>
          <w:szCs w:val="24"/>
        </w:rPr>
        <w:t>7</w:t>
      </w:r>
      <w:r>
        <w:rPr>
          <w:rFonts w:ascii="Arial" w:hAnsi="Arial" w:cs="Arial"/>
          <w:sz w:val="24"/>
          <w:szCs w:val="24"/>
        </w:rPr>
        <w:t xml:space="preserve"> Million</w:t>
      </w:r>
      <w:r>
        <w:rPr>
          <w:rFonts w:ascii="Palladio Uralic" w:eastAsia="Times New Roman" w:hAnsi="Palladio Uralic" w:cs="Calibri"/>
          <w:b/>
          <w:bCs/>
          <w:color w:val="000000"/>
          <w:sz w:val="18"/>
          <w:szCs w:val="18"/>
          <w:lang w:eastAsia="en-IN"/>
        </w:rPr>
        <w:t xml:space="preserve"> </w:t>
      </w:r>
      <w:r w:rsidRPr="004532CD">
        <w:rPr>
          <w:rFonts w:ascii="Arial" w:hAnsi="Arial" w:cs="Arial"/>
          <w:sz w:val="24"/>
          <w:szCs w:val="24"/>
        </w:rPr>
        <w:t xml:space="preserve">per year for </w:t>
      </w:r>
      <w:r>
        <w:rPr>
          <w:rFonts w:ascii="Arial" w:hAnsi="Arial" w:cs="Arial"/>
          <w:sz w:val="24"/>
          <w:szCs w:val="24"/>
        </w:rPr>
        <w:t>30</w:t>
      </w:r>
      <w:r w:rsidRPr="004532CD">
        <w:rPr>
          <w:rFonts w:ascii="Arial" w:hAnsi="Arial" w:cs="Arial"/>
          <w:sz w:val="24"/>
          <w:szCs w:val="24"/>
        </w:rPr>
        <w:t xml:space="preserve"> </w:t>
      </w:r>
      <w:r>
        <w:rPr>
          <w:rFonts w:ascii="Arial" w:hAnsi="Arial" w:cs="Arial"/>
          <w:sz w:val="24"/>
          <w:szCs w:val="24"/>
        </w:rPr>
        <w:t>thousand tonnes per a</w:t>
      </w:r>
      <w:r w:rsidRPr="004532CD">
        <w:rPr>
          <w:rFonts w:ascii="Arial" w:hAnsi="Arial" w:cs="Arial"/>
          <w:sz w:val="24"/>
          <w:szCs w:val="24"/>
        </w:rPr>
        <w:t xml:space="preserve">nnum plant capacity. </w:t>
      </w:r>
      <w:r w:rsidR="00A73944" w:rsidRPr="004532CD">
        <w:rPr>
          <w:rFonts w:ascii="Arial" w:hAnsi="Arial" w:cs="Arial"/>
          <w:sz w:val="24"/>
          <w:szCs w:val="24"/>
        </w:rPr>
        <w:t>Ma</w:t>
      </w:r>
      <w:r w:rsidR="00A73944">
        <w:rPr>
          <w:rFonts w:ascii="Arial" w:hAnsi="Arial" w:cs="Arial"/>
          <w:sz w:val="24"/>
          <w:szCs w:val="24"/>
        </w:rPr>
        <w:t xml:space="preserve">jor </w:t>
      </w:r>
      <w:r w:rsidR="00A73944" w:rsidRPr="004532CD">
        <w:rPr>
          <w:rFonts w:ascii="Arial" w:hAnsi="Arial" w:cs="Arial"/>
          <w:sz w:val="24"/>
          <w:szCs w:val="24"/>
        </w:rPr>
        <w:t>raw</w:t>
      </w:r>
      <w:r w:rsidRPr="004532CD">
        <w:rPr>
          <w:rFonts w:ascii="Arial" w:hAnsi="Arial" w:cs="Arial"/>
          <w:sz w:val="24"/>
          <w:szCs w:val="24"/>
        </w:rPr>
        <w:t xml:space="preserve"> </w:t>
      </w:r>
      <w:r>
        <w:rPr>
          <w:rFonts w:ascii="Arial" w:hAnsi="Arial" w:cs="Arial"/>
          <w:sz w:val="24"/>
          <w:szCs w:val="24"/>
        </w:rPr>
        <w:t>m</w:t>
      </w:r>
      <w:r w:rsidRPr="004532CD">
        <w:rPr>
          <w:rFonts w:ascii="Arial" w:hAnsi="Arial" w:cs="Arial"/>
          <w:sz w:val="24"/>
          <w:szCs w:val="24"/>
        </w:rPr>
        <w:t>aterial</w:t>
      </w:r>
      <w:r>
        <w:rPr>
          <w:rFonts w:ascii="Arial" w:hAnsi="Arial" w:cs="Arial"/>
          <w:sz w:val="24"/>
          <w:szCs w:val="24"/>
        </w:rPr>
        <w:t>s</w:t>
      </w:r>
      <w:r w:rsidRPr="004532CD">
        <w:rPr>
          <w:rFonts w:ascii="Arial" w:hAnsi="Arial" w:cs="Arial"/>
          <w:sz w:val="24"/>
          <w:szCs w:val="24"/>
        </w:rPr>
        <w:t xml:space="preserve"> considered </w:t>
      </w:r>
      <w:r>
        <w:rPr>
          <w:rFonts w:ascii="Arial" w:hAnsi="Arial" w:cs="Arial"/>
          <w:sz w:val="24"/>
          <w:szCs w:val="24"/>
        </w:rPr>
        <w:t>are Epoxy Resin</w:t>
      </w:r>
      <w:r w:rsidRPr="004532CD">
        <w:rPr>
          <w:rFonts w:ascii="Arial" w:hAnsi="Arial" w:cs="Arial"/>
          <w:sz w:val="24"/>
          <w:szCs w:val="24"/>
        </w:rPr>
        <w:t xml:space="preserve">, </w:t>
      </w:r>
      <w:r>
        <w:rPr>
          <w:rFonts w:ascii="Arial" w:hAnsi="Arial" w:cs="Arial"/>
          <w:sz w:val="24"/>
          <w:szCs w:val="24"/>
        </w:rPr>
        <w:t xml:space="preserve">Bisphenol A, Styrene, </w:t>
      </w:r>
      <w:r w:rsidRPr="004532CD">
        <w:rPr>
          <w:rFonts w:ascii="Arial" w:hAnsi="Arial" w:cs="Arial"/>
          <w:sz w:val="24"/>
          <w:szCs w:val="24"/>
        </w:rPr>
        <w:t>Methacrylic Acid</w:t>
      </w:r>
      <w:r>
        <w:rPr>
          <w:rFonts w:ascii="Arial" w:hAnsi="Arial" w:cs="Arial"/>
          <w:sz w:val="24"/>
          <w:szCs w:val="24"/>
        </w:rPr>
        <w:t xml:space="preserve"> </w:t>
      </w:r>
      <w:r w:rsidRPr="004532CD">
        <w:rPr>
          <w:rFonts w:ascii="Arial" w:hAnsi="Arial" w:cs="Arial"/>
          <w:sz w:val="24"/>
          <w:szCs w:val="24"/>
        </w:rPr>
        <w:t>with</w:t>
      </w:r>
      <w:r>
        <w:rPr>
          <w:rFonts w:ascii="Arial" w:hAnsi="Arial" w:cs="Arial"/>
          <w:sz w:val="24"/>
          <w:szCs w:val="24"/>
        </w:rPr>
        <w:t xml:space="preserve"> stoichiometry ratio </w:t>
      </w:r>
      <w:r w:rsidRPr="004532CD">
        <w:rPr>
          <w:rFonts w:ascii="Arial" w:hAnsi="Arial" w:cs="Arial"/>
          <w:sz w:val="24"/>
          <w:szCs w:val="24"/>
        </w:rPr>
        <w:t>of 0.</w:t>
      </w:r>
      <w:r>
        <w:rPr>
          <w:rFonts w:ascii="Arial" w:hAnsi="Arial" w:cs="Arial"/>
          <w:sz w:val="24"/>
          <w:szCs w:val="24"/>
        </w:rPr>
        <w:t>3</w:t>
      </w:r>
      <w:r w:rsidRPr="004532CD">
        <w:rPr>
          <w:rFonts w:ascii="Arial" w:hAnsi="Arial" w:cs="Arial"/>
          <w:sz w:val="24"/>
          <w:szCs w:val="24"/>
        </w:rPr>
        <w:t>, 0.</w:t>
      </w:r>
      <w:r>
        <w:rPr>
          <w:rFonts w:ascii="Arial" w:hAnsi="Arial" w:cs="Arial"/>
          <w:sz w:val="24"/>
          <w:szCs w:val="24"/>
        </w:rPr>
        <w:t>14, 0.45</w:t>
      </w:r>
      <w:r w:rsidRPr="004532CD">
        <w:rPr>
          <w:rFonts w:ascii="Arial" w:hAnsi="Arial" w:cs="Arial"/>
          <w:sz w:val="24"/>
          <w:szCs w:val="24"/>
        </w:rPr>
        <w:t xml:space="preserve"> &amp; 0.</w:t>
      </w:r>
      <w:r>
        <w:rPr>
          <w:rFonts w:ascii="Arial" w:hAnsi="Arial" w:cs="Arial"/>
          <w:sz w:val="24"/>
          <w:szCs w:val="24"/>
        </w:rPr>
        <w:t>11 respectively</w:t>
      </w:r>
      <w:r w:rsidRPr="004532CD">
        <w:rPr>
          <w:rFonts w:ascii="Arial" w:hAnsi="Arial" w:cs="Arial"/>
          <w:sz w:val="24"/>
          <w:szCs w:val="24"/>
        </w:rPr>
        <w:t xml:space="preserve">. </w:t>
      </w:r>
    </w:p>
    <w:tbl>
      <w:tblPr>
        <w:tblW w:w="9770" w:type="dxa"/>
        <w:tblInd w:w="-20" w:type="dxa"/>
        <w:tblLook w:val="04A0" w:firstRow="1" w:lastRow="0" w:firstColumn="1" w:lastColumn="0" w:noHBand="0" w:noVBand="1"/>
      </w:tblPr>
      <w:tblGrid>
        <w:gridCol w:w="1065"/>
        <w:gridCol w:w="5251"/>
        <w:gridCol w:w="2275"/>
        <w:gridCol w:w="1179"/>
      </w:tblGrid>
      <w:tr w:rsidR="00B524C4" w:rsidRPr="0010555F" w14:paraId="4E28A0AC" w14:textId="77777777" w:rsidTr="00A61E95">
        <w:trPr>
          <w:trHeight w:val="305"/>
        </w:trPr>
        <w:tc>
          <w:tcPr>
            <w:tcW w:w="1065"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F07EF" w14:textId="77777777" w:rsidR="00B524C4" w:rsidRPr="0010555F" w:rsidRDefault="00B524C4" w:rsidP="00A61E95">
            <w:pPr>
              <w:spacing w:after="0" w:line="240" w:lineRule="auto"/>
              <w:rPr>
                <w:rFonts w:ascii="Arial" w:eastAsia="Times New Roman" w:hAnsi="Arial" w:cs="Arial"/>
                <w:color w:val="000000"/>
                <w:sz w:val="18"/>
                <w:szCs w:val="18"/>
                <w:lang w:eastAsia="en-IN"/>
              </w:rPr>
            </w:pPr>
          </w:p>
        </w:tc>
        <w:tc>
          <w:tcPr>
            <w:tcW w:w="5251" w:type="dxa"/>
            <w:tcBorders>
              <w:top w:val="single" w:sz="4" w:space="0" w:color="auto"/>
              <w:left w:val="nil"/>
              <w:bottom w:val="single" w:sz="4" w:space="0" w:color="auto"/>
              <w:right w:val="single" w:sz="4" w:space="0" w:color="auto"/>
            </w:tcBorders>
            <w:shd w:val="clear" w:color="000000" w:fill="5B9BD5"/>
            <w:vAlign w:val="center"/>
            <w:hideMark/>
          </w:tcPr>
          <w:p w14:paraId="09404CE5"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ITEM</w:t>
            </w:r>
          </w:p>
        </w:tc>
        <w:tc>
          <w:tcPr>
            <w:tcW w:w="2275" w:type="dxa"/>
            <w:tcBorders>
              <w:top w:val="single" w:sz="4" w:space="0" w:color="auto"/>
              <w:left w:val="nil"/>
              <w:bottom w:val="single" w:sz="4" w:space="0" w:color="auto"/>
              <w:right w:val="single" w:sz="4" w:space="0" w:color="auto"/>
            </w:tcBorders>
            <w:shd w:val="clear" w:color="000000" w:fill="5B9BD5"/>
            <w:vAlign w:val="center"/>
            <w:hideMark/>
          </w:tcPr>
          <w:p w14:paraId="02D2A46B"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[USD</w:t>
            </w:r>
            <w:r>
              <w:rPr>
                <w:rFonts w:ascii="Arial" w:eastAsia="Times New Roman" w:hAnsi="Arial" w:cs="Arial"/>
                <w:b/>
                <w:bCs/>
                <w:color w:val="000000"/>
                <w:sz w:val="18"/>
                <w:szCs w:val="18"/>
                <w:lang w:eastAsia="en-IN"/>
              </w:rPr>
              <w:t xml:space="preserve"> Million</w:t>
            </w:r>
            <w:r w:rsidRPr="0010555F">
              <w:rPr>
                <w:rFonts w:ascii="Arial" w:eastAsia="Times New Roman" w:hAnsi="Arial" w:cs="Arial"/>
                <w:b/>
                <w:bCs/>
                <w:color w:val="000000"/>
                <w:sz w:val="18"/>
                <w:szCs w:val="18"/>
                <w:lang w:eastAsia="en-IN"/>
              </w:rPr>
              <w:t>]</w:t>
            </w:r>
          </w:p>
        </w:tc>
        <w:tc>
          <w:tcPr>
            <w:tcW w:w="1179" w:type="dxa"/>
            <w:tcBorders>
              <w:top w:val="single" w:sz="4" w:space="0" w:color="auto"/>
              <w:left w:val="nil"/>
              <w:bottom w:val="single" w:sz="4" w:space="0" w:color="auto"/>
              <w:right w:val="single" w:sz="4" w:space="0" w:color="auto"/>
            </w:tcBorders>
            <w:shd w:val="clear" w:color="auto" w:fill="auto"/>
            <w:noWrap/>
            <w:vAlign w:val="bottom"/>
            <w:hideMark/>
          </w:tcPr>
          <w:p w14:paraId="65FA4B53"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69410CB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7A8B816"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6EAAD00C"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Manufacturing Cost</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29FC5512"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63.33</w:t>
            </w:r>
          </w:p>
        </w:tc>
        <w:tc>
          <w:tcPr>
            <w:tcW w:w="1179" w:type="dxa"/>
            <w:tcBorders>
              <w:top w:val="nil"/>
              <w:left w:val="nil"/>
              <w:bottom w:val="single" w:sz="4" w:space="0" w:color="auto"/>
              <w:right w:val="single" w:sz="4" w:space="0" w:color="auto"/>
            </w:tcBorders>
            <w:shd w:val="clear" w:color="auto" w:fill="auto"/>
            <w:noWrap/>
            <w:vAlign w:val="bottom"/>
            <w:hideMark/>
          </w:tcPr>
          <w:p w14:paraId="50585EFE"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2D296910"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7F92A006"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C1</w:t>
            </w:r>
          </w:p>
        </w:tc>
        <w:tc>
          <w:tcPr>
            <w:tcW w:w="5251" w:type="dxa"/>
            <w:tcBorders>
              <w:top w:val="nil"/>
              <w:left w:val="nil"/>
              <w:bottom w:val="single" w:sz="4" w:space="0" w:color="auto"/>
              <w:right w:val="single" w:sz="4" w:space="0" w:color="auto"/>
            </w:tcBorders>
            <w:shd w:val="clear" w:color="auto" w:fill="auto"/>
            <w:vAlign w:val="center"/>
            <w:hideMark/>
          </w:tcPr>
          <w:p w14:paraId="3711FF9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 xml:space="preserve">Raw materials </w:t>
            </w:r>
          </w:p>
        </w:tc>
        <w:tc>
          <w:tcPr>
            <w:tcW w:w="2275" w:type="dxa"/>
            <w:tcBorders>
              <w:top w:val="nil"/>
              <w:left w:val="nil"/>
              <w:bottom w:val="single" w:sz="4" w:space="0" w:color="auto"/>
              <w:right w:val="single" w:sz="4" w:space="0" w:color="auto"/>
            </w:tcBorders>
            <w:shd w:val="clear" w:color="auto" w:fill="auto"/>
            <w:vAlign w:val="bottom"/>
            <w:hideMark/>
          </w:tcPr>
          <w:p w14:paraId="48861B0B"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61.71</w:t>
            </w:r>
          </w:p>
        </w:tc>
        <w:tc>
          <w:tcPr>
            <w:tcW w:w="1179" w:type="dxa"/>
            <w:tcBorders>
              <w:top w:val="nil"/>
              <w:left w:val="nil"/>
              <w:bottom w:val="single" w:sz="4" w:space="0" w:color="auto"/>
              <w:right w:val="single" w:sz="4" w:space="0" w:color="auto"/>
            </w:tcBorders>
            <w:shd w:val="clear" w:color="auto" w:fill="auto"/>
            <w:noWrap/>
            <w:vAlign w:val="bottom"/>
            <w:hideMark/>
          </w:tcPr>
          <w:p w14:paraId="5BC845C4"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32CFC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8B06421"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C2</w:t>
            </w:r>
          </w:p>
        </w:tc>
        <w:tc>
          <w:tcPr>
            <w:tcW w:w="5251" w:type="dxa"/>
            <w:tcBorders>
              <w:top w:val="nil"/>
              <w:left w:val="nil"/>
              <w:bottom w:val="single" w:sz="4" w:space="0" w:color="auto"/>
              <w:right w:val="single" w:sz="4" w:space="0" w:color="auto"/>
            </w:tcBorders>
            <w:shd w:val="clear" w:color="auto" w:fill="auto"/>
            <w:vAlign w:val="center"/>
            <w:hideMark/>
          </w:tcPr>
          <w:p w14:paraId="11FE0D40"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Labour</w:t>
            </w:r>
          </w:p>
        </w:tc>
        <w:tc>
          <w:tcPr>
            <w:tcW w:w="2275" w:type="dxa"/>
            <w:tcBorders>
              <w:top w:val="nil"/>
              <w:left w:val="nil"/>
              <w:bottom w:val="single" w:sz="4" w:space="0" w:color="auto"/>
              <w:right w:val="single" w:sz="4" w:space="0" w:color="auto"/>
            </w:tcBorders>
            <w:shd w:val="clear" w:color="auto" w:fill="auto"/>
            <w:vAlign w:val="bottom"/>
            <w:hideMark/>
          </w:tcPr>
          <w:p w14:paraId="5A4EF9C2"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0.57</w:t>
            </w:r>
          </w:p>
        </w:tc>
        <w:tc>
          <w:tcPr>
            <w:tcW w:w="1179" w:type="dxa"/>
            <w:tcBorders>
              <w:top w:val="nil"/>
              <w:left w:val="nil"/>
              <w:bottom w:val="single" w:sz="4" w:space="0" w:color="auto"/>
              <w:right w:val="single" w:sz="4" w:space="0" w:color="auto"/>
            </w:tcBorders>
            <w:shd w:val="clear" w:color="auto" w:fill="auto"/>
            <w:noWrap/>
            <w:vAlign w:val="bottom"/>
            <w:hideMark/>
          </w:tcPr>
          <w:p w14:paraId="22D07972"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4C6FEAC3"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849F343"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C3</w:t>
            </w:r>
          </w:p>
        </w:tc>
        <w:tc>
          <w:tcPr>
            <w:tcW w:w="5251" w:type="dxa"/>
            <w:tcBorders>
              <w:top w:val="nil"/>
              <w:left w:val="nil"/>
              <w:bottom w:val="single" w:sz="4" w:space="0" w:color="auto"/>
              <w:right w:val="single" w:sz="4" w:space="0" w:color="auto"/>
            </w:tcBorders>
            <w:shd w:val="clear" w:color="auto" w:fill="auto"/>
            <w:vAlign w:val="center"/>
            <w:hideMark/>
          </w:tcPr>
          <w:p w14:paraId="78064B78"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Variable Overheads</w:t>
            </w:r>
            <w:r>
              <w:rPr>
                <w:rFonts w:ascii="Arial" w:eastAsia="Times New Roman" w:hAnsi="Arial" w:cs="Arial"/>
                <w:b/>
                <w:bCs/>
                <w:color w:val="000000"/>
                <w:sz w:val="18"/>
                <w:szCs w:val="18"/>
                <w:lang w:eastAsia="en-IN"/>
              </w:rPr>
              <w:t xml:space="preserve"> including Utilities</w:t>
            </w:r>
          </w:p>
        </w:tc>
        <w:tc>
          <w:tcPr>
            <w:tcW w:w="2275" w:type="dxa"/>
            <w:tcBorders>
              <w:top w:val="nil"/>
              <w:left w:val="nil"/>
              <w:bottom w:val="single" w:sz="4" w:space="0" w:color="auto"/>
              <w:right w:val="single" w:sz="4" w:space="0" w:color="auto"/>
            </w:tcBorders>
            <w:shd w:val="clear" w:color="auto" w:fill="auto"/>
            <w:vAlign w:val="bottom"/>
            <w:hideMark/>
          </w:tcPr>
          <w:p w14:paraId="248A3DA5"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color w:val="000000"/>
              </w:rPr>
              <w:t>1.05</w:t>
            </w:r>
          </w:p>
        </w:tc>
        <w:tc>
          <w:tcPr>
            <w:tcW w:w="1179" w:type="dxa"/>
            <w:tcBorders>
              <w:top w:val="nil"/>
              <w:left w:val="nil"/>
              <w:bottom w:val="single" w:sz="4" w:space="0" w:color="auto"/>
              <w:right w:val="single" w:sz="4" w:space="0" w:color="auto"/>
            </w:tcBorders>
            <w:shd w:val="clear" w:color="auto" w:fill="auto"/>
            <w:noWrap/>
            <w:vAlign w:val="bottom"/>
            <w:hideMark/>
          </w:tcPr>
          <w:p w14:paraId="666BB0F1" w14:textId="77777777" w:rsidR="00B524C4" w:rsidRPr="0010555F" w:rsidRDefault="00B524C4" w:rsidP="00A61E95">
            <w:pPr>
              <w:spacing w:after="0" w:line="240" w:lineRule="auto"/>
              <w:rPr>
                <w:rFonts w:ascii="Arial" w:eastAsia="Times New Roman" w:hAnsi="Arial" w:cs="Arial"/>
                <w:b/>
                <w:bCs/>
                <w:color w:val="000000"/>
                <w:lang w:eastAsia="en-IN"/>
              </w:rPr>
            </w:pPr>
            <w:r w:rsidRPr="0010555F">
              <w:rPr>
                <w:rFonts w:ascii="Arial" w:eastAsia="Times New Roman" w:hAnsi="Arial" w:cs="Arial"/>
                <w:b/>
                <w:bCs/>
                <w:color w:val="000000"/>
                <w:lang w:eastAsia="en-IN"/>
              </w:rPr>
              <w:t> </w:t>
            </w:r>
          </w:p>
        </w:tc>
      </w:tr>
      <w:tr w:rsidR="00B524C4" w:rsidRPr="0010555F" w14:paraId="0F64130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7C8E132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D</w:t>
            </w:r>
          </w:p>
        </w:tc>
        <w:tc>
          <w:tcPr>
            <w:tcW w:w="5251" w:type="dxa"/>
            <w:tcBorders>
              <w:top w:val="nil"/>
              <w:left w:val="nil"/>
              <w:bottom w:val="single" w:sz="4" w:space="0" w:color="auto"/>
              <w:right w:val="single" w:sz="4" w:space="0" w:color="auto"/>
            </w:tcBorders>
            <w:shd w:val="clear" w:color="auto" w:fill="A8D08D" w:themeFill="accent6" w:themeFillTint="99"/>
            <w:vAlign w:val="center"/>
            <w:hideMark/>
          </w:tcPr>
          <w:p w14:paraId="7182AB77" w14:textId="77777777" w:rsidR="00B524C4" w:rsidRPr="00330A91" w:rsidRDefault="00B524C4" w:rsidP="00A61E95">
            <w:pPr>
              <w:spacing w:after="0" w:line="240" w:lineRule="auto"/>
              <w:rPr>
                <w:rFonts w:ascii="Arial" w:eastAsia="Times New Roman" w:hAnsi="Arial" w:cs="Arial"/>
                <w:b/>
                <w:bCs/>
                <w:color w:val="000000"/>
                <w:sz w:val="18"/>
                <w:szCs w:val="18"/>
                <w:lang w:eastAsia="en-IN"/>
              </w:rPr>
            </w:pPr>
            <w:r w:rsidRPr="00330A91">
              <w:rPr>
                <w:rFonts w:ascii="Arial" w:eastAsia="Times New Roman" w:hAnsi="Arial" w:cs="Arial"/>
                <w:b/>
                <w:bCs/>
                <w:color w:val="000000"/>
                <w:sz w:val="18"/>
                <w:szCs w:val="18"/>
                <w:lang w:eastAsia="en-IN"/>
              </w:rPr>
              <w:t>Fixed Overheads</w:t>
            </w:r>
          </w:p>
        </w:tc>
        <w:tc>
          <w:tcPr>
            <w:tcW w:w="2275" w:type="dxa"/>
            <w:tcBorders>
              <w:top w:val="nil"/>
              <w:left w:val="nil"/>
              <w:bottom w:val="single" w:sz="4" w:space="0" w:color="auto"/>
              <w:right w:val="single" w:sz="4" w:space="0" w:color="auto"/>
            </w:tcBorders>
            <w:shd w:val="clear" w:color="auto" w:fill="A8D08D" w:themeFill="accent6" w:themeFillTint="99"/>
            <w:vAlign w:val="bottom"/>
            <w:hideMark/>
          </w:tcPr>
          <w:p w14:paraId="3CF8F9D4"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1.45</w:t>
            </w:r>
          </w:p>
        </w:tc>
        <w:tc>
          <w:tcPr>
            <w:tcW w:w="1179" w:type="dxa"/>
            <w:tcBorders>
              <w:top w:val="nil"/>
              <w:left w:val="nil"/>
              <w:bottom w:val="single" w:sz="4" w:space="0" w:color="auto"/>
              <w:right w:val="single" w:sz="4" w:space="0" w:color="auto"/>
            </w:tcBorders>
            <w:shd w:val="clear" w:color="auto" w:fill="auto"/>
            <w:noWrap/>
            <w:vAlign w:val="bottom"/>
            <w:hideMark/>
          </w:tcPr>
          <w:p w14:paraId="36950EC3" w14:textId="77777777" w:rsidR="00B524C4" w:rsidRPr="0010555F" w:rsidRDefault="00B524C4" w:rsidP="00A61E95">
            <w:pPr>
              <w:spacing w:after="0" w:line="240" w:lineRule="auto"/>
              <w:jc w:val="center"/>
              <w:rPr>
                <w:rFonts w:ascii="Arial" w:eastAsia="Times New Roman" w:hAnsi="Arial" w:cs="Arial"/>
                <w:color w:val="000000"/>
                <w:lang w:eastAsia="en-IN"/>
              </w:rPr>
            </w:pPr>
          </w:p>
        </w:tc>
      </w:tr>
      <w:tr w:rsidR="00B524C4" w:rsidRPr="0010555F" w14:paraId="43C7DE21"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D3AB243"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D1</w:t>
            </w:r>
          </w:p>
        </w:tc>
        <w:tc>
          <w:tcPr>
            <w:tcW w:w="5251" w:type="dxa"/>
            <w:tcBorders>
              <w:top w:val="nil"/>
              <w:left w:val="nil"/>
              <w:bottom w:val="single" w:sz="4" w:space="0" w:color="auto"/>
              <w:right w:val="single" w:sz="4" w:space="0" w:color="auto"/>
            </w:tcBorders>
            <w:shd w:val="clear" w:color="auto" w:fill="auto"/>
            <w:vAlign w:val="center"/>
            <w:hideMark/>
          </w:tcPr>
          <w:p w14:paraId="1FD56917"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Maintenance and repairs</w:t>
            </w:r>
          </w:p>
        </w:tc>
        <w:tc>
          <w:tcPr>
            <w:tcW w:w="2275" w:type="dxa"/>
            <w:tcBorders>
              <w:top w:val="nil"/>
              <w:left w:val="nil"/>
              <w:bottom w:val="single" w:sz="4" w:space="0" w:color="auto"/>
              <w:right w:val="single" w:sz="4" w:space="0" w:color="auto"/>
            </w:tcBorders>
            <w:shd w:val="clear" w:color="auto" w:fill="auto"/>
            <w:vAlign w:val="bottom"/>
            <w:hideMark/>
          </w:tcPr>
          <w:p w14:paraId="592D6C66"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0.53</w:t>
            </w:r>
          </w:p>
        </w:tc>
        <w:tc>
          <w:tcPr>
            <w:tcW w:w="1179" w:type="dxa"/>
            <w:tcBorders>
              <w:top w:val="nil"/>
              <w:left w:val="nil"/>
              <w:bottom w:val="single" w:sz="4" w:space="0" w:color="auto"/>
              <w:right w:val="single" w:sz="4" w:space="0" w:color="auto"/>
            </w:tcBorders>
            <w:shd w:val="clear" w:color="auto" w:fill="auto"/>
            <w:noWrap/>
            <w:vAlign w:val="bottom"/>
            <w:hideMark/>
          </w:tcPr>
          <w:p w14:paraId="3EA4651D"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07B3692D"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65A17499"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D2</w:t>
            </w:r>
          </w:p>
        </w:tc>
        <w:tc>
          <w:tcPr>
            <w:tcW w:w="5251" w:type="dxa"/>
            <w:tcBorders>
              <w:top w:val="nil"/>
              <w:left w:val="nil"/>
              <w:bottom w:val="single" w:sz="4" w:space="0" w:color="auto"/>
              <w:right w:val="single" w:sz="4" w:space="0" w:color="auto"/>
            </w:tcBorders>
            <w:shd w:val="clear" w:color="auto" w:fill="auto"/>
            <w:vAlign w:val="center"/>
            <w:hideMark/>
          </w:tcPr>
          <w:p w14:paraId="7E02FEE6"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Operating supplies</w:t>
            </w:r>
          </w:p>
        </w:tc>
        <w:tc>
          <w:tcPr>
            <w:tcW w:w="2275" w:type="dxa"/>
            <w:tcBorders>
              <w:top w:val="nil"/>
              <w:left w:val="nil"/>
              <w:bottom w:val="single" w:sz="4" w:space="0" w:color="auto"/>
              <w:right w:val="single" w:sz="4" w:space="0" w:color="auto"/>
            </w:tcBorders>
            <w:shd w:val="clear" w:color="auto" w:fill="auto"/>
            <w:vAlign w:val="bottom"/>
            <w:hideMark/>
          </w:tcPr>
          <w:p w14:paraId="53F9BE4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0.08</w:t>
            </w:r>
          </w:p>
        </w:tc>
        <w:tc>
          <w:tcPr>
            <w:tcW w:w="1179" w:type="dxa"/>
            <w:tcBorders>
              <w:top w:val="nil"/>
              <w:left w:val="nil"/>
              <w:bottom w:val="single" w:sz="4" w:space="0" w:color="auto"/>
              <w:right w:val="single" w:sz="4" w:space="0" w:color="auto"/>
            </w:tcBorders>
            <w:shd w:val="clear" w:color="auto" w:fill="auto"/>
            <w:noWrap/>
            <w:vAlign w:val="bottom"/>
            <w:hideMark/>
          </w:tcPr>
          <w:p w14:paraId="2F05AC6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92D71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08D68598"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D3</w:t>
            </w:r>
          </w:p>
        </w:tc>
        <w:tc>
          <w:tcPr>
            <w:tcW w:w="5251" w:type="dxa"/>
            <w:tcBorders>
              <w:top w:val="nil"/>
              <w:left w:val="nil"/>
              <w:bottom w:val="single" w:sz="4" w:space="0" w:color="auto"/>
              <w:right w:val="single" w:sz="4" w:space="0" w:color="auto"/>
            </w:tcBorders>
            <w:shd w:val="clear" w:color="auto" w:fill="auto"/>
            <w:vAlign w:val="center"/>
            <w:hideMark/>
          </w:tcPr>
          <w:p w14:paraId="28CFCC12"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Laboratory charge</w:t>
            </w:r>
          </w:p>
        </w:tc>
        <w:tc>
          <w:tcPr>
            <w:tcW w:w="2275" w:type="dxa"/>
            <w:tcBorders>
              <w:top w:val="nil"/>
              <w:left w:val="nil"/>
              <w:bottom w:val="single" w:sz="4" w:space="0" w:color="auto"/>
              <w:right w:val="single" w:sz="4" w:space="0" w:color="auto"/>
            </w:tcBorders>
            <w:shd w:val="clear" w:color="auto" w:fill="auto"/>
            <w:vAlign w:val="bottom"/>
            <w:hideMark/>
          </w:tcPr>
          <w:p w14:paraId="46D49CB0"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0.07</w:t>
            </w:r>
          </w:p>
        </w:tc>
        <w:tc>
          <w:tcPr>
            <w:tcW w:w="1179" w:type="dxa"/>
            <w:tcBorders>
              <w:top w:val="nil"/>
              <w:left w:val="nil"/>
              <w:bottom w:val="single" w:sz="4" w:space="0" w:color="auto"/>
              <w:right w:val="single" w:sz="4" w:space="0" w:color="auto"/>
            </w:tcBorders>
            <w:shd w:val="clear" w:color="auto" w:fill="auto"/>
            <w:noWrap/>
            <w:vAlign w:val="bottom"/>
            <w:hideMark/>
          </w:tcPr>
          <w:p w14:paraId="658BF715"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454A8C5C"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2D526DDD"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D4</w:t>
            </w:r>
          </w:p>
        </w:tc>
        <w:tc>
          <w:tcPr>
            <w:tcW w:w="5251" w:type="dxa"/>
            <w:tcBorders>
              <w:top w:val="nil"/>
              <w:left w:val="nil"/>
              <w:bottom w:val="single" w:sz="4" w:space="0" w:color="auto"/>
              <w:right w:val="single" w:sz="4" w:space="0" w:color="auto"/>
            </w:tcBorders>
            <w:shd w:val="clear" w:color="auto" w:fill="auto"/>
            <w:vAlign w:val="center"/>
            <w:hideMark/>
          </w:tcPr>
          <w:p w14:paraId="4E4D8F5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P</w:t>
            </w:r>
            <w:r>
              <w:rPr>
                <w:rFonts w:ascii="Arial" w:eastAsia="Times New Roman" w:hAnsi="Arial" w:cs="Arial"/>
                <w:color w:val="000000"/>
                <w:sz w:val="18"/>
                <w:szCs w:val="18"/>
                <w:lang w:eastAsia="en-IN"/>
              </w:rPr>
              <w:t>lant Overhead Cost</w:t>
            </w:r>
          </w:p>
        </w:tc>
        <w:tc>
          <w:tcPr>
            <w:tcW w:w="2275" w:type="dxa"/>
            <w:tcBorders>
              <w:top w:val="nil"/>
              <w:left w:val="nil"/>
              <w:bottom w:val="single" w:sz="4" w:space="0" w:color="auto"/>
              <w:right w:val="single" w:sz="4" w:space="0" w:color="auto"/>
            </w:tcBorders>
            <w:shd w:val="clear" w:color="auto" w:fill="auto"/>
            <w:vAlign w:val="bottom"/>
            <w:hideMark/>
          </w:tcPr>
          <w:p w14:paraId="10804D6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0.66</w:t>
            </w:r>
          </w:p>
        </w:tc>
        <w:tc>
          <w:tcPr>
            <w:tcW w:w="1179" w:type="dxa"/>
            <w:tcBorders>
              <w:top w:val="nil"/>
              <w:left w:val="nil"/>
              <w:bottom w:val="single" w:sz="4" w:space="0" w:color="auto"/>
              <w:right w:val="single" w:sz="4" w:space="0" w:color="auto"/>
            </w:tcBorders>
            <w:shd w:val="clear" w:color="auto" w:fill="auto"/>
            <w:noWrap/>
            <w:vAlign w:val="bottom"/>
            <w:hideMark/>
          </w:tcPr>
          <w:p w14:paraId="252631A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AB07E67" w14:textId="77777777" w:rsidTr="00A61E95">
        <w:trPr>
          <w:trHeight w:val="305"/>
        </w:trPr>
        <w:tc>
          <w:tcPr>
            <w:tcW w:w="1065" w:type="dxa"/>
            <w:tcBorders>
              <w:top w:val="nil"/>
              <w:left w:val="single" w:sz="4" w:space="0" w:color="auto"/>
              <w:bottom w:val="single" w:sz="4" w:space="0" w:color="auto"/>
              <w:right w:val="single" w:sz="4" w:space="0" w:color="auto"/>
            </w:tcBorders>
            <w:shd w:val="clear" w:color="auto" w:fill="auto"/>
            <w:vAlign w:val="center"/>
          </w:tcPr>
          <w:p w14:paraId="57F778F7"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Arial" w:eastAsia="Times New Roman" w:hAnsi="Arial" w:cs="Arial"/>
                <w:color w:val="000000"/>
                <w:sz w:val="18"/>
                <w:szCs w:val="18"/>
                <w:lang w:eastAsia="en-IN"/>
              </w:rPr>
              <w:t>D5</w:t>
            </w:r>
          </w:p>
        </w:tc>
        <w:tc>
          <w:tcPr>
            <w:tcW w:w="5251" w:type="dxa"/>
            <w:tcBorders>
              <w:top w:val="nil"/>
              <w:left w:val="nil"/>
              <w:bottom w:val="single" w:sz="4" w:space="0" w:color="auto"/>
              <w:right w:val="single" w:sz="4" w:space="0" w:color="auto"/>
            </w:tcBorders>
            <w:shd w:val="clear" w:color="auto" w:fill="auto"/>
            <w:vAlign w:val="center"/>
            <w:hideMark/>
          </w:tcPr>
          <w:p w14:paraId="4BE889E0"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Administrativ</w:t>
            </w:r>
            <w:r>
              <w:rPr>
                <w:rFonts w:ascii="Arial" w:eastAsia="Times New Roman" w:hAnsi="Arial" w:cs="Arial"/>
                <w:color w:val="000000"/>
                <w:sz w:val="18"/>
                <w:szCs w:val="18"/>
                <w:lang w:eastAsia="en-IN"/>
              </w:rPr>
              <w:t>e Cost</w:t>
            </w:r>
          </w:p>
        </w:tc>
        <w:tc>
          <w:tcPr>
            <w:tcW w:w="2275" w:type="dxa"/>
            <w:tcBorders>
              <w:top w:val="nil"/>
              <w:left w:val="nil"/>
              <w:bottom w:val="single" w:sz="4" w:space="0" w:color="auto"/>
              <w:right w:val="single" w:sz="4" w:space="0" w:color="auto"/>
            </w:tcBorders>
            <w:shd w:val="clear" w:color="auto" w:fill="auto"/>
            <w:vAlign w:val="bottom"/>
            <w:hideMark/>
          </w:tcPr>
          <w:p w14:paraId="32FE30AA" w14:textId="77777777" w:rsidR="00B524C4" w:rsidRPr="0010555F" w:rsidRDefault="00B524C4" w:rsidP="00A61E95">
            <w:pPr>
              <w:spacing w:after="0" w:line="240" w:lineRule="auto"/>
              <w:jc w:val="center"/>
              <w:rPr>
                <w:rFonts w:ascii="Arial" w:eastAsia="Times New Roman" w:hAnsi="Arial" w:cs="Arial"/>
                <w:color w:val="000000"/>
                <w:sz w:val="18"/>
                <w:szCs w:val="18"/>
                <w:lang w:eastAsia="en-IN"/>
              </w:rPr>
            </w:pPr>
            <w:r>
              <w:rPr>
                <w:rFonts w:ascii="Calibri" w:hAnsi="Calibri"/>
                <w:color w:val="000000"/>
              </w:rPr>
              <w:t>0.11</w:t>
            </w:r>
          </w:p>
        </w:tc>
        <w:tc>
          <w:tcPr>
            <w:tcW w:w="1179" w:type="dxa"/>
            <w:tcBorders>
              <w:top w:val="nil"/>
              <w:left w:val="nil"/>
              <w:bottom w:val="single" w:sz="4" w:space="0" w:color="auto"/>
              <w:right w:val="single" w:sz="4" w:space="0" w:color="auto"/>
            </w:tcBorders>
            <w:shd w:val="clear" w:color="auto" w:fill="auto"/>
            <w:noWrap/>
            <w:vAlign w:val="bottom"/>
            <w:hideMark/>
          </w:tcPr>
          <w:p w14:paraId="5C9DBEE0" w14:textId="77777777" w:rsidR="00B524C4" w:rsidRPr="0010555F" w:rsidRDefault="00B524C4" w:rsidP="00A61E95">
            <w:pPr>
              <w:spacing w:after="0" w:line="240" w:lineRule="auto"/>
              <w:jc w:val="center"/>
              <w:rPr>
                <w:rFonts w:ascii="Arial" w:eastAsia="Times New Roman" w:hAnsi="Arial" w:cs="Arial"/>
                <w:color w:val="000000"/>
                <w:lang w:eastAsia="en-IN"/>
              </w:rPr>
            </w:pPr>
            <w:r w:rsidRPr="0010555F">
              <w:rPr>
                <w:rFonts w:ascii="Arial" w:eastAsia="Times New Roman" w:hAnsi="Arial" w:cs="Arial"/>
                <w:color w:val="000000"/>
                <w:lang w:eastAsia="en-IN"/>
              </w:rPr>
              <w:t>Fixed</w:t>
            </w:r>
          </w:p>
        </w:tc>
      </w:tr>
      <w:tr w:rsidR="00B524C4" w:rsidRPr="0010555F" w14:paraId="26892875"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A9D08E"/>
            <w:vAlign w:val="center"/>
            <w:hideMark/>
          </w:tcPr>
          <w:p w14:paraId="4FEE05E4" w14:textId="77777777" w:rsidR="00B524C4" w:rsidRPr="0010555F" w:rsidRDefault="00B524C4" w:rsidP="00A61E95">
            <w:pPr>
              <w:spacing w:after="0" w:line="240" w:lineRule="auto"/>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E</w:t>
            </w:r>
          </w:p>
        </w:tc>
        <w:tc>
          <w:tcPr>
            <w:tcW w:w="5251" w:type="dxa"/>
            <w:tcBorders>
              <w:top w:val="nil"/>
              <w:left w:val="nil"/>
              <w:bottom w:val="single" w:sz="4" w:space="0" w:color="auto"/>
              <w:right w:val="single" w:sz="4" w:space="0" w:color="auto"/>
            </w:tcBorders>
            <w:shd w:val="clear" w:color="000000" w:fill="A9D08E"/>
            <w:vAlign w:val="center"/>
            <w:hideMark/>
          </w:tcPr>
          <w:p w14:paraId="7964D8D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Selling Overheads</w:t>
            </w:r>
          </w:p>
        </w:tc>
        <w:tc>
          <w:tcPr>
            <w:tcW w:w="2275" w:type="dxa"/>
            <w:tcBorders>
              <w:top w:val="nil"/>
              <w:left w:val="nil"/>
              <w:bottom w:val="single" w:sz="4" w:space="0" w:color="auto"/>
              <w:right w:val="single" w:sz="4" w:space="0" w:color="auto"/>
            </w:tcBorders>
            <w:shd w:val="clear" w:color="000000" w:fill="A9D08E"/>
            <w:vAlign w:val="bottom"/>
            <w:hideMark/>
          </w:tcPr>
          <w:p w14:paraId="2CDE8D5D" w14:textId="77777777" w:rsidR="00B524C4" w:rsidRPr="0010555F" w:rsidRDefault="00B524C4" w:rsidP="00A61E95">
            <w:pPr>
              <w:spacing w:after="0" w:line="240" w:lineRule="auto"/>
              <w:jc w:val="center"/>
              <w:rPr>
                <w:rFonts w:ascii="Arial" w:eastAsia="Times New Roman" w:hAnsi="Arial" w:cs="Arial"/>
                <w:b/>
                <w:bCs/>
                <w:color w:val="000000"/>
                <w:sz w:val="18"/>
                <w:szCs w:val="18"/>
                <w:lang w:eastAsia="en-IN"/>
              </w:rPr>
            </w:pPr>
            <w:r>
              <w:rPr>
                <w:rFonts w:ascii="Calibri" w:hAnsi="Calibri"/>
                <w:color w:val="000000"/>
              </w:rPr>
              <w:t>8.42</w:t>
            </w:r>
          </w:p>
        </w:tc>
        <w:tc>
          <w:tcPr>
            <w:tcW w:w="1179" w:type="dxa"/>
            <w:tcBorders>
              <w:top w:val="nil"/>
              <w:left w:val="nil"/>
              <w:bottom w:val="single" w:sz="4" w:space="0" w:color="auto"/>
              <w:right w:val="single" w:sz="4" w:space="0" w:color="auto"/>
            </w:tcBorders>
            <w:shd w:val="clear" w:color="auto" w:fill="auto"/>
            <w:noWrap/>
            <w:vAlign w:val="bottom"/>
            <w:hideMark/>
          </w:tcPr>
          <w:p w14:paraId="70E1EE8A"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r w:rsidR="00B524C4" w:rsidRPr="0010555F" w14:paraId="413CA2FF" w14:textId="77777777" w:rsidTr="00A61E95">
        <w:trPr>
          <w:trHeight w:val="305"/>
        </w:trPr>
        <w:tc>
          <w:tcPr>
            <w:tcW w:w="1065" w:type="dxa"/>
            <w:tcBorders>
              <w:top w:val="nil"/>
              <w:left w:val="single" w:sz="4" w:space="0" w:color="auto"/>
              <w:bottom w:val="single" w:sz="4" w:space="0" w:color="auto"/>
              <w:right w:val="single" w:sz="4" w:space="0" w:color="auto"/>
            </w:tcBorders>
            <w:shd w:val="clear" w:color="000000" w:fill="F4B084"/>
            <w:vAlign w:val="center"/>
            <w:hideMark/>
          </w:tcPr>
          <w:p w14:paraId="76E1E1F3" w14:textId="77777777" w:rsidR="00B524C4" w:rsidRPr="0010555F" w:rsidRDefault="00B524C4" w:rsidP="00A61E95">
            <w:pPr>
              <w:spacing w:after="0" w:line="240" w:lineRule="auto"/>
              <w:rPr>
                <w:rFonts w:ascii="Arial" w:eastAsia="Times New Roman" w:hAnsi="Arial" w:cs="Arial"/>
                <w:color w:val="000000"/>
                <w:sz w:val="18"/>
                <w:szCs w:val="18"/>
                <w:lang w:eastAsia="en-IN"/>
              </w:rPr>
            </w:pPr>
            <w:r w:rsidRPr="0010555F">
              <w:rPr>
                <w:rFonts w:ascii="Arial" w:eastAsia="Times New Roman" w:hAnsi="Arial" w:cs="Arial"/>
                <w:color w:val="000000"/>
                <w:sz w:val="18"/>
                <w:szCs w:val="18"/>
                <w:lang w:eastAsia="en-IN"/>
              </w:rPr>
              <w:t> </w:t>
            </w:r>
          </w:p>
        </w:tc>
        <w:tc>
          <w:tcPr>
            <w:tcW w:w="5251" w:type="dxa"/>
            <w:tcBorders>
              <w:top w:val="nil"/>
              <w:left w:val="nil"/>
              <w:bottom w:val="single" w:sz="4" w:space="0" w:color="auto"/>
              <w:right w:val="single" w:sz="4" w:space="0" w:color="auto"/>
            </w:tcBorders>
            <w:shd w:val="clear" w:color="000000" w:fill="F4B084"/>
            <w:vAlign w:val="center"/>
            <w:hideMark/>
          </w:tcPr>
          <w:p w14:paraId="52A61220" w14:textId="77777777" w:rsidR="00B524C4" w:rsidRPr="0010555F" w:rsidRDefault="00B524C4" w:rsidP="00A61E95">
            <w:pPr>
              <w:spacing w:after="0" w:line="240" w:lineRule="auto"/>
              <w:ind w:firstLineChars="100" w:firstLine="181"/>
              <w:rPr>
                <w:rFonts w:ascii="Arial" w:eastAsia="Times New Roman" w:hAnsi="Arial" w:cs="Arial"/>
                <w:b/>
                <w:bCs/>
                <w:color w:val="000000"/>
                <w:sz w:val="18"/>
                <w:szCs w:val="18"/>
                <w:lang w:eastAsia="en-IN"/>
              </w:rPr>
            </w:pPr>
            <w:r w:rsidRPr="0010555F">
              <w:rPr>
                <w:rFonts w:ascii="Arial" w:eastAsia="Times New Roman" w:hAnsi="Arial" w:cs="Arial"/>
                <w:b/>
                <w:bCs/>
                <w:color w:val="000000"/>
                <w:sz w:val="18"/>
                <w:szCs w:val="18"/>
                <w:lang w:eastAsia="en-IN"/>
              </w:rPr>
              <w:t>Total Production Cost</w:t>
            </w:r>
            <w:r>
              <w:rPr>
                <w:rFonts w:ascii="Arial" w:eastAsia="Times New Roman" w:hAnsi="Arial" w:cs="Arial"/>
                <w:b/>
                <w:bCs/>
                <w:color w:val="000000"/>
                <w:sz w:val="18"/>
                <w:szCs w:val="18"/>
                <w:lang w:eastAsia="en-IN"/>
              </w:rPr>
              <w:t xml:space="preserve"> (C+D+E)</w:t>
            </w:r>
          </w:p>
        </w:tc>
        <w:tc>
          <w:tcPr>
            <w:tcW w:w="2275" w:type="dxa"/>
            <w:tcBorders>
              <w:top w:val="nil"/>
              <w:left w:val="nil"/>
              <w:bottom w:val="single" w:sz="4" w:space="0" w:color="auto"/>
              <w:right w:val="single" w:sz="4" w:space="0" w:color="auto"/>
            </w:tcBorders>
            <w:shd w:val="clear" w:color="000000" w:fill="F4B084"/>
            <w:vAlign w:val="bottom"/>
            <w:hideMark/>
          </w:tcPr>
          <w:p w14:paraId="4812305D" w14:textId="77777777" w:rsidR="00B524C4" w:rsidRPr="00330A91" w:rsidRDefault="00B524C4" w:rsidP="00A61E95">
            <w:pPr>
              <w:spacing w:after="0" w:line="240" w:lineRule="auto"/>
              <w:jc w:val="center"/>
              <w:rPr>
                <w:rFonts w:ascii="Arial" w:eastAsia="Times New Roman" w:hAnsi="Arial" w:cs="Arial"/>
                <w:b/>
                <w:bCs/>
                <w:color w:val="000000"/>
                <w:sz w:val="18"/>
                <w:szCs w:val="18"/>
                <w:lang w:eastAsia="en-IN"/>
              </w:rPr>
            </w:pPr>
            <w:r w:rsidRPr="00330A91">
              <w:rPr>
                <w:rFonts w:ascii="Calibri" w:hAnsi="Calibri"/>
                <w:b/>
                <w:bCs/>
                <w:color w:val="000000"/>
              </w:rPr>
              <w:t>73.20</w:t>
            </w:r>
          </w:p>
        </w:tc>
        <w:tc>
          <w:tcPr>
            <w:tcW w:w="1179" w:type="dxa"/>
            <w:tcBorders>
              <w:top w:val="nil"/>
              <w:left w:val="nil"/>
              <w:bottom w:val="single" w:sz="4" w:space="0" w:color="auto"/>
              <w:right w:val="single" w:sz="4" w:space="0" w:color="auto"/>
            </w:tcBorders>
            <w:shd w:val="clear" w:color="auto" w:fill="auto"/>
            <w:noWrap/>
            <w:vAlign w:val="bottom"/>
            <w:hideMark/>
          </w:tcPr>
          <w:p w14:paraId="7CD63859" w14:textId="77777777" w:rsidR="00B524C4" w:rsidRPr="0010555F" w:rsidRDefault="00B524C4" w:rsidP="00A61E95">
            <w:pPr>
              <w:spacing w:after="0" w:line="240" w:lineRule="auto"/>
              <w:rPr>
                <w:rFonts w:ascii="Arial" w:eastAsia="Times New Roman" w:hAnsi="Arial" w:cs="Arial"/>
                <w:color w:val="000000"/>
                <w:lang w:eastAsia="en-IN"/>
              </w:rPr>
            </w:pPr>
            <w:r w:rsidRPr="0010555F">
              <w:rPr>
                <w:rFonts w:ascii="Arial" w:eastAsia="Times New Roman" w:hAnsi="Arial" w:cs="Arial"/>
                <w:color w:val="000000"/>
                <w:lang w:eastAsia="en-IN"/>
              </w:rPr>
              <w:t> </w:t>
            </w:r>
          </w:p>
        </w:tc>
      </w:tr>
    </w:tbl>
    <w:p w14:paraId="4E45E36F" w14:textId="77777777" w:rsidR="00B524C4" w:rsidRPr="00CB1DB6" w:rsidRDefault="00B524C4" w:rsidP="00B524C4">
      <w:pPr>
        <w:pStyle w:val="ListParagraph"/>
        <w:tabs>
          <w:tab w:val="left" w:pos="1365"/>
        </w:tabs>
        <w:spacing w:line="360" w:lineRule="auto"/>
        <w:ind w:left="2160" w:firstLine="0"/>
        <w:rPr>
          <w:b/>
          <w:bCs/>
          <w:i/>
          <w:iCs/>
          <w:sz w:val="20"/>
          <w:szCs w:val="20"/>
        </w:rPr>
      </w:pPr>
    </w:p>
    <w:p w14:paraId="6A32E826" w14:textId="77777777" w:rsidR="00B524C4" w:rsidRPr="00CB1DB6" w:rsidRDefault="00B524C4" w:rsidP="00B524C4">
      <w:pPr>
        <w:pStyle w:val="ListParagraph"/>
        <w:tabs>
          <w:tab w:val="left" w:pos="1365"/>
        </w:tabs>
        <w:spacing w:line="360" w:lineRule="auto"/>
        <w:ind w:left="2160" w:firstLine="0"/>
        <w:jc w:val="right"/>
        <w:rPr>
          <w:b/>
          <w:bCs/>
          <w:i/>
          <w:iCs/>
          <w:sz w:val="20"/>
          <w:szCs w:val="20"/>
        </w:rPr>
      </w:pPr>
      <w:r>
        <w:rPr>
          <w:i/>
          <w:iCs/>
          <w:sz w:val="20"/>
          <w:szCs w:val="20"/>
        </w:rPr>
        <w:t>*</w:t>
      </w:r>
      <w:r>
        <w:rPr>
          <w:i/>
          <w:iCs/>
          <w:sz w:val="20"/>
          <w:szCs w:val="20"/>
        </w:rPr>
        <w:tab/>
      </w:r>
      <w:r w:rsidRPr="00CB1DB6">
        <w:rPr>
          <w:i/>
          <w:iCs/>
          <w:sz w:val="20"/>
          <w:szCs w:val="20"/>
        </w:rPr>
        <w:t>The Overall Cost accuracy is ± 25-30%.</w:t>
      </w:r>
    </w:p>
    <w:p w14:paraId="3E00D6F1"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4142ACEC" w14:textId="77777777" w:rsidR="00B524C4" w:rsidRPr="000B6683" w:rsidRDefault="00B524C4" w:rsidP="00B524C4">
      <w:pPr>
        <w:tabs>
          <w:tab w:val="left" w:pos="1365"/>
        </w:tabs>
        <w:spacing w:line="360" w:lineRule="auto"/>
        <w:jc w:val="both"/>
        <w:rPr>
          <w:rFonts w:ascii="Arial" w:hAnsi="Arial" w:cs="Arial"/>
          <w:sz w:val="24"/>
          <w:szCs w:val="24"/>
        </w:rPr>
      </w:pPr>
      <w:r>
        <w:rPr>
          <w:rFonts w:ascii="Arial" w:eastAsia="Arial" w:hAnsi="Arial" w:cs="Arial"/>
          <w:b/>
          <w:bCs/>
          <w:sz w:val="24"/>
          <w:szCs w:val="24"/>
          <w:lang w:val="en-US"/>
        </w:rPr>
        <w:t>5.5. Payback Period:</w:t>
      </w:r>
      <w:r w:rsidRPr="001E0939">
        <w:t xml:space="preserve"> </w:t>
      </w:r>
    </w:p>
    <w:tbl>
      <w:tblPr>
        <w:tblW w:w="10359" w:type="dxa"/>
        <w:tblLook w:val="04A0" w:firstRow="1" w:lastRow="0" w:firstColumn="1" w:lastColumn="0" w:noHBand="0" w:noVBand="1"/>
      </w:tblPr>
      <w:tblGrid>
        <w:gridCol w:w="5224"/>
        <w:gridCol w:w="5135"/>
      </w:tblGrid>
      <w:tr w:rsidR="00B524C4" w:rsidRPr="00425BF5" w14:paraId="6FA70EBE" w14:textId="77777777" w:rsidTr="00A61E95">
        <w:trPr>
          <w:trHeight w:val="326"/>
        </w:trPr>
        <w:tc>
          <w:tcPr>
            <w:tcW w:w="10359"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noWrap/>
            <w:vAlign w:val="bottom"/>
            <w:hideMark/>
          </w:tcPr>
          <w:p w14:paraId="35F0BD9D"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PROFITABILITY PARAMETER</w:t>
            </w:r>
          </w:p>
        </w:tc>
      </w:tr>
      <w:tr w:rsidR="00B524C4" w:rsidRPr="00425BF5" w14:paraId="7E2AAA1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76ED7FA3"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lang w:val="en-US"/>
              </w:rPr>
              <w:t> </w:t>
            </w:r>
          </w:p>
        </w:tc>
        <w:tc>
          <w:tcPr>
            <w:tcW w:w="5135" w:type="dxa"/>
            <w:tcBorders>
              <w:top w:val="nil"/>
              <w:left w:val="nil"/>
              <w:bottom w:val="single" w:sz="4" w:space="0" w:color="auto"/>
              <w:right w:val="single" w:sz="4" w:space="0" w:color="auto"/>
            </w:tcBorders>
            <w:shd w:val="clear" w:color="000000" w:fill="FFFFFF"/>
            <w:vAlign w:val="center"/>
            <w:hideMark/>
          </w:tcPr>
          <w:p w14:paraId="104690B8" w14:textId="77777777" w:rsidR="00B524C4" w:rsidRPr="00425BF5" w:rsidRDefault="00B524C4" w:rsidP="00A61E95">
            <w:pPr>
              <w:spacing w:after="0" w:line="240" w:lineRule="auto"/>
              <w:jc w:val="center"/>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Value (USD Million)</w:t>
            </w:r>
          </w:p>
        </w:tc>
      </w:tr>
      <w:tr w:rsidR="00B524C4" w:rsidRPr="00425BF5" w14:paraId="193EF2D8" w14:textId="77777777" w:rsidTr="00A61E95">
        <w:trPr>
          <w:trHeight w:val="449"/>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45CC7752"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NPV @ 1</w:t>
            </w:r>
            <w:r>
              <w:rPr>
                <w:rFonts w:ascii="Arial" w:eastAsia="Times New Roman" w:hAnsi="Arial" w:cs="Arial"/>
                <w:b/>
                <w:bCs/>
                <w:color w:val="000000"/>
                <w:sz w:val="24"/>
                <w:szCs w:val="24"/>
              </w:rPr>
              <w:t>0</w:t>
            </w:r>
            <w:r w:rsidRPr="00425BF5">
              <w:rPr>
                <w:rFonts w:ascii="Arial" w:eastAsia="Times New Roman" w:hAnsi="Arial" w:cs="Arial"/>
                <w:b/>
                <w:bCs/>
                <w:color w:val="000000"/>
                <w:sz w:val="24"/>
                <w:szCs w:val="24"/>
              </w:rPr>
              <w:t>%</w:t>
            </w:r>
          </w:p>
          <w:p w14:paraId="500A508A"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p>
        </w:tc>
        <w:tc>
          <w:tcPr>
            <w:tcW w:w="5135" w:type="dxa"/>
            <w:tcBorders>
              <w:top w:val="nil"/>
              <w:left w:val="nil"/>
              <w:bottom w:val="single" w:sz="4" w:space="0" w:color="auto"/>
              <w:right w:val="single" w:sz="4" w:space="0" w:color="auto"/>
            </w:tcBorders>
            <w:shd w:val="clear" w:color="000000" w:fill="FFFFFF"/>
            <w:vAlign w:val="center"/>
            <w:hideMark/>
          </w:tcPr>
          <w:p w14:paraId="36C0B079"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3</w:t>
            </w:r>
            <w:r>
              <w:rPr>
                <w:rFonts w:ascii="Arial" w:eastAsia="Times New Roman" w:hAnsi="Arial" w:cs="Arial"/>
                <w:color w:val="000000"/>
                <w:sz w:val="24"/>
                <w:szCs w:val="24"/>
              </w:rPr>
              <w:t>1</w:t>
            </w:r>
            <w:r w:rsidRPr="00425BF5">
              <w:rPr>
                <w:rFonts w:ascii="Arial" w:eastAsia="Times New Roman" w:hAnsi="Arial" w:cs="Arial"/>
                <w:color w:val="000000"/>
                <w:sz w:val="24"/>
                <w:szCs w:val="24"/>
              </w:rPr>
              <w:t>.</w:t>
            </w:r>
            <w:r>
              <w:rPr>
                <w:rFonts w:ascii="Arial" w:eastAsia="Times New Roman" w:hAnsi="Arial" w:cs="Arial"/>
                <w:color w:val="000000"/>
                <w:sz w:val="24"/>
                <w:szCs w:val="24"/>
              </w:rPr>
              <w:t>40</w:t>
            </w:r>
          </w:p>
        </w:tc>
      </w:tr>
      <w:tr w:rsidR="00B524C4" w:rsidRPr="00425BF5" w14:paraId="7C20F8ED" w14:textId="77777777" w:rsidTr="00A61E95">
        <w:trPr>
          <w:trHeight w:val="963"/>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EF6F6A0" w14:textId="77777777" w:rsidR="00B524C4" w:rsidRDefault="00B524C4" w:rsidP="00A61E95">
            <w:pPr>
              <w:spacing w:after="0" w:line="240" w:lineRule="auto"/>
              <w:rPr>
                <w:rFonts w:ascii="Arial" w:eastAsia="Times New Roman" w:hAnsi="Arial" w:cs="Arial"/>
                <w:b/>
                <w:bCs/>
                <w:color w:val="000000"/>
                <w:sz w:val="24"/>
                <w:szCs w:val="24"/>
              </w:rPr>
            </w:pPr>
            <w:r w:rsidRPr="00425BF5">
              <w:rPr>
                <w:rFonts w:ascii="Arial" w:eastAsia="Times New Roman" w:hAnsi="Arial" w:cs="Arial"/>
                <w:b/>
                <w:bCs/>
                <w:color w:val="000000"/>
                <w:sz w:val="24"/>
                <w:szCs w:val="24"/>
              </w:rPr>
              <w:t xml:space="preserve">Internal Rate </w:t>
            </w:r>
            <w:proofErr w:type="gramStart"/>
            <w:r w:rsidRPr="00425BF5">
              <w:rPr>
                <w:rFonts w:ascii="Arial" w:eastAsia="Times New Roman" w:hAnsi="Arial" w:cs="Arial"/>
                <w:b/>
                <w:bCs/>
                <w:color w:val="000000"/>
                <w:sz w:val="24"/>
                <w:szCs w:val="24"/>
              </w:rPr>
              <w:t>Of</w:t>
            </w:r>
            <w:proofErr w:type="gramEnd"/>
            <w:r w:rsidRPr="00425BF5">
              <w:rPr>
                <w:rFonts w:ascii="Arial" w:eastAsia="Times New Roman" w:hAnsi="Arial" w:cs="Arial"/>
                <w:b/>
                <w:bCs/>
                <w:color w:val="000000"/>
                <w:sz w:val="24"/>
                <w:szCs w:val="24"/>
              </w:rPr>
              <w:t xml:space="preserve"> Return (%)  </w:t>
            </w:r>
          </w:p>
          <w:p w14:paraId="03602DC6"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i/>
                <w:iCs/>
                <w:color w:val="000000"/>
                <w:sz w:val="24"/>
                <w:szCs w:val="24"/>
              </w:rPr>
              <w:t>On Total Capital -</w:t>
            </w:r>
            <w:r w:rsidRPr="00425BF5">
              <w:rPr>
                <w:rFonts w:ascii="Arial" w:eastAsia="Times New Roman" w:hAnsi="Arial" w:cs="Arial"/>
                <w:color w:val="000000"/>
                <w:sz w:val="24"/>
                <w:szCs w:val="24"/>
              </w:rPr>
              <w:t xml:space="preserve"> </w:t>
            </w:r>
            <w:r w:rsidRPr="00425BF5">
              <w:rPr>
                <w:rFonts w:ascii="Arial" w:eastAsia="Times New Roman" w:hAnsi="Arial" w:cs="Arial"/>
                <w:b/>
                <w:bCs/>
                <w:i/>
                <w:iCs/>
                <w:color w:val="000000"/>
                <w:sz w:val="24"/>
                <w:szCs w:val="24"/>
              </w:rPr>
              <w:t>Before Taxes</w:t>
            </w:r>
          </w:p>
        </w:tc>
        <w:tc>
          <w:tcPr>
            <w:tcW w:w="5135" w:type="dxa"/>
            <w:tcBorders>
              <w:top w:val="nil"/>
              <w:left w:val="nil"/>
              <w:bottom w:val="single" w:sz="4" w:space="0" w:color="auto"/>
              <w:right w:val="single" w:sz="4" w:space="0" w:color="auto"/>
            </w:tcBorders>
            <w:shd w:val="clear" w:color="000000" w:fill="FFFFFF"/>
            <w:vAlign w:val="center"/>
            <w:hideMark/>
          </w:tcPr>
          <w:p w14:paraId="1BC8A9A6"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lang w:val="en-US"/>
              </w:rPr>
              <w:t>50.02%</w:t>
            </w:r>
          </w:p>
        </w:tc>
      </w:tr>
      <w:tr w:rsidR="00B524C4" w:rsidRPr="00425BF5" w14:paraId="789EF7E9"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17FAA212" w14:textId="77777777" w:rsidR="00B524C4" w:rsidRPr="00425BF5" w:rsidRDefault="00B524C4" w:rsidP="00A61E95">
            <w:pPr>
              <w:spacing w:after="0" w:line="240" w:lineRule="auto"/>
              <w:rPr>
                <w:rFonts w:ascii="Arial" w:eastAsia="Times New Roman" w:hAnsi="Arial" w:cs="Arial"/>
                <w:b/>
                <w:bCs/>
                <w:color w:val="000000"/>
                <w:sz w:val="24"/>
                <w:szCs w:val="24"/>
                <w:lang w:val="en-US"/>
              </w:rPr>
            </w:pPr>
            <w:r w:rsidRPr="00425BF5">
              <w:rPr>
                <w:rFonts w:ascii="Arial" w:eastAsia="Times New Roman" w:hAnsi="Arial" w:cs="Arial"/>
                <w:b/>
                <w:bCs/>
                <w:color w:val="000000"/>
                <w:sz w:val="24"/>
                <w:szCs w:val="24"/>
              </w:rPr>
              <w:t>Payback Period, Years</w:t>
            </w:r>
          </w:p>
        </w:tc>
        <w:tc>
          <w:tcPr>
            <w:tcW w:w="5135" w:type="dxa"/>
            <w:tcBorders>
              <w:top w:val="nil"/>
              <w:left w:val="nil"/>
              <w:bottom w:val="single" w:sz="4" w:space="0" w:color="auto"/>
              <w:right w:val="single" w:sz="4" w:space="0" w:color="auto"/>
            </w:tcBorders>
            <w:shd w:val="clear" w:color="000000" w:fill="FFFFFF"/>
            <w:vAlign w:val="center"/>
            <w:hideMark/>
          </w:tcPr>
          <w:p w14:paraId="05285DB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Pr>
                <w:rFonts w:ascii="Arial" w:eastAsia="Times New Roman" w:hAnsi="Arial" w:cs="Arial"/>
                <w:color w:val="000000"/>
                <w:sz w:val="24"/>
                <w:szCs w:val="24"/>
              </w:rPr>
              <w:t>2.36</w:t>
            </w:r>
            <w:r w:rsidRPr="00425BF5">
              <w:rPr>
                <w:rFonts w:ascii="Arial" w:eastAsia="Times New Roman" w:hAnsi="Arial" w:cs="Arial"/>
                <w:color w:val="000000"/>
                <w:sz w:val="24"/>
                <w:szCs w:val="24"/>
              </w:rPr>
              <w:t> </w:t>
            </w:r>
          </w:p>
        </w:tc>
      </w:tr>
      <w:tr w:rsidR="00B524C4" w:rsidRPr="00425BF5" w14:paraId="2B4233F5"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059990B9" w14:textId="77777777" w:rsidR="00B524C4" w:rsidRPr="00425BF5" w:rsidRDefault="00B524C4" w:rsidP="00A61E95">
            <w:pPr>
              <w:spacing w:after="0" w:line="240" w:lineRule="auto"/>
              <w:rPr>
                <w:rFonts w:ascii="Arial" w:eastAsia="Times New Roman" w:hAnsi="Arial" w:cs="Arial"/>
                <w:color w:val="000000"/>
                <w:sz w:val="24"/>
                <w:szCs w:val="24"/>
                <w:lang w:val="en-US"/>
              </w:rPr>
            </w:pPr>
            <w:r w:rsidRPr="00425BF5">
              <w:rPr>
                <w:rFonts w:ascii="Arial" w:eastAsia="Times New Roman" w:hAnsi="Arial" w:cs="Arial"/>
                <w:color w:val="000000"/>
                <w:sz w:val="24"/>
                <w:szCs w:val="24"/>
              </w:rPr>
              <w:t xml:space="preserve">    Simple</w:t>
            </w:r>
          </w:p>
        </w:tc>
        <w:tc>
          <w:tcPr>
            <w:tcW w:w="5135" w:type="dxa"/>
            <w:tcBorders>
              <w:top w:val="nil"/>
              <w:left w:val="nil"/>
              <w:bottom w:val="single" w:sz="4" w:space="0" w:color="auto"/>
              <w:right w:val="single" w:sz="4" w:space="0" w:color="auto"/>
            </w:tcBorders>
            <w:shd w:val="clear" w:color="000000" w:fill="FFFFFF"/>
            <w:vAlign w:val="center"/>
            <w:hideMark/>
          </w:tcPr>
          <w:p w14:paraId="6F51AC0C"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rPr>
              <w:t>2.51%</w:t>
            </w:r>
          </w:p>
        </w:tc>
      </w:tr>
      <w:tr w:rsidR="00B524C4" w:rsidRPr="00425BF5" w14:paraId="7ADEFEA6" w14:textId="77777777" w:rsidTr="00A61E95">
        <w:trPr>
          <w:trHeight w:val="326"/>
        </w:trPr>
        <w:tc>
          <w:tcPr>
            <w:tcW w:w="5224" w:type="dxa"/>
            <w:tcBorders>
              <w:top w:val="nil"/>
              <w:left w:val="single" w:sz="4" w:space="0" w:color="auto"/>
              <w:bottom w:val="single" w:sz="4" w:space="0" w:color="auto"/>
              <w:right w:val="single" w:sz="4" w:space="0" w:color="auto"/>
            </w:tcBorders>
            <w:shd w:val="clear" w:color="000000" w:fill="FFFFFF"/>
            <w:vAlign w:val="center"/>
            <w:hideMark/>
          </w:tcPr>
          <w:p w14:paraId="25D0118D" w14:textId="77777777" w:rsidR="00B524C4" w:rsidRPr="00425BF5" w:rsidRDefault="00B524C4" w:rsidP="00A61E95">
            <w:pPr>
              <w:spacing w:after="0" w:line="240" w:lineRule="auto"/>
              <w:ind w:firstLineChars="100" w:firstLine="240"/>
              <w:rPr>
                <w:rFonts w:ascii="Arial" w:eastAsia="Times New Roman" w:hAnsi="Arial" w:cs="Arial"/>
                <w:color w:val="000000"/>
                <w:sz w:val="24"/>
                <w:szCs w:val="24"/>
                <w:lang w:val="en-US"/>
              </w:rPr>
            </w:pPr>
            <w:r w:rsidRPr="00425BF5">
              <w:rPr>
                <w:rFonts w:ascii="Arial" w:eastAsia="Times New Roman" w:hAnsi="Arial" w:cs="Arial"/>
                <w:color w:val="000000"/>
                <w:sz w:val="24"/>
                <w:szCs w:val="24"/>
              </w:rPr>
              <w:t>Discounted @ 12%</w:t>
            </w:r>
          </w:p>
        </w:tc>
        <w:tc>
          <w:tcPr>
            <w:tcW w:w="5135" w:type="dxa"/>
            <w:tcBorders>
              <w:top w:val="nil"/>
              <w:left w:val="nil"/>
              <w:bottom w:val="single" w:sz="4" w:space="0" w:color="auto"/>
              <w:right w:val="single" w:sz="4" w:space="0" w:color="auto"/>
            </w:tcBorders>
            <w:shd w:val="clear" w:color="000000" w:fill="FFFFFF"/>
            <w:vAlign w:val="center"/>
            <w:hideMark/>
          </w:tcPr>
          <w:p w14:paraId="3A3E1601" w14:textId="77777777" w:rsidR="00B524C4" w:rsidRPr="00425BF5" w:rsidRDefault="00B524C4" w:rsidP="00A61E95">
            <w:pPr>
              <w:spacing w:after="0" w:line="240" w:lineRule="auto"/>
              <w:jc w:val="center"/>
              <w:rPr>
                <w:rFonts w:ascii="Arial" w:eastAsia="Times New Roman" w:hAnsi="Arial" w:cs="Arial"/>
                <w:color w:val="000000"/>
                <w:sz w:val="24"/>
                <w:szCs w:val="24"/>
                <w:lang w:val="en-US"/>
              </w:rPr>
            </w:pPr>
            <w:r w:rsidRPr="00425BF5">
              <w:rPr>
                <w:rFonts w:ascii="Arial" w:eastAsia="Times New Roman" w:hAnsi="Arial" w:cs="Arial"/>
                <w:color w:val="000000"/>
                <w:sz w:val="24"/>
                <w:szCs w:val="24"/>
                <w:lang w:val="en-US"/>
              </w:rPr>
              <w:t> 3.46%</w:t>
            </w:r>
          </w:p>
        </w:tc>
      </w:tr>
    </w:tbl>
    <w:p w14:paraId="57DC21C9" w14:textId="77777777" w:rsidR="00B524C4" w:rsidRDefault="00B524C4" w:rsidP="00B524C4">
      <w:pPr>
        <w:tabs>
          <w:tab w:val="left" w:pos="1365"/>
        </w:tabs>
        <w:spacing w:line="360" w:lineRule="auto"/>
        <w:jc w:val="both"/>
        <w:rPr>
          <w:rFonts w:ascii="Arial" w:eastAsia="Arial" w:hAnsi="Arial" w:cs="Arial"/>
          <w:b/>
          <w:bCs/>
          <w:sz w:val="24"/>
          <w:szCs w:val="24"/>
          <w:lang w:val="en-US"/>
        </w:rPr>
      </w:pPr>
    </w:p>
    <w:p w14:paraId="3309030C" w14:textId="3BFC32A7" w:rsidR="00B524C4" w:rsidRDefault="00B524C4" w:rsidP="00B524C4">
      <w:pPr>
        <w:tabs>
          <w:tab w:val="left" w:pos="1365"/>
        </w:tabs>
        <w:spacing w:line="360" w:lineRule="auto"/>
        <w:jc w:val="both"/>
        <w:rPr>
          <w:rFonts w:ascii="Arial" w:eastAsia="Arial" w:hAnsi="Arial" w:cs="Arial"/>
          <w:b/>
          <w:bCs/>
          <w:sz w:val="24"/>
          <w:szCs w:val="24"/>
          <w:lang w:val="en-US"/>
        </w:rPr>
      </w:pPr>
      <w:r>
        <w:rPr>
          <w:rFonts w:ascii="Arial" w:eastAsia="Arial" w:hAnsi="Arial" w:cs="Arial"/>
          <w:b/>
          <w:bCs/>
          <w:sz w:val="24"/>
          <w:szCs w:val="24"/>
          <w:lang w:val="en-US"/>
        </w:rPr>
        <w:t>5.6. Project Sensitivity Analysis:</w:t>
      </w:r>
    </w:p>
    <w:tbl>
      <w:tblPr>
        <w:tblW w:w="10171" w:type="dxa"/>
        <w:tblLook w:val="04A0" w:firstRow="1" w:lastRow="0" w:firstColumn="1" w:lastColumn="0" w:noHBand="0" w:noVBand="1"/>
      </w:tblPr>
      <w:tblGrid>
        <w:gridCol w:w="1422"/>
        <w:gridCol w:w="1666"/>
        <w:gridCol w:w="1666"/>
        <w:gridCol w:w="1666"/>
        <w:gridCol w:w="1875"/>
        <w:gridCol w:w="1876"/>
      </w:tblGrid>
      <w:tr w:rsidR="00B524C4" w:rsidRPr="00E25F8F" w14:paraId="10EDCF5E" w14:textId="77777777" w:rsidTr="00A61E95">
        <w:trPr>
          <w:trHeight w:val="310"/>
        </w:trPr>
        <w:tc>
          <w:tcPr>
            <w:tcW w:w="10171" w:type="dxa"/>
            <w:gridSpan w:val="6"/>
            <w:tcBorders>
              <w:top w:val="nil"/>
              <w:left w:val="single" w:sz="8" w:space="0" w:color="auto"/>
              <w:bottom w:val="single" w:sz="8" w:space="0" w:color="auto"/>
              <w:right w:val="single" w:sz="8" w:space="0" w:color="000000"/>
            </w:tcBorders>
            <w:shd w:val="clear" w:color="auto" w:fill="auto"/>
            <w:noWrap/>
            <w:vAlign w:val="center"/>
            <w:hideMark/>
          </w:tcPr>
          <w:p w14:paraId="7BC6B3D4" w14:textId="77777777" w:rsidR="00B524C4" w:rsidRPr="00E25F8F" w:rsidRDefault="00B524C4" w:rsidP="00A61E95">
            <w:pPr>
              <w:spacing w:after="0" w:line="240" w:lineRule="auto"/>
              <w:jc w:val="center"/>
              <w:rPr>
                <w:rFonts w:ascii="Arial" w:eastAsia="Times New Roman" w:hAnsi="Arial" w:cs="Arial"/>
                <w:b/>
                <w:bCs/>
                <w:i/>
                <w:iCs/>
                <w:color w:val="000000"/>
                <w:sz w:val="24"/>
                <w:szCs w:val="24"/>
                <w:lang w:val="en-US"/>
              </w:rPr>
            </w:pPr>
            <w:r w:rsidRPr="00E25F8F">
              <w:rPr>
                <w:rFonts w:ascii="Arial" w:eastAsia="Times New Roman" w:hAnsi="Arial" w:cs="Arial"/>
                <w:b/>
                <w:bCs/>
                <w:i/>
                <w:iCs/>
                <w:color w:val="000000"/>
                <w:sz w:val="24"/>
                <w:szCs w:val="24"/>
                <w:lang w:val="en-US"/>
              </w:rPr>
              <w:t>NPV in USD Million</w:t>
            </w:r>
          </w:p>
        </w:tc>
      </w:tr>
      <w:tr w:rsidR="00B524C4" w:rsidRPr="00E25F8F" w14:paraId="7F1E54EC" w14:textId="77777777" w:rsidTr="00A61E95">
        <w:trPr>
          <w:trHeight w:val="636"/>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0E390CA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 </w:t>
            </w:r>
          </w:p>
        </w:tc>
        <w:tc>
          <w:tcPr>
            <w:tcW w:w="1666" w:type="dxa"/>
            <w:tcBorders>
              <w:top w:val="nil"/>
              <w:left w:val="nil"/>
              <w:bottom w:val="single" w:sz="8" w:space="0" w:color="auto"/>
              <w:right w:val="single" w:sz="8" w:space="0" w:color="auto"/>
            </w:tcBorders>
            <w:shd w:val="clear" w:color="auto" w:fill="auto"/>
            <w:vAlign w:val="center"/>
            <w:hideMark/>
          </w:tcPr>
          <w:p w14:paraId="3DA77C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BASE CASE</w:t>
            </w:r>
          </w:p>
        </w:tc>
        <w:tc>
          <w:tcPr>
            <w:tcW w:w="1666" w:type="dxa"/>
            <w:tcBorders>
              <w:top w:val="nil"/>
              <w:left w:val="nil"/>
              <w:bottom w:val="single" w:sz="8" w:space="0" w:color="auto"/>
              <w:right w:val="single" w:sz="8" w:space="0" w:color="auto"/>
            </w:tcBorders>
            <w:shd w:val="clear" w:color="auto" w:fill="auto"/>
            <w:vAlign w:val="center"/>
            <w:hideMark/>
          </w:tcPr>
          <w:p w14:paraId="5D518B1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90.00%</w:t>
            </w:r>
          </w:p>
        </w:tc>
        <w:tc>
          <w:tcPr>
            <w:tcW w:w="1666" w:type="dxa"/>
            <w:tcBorders>
              <w:top w:val="nil"/>
              <w:left w:val="nil"/>
              <w:bottom w:val="single" w:sz="8" w:space="0" w:color="auto"/>
              <w:right w:val="single" w:sz="8" w:space="0" w:color="auto"/>
            </w:tcBorders>
            <w:shd w:val="clear" w:color="auto" w:fill="auto"/>
            <w:vAlign w:val="center"/>
            <w:hideMark/>
          </w:tcPr>
          <w:p w14:paraId="1C52361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95.00%</w:t>
            </w:r>
          </w:p>
        </w:tc>
        <w:tc>
          <w:tcPr>
            <w:tcW w:w="1875" w:type="dxa"/>
            <w:tcBorders>
              <w:top w:val="nil"/>
              <w:left w:val="nil"/>
              <w:bottom w:val="single" w:sz="8" w:space="0" w:color="auto"/>
              <w:right w:val="single" w:sz="8" w:space="0" w:color="auto"/>
            </w:tcBorders>
            <w:shd w:val="clear" w:color="auto" w:fill="auto"/>
            <w:vAlign w:val="center"/>
            <w:hideMark/>
          </w:tcPr>
          <w:p w14:paraId="18F2F64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105.00%</w:t>
            </w:r>
          </w:p>
        </w:tc>
        <w:tc>
          <w:tcPr>
            <w:tcW w:w="1875" w:type="dxa"/>
            <w:tcBorders>
              <w:top w:val="nil"/>
              <w:left w:val="nil"/>
              <w:bottom w:val="single" w:sz="8" w:space="0" w:color="auto"/>
              <w:right w:val="single" w:sz="8" w:space="0" w:color="auto"/>
            </w:tcBorders>
            <w:shd w:val="clear" w:color="auto" w:fill="auto"/>
            <w:vAlign w:val="center"/>
            <w:hideMark/>
          </w:tcPr>
          <w:p w14:paraId="3BDF431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110.00%</w:t>
            </w:r>
          </w:p>
        </w:tc>
      </w:tr>
      <w:tr w:rsidR="00B524C4" w:rsidRPr="00E25F8F" w14:paraId="62935C47" w14:textId="77777777" w:rsidTr="00A61E95">
        <w:trPr>
          <w:trHeight w:val="488"/>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9ACD41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0650BDF0"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CAPITAL COST</w:t>
            </w:r>
          </w:p>
        </w:tc>
      </w:tr>
      <w:tr w:rsidR="00B524C4" w:rsidRPr="00E25F8F" w14:paraId="2DE22E8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A48038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47BD50C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44D0B53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54.25%</w:t>
            </w:r>
          </w:p>
        </w:tc>
        <w:tc>
          <w:tcPr>
            <w:tcW w:w="1666" w:type="dxa"/>
            <w:tcBorders>
              <w:top w:val="nil"/>
              <w:left w:val="nil"/>
              <w:bottom w:val="single" w:sz="8" w:space="0" w:color="auto"/>
              <w:right w:val="single" w:sz="8" w:space="0" w:color="auto"/>
            </w:tcBorders>
            <w:shd w:val="clear" w:color="000000" w:fill="FFFF00"/>
            <w:vAlign w:val="center"/>
            <w:hideMark/>
          </w:tcPr>
          <w:p w14:paraId="15C5C1E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52.04%</w:t>
            </w:r>
          </w:p>
        </w:tc>
        <w:tc>
          <w:tcPr>
            <w:tcW w:w="1875" w:type="dxa"/>
            <w:tcBorders>
              <w:top w:val="nil"/>
              <w:left w:val="nil"/>
              <w:bottom w:val="single" w:sz="8" w:space="0" w:color="auto"/>
              <w:right w:val="single" w:sz="8" w:space="0" w:color="auto"/>
            </w:tcBorders>
            <w:shd w:val="clear" w:color="000000" w:fill="FFFF00"/>
            <w:vAlign w:val="center"/>
            <w:hideMark/>
          </w:tcPr>
          <w:p w14:paraId="5EAD4FA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48.16%</w:t>
            </w:r>
          </w:p>
        </w:tc>
        <w:tc>
          <w:tcPr>
            <w:tcW w:w="1875" w:type="dxa"/>
            <w:tcBorders>
              <w:top w:val="nil"/>
              <w:left w:val="nil"/>
              <w:bottom w:val="single" w:sz="8" w:space="0" w:color="auto"/>
              <w:right w:val="single" w:sz="8" w:space="0" w:color="auto"/>
            </w:tcBorders>
            <w:shd w:val="clear" w:color="000000" w:fill="FFFF00"/>
            <w:noWrap/>
            <w:vAlign w:val="center"/>
            <w:hideMark/>
          </w:tcPr>
          <w:p w14:paraId="39D4A59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46.44%</w:t>
            </w:r>
          </w:p>
        </w:tc>
      </w:tr>
      <w:tr w:rsidR="00B524C4" w:rsidRPr="00E25F8F" w14:paraId="4E249A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591F0D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1745F9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727BF54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32.02</w:t>
            </w:r>
          </w:p>
        </w:tc>
        <w:tc>
          <w:tcPr>
            <w:tcW w:w="1666" w:type="dxa"/>
            <w:tcBorders>
              <w:top w:val="nil"/>
              <w:left w:val="nil"/>
              <w:bottom w:val="single" w:sz="8" w:space="0" w:color="auto"/>
              <w:right w:val="single" w:sz="8" w:space="0" w:color="auto"/>
            </w:tcBorders>
            <w:shd w:val="clear" w:color="000000" w:fill="FFFF00"/>
            <w:vAlign w:val="center"/>
            <w:hideMark/>
          </w:tcPr>
          <w:p w14:paraId="187D306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31.7</w:t>
            </w:r>
          </w:p>
        </w:tc>
        <w:tc>
          <w:tcPr>
            <w:tcW w:w="1875" w:type="dxa"/>
            <w:tcBorders>
              <w:top w:val="nil"/>
              <w:left w:val="nil"/>
              <w:bottom w:val="single" w:sz="8" w:space="0" w:color="auto"/>
              <w:right w:val="single" w:sz="8" w:space="0" w:color="auto"/>
            </w:tcBorders>
            <w:shd w:val="clear" w:color="000000" w:fill="FFFF00"/>
            <w:vAlign w:val="center"/>
            <w:hideMark/>
          </w:tcPr>
          <w:p w14:paraId="15B6E59E"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31.1</w:t>
            </w:r>
          </w:p>
        </w:tc>
        <w:tc>
          <w:tcPr>
            <w:tcW w:w="1875" w:type="dxa"/>
            <w:tcBorders>
              <w:top w:val="nil"/>
              <w:left w:val="nil"/>
              <w:bottom w:val="single" w:sz="8" w:space="0" w:color="auto"/>
              <w:right w:val="single" w:sz="8" w:space="0" w:color="auto"/>
            </w:tcBorders>
            <w:shd w:val="clear" w:color="000000" w:fill="FFFF00"/>
            <w:vAlign w:val="center"/>
            <w:hideMark/>
          </w:tcPr>
          <w:p w14:paraId="24939E1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30.79</w:t>
            </w:r>
          </w:p>
        </w:tc>
      </w:tr>
      <w:tr w:rsidR="00B524C4" w:rsidRPr="00E25F8F" w14:paraId="40E8A7CB"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D59E1ED"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C3D2607"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REVENUE</w:t>
            </w:r>
          </w:p>
        </w:tc>
      </w:tr>
      <w:tr w:rsidR="00B524C4" w:rsidRPr="00E25F8F" w14:paraId="20DA34AA"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3879FB0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3A9F0A30"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0256AF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27.48%</w:t>
            </w:r>
          </w:p>
        </w:tc>
        <w:tc>
          <w:tcPr>
            <w:tcW w:w="1666" w:type="dxa"/>
            <w:tcBorders>
              <w:top w:val="nil"/>
              <w:left w:val="nil"/>
              <w:bottom w:val="single" w:sz="8" w:space="0" w:color="auto"/>
              <w:right w:val="single" w:sz="8" w:space="0" w:color="auto"/>
            </w:tcBorders>
            <w:shd w:val="clear" w:color="000000" w:fill="FFFF00"/>
            <w:vAlign w:val="center"/>
            <w:hideMark/>
          </w:tcPr>
          <w:p w14:paraId="5295AAB7"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39.23%</w:t>
            </w:r>
          </w:p>
        </w:tc>
        <w:tc>
          <w:tcPr>
            <w:tcW w:w="1875" w:type="dxa"/>
            <w:tcBorders>
              <w:top w:val="nil"/>
              <w:left w:val="nil"/>
              <w:bottom w:val="single" w:sz="8" w:space="0" w:color="auto"/>
              <w:right w:val="single" w:sz="8" w:space="0" w:color="auto"/>
            </w:tcBorders>
            <w:shd w:val="clear" w:color="000000" w:fill="FFFF00"/>
            <w:vAlign w:val="center"/>
            <w:hideMark/>
          </w:tcPr>
          <w:p w14:paraId="52C3037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60.22%</w:t>
            </w:r>
          </w:p>
        </w:tc>
        <w:tc>
          <w:tcPr>
            <w:tcW w:w="1875" w:type="dxa"/>
            <w:tcBorders>
              <w:top w:val="nil"/>
              <w:left w:val="nil"/>
              <w:bottom w:val="single" w:sz="8" w:space="0" w:color="auto"/>
              <w:right w:val="single" w:sz="8" w:space="0" w:color="auto"/>
            </w:tcBorders>
            <w:shd w:val="clear" w:color="000000" w:fill="FFFF00"/>
            <w:vAlign w:val="center"/>
            <w:hideMark/>
          </w:tcPr>
          <w:p w14:paraId="1E6842D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70.04%</w:t>
            </w:r>
          </w:p>
        </w:tc>
      </w:tr>
      <w:tr w:rsidR="00B524C4" w:rsidRPr="00E25F8F" w14:paraId="628C74FC"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E23147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52D496E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40AE2A5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10.6</w:t>
            </w:r>
          </w:p>
        </w:tc>
        <w:tc>
          <w:tcPr>
            <w:tcW w:w="1666" w:type="dxa"/>
            <w:tcBorders>
              <w:top w:val="nil"/>
              <w:left w:val="nil"/>
              <w:bottom w:val="single" w:sz="8" w:space="0" w:color="auto"/>
              <w:right w:val="single" w:sz="8" w:space="0" w:color="auto"/>
            </w:tcBorders>
            <w:shd w:val="clear" w:color="000000" w:fill="FFFF00"/>
            <w:vAlign w:val="center"/>
            <w:hideMark/>
          </w:tcPr>
          <w:p w14:paraId="749BCA5C"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21</w:t>
            </w:r>
          </w:p>
        </w:tc>
        <w:tc>
          <w:tcPr>
            <w:tcW w:w="1875" w:type="dxa"/>
            <w:tcBorders>
              <w:top w:val="nil"/>
              <w:left w:val="nil"/>
              <w:bottom w:val="single" w:sz="8" w:space="0" w:color="auto"/>
              <w:right w:val="single" w:sz="8" w:space="0" w:color="auto"/>
            </w:tcBorders>
            <w:shd w:val="clear" w:color="000000" w:fill="FFFF00"/>
            <w:vAlign w:val="center"/>
            <w:hideMark/>
          </w:tcPr>
          <w:p w14:paraId="17AF1B71"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41.8</w:t>
            </w:r>
          </w:p>
        </w:tc>
        <w:tc>
          <w:tcPr>
            <w:tcW w:w="1875" w:type="dxa"/>
            <w:tcBorders>
              <w:top w:val="nil"/>
              <w:left w:val="nil"/>
              <w:bottom w:val="single" w:sz="8" w:space="0" w:color="auto"/>
              <w:right w:val="single" w:sz="8" w:space="0" w:color="auto"/>
            </w:tcBorders>
            <w:shd w:val="clear" w:color="000000" w:fill="FFFF00"/>
            <w:vAlign w:val="center"/>
            <w:hideMark/>
          </w:tcPr>
          <w:p w14:paraId="33BC86CF"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52.2</w:t>
            </w:r>
          </w:p>
        </w:tc>
      </w:tr>
      <w:tr w:rsidR="00B524C4" w:rsidRPr="00E25F8F" w14:paraId="25A93BB6"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4170D3D2"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 </w:t>
            </w:r>
          </w:p>
        </w:tc>
        <w:tc>
          <w:tcPr>
            <w:tcW w:w="8748" w:type="dxa"/>
            <w:gridSpan w:val="5"/>
            <w:tcBorders>
              <w:top w:val="single" w:sz="8" w:space="0" w:color="auto"/>
              <w:left w:val="nil"/>
              <w:bottom w:val="single" w:sz="8" w:space="0" w:color="auto"/>
              <w:right w:val="single" w:sz="8" w:space="0" w:color="000000"/>
            </w:tcBorders>
            <w:shd w:val="clear" w:color="auto" w:fill="auto"/>
            <w:vAlign w:val="center"/>
            <w:hideMark/>
          </w:tcPr>
          <w:p w14:paraId="207AE4D3" w14:textId="77777777" w:rsidR="00B524C4" w:rsidRPr="00E25F8F" w:rsidRDefault="00B524C4" w:rsidP="00A61E95">
            <w:pPr>
              <w:spacing w:after="0" w:line="240" w:lineRule="auto"/>
              <w:jc w:val="center"/>
              <w:rPr>
                <w:rFonts w:ascii="Arial" w:eastAsia="Times New Roman" w:hAnsi="Arial" w:cs="Arial"/>
                <w:b/>
                <w:bCs/>
                <w:color w:val="000000"/>
                <w:sz w:val="24"/>
                <w:szCs w:val="24"/>
                <w:lang w:val="en-US"/>
              </w:rPr>
            </w:pPr>
            <w:r w:rsidRPr="00E25F8F">
              <w:rPr>
                <w:rFonts w:ascii="Arial" w:eastAsia="Times New Roman" w:hAnsi="Arial" w:cs="Arial"/>
                <w:b/>
                <w:bCs/>
                <w:color w:val="000000"/>
                <w:sz w:val="24"/>
                <w:szCs w:val="24"/>
                <w:lang w:val="en-US"/>
              </w:rPr>
              <w:t>RAW MATERIALS COST</w:t>
            </w:r>
          </w:p>
        </w:tc>
      </w:tr>
      <w:tr w:rsidR="00B524C4" w:rsidRPr="00E25F8F" w14:paraId="6EB706F7"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68646C6A"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IRR%</w:t>
            </w:r>
          </w:p>
        </w:tc>
        <w:tc>
          <w:tcPr>
            <w:tcW w:w="1666" w:type="dxa"/>
            <w:tcBorders>
              <w:top w:val="nil"/>
              <w:left w:val="nil"/>
              <w:bottom w:val="single" w:sz="8" w:space="0" w:color="auto"/>
              <w:right w:val="single" w:sz="8" w:space="0" w:color="auto"/>
            </w:tcBorders>
            <w:shd w:val="clear" w:color="auto" w:fill="auto"/>
            <w:vAlign w:val="center"/>
            <w:hideMark/>
          </w:tcPr>
          <w:p w14:paraId="6F9FFA4B"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50.02%</w:t>
            </w:r>
          </w:p>
        </w:tc>
        <w:tc>
          <w:tcPr>
            <w:tcW w:w="1666" w:type="dxa"/>
            <w:tcBorders>
              <w:top w:val="nil"/>
              <w:left w:val="nil"/>
              <w:bottom w:val="single" w:sz="8" w:space="0" w:color="auto"/>
              <w:right w:val="single" w:sz="8" w:space="0" w:color="auto"/>
            </w:tcBorders>
            <w:shd w:val="clear" w:color="000000" w:fill="FFFF00"/>
            <w:vAlign w:val="center"/>
            <w:hideMark/>
          </w:tcPr>
          <w:p w14:paraId="6751FCA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63.99%</w:t>
            </w:r>
          </w:p>
        </w:tc>
        <w:tc>
          <w:tcPr>
            <w:tcW w:w="1666" w:type="dxa"/>
            <w:tcBorders>
              <w:top w:val="nil"/>
              <w:left w:val="nil"/>
              <w:bottom w:val="single" w:sz="8" w:space="0" w:color="auto"/>
              <w:right w:val="single" w:sz="8" w:space="0" w:color="auto"/>
            </w:tcBorders>
            <w:shd w:val="clear" w:color="000000" w:fill="FFFF00"/>
            <w:vAlign w:val="center"/>
            <w:hideMark/>
          </w:tcPr>
          <w:p w14:paraId="4F5600E9"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57.09%</w:t>
            </w:r>
          </w:p>
        </w:tc>
        <w:tc>
          <w:tcPr>
            <w:tcW w:w="1875" w:type="dxa"/>
            <w:tcBorders>
              <w:top w:val="nil"/>
              <w:left w:val="nil"/>
              <w:bottom w:val="single" w:sz="8" w:space="0" w:color="auto"/>
              <w:right w:val="single" w:sz="8" w:space="0" w:color="auto"/>
            </w:tcBorders>
            <w:shd w:val="clear" w:color="000000" w:fill="FFFF00"/>
            <w:vAlign w:val="center"/>
            <w:hideMark/>
          </w:tcPr>
          <w:p w14:paraId="316DC29D"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42.71%</w:t>
            </w:r>
          </w:p>
        </w:tc>
        <w:tc>
          <w:tcPr>
            <w:tcW w:w="1875" w:type="dxa"/>
            <w:tcBorders>
              <w:top w:val="nil"/>
              <w:left w:val="nil"/>
              <w:bottom w:val="single" w:sz="8" w:space="0" w:color="auto"/>
              <w:right w:val="single" w:sz="8" w:space="0" w:color="auto"/>
            </w:tcBorders>
            <w:shd w:val="clear" w:color="000000" w:fill="FFFF00"/>
            <w:vAlign w:val="center"/>
            <w:hideMark/>
          </w:tcPr>
          <w:p w14:paraId="5ACFBD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35.09%</w:t>
            </w:r>
          </w:p>
        </w:tc>
      </w:tr>
      <w:tr w:rsidR="00B524C4" w:rsidRPr="00E25F8F" w14:paraId="399717A2" w14:textId="77777777" w:rsidTr="00A61E95">
        <w:trPr>
          <w:trHeight w:val="325"/>
        </w:trPr>
        <w:tc>
          <w:tcPr>
            <w:tcW w:w="1422" w:type="dxa"/>
            <w:tcBorders>
              <w:top w:val="nil"/>
              <w:left w:val="single" w:sz="8" w:space="0" w:color="auto"/>
              <w:bottom w:val="single" w:sz="8" w:space="0" w:color="auto"/>
              <w:right w:val="single" w:sz="8" w:space="0" w:color="auto"/>
            </w:tcBorders>
            <w:shd w:val="clear" w:color="auto" w:fill="auto"/>
            <w:vAlign w:val="center"/>
            <w:hideMark/>
          </w:tcPr>
          <w:p w14:paraId="7E931CF3"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NPV</w:t>
            </w:r>
          </w:p>
        </w:tc>
        <w:tc>
          <w:tcPr>
            <w:tcW w:w="1666" w:type="dxa"/>
            <w:tcBorders>
              <w:top w:val="nil"/>
              <w:left w:val="nil"/>
              <w:bottom w:val="single" w:sz="8" w:space="0" w:color="auto"/>
              <w:right w:val="single" w:sz="8" w:space="0" w:color="auto"/>
            </w:tcBorders>
            <w:shd w:val="clear" w:color="auto" w:fill="auto"/>
            <w:vAlign w:val="center"/>
            <w:hideMark/>
          </w:tcPr>
          <w:p w14:paraId="6CCA93C8"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31.4</w:t>
            </w:r>
          </w:p>
        </w:tc>
        <w:tc>
          <w:tcPr>
            <w:tcW w:w="1666" w:type="dxa"/>
            <w:tcBorders>
              <w:top w:val="nil"/>
              <w:left w:val="nil"/>
              <w:bottom w:val="single" w:sz="8" w:space="0" w:color="auto"/>
              <w:right w:val="single" w:sz="8" w:space="0" w:color="auto"/>
            </w:tcBorders>
            <w:shd w:val="clear" w:color="000000" w:fill="FFFF00"/>
            <w:vAlign w:val="center"/>
            <w:hideMark/>
          </w:tcPr>
          <w:p w14:paraId="3294431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45.8</w:t>
            </w:r>
          </w:p>
        </w:tc>
        <w:tc>
          <w:tcPr>
            <w:tcW w:w="1666" w:type="dxa"/>
            <w:tcBorders>
              <w:top w:val="nil"/>
              <w:left w:val="nil"/>
              <w:bottom w:val="single" w:sz="8" w:space="0" w:color="auto"/>
              <w:right w:val="single" w:sz="8" w:space="0" w:color="auto"/>
            </w:tcBorders>
            <w:shd w:val="clear" w:color="000000" w:fill="FFFF00"/>
            <w:vAlign w:val="center"/>
            <w:hideMark/>
          </w:tcPr>
          <w:p w14:paraId="7CDE7E5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38.6</w:t>
            </w:r>
          </w:p>
        </w:tc>
        <w:tc>
          <w:tcPr>
            <w:tcW w:w="1875" w:type="dxa"/>
            <w:tcBorders>
              <w:top w:val="nil"/>
              <w:left w:val="nil"/>
              <w:bottom w:val="single" w:sz="8" w:space="0" w:color="auto"/>
              <w:right w:val="single" w:sz="8" w:space="0" w:color="auto"/>
            </w:tcBorders>
            <w:shd w:val="clear" w:color="000000" w:fill="FFFF00"/>
            <w:vAlign w:val="center"/>
            <w:hideMark/>
          </w:tcPr>
          <w:p w14:paraId="7EA14676"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24.2</w:t>
            </w:r>
          </w:p>
        </w:tc>
        <w:tc>
          <w:tcPr>
            <w:tcW w:w="1875" w:type="dxa"/>
            <w:tcBorders>
              <w:top w:val="nil"/>
              <w:left w:val="nil"/>
              <w:bottom w:val="single" w:sz="8" w:space="0" w:color="auto"/>
              <w:right w:val="single" w:sz="8" w:space="0" w:color="auto"/>
            </w:tcBorders>
            <w:shd w:val="clear" w:color="000000" w:fill="FFFF00"/>
            <w:vAlign w:val="center"/>
            <w:hideMark/>
          </w:tcPr>
          <w:p w14:paraId="0C191714" w14:textId="77777777" w:rsidR="00B524C4" w:rsidRPr="00E25F8F" w:rsidRDefault="00B524C4" w:rsidP="00A61E95">
            <w:pPr>
              <w:spacing w:after="0" w:line="240" w:lineRule="auto"/>
              <w:jc w:val="center"/>
              <w:rPr>
                <w:rFonts w:ascii="Arial" w:eastAsia="Times New Roman" w:hAnsi="Arial" w:cs="Arial"/>
                <w:color w:val="000000"/>
                <w:sz w:val="24"/>
                <w:szCs w:val="24"/>
                <w:lang w:val="en-US"/>
              </w:rPr>
            </w:pPr>
            <w:r w:rsidRPr="00E25F8F">
              <w:rPr>
                <w:rFonts w:ascii="Arial" w:eastAsia="Times New Roman" w:hAnsi="Arial" w:cs="Arial"/>
                <w:color w:val="000000"/>
                <w:sz w:val="24"/>
                <w:szCs w:val="24"/>
                <w:lang w:val="en-US"/>
              </w:rPr>
              <w:t>17.1</w:t>
            </w:r>
          </w:p>
        </w:tc>
      </w:tr>
    </w:tbl>
    <w:p w14:paraId="7472729F" w14:textId="77777777" w:rsidR="00B524C4" w:rsidRDefault="00B524C4" w:rsidP="00B524C4">
      <w:pPr>
        <w:jc w:val="center"/>
        <w:rPr>
          <w:rFonts w:ascii="Arial" w:hAnsi="Arial" w:cs="Arial"/>
          <w:sz w:val="24"/>
          <w:szCs w:val="24"/>
        </w:rPr>
      </w:pPr>
    </w:p>
    <w:p w14:paraId="65A4369E"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 xml:space="preserve">IRR is highly attractive </w:t>
      </w:r>
    </w:p>
    <w:p w14:paraId="3CDFE565" w14:textId="77777777" w:rsidR="00B524C4" w:rsidRPr="00425BF5" w:rsidRDefault="00B524C4" w:rsidP="00F14E20">
      <w:pPr>
        <w:pStyle w:val="PlainText"/>
        <w:numPr>
          <w:ilvl w:val="0"/>
          <w:numId w:val="25"/>
        </w:numPr>
        <w:rPr>
          <w:rFonts w:ascii="Arial" w:hAnsi="Arial" w:cs="Arial"/>
          <w:color w:val="000000"/>
          <w:sz w:val="24"/>
          <w:szCs w:val="24"/>
        </w:rPr>
      </w:pPr>
      <w:r w:rsidRPr="00425BF5">
        <w:rPr>
          <w:rFonts w:ascii="Arial" w:hAnsi="Arial" w:cs="Arial"/>
          <w:color w:val="000000"/>
          <w:sz w:val="24"/>
          <w:szCs w:val="24"/>
        </w:rPr>
        <w:t>Project is moderately sensitive to variations in Investment and highly sensitive to Selling Price as also the Feedstock prices. Relative sensitivity, in decreasing order is:</w:t>
      </w:r>
    </w:p>
    <w:p w14:paraId="74701F71" w14:textId="77777777" w:rsidR="00B524C4" w:rsidRPr="00597A96"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Selling Price (i.e., Revenue)</w:t>
      </w:r>
    </w:p>
    <w:p w14:paraId="0C732465" w14:textId="77777777" w:rsidR="00B524C4" w:rsidRPr="00425BF5"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Feedstock Prices (i.e., Raw Material Costs)</w:t>
      </w:r>
    </w:p>
    <w:p w14:paraId="3847F15C" w14:textId="77777777" w:rsidR="00B524C4" w:rsidRDefault="00B524C4" w:rsidP="00F14E20">
      <w:pPr>
        <w:pStyle w:val="PlainText"/>
        <w:numPr>
          <w:ilvl w:val="1"/>
          <w:numId w:val="25"/>
        </w:numPr>
        <w:rPr>
          <w:rFonts w:ascii="Arial" w:eastAsia="Times New Roman" w:hAnsi="Arial" w:cs="Arial"/>
          <w:color w:val="000000"/>
          <w:sz w:val="24"/>
          <w:szCs w:val="24"/>
        </w:rPr>
      </w:pPr>
      <w:r w:rsidRPr="00425BF5">
        <w:rPr>
          <w:rFonts w:ascii="Arial" w:eastAsia="Times New Roman" w:hAnsi="Arial" w:cs="Arial"/>
          <w:color w:val="000000"/>
          <w:sz w:val="24"/>
          <w:szCs w:val="24"/>
        </w:rPr>
        <w:t>Investment (i.e., Capital Cost</w:t>
      </w:r>
      <w:r>
        <w:rPr>
          <w:rFonts w:ascii="Arial" w:eastAsia="Times New Roman" w:hAnsi="Arial" w:cs="Arial"/>
          <w:color w:val="000000"/>
          <w:sz w:val="24"/>
          <w:szCs w:val="24"/>
        </w:rPr>
        <w:t>)</w:t>
      </w:r>
    </w:p>
    <w:p w14:paraId="2EDDE191" w14:textId="4E77A3AC" w:rsidR="005D7DD5" w:rsidRDefault="005D7DD5" w:rsidP="009B2E78">
      <w:pPr>
        <w:spacing w:line="360" w:lineRule="auto"/>
        <w:jc w:val="both"/>
        <w:rPr>
          <w:rFonts w:ascii="Arial" w:hAnsi="Arial" w:cs="Arial"/>
          <w:b/>
          <w:bCs/>
          <w:sz w:val="24"/>
          <w:szCs w:val="24"/>
        </w:rPr>
      </w:pPr>
    </w:p>
    <w:p w14:paraId="5028DF33" w14:textId="78FF0CD9" w:rsidR="009B2E78" w:rsidRDefault="00F24D83" w:rsidP="009B2E78">
      <w:pPr>
        <w:spacing w:line="360" w:lineRule="auto"/>
        <w:jc w:val="both"/>
        <w:rPr>
          <w:rFonts w:ascii="Arial" w:hAnsi="Arial" w:cs="Arial"/>
          <w:b/>
          <w:bCs/>
          <w:sz w:val="24"/>
          <w:szCs w:val="24"/>
        </w:rPr>
      </w:pPr>
      <w:r>
        <w:rPr>
          <w:rFonts w:ascii="Arial" w:hAnsi="Arial" w:cs="Arial"/>
          <w:b/>
          <w:bCs/>
          <w:sz w:val="24"/>
          <w:szCs w:val="24"/>
        </w:rPr>
        <w:t>6.</w:t>
      </w:r>
      <w:r w:rsidR="009B2E78">
        <w:rPr>
          <w:rFonts w:ascii="Arial" w:hAnsi="Arial" w:cs="Arial"/>
          <w:b/>
          <w:bCs/>
          <w:sz w:val="24"/>
          <w:szCs w:val="24"/>
        </w:rPr>
        <w:t xml:space="preserve"> Project Schedule</w:t>
      </w:r>
    </w:p>
    <w:tbl>
      <w:tblPr>
        <w:tblW w:w="10272" w:type="dxa"/>
        <w:tblLook w:val="04A0" w:firstRow="1" w:lastRow="0" w:firstColumn="1" w:lastColumn="0" w:noHBand="0" w:noVBand="1"/>
      </w:tblPr>
      <w:tblGrid>
        <w:gridCol w:w="2136"/>
        <w:gridCol w:w="860"/>
        <w:gridCol w:w="860"/>
        <w:gridCol w:w="860"/>
        <w:gridCol w:w="860"/>
        <w:gridCol w:w="782"/>
        <w:gridCol w:w="782"/>
        <w:gridCol w:w="782"/>
        <w:gridCol w:w="782"/>
        <w:gridCol w:w="782"/>
        <w:gridCol w:w="786"/>
      </w:tblGrid>
      <w:tr w:rsidR="009760D5" w:rsidRPr="009760D5" w14:paraId="2801E7E4" w14:textId="77777777" w:rsidTr="009760D5">
        <w:trPr>
          <w:trHeight w:val="367"/>
        </w:trPr>
        <w:tc>
          <w:tcPr>
            <w:tcW w:w="2136" w:type="dxa"/>
            <w:tcBorders>
              <w:top w:val="nil"/>
              <w:left w:val="nil"/>
              <w:bottom w:val="nil"/>
              <w:right w:val="nil"/>
            </w:tcBorders>
            <w:shd w:val="clear" w:color="auto" w:fill="auto"/>
            <w:noWrap/>
            <w:vAlign w:val="bottom"/>
            <w:hideMark/>
          </w:tcPr>
          <w:p w14:paraId="72F81E58" w14:textId="77777777" w:rsidR="009760D5" w:rsidRPr="009760D5" w:rsidRDefault="009760D5" w:rsidP="009760D5">
            <w:pPr>
              <w:spacing w:after="0" w:line="240" w:lineRule="auto"/>
              <w:rPr>
                <w:rFonts w:ascii="Times New Roman" w:eastAsia="Times New Roman" w:hAnsi="Times New Roman" w:cs="Times New Roman"/>
                <w:sz w:val="24"/>
                <w:szCs w:val="24"/>
                <w:lang w:val="en-US"/>
              </w:rPr>
            </w:pPr>
          </w:p>
        </w:tc>
        <w:tc>
          <w:tcPr>
            <w:tcW w:w="3440" w:type="dxa"/>
            <w:gridSpan w:val="4"/>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33B10AB5"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1</w:t>
            </w:r>
          </w:p>
        </w:tc>
        <w:tc>
          <w:tcPr>
            <w:tcW w:w="4696" w:type="dxa"/>
            <w:gridSpan w:val="6"/>
            <w:tcBorders>
              <w:top w:val="single" w:sz="4" w:space="0" w:color="auto"/>
              <w:left w:val="nil"/>
              <w:bottom w:val="single" w:sz="4" w:space="0" w:color="auto"/>
              <w:right w:val="single" w:sz="4" w:space="0" w:color="auto"/>
            </w:tcBorders>
            <w:shd w:val="clear" w:color="000000" w:fill="A9D08E"/>
            <w:noWrap/>
            <w:vAlign w:val="bottom"/>
            <w:hideMark/>
          </w:tcPr>
          <w:p w14:paraId="29F49B98" w14:textId="77777777" w:rsidR="009760D5" w:rsidRPr="009760D5" w:rsidRDefault="009760D5" w:rsidP="009760D5">
            <w:pPr>
              <w:spacing w:after="0" w:line="240" w:lineRule="auto"/>
              <w:jc w:val="center"/>
              <w:rPr>
                <w:rFonts w:ascii="Calibri" w:eastAsia="Times New Roman" w:hAnsi="Calibri" w:cs="Times New Roman"/>
                <w:b/>
                <w:bCs/>
                <w:color w:val="000000"/>
                <w:lang w:val="en-US"/>
              </w:rPr>
            </w:pPr>
            <w:r w:rsidRPr="009760D5">
              <w:rPr>
                <w:rFonts w:ascii="Calibri" w:eastAsia="Times New Roman" w:hAnsi="Calibri" w:cs="Times New Roman"/>
                <w:b/>
                <w:bCs/>
                <w:color w:val="000000"/>
                <w:lang w:val="en-US"/>
              </w:rPr>
              <w:t>Phase 2</w:t>
            </w:r>
          </w:p>
        </w:tc>
      </w:tr>
      <w:tr w:rsidR="009760D5" w:rsidRPr="009760D5" w14:paraId="3FAEE788" w14:textId="77777777" w:rsidTr="009760D5">
        <w:trPr>
          <w:trHeight w:val="367"/>
        </w:trPr>
        <w:tc>
          <w:tcPr>
            <w:tcW w:w="2136"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6C29EF37" w14:textId="77777777" w:rsidR="009760D5" w:rsidRPr="009760D5" w:rsidRDefault="009760D5" w:rsidP="009760D5">
            <w:pPr>
              <w:spacing w:after="0" w:line="240" w:lineRule="auto"/>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 </w:t>
            </w:r>
          </w:p>
        </w:tc>
        <w:tc>
          <w:tcPr>
            <w:tcW w:w="860" w:type="dxa"/>
            <w:tcBorders>
              <w:top w:val="nil"/>
              <w:left w:val="nil"/>
              <w:bottom w:val="single" w:sz="8" w:space="0" w:color="auto"/>
              <w:right w:val="single" w:sz="8" w:space="0" w:color="auto"/>
            </w:tcBorders>
            <w:shd w:val="clear" w:color="000000" w:fill="9BC2E6"/>
            <w:noWrap/>
            <w:vAlign w:val="center"/>
            <w:hideMark/>
          </w:tcPr>
          <w:p w14:paraId="1FCB0592"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2023</w:t>
            </w:r>
          </w:p>
        </w:tc>
        <w:tc>
          <w:tcPr>
            <w:tcW w:w="860" w:type="dxa"/>
            <w:tcBorders>
              <w:top w:val="nil"/>
              <w:left w:val="nil"/>
              <w:bottom w:val="single" w:sz="8" w:space="0" w:color="auto"/>
              <w:right w:val="single" w:sz="8" w:space="0" w:color="auto"/>
            </w:tcBorders>
            <w:shd w:val="clear" w:color="000000" w:fill="9BC2E6"/>
            <w:noWrap/>
            <w:vAlign w:val="center"/>
            <w:hideMark/>
          </w:tcPr>
          <w:p w14:paraId="4AA17DCB"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2024</w:t>
            </w:r>
          </w:p>
        </w:tc>
        <w:tc>
          <w:tcPr>
            <w:tcW w:w="860" w:type="dxa"/>
            <w:tcBorders>
              <w:top w:val="nil"/>
              <w:left w:val="nil"/>
              <w:bottom w:val="single" w:sz="8" w:space="0" w:color="auto"/>
              <w:right w:val="single" w:sz="8" w:space="0" w:color="auto"/>
            </w:tcBorders>
            <w:shd w:val="clear" w:color="000000" w:fill="9BC2E6"/>
            <w:noWrap/>
            <w:vAlign w:val="center"/>
            <w:hideMark/>
          </w:tcPr>
          <w:p w14:paraId="3063A0BA"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2025</w:t>
            </w:r>
          </w:p>
        </w:tc>
        <w:tc>
          <w:tcPr>
            <w:tcW w:w="860" w:type="dxa"/>
            <w:tcBorders>
              <w:top w:val="nil"/>
              <w:left w:val="nil"/>
              <w:bottom w:val="single" w:sz="8" w:space="0" w:color="auto"/>
              <w:right w:val="single" w:sz="8" w:space="0" w:color="auto"/>
            </w:tcBorders>
            <w:shd w:val="clear" w:color="000000" w:fill="9BC2E6"/>
            <w:noWrap/>
            <w:vAlign w:val="center"/>
            <w:hideMark/>
          </w:tcPr>
          <w:p w14:paraId="7919BA1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2026</w:t>
            </w:r>
          </w:p>
        </w:tc>
        <w:tc>
          <w:tcPr>
            <w:tcW w:w="782" w:type="dxa"/>
            <w:tcBorders>
              <w:top w:val="nil"/>
              <w:left w:val="nil"/>
              <w:bottom w:val="single" w:sz="8" w:space="0" w:color="auto"/>
              <w:right w:val="single" w:sz="8" w:space="0" w:color="auto"/>
            </w:tcBorders>
            <w:shd w:val="clear" w:color="000000" w:fill="9BC2E6"/>
            <w:noWrap/>
            <w:vAlign w:val="center"/>
            <w:hideMark/>
          </w:tcPr>
          <w:p w14:paraId="6B04D8DF"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2027</w:t>
            </w:r>
          </w:p>
        </w:tc>
        <w:tc>
          <w:tcPr>
            <w:tcW w:w="782" w:type="dxa"/>
            <w:tcBorders>
              <w:top w:val="nil"/>
              <w:left w:val="nil"/>
              <w:bottom w:val="single" w:sz="8" w:space="0" w:color="auto"/>
              <w:right w:val="single" w:sz="8" w:space="0" w:color="auto"/>
            </w:tcBorders>
            <w:shd w:val="clear" w:color="000000" w:fill="9BC2E6"/>
            <w:noWrap/>
            <w:vAlign w:val="center"/>
            <w:hideMark/>
          </w:tcPr>
          <w:p w14:paraId="3400DF05"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2028</w:t>
            </w:r>
          </w:p>
        </w:tc>
        <w:tc>
          <w:tcPr>
            <w:tcW w:w="782" w:type="dxa"/>
            <w:tcBorders>
              <w:top w:val="nil"/>
              <w:left w:val="nil"/>
              <w:bottom w:val="single" w:sz="8" w:space="0" w:color="auto"/>
              <w:right w:val="single" w:sz="8" w:space="0" w:color="auto"/>
            </w:tcBorders>
            <w:shd w:val="clear" w:color="000000" w:fill="9BC2E6"/>
            <w:noWrap/>
            <w:vAlign w:val="center"/>
            <w:hideMark/>
          </w:tcPr>
          <w:p w14:paraId="20788DF9"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2029</w:t>
            </w:r>
          </w:p>
        </w:tc>
        <w:tc>
          <w:tcPr>
            <w:tcW w:w="782" w:type="dxa"/>
            <w:tcBorders>
              <w:top w:val="nil"/>
              <w:left w:val="nil"/>
              <w:bottom w:val="single" w:sz="8" w:space="0" w:color="auto"/>
              <w:right w:val="single" w:sz="8" w:space="0" w:color="auto"/>
            </w:tcBorders>
            <w:shd w:val="clear" w:color="000000" w:fill="9BC2E6"/>
            <w:noWrap/>
            <w:vAlign w:val="center"/>
            <w:hideMark/>
          </w:tcPr>
          <w:p w14:paraId="4BEB440D"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2030</w:t>
            </w:r>
          </w:p>
        </w:tc>
        <w:tc>
          <w:tcPr>
            <w:tcW w:w="782" w:type="dxa"/>
            <w:tcBorders>
              <w:top w:val="nil"/>
              <w:left w:val="nil"/>
              <w:bottom w:val="single" w:sz="8" w:space="0" w:color="auto"/>
              <w:right w:val="single" w:sz="8" w:space="0" w:color="auto"/>
            </w:tcBorders>
            <w:shd w:val="clear" w:color="000000" w:fill="9BC2E6"/>
            <w:noWrap/>
            <w:vAlign w:val="center"/>
            <w:hideMark/>
          </w:tcPr>
          <w:p w14:paraId="1B9E8236"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2031</w:t>
            </w:r>
          </w:p>
        </w:tc>
        <w:tc>
          <w:tcPr>
            <w:tcW w:w="782" w:type="dxa"/>
            <w:tcBorders>
              <w:top w:val="nil"/>
              <w:left w:val="nil"/>
              <w:bottom w:val="single" w:sz="8" w:space="0" w:color="auto"/>
              <w:right w:val="single" w:sz="8" w:space="0" w:color="auto"/>
            </w:tcBorders>
            <w:shd w:val="clear" w:color="000000" w:fill="9BC2E6"/>
            <w:noWrap/>
            <w:vAlign w:val="center"/>
            <w:hideMark/>
          </w:tcPr>
          <w:p w14:paraId="2AF62324" w14:textId="77777777" w:rsidR="009760D5" w:rsidRPr="009760D5" w:rsidRDefault="009760D5" w:rsidP="009760D5">
            <w:pPr>
              <w:spacing w:after="0" w:line="240" w:lineRule="auto"/>
              <w:jc w:val="right"/>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2032</w:t>
            </w:r>
          </w:p>
        </w:tc>
      </w:tr>
      <w:tr w:rsidR="009760D5" w:rsidRPr="009760D5" w14:paraId="6C547D9D" w14:textId="77777777" w:rsidTr="009760D5">
        <w:trPr>
          <w:trHeight w:val="367"/>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33F522E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Rate</w:t>
            </w:r>
          </w:p>
        </w:tc>
        <w:tc>
          <w:tcPr>
            <w:tcW w:w="860" w:type="dxa"/>
            <w:tcBorders>
              <w:top w:val="nil"/>
              <w:left w:val="nil"/>
              <w:bottom w:val="single" w:sz="8" w:space="0" w:color="auto"/>
              <w:right w:val="single" w:sz="8" w:space="0" w:color="auto"/>
            </w:tcBorders>
            <w:shd w:val="clear" w:color="auto" w:fill="auto"/>
            <w:noWrap/>
            <w:vAlign w:val="center"/>
            <w:hideMark/>
          </w:tcPr>
          <w:p w14:paraId="5E47B66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30%</w:t>
            </w:r>
          </w:p>
        </w:tc>
        <w:tc>
          <w:tcPr>
            <w:tcW w:w="860" w:type="dxa"/>
            <w:tcBorders>
              <w:top w:val="nil"/>
              <w:left w:val="nil"/>
              <w:bottom w:val="single" w:sz="8" w:space="0" w:color="auto"/>
              <w:right w:val="single" w:sz="8" w:space="0" w:color="auto"/>
            </w:tcBorders>
            <w:shd w:val="clear" w:color="auto" w:fill="auto"/>
            <w:noWrap/>
            <w:vAlign w:val="center"/>
            <w:hideMark/>
          </w:tcPr>
          <w:p w14:paraId="002C7A4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455B19B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860" w:type="dxa"/>
            <w:tcBorders>
              <w:top w:val="nil"/>
              <w:left w:val="nil"/>
              <w:bottom w:val="single" w:sz="8" w:space="0" w:color="auto"/>
              <w:right w:val="single" w:sz="8" w:space="0" w:color="auto"/>
            </w:tcBorders>
            <w:shd w:val="clear" w:color="auto" w:fill="auto"/>
            <w:noWrap/>
            <w:vAlign w:val="center"/>
            <w:hideMark/>
          </w:tcPr>
          <w:p w14:paraId="52F60587"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50%</w:t>
            </w:r>
          </w:p>
        </w:tc>
        <w:tc>
          <w:tcPr>
            <w:tcW w:w="782" w:type="dxa"/>
            <w:tcBorders>
              <w:top w:val="nil"/>
              <w:left w:val="nil"/>
              <w:bottom w:val="single" w:sz="8" w:space="0" w:color="auto"/>
              <w:right w:val="single" w:sz="8" w:space="0" w:color="auto"/>
            </w:tcBorders>
            <w:shd w:val="clear" w:color="auto" w:fill="auto"/>
            <w:noWrap/>
            <w:vAlign w:val="center"/>
            <w:hideMark/>
          </w:tcPr>
          <w:p w14:paraId="433EECE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55%</w:t>
            </w:r>
          </w:p>
        </w:tc>
        <w:tc>
          <w:tcPr>
            <w:tcW w:w="782" w:type="dxa"/>
            <w:tcBorders>
              <w:top w:val="nil"/>
              <w:left w:val="nil"/>
              <w:bottom w:val="single" w:sz="8" w:space="0" w:color="auto"/>
              <w:right w:val="single" w:sz="8" w:space="0" w:color="auto"/>
            </w:tcBorders>
            <w:shd w:val="clear" w:color="auto" w:fill="auto"/>
            <w:noWrap/>
            <w:vAlign w:val="center"/>
            <w:hideMark/>
          </w:tcPr>
          <w:p w14:paraId="6014149D"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60%</w:t>
            </w:r>
          </w:p>
        </w:tc>
        <w:tc>
          <w:tcPr>
            <w:tcW w:w="782" w:type="dxa"/>
            <w:tcBorders>
              <w:top w:val="nil"/>
              <w:left w:val="nil"/>
              <w:bottom w:val="single" w:sz="8" w:space="0" w:color="auto"/>
              <w:right w:val="single" w:sz="8" w:space="0" w:color="auto"/>
            </w:tcBorders>
            <w:shd w:val="clear" w:color="auto" w:fill="auto"/>
            <w:noWrap/>
            <w:vAlign w:val="center"/>
            <w:hideMark/>
          </w:tcPr>
          <w:p w14:paraId="7D67C70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65%</w:t>
            </w:r>
          </w:p>
        </w:tc>
        <w:tc>
          <w:tcPr>
            <w:tcW w:w="782" w:type="dxa"/>
            <w:tcBorders>
              <w:top w:val="nil"/>
              <w:left w:val="nil"/>
              <w:bottom w:val="single" w:sz="8" w:space="0" w:color="auto"/>
              <w:right w:val="single" w:sz="8" w:space="0" w:color="auto"/>
            </w:tcBorders>
            <w:shd w:val="clear" w:color="auto" w:fill="auto"/>
            <w:noWrap/>
            <w:vAlign w:val="center"/>
            <w:hideMark/>
          </w:tcPr>
          <w:p w14:paraId="114BBC1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217AFF0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c>
          <w:tcPr>
            <w:tcW w:w="782" w:type="dxa"/>
            <w:tcBorders>
              <w:top w:val="nil"/>
              <w:left w:val="nil"/>
              <w:bottom w:val="single" w:sz="8" w:space="0" w:color="auto"/>
              <w:right w:val="single" w:sz="8" w:space="0" w:color="auto"/>
            </w:tcBorders>
            <w:shd w:val="clear" w:color="auto" w:fill="auto"/>
            <w:noWrap/>
            <w:vAlign w:val="center"/>
            <w:hideMark/>
          </w:tcPr>
          <w:p w14:paraId="069710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0BA8AC4E"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0063E620"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Operating Revenue (USD Million)</w:t>
            </w:r>
          </w:p>
        </w:tc>
        <w:tc>
          <w:tcPr>
            <w:tcW w:w="860" w:type="dxa"/>
            <w:tcBorders>
              <w:top w:val="nil"/>
              <w:left w:val="nil"/>
              <w:bottom w:val="single" w:sz="8" w:space="0" w:color="auto"/>
              <w:right w:val="single" w:sz="8" w:space="0" w:color="auto"/>
            </w:tcBorders>
            <w:shd w:val="clear" w:color="auto" w:fill="auto"/>
            <w:noWrap/>
            <w:vAlign w:val="center"/>
            <w:hideMark/>
          </w:tcPr>
          <w:p w14:paraId="1380174B"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26</w:t>
            </w:r>
          </w:p>
        </w:tc>
        <w:tc>
          <w:tcPr>
            <w:tcW w:w="860" w:type="dxa"/>
            <w:tcBorders>
              <w:top w:val="nil"/>
              <w:left w:val="nil"/>
              <w:bottom w:val="single" w:sz="8" w:space="0" w:color="auto"/>
              <w:right w:val="single" w:sz="8" w:space="0" w:color="auto"/>
            </w:tcBorders>
            <w:shd w:val="clear" w:color="auto" w:fill="auto"/>
            <w:noWrap/>
            <w:vAlign w:val="center"/>
            <w:hideMark/>
          </w:tcPr>
          <w:p w14:paraId="340A5E8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35</w:t>
            </w:r>
          </w:p>
        </w:tc>
        <w:tc>
          <w:tcPr>
            <w:tcW w:w="860" w:type="dxa"/>
            <w:tcBorders>
              <w:top w:val="nil"/>
              <w:left w:val="nil"/>
              <w:bottom w:val="single" w:sz="8" w:space="0" w:color="auto"/>
              <w:right w:val="single" w:sz="8" w:space="0" w:color="auto"/>
            </w:tcBorders>
            <w:shd w:val="clear" w:color="auto" w:fill="auto"/>
            <w:noWrap/>
            <w:vAlign w:val="center"/>
            <w:hideMark/>
          </w:tcPr>
          <w:p w14:paraId="0CD957C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40</w:t>
            </w:r>
          </w:p>
        </w:tc>
        <w:tc>
          <w:tcPr>
            <w:tcW w:w="860" w:type="dxa"/>
            <w:tcBorders>
              <w:top w:val="nil"/>
              <w:left w:val="nil"/>
              <w:bottom w:val="single" w:sz="8" w:space="0" w:color="auto"/>
              <w:right w:val="single" w:sz="8" w:space="0" w:color="auto"/>
            </w:tcBorders>
            <w:shd w:val="clear" w:color="auto" w:fill="auto"/>
            <w:noWrap/>
            <w:vAlign w:val="center"/>
            <w:hideMark/>
          </w:tcPr>
          <w:p w14:paraId="090997E9"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45</w:t>
            </w:r>
          </w:p>
        </w:tc>
        <w:tc>
          <w:tcPr>
            <w:tcW w:w="782" w:type="dxa"/>
            <w:tcBorders>
              <w:top w:val="nil"/>
              <w:left w:val="nil"/>
              <w:bottom w:val="single" w:sz="8" w:space="0" w:color="auto"/>
              <w:right w:val="single" w:sz="8" w:space="0" w:color="auto"/>
            </w:tcBorders>
            <w:shd w:val="clear" w:color="auto" w:fill="auto"/>
            <w:noWrap/>
            <w:vAlign w:val="center"/>
            <w:hideMark/>
          </w:tcPr>
          <w:p w14:paraId="5015699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51</w:t>
            </w:r>
          </w:p>
        </w:tc>
        <w:tc>
          <w:tcPr>
            <w:tcW w:w="782" w:type="dxa"/>
            <w:tcBorders>
              <w:top w:val="nil"/>
              <w:left w:val="nil"/>
              <w:bottom w:val="single" w:sz="8" w:space="0" w:color="auto"/>
              <w:right w:val="single" w:sz="8" w:space="0" w:color="auto"/>
            </w:tcBorders>
            <w:shd w:val="clear" w:color="auto" w:fill="auto"/>
            <w:noWrap/>
            <w:vAlign w:val="center"/>
            <w:hideMark/>
          </w:tcPr>
          <w:p w14:paraId="608166B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56</w:t>
            </w:r>
          </w:p>
        </w:tc>
        <w:tc>
          <w:tcPr>
            <w:tcW w:w="782" w:type="dxa"/>
            <w:tcBorders>
              <w:top w:val="nil"/>
              <w:left w:val="nil"/>
              <w:bottom w:val="single" w:sz="8" w:space="0" w:color="auto"/>
              <w:right w:val="single" w:sz="8" w:space="0" w:color="auto"/>
            </w:tcBorders>
            <w:shd w:val="clear" w:color="auto" w:fill="auto"/>
            <w:noWrap/>
            <w:vAlign w:val="center"/>
            <w:hideMark/>
          </w:tcPr>
          <w:p w14:paraId="5F4DE9D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62</w:t>
            </w:r>
          </w:p>
        </w:tc>
        <w:tc>
          <w:tcPr>
            <w:tcW w:w="782" w:type="dxa"/>
            <w:tcBorders>
              <w:top w:val="nil"/>
              <w:left w:val="nil"/>
              <w:bottom w:val="single" w:sz="8" w:space="0" w:color="auto"/>
              <w:right w:val="single" w:sz="8" w:space="0" w:color="auto"/>
            </w:tcBorders>
            <w:shd w:val="clear" w:color="auto" w:fill="auto"/>
            <w:noWrap/>
            <w:vAlign w:val="center"/>
            <w:hideMark/>
          </w:tcPr>
          <w:p w14:paraId="4B10F73C"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68</w:t>
            </w:r>
          </w:p>
        </w:tc>
        <w:tc>
          <w:tcPr>
            <w:tcW w:w="782" w:type="dxa"/>
            <w:tcBorders>
              <w:top w:val="nil"/>
              <w:left w:val="nil"/>
              <w:bottom w:val="single" w:sz="8" w:space="0" w:color="auto"/>
              <w:right w:val="single" w:sz="8" w:space="0" w:color="auto"/>
            </w:tcBorders>
            <w:shd w:val="clear" w:color="auto" w:fill="auto"/>
            <w:noWrap/>
            <w:vAlign w:val="center"/>
            <w:hideMark/>
          </w:tcPr>
          <w:p w14:paraId="64E9849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69</w:t>
            </w:r>
          </w:p>
        </w:tc>
        <w:tc>
          <w:tcPr>
            <w:tcW w:w="782" w:type="dxa"/>
            <w:tcBorders>
              <w:top w:val="nil"/>
              <w:left w:val="nil"/>
              <w:bottom w:val="single" w:sz="8" w:space="0" w:color="auto"/>
              <w:right w:val="single" w:sz="8" w:space="0" w:color="auto"/>
            </w:tcBorders>
            <w:shd w:val="clear" w:color="auto" w:fill="auto"/>
            <w:noWrap/>
            <w:vAlign w:val="center"/>
            <w:hideMark/>
          </w:tcPr>
          <w:p w14:paraId="6D91C111"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70</w:t>
            </w:r>
          </w:p>
        </w:tc>
      </w:tr>
      <w:tr w:rsidR="009760D5" w:rsidRPr="009760D5" w14:paraId="769D7117" w14:textId="77777777" w:rsidTr="009760D5">
        <w:trPr>
          <w:trHeight w:val="613"/>
        </w:trPr>
        <w:tc>
          <w:tcPr>
            <w:tcW w:w="2136" w:type="dxa"/>
            <w:tcBorders>
              <w:top w:val="nil"/>
              <w:left w:val="single" w:sz="8" w:space="0" w:color="auto"/>
              <w:bottom w:val="single" w:sz="8" w:space="0" w:color="auto"/>
              <w:right w:val="single" w:sz="8" w:space="0" w:color="auto"/>
            </w:tcBorders>
            <w:shd w:val="clear" w:color="000000" w:fill="FFD966"/>
            <w:vAlign w:val="center"/>
            <w:hideMark/>
          </w:tcPr>
          <w:p w14:paraId="60E6DB04" w14:textId="77777777" w:rsidR="009760D5" w:rsidRPr="009760D5" w:rsidRDefault="009760D5" w:rsidP="009760D5">
            <w:pPr>
              <w:spacing w:after="0" w:line="240" w:lineRule="auto"/>
              <w:rPr>
                <w:rFonts w:ascii="Arial" w:eastAsia="Times New Roman" w:hAnsi="Arial" w:cs="Arial"/>
                <w:b/>
                <w:bCs/>
                <w:color w:val="000000"/>
                <w:sz w:val="20"/>
                <w:szCs w:val="20"/>
                <w:lang w:val="en-US"/>
              </w:rPr>
            </w:pPr>
            <w:r w:rsidRPr="009760D5">
              <w:rPr>
                <w:rFonts w:ascii="Arial" w:eastAsia="Times New Roman" w:hAnsi="Arial" w:cs="Arial"/>
                <w:b/>
                <w:bCs/>
                <w:color w:val="000000"/>
                <w:sz w:val="20"/>
                <w:szCs w:val="20"/>
                <w:lang w:val="en-US"/>
              </w:rPr>
              <w:t xml:space="preserve">Quantity Produced (Thousand </w:t>
            </w:r>
            <w:proofErr w:type="spellStart"/>
            <w:r w:rsidRPr="009760D5">
              <w:rPr>
                <w:rFonts w:ascii="Arial" w:eastAsia="Times New Roman" w:hAnsi="Arial" w:cs="Arial"/>
                <w:b/>
                <w:bCs/>
                <w:color w:val="000000"/>
                <w:sz w:val="20"/>
                <w:szCs w:val="20"/>
                <w:lang w:val="en-US"/>
              </w:rPr>
              <w:t>Tonnes</w:t>
            </w:r>
            <w:proofErr w:type="spellEnd"/>
            <w:r w:rsidRPr="009760D5">
              <w:rPr>
                <w:rFonts w:ascii="Arial" w:eastAsia="Times New Roman" w:hAnsi="Arial" w:cs="Arial"/>
                <w:b/>
                <w:bCs/>
                <w:color w:val="000000"/>
                <w:sz w:val="20"/>
                <w:szCs w:val="20"/>
                <w:lang w:val="en-US"/>
              </w:rPr>
              <w:t>)</w:t>
            </w:r>
          </w:p>
        </w:tc>
        <w:tc>
          <w:tcPr>
            <w:tcW w:w="860" w:type="dxa"/>
            <w:tcBorders>
              <w:top w:val="nil"/>
              <w:left w:val="nil"/>
              <w:bottom w:val="single" w:sz="8" w:space="0" w:color="auto"/>
              <w:right w:val="single" w:sz="8" w:space="0" w:color="auto"/>
            </w:tcBorders>
            <w:shd w:val="clear" w:color="auto" w:fill="auto"/>
            <w:noWrap/>
            <w:vAlign w:val="center"/>
            <w:hideMark/>
          </w:tcPr>
          <w:p w14:paraId="136D088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9</w:t>
            </w:r>
          </w:p>
        </w:tc>
        <w:tc>
          <w:tcPr>
            <w:tcW w:w="860" w:type="dxa"/>
            <w:tcBorders>
              <w:top w:val="nil"/>
              <w:left w:val="nil"/>
              <w:bottom w:val="single" w:sz="8" w:space="0" w:color="auto"/>
              <w:right w:val="single" w:sz="8" w:space="0" w:color="auto"/>
            </w:tcBorders>
            <w:shd w:val="clear" w:color="auto" w:fill="auto"/>
            <w:noWrap/>
            <w:vAlign w:val="center"/>
            <w:hideMark/>
          </w:tcPr>
          <w:p w14:paraId="58EC5E2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12</w:t>
            </w:r>
          </w:p>
        </w:tc>
        <w:tc>
          <w:tcPr>
            <w:tcW w:w="860" w:type="dxa"/>
            <w:tcBorders>
              <w:top w:val="nil"/>
              <w:left w:val="nil"/>
              <w:bottom w:val="single" w:sz="8" w:space="0" w:color="auto"/>
              <w:right w:val="single" w:sz="8" w:space="0" w:color="auto"/>
            </w:tcBorders>
            <w:shd w:val="clear" w:color="auto" w:fill="auto"/>
            <w:noWrap/>
            <w:vAlign w:val="center"/>
            <w:hideMark/>
          </w:tcPr>
          <w:p w14:paraId="7EE60DAF"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14</w:t>
            </w:r>
          </w:p>
        </w:tc>
        <w:tc>
          <w:tcPr>
            <w:tcW w:w="860" w:type="dxa"/>
            <w:tcBorders>
              <w:top w:val="nil"/>
              <w:left w:val="nil"/>
              <w:bottom w:val="single" w:sz="8" w:space="0" w:color="auto"/>
              <w:right w:val="single" w:sz="8" w:space="0" w:color="auto"/>
            </w:tcBorders>
            <w:shd w:val="clear" w:color="auto" w:fill="auto"/>
            <w:noWrap/>
            <w:vAlign w:val="center"/>
            <w:hideMark/>
          </w:tcPr>
          <w:p w14:paraId="5AA7DFE5"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15</w:t>
            </w:r>
          </w:p>
        </w:tc>
        <w:tc>
          <w:tcPr>
            <w:tcW w:w="782" w:type="dxa"/>
            <w:tcBorders>
              <w:top w:val="nil"/>
              <w:left w:val="nil"/>
              <w:bottom w:val="single" w:sz="8" w:space="0" w:color="auto"/>
              <w:right w:val="single" w:sz="8" w:space="0" w:color="auto"/>
            </w:tcBorders>
            <w:shd w:val="clear" w:color="auto" w:fill="auto"/>
            <w:noWrap/>
            <w:vAlign w:val="center"/>
            <w:hideMark/>
          </w:tcPr>
          <w:p w14:paraId="75452EA0"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17</w:t>
            </w:r>
          </w:p>
        </w:tc>
        <w:tc>
          <w:tcPr>
            <w:tcW w:w="782" w:type="dxa"/>
            <w:tcBorders>
              <w:top w:val="nil"/>
              <w:left w:val="nil"/>
              <w:bottom w:val="single" w:sz="8" w:space="0" w:color="auto"/>
              <w:right w:val="single" w:sz="8" w:space="0" w:color="auto"/>
            </w:tcBorders>
            <w:shd w:val="clear" w:color="auto" w:fill="auto"/>
            <w:noWrap/>
            <w:vAlign w:val="center"/>
            <w:hideMark/>
          </w:tcPr>
          <w:p w14:paraId="7A1AB98A"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18</w:t>
            </w:r>
          </w:p>
        </w:tc>
        <w:tc>
          <w:tcPr>
            <w:tcW w:w="782" w:type="dxa"/>
            <w:tcBorders>
              <w:top w:val="nil"/>
              <w:left w:val="nil"/>
              <w:bottom w:val="single" w:sz="8" w:space="0" w:color="auto"/>
              <w:right w:val="single" w:sz="8" w:space="0" w:color="auto"/>
            </w:tcBorders>
            <w:shd w:val="clear" w:color="auto" w:fill="auto"/>
            <w:noWrap/>
            <w:vAlign w:val="center"/>
            <w:hideMark/>
          </w:tcPr>
          <w:p w14:paraId="6E4CE86E"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20</w:t>
            </w:r>
          </w:p>
        </w:tc>
        <w:tc>
          <w:tcPr>
            <w:tcW w:w="782" w:type="dxa"/>
            <w:tcBorders>
              <w:top w:val="nil"/>
              <w:left w:val="nil"/>
              <w:bottom w:val="single" w:sz="8" w:space="0" w:color="auto"/>
              <w:right w:val="single" w:sz="8" w:space="0" w:color="auto"/>
            </w:tcBorders>
            <w:shd w:val="clear" w:color="auto" w:fill="auto"/>
            <w:noWrap/>
            <w:vAlign w:val="center"/>
            <w:hideMark/>
          </w:tcPr>
          <w:p w14:paraId="177DA333"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9EA89E8"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c>
          <w:tcPr>
            <w:tcW w:w="782" w:type="dxa"/>
            <w:tcBorders>
              <w:top w:val="nil"/>
              <w:left w:val="nil"/>
              <w:bottom w:val="single" w:sz="8" w:space="0" w:color="auto"/>
              <w:right w:val="single" w:sz="8" w:space="0" w:color="auto"/>
            </w:tcBorders>
            <w:shd w:val="clear" w:color="auto" w:fill="auto"/>
            <w:noWrap/>
            <w:vAlign w:val="center"/>
            <w:hideMark/>
          </w:tcPr>
          <w:p w14:paraId="45B973D4" w14:textId="77777777" w:rsidR="009760D5" w:rsidRPr="009760D5" w:rsidRDefault="009760D5" w:rsidP="009760D5">
            <w:pPr>
              <w:spacing w:after="0" w:line="240" w:lineRule="auto"/>
              <w:jc w:val="right"/>
              <w:rPr>
                <w:rFonts w:ascii="Arial" w:eastAsia="Times New Roman" w:hAnsi="Arial" w:cs="Arial"/>
                <w:color w:val="000000"/>
                <w:sz w:val="20"/>
                <w:szCs w:val="20"/>
                <w:lang w:val="en-US"/>
              </w:rPr>
            </w:pPr>
            <w:r w:rsidRPr="009760D5">
              <w:rPr>
                <w:rFonts w:ascii="Arial" w:eastAsia="Times New Roman" w:hAnsi="Arial" w:cs="Arial"/>
                <w:color w:val="000000"/>
                <w:sz w:val="20"/>
                <w:szCs w:val="20"/>
                <w:lang w:val="en-US"/>
              </w:rPr>
              <w:t>21</w:t>
            </w:r>
          </w:p>
        </w:tc>
      </w:tr>
    </w:tbl>
    <w:p w14:paraId="1244A0AB" w14:textId="66162587" w:rsidR="009B2E78" w:rsidRDefault="009B2E78" w:rsidP="009B2E78">
      <w:pPr>
        <w:spacing w:line="360" w:lineRule="auto"/>
        <w:jc w:val="both"/>
        <w:rPr>
          <w:rFonts w:ascii="Arial" w:hAnsi="Arial" w:cs="Arial"/>
          <w:b/>
          <w:bCs/>
          <w:sz w:val="24"/>
          <w:szCs w:val="24"/>
        </w:rPr>
      </w:pPr>
    </w:p>
    <w:p w14:paraId="79B28292" w14:textId="1E958331" w:rsidR="00C221CF" w:rsidRDefault="00D92F63" w:rsidP="009B2E78">
      <w:pPr>
        <w:spacing w:line="360" w:lineRule="auto"/>
        <w:jc w:val="both"/>
        <w:rPr>
          <w:rFonts w:ascii="Arial" w:hAnsi="Arial" w:cs="Arial"/>
          <w:sz w:val="24"/>
          <w:szCs w:val="24"/>
        </w:rPr>
      </w:pPr>
      <w:r>
        <w:rPr>
          <w:rFonts w:ascii="Arial" w:hAnsi="Arial" w:cs="Arial"/>
          <w:sz w:val="24"/>
          <w:szCs w:val="24"/>
        </w:rPr>
        <w:t xml:space="preserve">The demand of vinyl ester resin is totally </w:t>
      </w:r>
      <w:r w:rsidR="004C5356">
        <w:rPr>
          <w:rFonts w:ascii="Arial" w:hAnsi="Arial" w:cs="Arial"/>
          <w:sz w:val="24"/>
          <w:szCs w:val="24"/>
        </w:rPr>
        <w:t>project based</w:t>
      </w:r>
      <w:r w:rsidR="00741D3D">
        <w:rPr>
          <w:rFonts w:ascii="Arial" w:hAnsi="Arial" w:cs="Arial"/>
          <w:sz w:val="24"/>
          <w:szCs w:val="24"/>
        </w:rPr>
        <w:t xml:space="preserve"> </w:t>
      </w:r>
      <w:r w:rsidR="00254BD8">
        <w:rPr>
          <w:rFonts w:ascii="Arial" w:hAnsi="Arial" w:cs="Arial"/>
          <w:sz w:val="24"/>
          <w:szCs w:val="24"/>
        </w:rPr>
        <w:t xml:space="preserve">therefore the operating rate has been taken as per industrial norms. </w:t>
      </w:r>
      <w:r w:rsidR="007C7DF2">
        <w:rPr>
          <w:rFonts w:ascii="Arial" w:hAnsi="Arial" w:cs="Arial"/>
          <w:sz w:val="24"/>
          <w:szCs w:val="24"/>
        </w:rPr>
        <w:t xml:space="preserve">Due to its </w:t>
      </w:r>
      <w:r w:rsidR="005D7DD5">
        <w:rPr>
          <w:rFonts w:ascii="Arial" w:hAnsi="Arial" w:cs="Arial"/>
          <w:sz w:val="24"/>
          <w:szCs w:val="24"/>
        </w:rPr>
        <w:t>diverse</w:t>
      </w:r>
      <w:r w:rsidR="007C7DF2">
        <w:rPr>
          <w:rFonts w:ascii="Arial" w:hAnsi="Arial" w:cs="Arial"/>
          <w:sz w:val="24"/>
          <w:szCs w:val="24"/>
        </w:rPr>
        <w:t xml:space="preserve"> application</w:t>
      </w:r>
      <w:r w:rsidR="005D7DD5">
        <w:rPr>
          <w:rFonts w:ascii="Arial" w:hAnsi="Arial" w:cs="Arial"/>
          <w:sz w:val="24"/>
          <w:szCs w:val="24"/>
        </w:rPr>
        <w:t xml:space="preserve"> in specialised products</w:t>
      </w:r>
      <w:r w:rsidR="007C7DF2">
        <w:rPr>
          <w:rFonts w:ascii="Arial" w:hAnsi="Arial" w:cs="Arial"/>
          <w:sz w:val="24"/>
          <w:szCs w:val="24"/>
        </w:rPr>
        <w:t xml:space="preserve">, the demand is anticipated to further increase therefore, the plant can operate at a maximum of 70%. </w:t>
      </w:r>
      <w:r w:rsidR="008954E5">
        <w:rPr>
          <w:rFonts w:ascii="Arial" w:hAnsi="Arial" w:cs="Arial"/>
          <w:sz w:val="24"/>
          <w:szCs w:val="24"/>
        </w:rPr>
        <w:t>As per the Industry practice, in the same reactor other UPR</w:t>
      </w:r>
      <w:r w:rsidR="005D7DD5">
        <w:rPr>
          <w:rFonts w:ascii="Arial" w:hAnsi="Arial" w:cs="Arial"/>
          <w:sz w:val="24"/>
          <w:szCs w:val="24"/>
        </w:rPr>
        <w:t xml:space="preserve"> </w:t>
      </w:r>
      <w:r w:rsidR="008954E5">
        <w:rPr>
          <w:rFonts w:ascii="Arial" w:hAnsi="Arial" w:cs="Arial"/>
          <w:sz w:val="24"/>
          <w:szCs w:val="24"/>
        </w:rPr>
        <w:t xml:space="preserve">can also be produced, therefore </w:t>
      </w:r>
      <w:r w:rsidR="005D7DD5">
        <w:rPr>
          <w:rFonts w:ascii="Arial" w:hAnsi="Arial" w:cs="Arial"/>
          <w:sz w:val="24"/>
          <w:szCs w:val="24"/>
        </w:rPr>
        <w:t>it cannot operate at an optimum capacity i.e., between 85% to 95%. The same applies for Reliance Industries Ltd.</w:t>
      </w:r>
    </w:p>
    <w:p w14:paraId="68D6A379" w14:textId="0D4A4D66" w:rsidR="00016348" w:rsidRDefault="00016348" w:rsidP="009B2E78">
      <w:pPr>
        <w:spacing w:line="360" w:lineRule="auto"/>
        <w:jc w:val="both"/>
        <w:rPr>
          <w:rFonts w:ascii="Arial" w:hAnsi="Arial" w:cs="Arial"/>
          <w:sz w:val="24"/>
          <w:szCs w:val="24"/>
        </w:rPr>
      </w:pPr>
    </w:p>
    <w:p w14:paraId="7687FFDE" w14:textId="5A6FE23B" w:rsidR="00016348" w:rsidRDefault="00016348" w:rsidP="009B2E78">
      <w:pPr>
        <w:spacing w:line="360" w:lineRule="auto"/>
        <w:jc w:val="both"/>
        <w:rPr>
          <w:rFonts w:ascii="Arial" w:hAnsi="Arial" w:cs="Arial"/>
          <w:sz w:val="24"/>
          <w:szCs w:val="24"/>
        </w:rPr>
      </w:pPr>
    </w:p>
    <w:p w14:paraId="1146D192" w14:textId="64E2833C" w:rsidR="00016348" w:rsidRDefault="00016348" w:rsidP="009B2E78">
      <w:pPr>
        <w:spacing w:line="360" w:lineRule="auto"/>
        <w:jc w:val="both"/>
        <w:rPr>
          <w:rFonts w:ascii="Arial" w:hAnsi="Arial" w:cs="Arial"/>
          <w:sz w:val="24"/>
          <w:szCs w:val="24"/>
        </w:rPr>
      </w:pPr>
    </w:p>
    <w:p w14:paraId="60D193A6" w14:textId="631A34FF" w:rsidR="00016348" w:rsidRDefault="00016348" w:rsidP="009B2E78">
      <w:pPr>
        <w:spacing w:line="360" w:lineRule="auto"/>
        <w:jc w:val="both"/>
        <w:rPr>
          <w:rFonts w:ascii="Arial" w:hAnsi="Arial" w:cs="Arial"/>
          <w:sz w:val="24"/>
          <w:szCs w:val="24"/>
        </w:rPr>
      </w:pPr>
    </w:p>
    <w:p w14:paraId="7F7017D7" w14:textId="0A4F80F4" w:rsidR="00016348" w:rsidRDefault="00016348" w:rsidP="009B2E78">
      <w:pPr>
        <w:spacing w:line="360" w:lineRule="auto"/>
        <w:jc w:val="both"/>
        <w:rPr>
          <w:rFonts w:ascii="Arial" w:hAnsi="Arial" w:cs="Arial"/>
          <w:sz w:val="24"/>
          <w:szCs w:val="24"/>
        </w:rPr>
      </w:pPr>
    </w:p>
    <w:p w14:paraId="2712CF35" w14:textId="17A3F16F" w:rsidR="00016348" w:rsidRDefault="00016348" w:rsidP="009B2E78">
      <w:pPr>
        <w:spacing w:line="360" w:lineRule="auto"/>
        <w:jc w:val="both"/>
        <w:rPr>
          <w:rFonts w:ascii="Arial" w:hAnsi="Arial" w:cs="Arial"/>
          <w:sz w:val="24"/>
          <w:szCs w:val="24"/>
        </w:rPr>
      </w:pPr>
    </w:p>
    <w:p w14:paraId="0771E640" w14:textId="379ADE32" w:rsidR="00016348" w:rsidRDefault="00016348" w:rsidP="009B2E78">
      <w:pPr>
        <w:spacing w:line="360" w:lineRule="auto"/>
        <w:jc w:val="both"/>
        <w:rPr>
          <w:rFonts w:ascii="Arial" w:hAnsi="Arial" w:cs="Arial"/>
          <w:sz w:val="24"/>
          <w:szCs w:val="24"/>
        </w:rPr>
      </w:pPr>
    </w:p>
    <w:p w14:paraId="4B4AFFCD" w14:textId="17443AEF" w:rsidR="00016348" w:rsidRDefault="00016348" w:rsidP="009B2E78">
      <w:pPr>
        <w:spacing w:line="360" w:lineRule="auto"/>
        <w:jc w:val="both"/>
        <w:rPr>
          <w:rFonts w:ascii="Arial" w:hAnsi="Arial" w:cs="Arial"/>
          <w:sz w:val="24"/>
          <w:szCs w:val="24"/>
        </w:rPr>
      </w:pPr>
    </w:p>
    <w:p w14:paraId="2F95A609" w14:textId="1B0F7E7D" w:rsidR="00016348" w:rsidRDefault="00016348" w:rsidP="009B2E78">
      <w:pPr>
        <w:spacing w:line="360" w:lineRule="auto"/>
        <w:jc w:val="both"/>
        <w:rPr>
          <w:rFonts w:ascii="Arial" w:hAnsi="Arial" w:cs="Arial"/>
          <w:sz w:val="24"/>
          <w:szCs w:val="24"/>
        </w:rPr>
      </w:pPr>
    </w:p>
    <w:p w14:paraId="3C74455F" w14:textId="53961DAF" w:rsidR="00016348" w:rsidRDefault="00016348" w:rsidP="009B2E78">
      <w:pPr>
        <w:spacing w:line="360" w:lineRule="auto"/>
        <w:jc w:val="both"/>
        <w:rPr>
          <w:rFonts w:ascii="Arial" w:hAnsi="Arial" w:cs="Arial"/>
          <w:sz w:val="24"/>
          <w:szCs w:val="24"/>
        </w:rPr>
      </w:pPr>
    </w:p>
    <w:p w14:paraId="40FDAA0D" w14:textId="5E7188A4" w:rsidR="00016348" w:rsidRDefault="00016348" w:rsidP="009B2E78">
      <w:pPr>
        <w:spacing w:line="360" w:lineRule="auto"/>
        <w:jc w:val="both"/>
        <w:rPr>
          <w:rFonts w:ascii="Arial" w:hAnsi="Arial" w:cs="Arial"/>
          <w:sz w:val="24"/>
          <w:szCs w:val="24"/>
        </w:rPr>
      </w:pPr>
    </w:p>
    <w:p w14:paraId="4493E633" w14:textId="78F31E92" w:rsidR="00016348" w:rsidRDefault="00016348" w:rsidP="009B2E78">
      <w:pPr>
        <w:spacing w:line="360" w:lineRule="auto"/>
        <w:jc w:val="both"/>
        <w:rPr>
          <w:rFonts w:ascii="Arial" w:hAnsi="Arial" w:cs="Arial"/>
          <w:sz w:val="24"/>
          <w:szCs w:val="24"/>
        </w:rPr>
      </w:pPr>
    </w:p>
    <w:p w14:paraId="21E8C465" w14:textId="79C32C2E" w:rsidR="00016348" w:rsidRDefault="00016348" w:rsidP="009B2E78">
      <w:pPr>
        <w:spacing w:line="360" w:lineRule="auto"/>
        <w:jc w:val="both"/>
        <w:rPr>
          <w:rFonts w:ascii="Arial" w:hAnsi="Arial" w:cs="Arial"/>
          <w:sz w:val="24"/>
          <w:szCs w:val="24"/>
        </w:rPr>
      </w:pPr>
    </w:p>
    <w:p w14:paraId="4C74A15E" w14:textId="237620B9" w:rsidR="00613AE6" w:rsidRDefault="00F24D83" w:rsidP="00695ED4">
      <w:pPr>
        <w:tabs>
          <w:tab w:val="left" w:pos="1365"/>
        </w:tabs>
        <w:spacing w:line="360" w:lineRule="auto"/>
        <w:jc w:val="both"/>
        <w:rPr>
          <w:rFonts w:ascii="Arial" w:hAnsi="Arial" w:cs="Arial"/>
          <w:b/>
          <w:bCs/>
          <w:sz w:val="24"/>
          <w:szCs w:val="24"/>
        </w:rPr>
      </w:pPr>
      <w:r>
        <w:rPr>
          <w:rFonts w:ascii="Arial" w:hAnsi="Arial" w:cs="Arial"/>
          <w:b/>
          <w:bCs/>
          <w:sz w:val="24"/>
          <w:szCs w:val="24"/>
        </w:rPr>
        <w:t xml:space="preserve">7. </w:t>
      </w:r>
      <w:r w:rsidRPr="00F24D83">
        <w:rPr>
          <w:rFonts w:ascii="Arial" w:hAnsi="Arial" w:cs="Arial"/>
          <w:b/>
          <w:bCs/>
          <w:sz w:val="24"/>
          <w:szCs w:val="24"/>
        </w:rPr>
        <w:t>Project and Business Risk on setting up Vinyl Ester resin plant in West Region of India</w:t>
      </w:r>
    </w:p>
    <w:p w14:paraId="05D21873" w14:textId="1549603D" w:rsidR="00ED3745" w:rsidRDefault="00E42DA9" w:rsidP="00F14E20">
      <w:pPr>
        <w:pStyle w:val="ListParagraph"/>
        <w:numPr>
          <w:ilvl w:val="0"/>
          <w:numId w:val="24"/>
        </w:numPr>
        <w:tabs>
          <w:tab w:val="left" w:pos="1365"/>
        </w:tabs>
        <w:spacing w:line="360" w:lineRule="auto"/>
        <w:jc w:val="both"/>
        <w:rPr>
          <w:sz w:val="24"/>
          <w:szCs w:val="24"/>
          <w:lang w:val="en-IN"/>
        </w:rPr>
      </w:pPr>
      <w:bookmarkStart w:id="47" w:name="_Hlk86079741"/>
      <w:r w:rsidRPr="00E42DA9">
        <w:rPr>
          <w:b/>
          <w:bCs/>
          <w:sz w:val="24"/>
          <w:szCs w:val="24"/>
        </w:rPr>
        <w:t>Cost Escalation-</w:t>
      </w:r>
      <w:r>
        <w:rPr>
          <w:b/>
          <w:bCs/>
          <w:sz w:val="24"/>
          <w:szCs w:val="24"/>
        </w:rPr>
        <w:t xml:space="preserve"> </w:t>
      </w:r>
      <w:r w:rsidR="00613F0D" w:rsidRPr="008B0D63">
        <w:rPr>
          <w:sz w:val="24"/>
          <w:szCs w:val="24"/>
        </w:rPr>
        <w:t>T</w:t>
      </w:r>
      <w:r w:rsidR="00613F0D" w:rsidRPr="008B0D63">
        <w:rPr>
          <w:sz w:val="24"/>
          <w:szCs w:val="24"/>
          <w:lang w:val="en-IN"/>
        </w:rPr>
        <w:t>h</w:t>
      </w:r>
      <w:r w:rsidR="00613F0D" w:rsidRPr="00613F0D">
        <w:rPr>
          <w:sz w:val="24"/>
          <w:szCs w:val="24"/>
          <w:lang w:val="en-IN"/>
        </w:rPr>
        <w:t xml:space="preserve">ere </w:t>
      </w:r>
      <w:r w:rsidR="00613F0D">
        <w:rPr>
          <w:sz w:val="24"/>
          <w:szCs w:val="24"/>
          <w:lang w:val="en-IN"/>
        </w:rPr>
        <w:t xml:space="preserve">may be cost escalation and </w:t>
      </w:r>
      <w:r w:rsidR="00613F0D" w:rsidRPr="00613F0D">
        <w:rPr>
          <w:sz w:val="24"/>
          <w:szCs w:val="24"/>
          <w:lang w:val="en-IN"/>
        </w:rPr>
        <w:t>time overrun due to Covid-19 pandemic-related challenges</w:t>
      </w:r>
      <w:r w:rsidR="00613F0D">
        <w:rPr>
          <w:sz w:val="24"/>
          <w:szCs w:val="24"/>
          <w:lang w:val="en-IN"/>
        </w:rPr>
        <w:t>, unusual rise in commodity prices</w:t>
      </w:r>
      <w:r w:rsidR="00613F0D" w:rsidRPr="00613F0D">
        <w:rPr>
          <w:sz w:val="24"/>
          <w:szCs w:val="24"/>
          <w:lang w:val="en-IN"/>
        </w:rPr>
        <w:t xml:space="preserve"> and land conversion issues. It </w:t>
      </w:r>
      <w:r w:rsidR="00613F0D">
        <w:rPr>
          <w:sz w:val="24"/>
          <w:szCs w:val="24"/>
          <w:lang w:val="en-IN"/>
        </w:rPr>
        <w:t xml:space="preserve">may also </w:t>
      </w:r>
      <w:r w:rsidR="00613F0D" w:rsidRPr="00613F0D">
        <w:rPr>
          <w:sz w:val="24"/>
          <w:szCs w:val="24"/>
          <w:lang w:val="en-IN"/>
        </w:rPr>
        <w:t xml:space="preserve">face cost overrun </w:t>
      </w:r>
      <w:r w:rsidR="00613F0D">
        <w:rPr>
          <w:sz w:val="24"/>
          <w:szCs w:val="24"/>
          <w:lang w:val="en-IN"/>
        </w:rPr>
        <w:t xml:space="preserve">due to </w:t>
      </w:r>
      <w:r w:rsidR="00613F0D" w:rsidRPr="00613F0D">
        <w:rPr>
          <w:sz w:val="24"/>
          <w:szCs w:val="24"/>
          <w:lang w:val="en-IN"/>
        </w:rPr>
        <w:t>increase in foreign exchange component, increase in cost towards storage and preservation of equipment and interest during construction (IDC).</w:t>
      </w:r>
      <w:r w:rsidR="00613F0D">
        <w:rPr>
          <w:sz w:val="24"/>
          <w:szCs w:val="24"/>
          <w:lang w:val="en-IN"/>
        </w:rPr>
        <w:t xml:space="preserve"> </w:t>
      </w:r>
      <w:r w:rsidRPr="00E42DA9">
        <w:rPr>
          <w:sz w:val="24"/>
          <w:szCs w:val="24"/>
          <w:lang w:val="en-IN"/>
        </w:rPr>
        <w:t>As commodity prices like</w:t>
      </w:r>
      <w:r>
        <w:rPr>
          <w:sz w:val="24"/>
          <w:szCs w:val="24"/>
          <w:lang w:val="en-IN"/>
        </w:rPr>
        <w:t xml:space="preserve"> crude </w:t>
      </w:r>
      <w:r w:rsidR="00613F0D">
        <w:rPr>
          <w:sz w:val="24"/>
          <w:szCs w:val="24"/>
          <w:lang w:val="en-IN"/>
        </w:rPr>
        <w:t xml:space="preserve">oil, </w:t>
      </w:r>
      <w:r w:rsidR="00613F0D" w:rsidRPr="00E42DA9">
        <w:rPr>
          <w:sz w:val="24"/>
          <w:szCs w:val="24"/>
          <w:lang w:val="en-IN"/>
        </w:rPr>
        <w:t>steel</w:t>
      </w:r>
      <w:r w:rsidRPr="00E42DA9">
        <w:rPr>
          <w:sz w:val="24"/>
          <w:szCs w:val="24"/>
          <w:lang w:val="en-IN"/>
        </w:rPr>
        <w:t>, natural gas, coal &amp; electricity are increasing</w:t>
      </w:r>
      <w:r w:rsidR="00613F0D">
        <w:rPr>
          <w:sz w:val="24"/>
          <w:szCs w:val="24"/>
          <w:lang w:val="en-IN"/>
        </w:rPr>
        <w:t xml:space="preserve"> which will be impacting the overall cost of the project. As per industry experts, the bullish market for the next few months</w:t>
      </w:r>
      <w:r w:rsidR="008E5E5B">
        <w:rPr>
          <w:sz w:val="24"/>
          <w:szCs w:val="24"/>
          <w:lang w:val="en-IN"/>
        </w:rPr>
        <w:t xml:space="preserve"> will be noticing the upward trend in the commodity prices.</w:t>
      </w:r>
    </w:p>
    <w:p w14:paraId="3AFDC6B2" w14:textId="059117EF" w:rsidR="008E5E5B" w:rsidRPr="00613F0D" w:rsidRDefault="000C2F23" w:rsidP="00F14E20">
      <w:pPr>
        <w:pStyle w:val="ListParagraph"/>
        <w:numPr>
          <w:ilvl w:val="0"/>
          <w:numId w:val="24"/>
        </w:numPr>
        <w:tabs>
          <w:tab w:val="left" w:pos="1365"/>
        </w:tabs>
        <w:spacing w:line="360" w:lineRule="auto"/>
        <w:jc w:val="both"/>
        <w:rPr>
          <w:sz w:val="24"/>
          <w:szCs w:val="24"/>
          <w:lang w:val="en-IN"/>
        </w:rPr>
      </w:pPr>
      <w:r>
        <w:rPr>
          <w:b/>
          <w:bCs/>
          <w:sz w:val="24"/>
          <w:szCs w:val="24"/>
        </w:rPr>
        <w:t>Domestic/ Geo-Political</w:t>
      </w:r>
      <w:r w:rsidR="008E5E5B">
        <w:rPr>
          <w:b/>
          <w:bCs/>
          <w:sz w:val="24"/>
          <w:szCs w:val="24"/>
        </w:rPr>
        <w:t xml:space="preserve"> scenario- </w:t>
      </w:r>
      <w:r w:rsidR="008E5E5B">
        <w:rPr>
          <w:sz w:val="24"/>
          <w:szCs w:val="24"/>
        </w:rPr>
        <w:t xml:space="preserve">In western India, Gujarat, </w:t>
      </w:r>
      <w:r w:rsidR="008B0D63">
        <w:rPr>
          <w:sz w:val="24"/>
          <w:szCs w:val="24"/>
        </w:rPr>
        <w:t>Maharashtra,</w:t>
      </w:r>
      <w:r w:rsidR="008E5E5B">
        <w:rPr>
          <w:sz w:val="24"/>
          <w:szCs w:val="24"/>
        </w:rPr>
        <w:t xml:space="preserve"> and Madhya Pradesh are three major states. Gujarat is comparatively more </w:t>
      </w:r>
      <w:r w:rsidR="008B0D63">
        <w:rPr>
          <w:sz w:val="24"/>
          <w:szCs w:val="24"/>
        </w:rPr>
        <w:t>stable</w:t>
      </w:r>
      <w:r w:rsidR="008E5E5B">
        <w:rPr>
          <w:sz w:val="24"/>
          <w:szCs w:val="24"/>
        </w:rPr>
        <w:t xml:space="preserve"> government and </w:t>
      </w:r>
      <w:r w:rsidR="008B0D63">
        <w:rPr>
          <w:sz w:val="24"/>
          <w:szCs w:val="24"/>
        </w:rPr>
        <w:t>Maharashtra</w:t>
      </w:r>
      <w:r w:rsidR="008E5E5B">
        <w:rPr>
          <w:sz w:val="24"/>
          <w:szCs w:val="24"/>
        </w:rPr>
        <w:t xml:space="preserve"> and Madhya </w:t>
      </w:r>
      <w:r w:rsidR="008B0D63">
        <w:rPr>
          <w:sz w:val="24"/>
          <w:szCs w:val="24"/>
        </w:rPr>
        <w:t>Pradesh</w:t>
      </w:r>
      <w:r w:rsidR="008E5E5B">
        <w:rPr>
          <w:sz w:val="24"/>
          <w:szCs w:val="24"/>
        </w:rPr>
        <w:t xml:space="preserve"> witnessed change in government in last 5 year. In Gujarat too, there may be anti-incumbency may prevail in coming election. </w:t>
      </w:r>
      <w:r w:rsidR="008B0D63">
        <w:rPr>
          <w:sz w:val="24"/>
          <w:szCs w:val="24"/>
        </w:rPr>
        <w:t xml:space="preserve">The political scenario will not be much impacting the project and business as government majorly focuses on </w:t>
      </w:r>
      <w:r>
        <w:rPr>
          <w:sz w:val="24"/>
          <w:szCs w:val="24"/>
        </w:rPr>
        <w:t xml:space="preserve">industrial development. Reliance as a brand is considered as the major contributor for the socio-economic growth of any state. </w:t>
      </w:r>
    </w:p>
    <w:bookmarkEnd w:id="47"/>
    <w:p w14:paraId="5027B7D7" w14:textId="6D9D0E7E" w:rsidR="00F24D83" w:rsidRDefault="000C2F23" w:rsidP="000C2F23">
      <w:pPr>
        <w:pStyle w:val="ListParagraph"/>
        <w:numPr>
          <w:ilvl w:val="0"/>
          <w:numId w:val="24"/>
        </w:numPr>
        <w:tabs>
          <w:tab w:val="left" w:pos="1365"/>
        </w:tabs>
        <w:spacing w:line="360" w:lineRule="auto"/>
        <w:jc w:val="both"/>
        <w:rPr>
          <w:sz w:val="24"/>
          <w:szCs w:val="24"/>
        </w:rPr>
      </w:pPr>
      <w:r>
        <w:rPr>
          <w:b/>
          <w:bCs/>
          <w:sz w:val="24"/>
          <w:szCs w:val="24"/>
        </w:rPr>
        <w:t>International/ Geo-Political Scenario-</w:t>
      </w:r>
      <w:r w:rsidR="00056727">
        <w:rPr>
          <w:b/>
          <w:bCs/>
          <w:sz w:val="24"/>
          <w:szCs w:val="24"/>
        </w:rPr>
        <w:t xml:space="preserve"> </w:t>
      </w:r>
      <w:r w:rsidR="00056727">
        <w:rPr>
          <w:sz w:val="24"/>
          <w:szCs w:val="24"/>
        </w:rPr>
        <w:t>India is not immune to geo-political scenario prevailing all over the global. In recent years, the following points have impacted the geopolitical scenario of India-</w:t>
      </w:r>
    </w:p>
    <w:p w14:paraId="3A3A7B18" w14:textId="0F351404" w:rsidR="00056727" w:rsidRDefault="00056727" w:rsidP="00056727">
      <w:pPr>
        <w:pStyle w:val="ListParagraph"/>
        <w:numPr>
          <w:ilvl w:val="0"/>
          <w:numId w:val="29"/>
        </w:numPr>
        <w:tabs>
          <w:tab w:val="left" w:pos="1365"/>
        </w:tabs>
        <w:spacing w:line="360" w:lineRule="auto"/>
        <w:jc w:val="both"/>
        <w:rPr>
          <w:sz w:val="24"/>
          <w:szCs w:val="24"/>
        </w:rPr>
      </w:pPr>
      <w:r>
        <w:rPr>
          <w:sz w:val="24"/>
          <w:szCs w:val="24"/>
        </w:rPr>
        <w:t xml:space="preserve">The conflict among GCC (Gulf Cooperation Council) nations </w:t>
      </w:r>
      <w:r w:rsidR="00D8329D">
        <w:rPr>
          <w:sz w:val="24"/>
          <w:szCs w:val="24"/>
        </w:rPr>
        <w:t>have impacted the prices of commodities.</w:t>
      </w:r>
    </w:p>
    <w:p w14:paraId="024D9F18" w14:textId="189E7476" w:rsidR="00D8329D" w:rsidRDefault="00D8329D" w:rsidP="00056727">
      <w:pPr>
        <w:pStyle w:val="ListParagraph"/>
        <w:numPr>
          <w:ilvl w:val="0"/>
          <w:numId w:val="29"/>
        </w:numPr>
        <w:tabs>
          <w:tab w:val="left" w:pos="1365"/>
        </w:tabs>
        <w:spacing w:line="360" w:lineRule="auto"/>
        <w:jc w:val="both"/>
        <w:rPr>
          <w:sz w:val="24"/>
          <w:szCs w:val="24"/>
        </w:rPr>
      </w:pPr>
      <w:r>
        <w:rPr>
          <w:sz w:val="24"/>
          <w:szCs w:val="24"/>
        </w:rPr>
        <w:t xml:space="preserve">The trade war between US – China have impacted the export market. </w:t>
      </w:r>
    </w:p>
    <w:p w14:paraId="19B5C26C" w14:textId="2CDEF0C3" w:rsidR="00D8329D" w:rsidRPr="00D8329D" w:rsidRDefault="00D8329D" w:rsidP="00D8329D">
      <w:pPr>
        <w:pStyle w:val="ListParagraph"/>
        <w:numPr>
          <w:ilvl w:val="0"/>
          <w:numId w:val="29"/>
        </w:numPr>
        <w:tabs>
          <w:tab w:val="left" w:pos="1365"/>
        </w:tabs>
        <w:spacing w:line="360" w:lineRule="auto"/>
        <w:jc w:val="both"/>
        <w:rPr>
          <w:sz w:val="24"/>
          <w:szCs w:val="24"/>
        </w:rPr>
      </w:pPr>
      <w:r>
        <w:rPr>
          <w:sz w:val="24"/>
          <w:szCs w:val="24"/>
        </w:rPr>
        <w:t>The natural calamities like Hurricanes, Floods are prevalent in the western region which hampers the export market.</w:t>
      </w:r>
    </w:p>
    <w:p w14:paraId="64CD30B7" w14:textId="6DF1428F" w:rsidR="00B524C4" w:rsidRPr="00613F0D" w:rsidRDefault="00B524C4" w:rsidP="00695ED4">
      <w:pPr>
        <w:tabs>
          <w:tab w:val="left" w:pos="1365"/>
        </w:tabs>
        <w:spacing w:line="360" w:lineRule="auto"/>
        <w:jc w:val="both"/>
        <w:rPr>
          <w:rFonts w:ascii="Arial" w:eastAsia="Arial" w:hAnsi="Arial" w:cs="Arial"/>
          <w:sz w:val="24"/>
          <w:szCs w:val="24"/>
        </w:rPr>
      </w:pPr>
    </w:p>
    <w:p w14:paraId="69A5800A" w14:textId="0D2DE4B7" w:rsidR="00B524C4" w:rsidRDefault="00B524C4" w:rsidP="00695ED4">
      <w:pPr>
        <w:tabs>
          <w:tab w:val="left" w:pos="1365"/>
        </w:tabs>
        <w:spacing w:line="360" w:lineRule="auto"/>
        <w:jc w:val="both"/>
        <w:rPr>
          <w:rFonts w:ascii="Arial" w:hAnsi="Arial" w:cs="Arial"/>
          <w:b/>
          <w:bCs/>
          <w:sz w:val="24"/>
          <w:szCs w:val="24"/>
          <w:lang w:val="en-US"/>
        </w:rPr>
      </w:pPr>
    </w:p>
    <w:p w14:paraId="34ABF53B" w14:textId="43EBAD7A" w:rsidR="00B524C4" w:rsidRDefault="00B524C4" w:rsidP="00695ED4">
      <w:pPr>
        <w:tabs>
          <w:tab w:val="left" w:pos="1365"/>
        </w:tabs>
        <w:spacing w:line="360" w:lineRule="auto"/>
        <w:jc w:val="both"/>
        <w:rPr>
          <w:rFonts w:ascii="Arial" w:hAnsi="Arial" w:cs="Arial"/>
          <w:b/>
          <w:bCs/>
          <w:sz w:val="24"/>
          <w:szCs w:val="24"/>
          <w:lang w:val="en-US"/>
        </w:rPr>
      </w:pPr>
    </w:p>
    <w:sectPr w:rsidR="00B524C4" w:rsidSect="00600A5E">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C18B2" w14:textId="77777777" w:rsidR="00D223F8" w:rsidRDefault="00D223F8" w:rsidP="008D05CC">
      <w:pPr>
        <w:spacing w:after="0" w:line="240" w:lineRule="auto"/>
      </w:pPr>
      <w:r>
        <w:separator/>
      </w:r>
    </w:p>
  </w:endnote>
  <w:endnote w:type="continuationSeparator" w:id="0">
    <w:p w14:paraId="799CDE40" w14:textId="77777777" w:rsidR="00D223F8" w:rsidRDefault="00D223F8"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Palladio Uralic">
    <w:altName w:val="Calibri"/>
    <w:charset w:val="00"/>
    <w:family w:val="auto"/>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CA86C" w14:textId="77777777" w:rsidR="00D223F8" w:rsidRDefault="00D223F8" w:rsidP="008D05CC">
      <w:pPr>
        <w:spacing w:after="0" w:line="240" w:lineRule="auto"/>
      </w:pPr>
      <w:r>
        <w:separator/>
      </w:r>
    </w:p>
  </w:footnote>
  <w:footnote w:type="continuationSeparator" w:id="0">
    <w:p w14:paraId="320AA092" w14:textId="77777777" w:rsidR="00D223F8" w:rsidRDefault="00D223F8"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pPr>
      <w:pStyle w:val="Header"/>
    </w:pPr>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29" name="Picture 1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2049" name="Picture 204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3DA"/>
    <w:multiLevelType w:val="hybridMultilevel"/>
    <w:tmpl w:val="59768CD6"/>
    <w:lvl w:ilvl="0" w:tplc="A41AE538">
      <w:start w:val="1"/>
      <w:numFmt w:val="decimal"/>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04E92"/>
    <w:multiLevelType w:val="hybridMultilevel"/>
    <w:tmpl w:val="7CB480E0"/>
    <w:lvl w:ilvl="0" w:tplc="11B497EA">
      <w:start w:val="10"/>
      <w:numFmt w:val="bullet"/>
      <w:lvlText w:val=""/>
      <w:lvlJc w:val="left"/>
      <w:pPr>
        <w:ind w:left="1080" w:hanging="360"/>
      </w:pPr>
      <w:rPr>
        <w:rFonts w:ascii="Symbol" w:eastAsia="Verdana" w:hAnsi="Symbol"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74B40"/>
    <w:multiLevelType w:val="hybridMultilevel"/>
    <w:tmpl w:val="38987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34E47"/>
    <w:multiLevelType w:val="hybridMultilevel"/>
    <w:tmpl w:val="98404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271535"/>
    <w:multiLevelType w:val="hybridMultilevel"/>
    <w:tmpl w:val="7F48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17" w15:restartNumberingAfterBreak="0">
    <w:nsid w:val="67F03C7E"/>
    <w:multiLevelType w:val="hybridMultilevel"/>
    <w:tmpl w:val="2F10D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16"/>
  </w:num>
  <w:num w:numId="2">
    <w:abstractNumId w:val="27"/>
  </w:num>
  <w:num w:numId="3">
    <w:abstractNumId w:val="1"/>
  </w:num>
  <w:num w:numId="4">
    <w:abstractNumId w:val="21"/>
  </w:num>
  <w:num w:numId="5">
    <w:abstractNumId w:val="12"/>
  </w:num>
  <w:num w:numId="6">
    <w:abstractNumId w:val="5"/>
  </w:num>
  <w:num w:numId="7">
    <w:abstractNumId w:val="4"/>
  </w:num>
  <w:num w:numId="8">
    <w:abstractNumId w:val="6"/>
  </w:num>
  <w:num w:numId="9">
    <w:abstractNumId w:val="3"/>
  </w:num>
  <w:num w:numId="10">
    <w:abstractNumId w:val="25"/>
  </w:num>
  <w:num w:numId="11">
    <w:abstractNumId w:val="7"/>
  </w:num>
  <w:num w:numId="12">
    <w:abstractNumId w:val="10"/>
  </w:num>
  <w:num w:numId="13">
    <w:abstractNumId w:val="18"/>
  </w:num>
  <w:num w:numId="14">
    <w:abstractNumId w:val="22"/>
  </w:num>
  <w:num w:numId="15">
    <w:abstractNumId w:val="24"/>
  </w:num>
  <w:num w:numId="16">
    <w:abstractNumId w:val="23"/>
  </w:num>
  <w:num w:numId="17">
    <w:abstractNumId w:val="11"/>
  </w:num>
  <w:num w:numId="18">
    <w:abstractNumId w:val="20"/>
  </w:num>
  <w:num w:numId="19">
    <w:abstractNumId w:val="28"/>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13"/>
  </w:num>
  <w:num w:numId="23">
    <w:abstractNumId w:val="9"/>
  </w:num>
  <w:num w:numId="24">
    <w:abstractNumId w:val="1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8"/>
  </w:num>
  <w:num w:numId="28">
    <w:abstractNumId w:val="2"/>
  </w:num>
  <w:num w:numId="29">
    <w:abstractNumId w:val="14"/>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14CE6"/>
    <w:rsid w:val="00016348"/>
    <w:rsid w:val="00023038"/>
    <w:rsid w:val="00026D43"/>
    <w:rsid w:val="0003030A"/>
    <w:rsid w:val="000304B9"/>
    <w:rsid w:val="000308F6"/>
    <w:rsid w:val="000322CD"/>
    <w:rsid w:val="00033723"/>
    <w:rsid w:val="00034F3C"/>
    <w:rsid w:val="00035944"/>
    <w:rsid w:val="000361EF"/>
    <w:rsid w:val="0003629E"/>
    <w:rsid w:val="000376C4"/>
    <w:rsid w:val="00040724"/>
    <w:rsid w:val="00050359"/>
    <w:rsid w:val="000513DF"/>
    <w:rsid w:val="00051677"/>
    <w:rsid w:val="00051A2F"/>
    <w:rsid w:val="00055EEA"/>
    <w:rsid w:val="00056727"/>
    <w:rsid w:val="000627CD"/>
    <w:rsid w:val="00064CBC"/>
    <w:rsid w:val="00066D13"/>
    <w:rsid w:val="00073AC3"/>
    <w:rsid w:val="00073ECE"/>
    <w:rsid w:val="00075068"/>
    <w:rsid w:val="00077181"/>
    <w:rsid w:val="000810D4"/>
    <w:rsid w:val="000810D5"/>
    <w:rsid w:val="0008641D"/>
    <w:rsid w:val="000867E6"/>
    <w:rsid w:val="0009066D"/>
    <w:rsid w:val="000926C4"/>
    <w:rsid w:val="00095264"/>
    <w:rsid w:val="000A0B5F"/>
    <w:rsid w:val="000A14D1"/>
    <w:rsid w:val="000A1623"/>
    <w:rsid w:val="000A2A66"/>
    <w:rsid w:val="000A4D93"/>
    <w:rsid w:val="000B2D47"/>
    <w:rsid w:val="000B2D97"/>
    <w:rsid w:val="000B3091"/>
    <w:rsid w:val="000B49B1"/>
    <w:rsid w:val="000B49EB"/>
    <w:rsid w:val="000B58BF"/>
    <w:rsid w:val="000B6683"/>
    <w:rsid w:val="000B7D58"/>
    <w:rsid w:val="000C07D2"/>
    <w:rsid w:val="000C0CB4"/>
    <w:rsid w:val="000C17B5"/>
    <w:rsid w:val="000C2F23"/>
    <w:rsid w:val="000C43F2"/>
    <w:rsid w:val="000D1A88"/>
    <w:rsid w:val="000D5CE6"/>
    <w:rsid w:val="000D7441"/>
    <w:rsid w:val="000E0C76"/>
    <w:rsid w:val="000E1358"/>
    <w:rsid w:val="000E17ED"/>
    <w:rsid w:val="000E1F6F"/>
    <w:rsid w:val="000E593E"/>
    <w:rsid w:val="000F47A0"/>
    <w:rsid w:val="000F51D6"/>
    <w:rsid w:val="000F635C"/>
    <w:rsid w:val="000F7639"/>
    <w:rsid w:val="001000E3"/>
    <w:rsid w:val="00103896"/>
    <w:rsid w:val="001039EA"/>
    <w:rsid w:val="0010555F"/>
    <w:rsid w:val="00106F9C"/>
    <w:rsid w:val="001104D9"/>
    <w:rsid w:val="00110D27"/>
    <w:rsid w:val="00110D4F"/>
    <w:rsid w:val="00112845"/>
    <w:rsid w:val="00113835"/>
    <w:rsid w:val="00113DAD"/>
    <w:rsid w:val="0011489A"/>
    <w:rsid w:val="00115B2E"/>
    <w:rsid w:val="00117792"/>
    <w:rsid w:val="001211F4"/>
    <w:rsid w:val="00126361"/>
    <w:rsid w:val="00130FFB"/>
    <w:rsid w:val="00132F25"/>
    <w:rsid w:val="001332E1"/>
    <w:rsid w:val="0013455C"/>
    <w:rsid w:val="001363CA"/>
    <w:rsid w:val="0013644D"/>
    <w:rsid w:val="00137284"/>
    <w:rsid w:val="00140705"/>
    <w:rsid w:val="00140B3B"/>
    <w:rsid w:val="00143C36"/>
    <w:rsid w:val="001452BB"/>
    <w:rsid w:val="001503A6"/>
    <w:rsid w:val="001520D8"/>
    <w:rsid w:val="00153617"/>
    <w:rsid w:val="001541CD"/>
    <w:rsid w:val="0015661D"/>
    <w:rsid w:val="0016073A"/>
    <w:rsid w:val="00160783"/>
    <w:rsid w:val="001644A2"/>
    <w:rsid w:val="0016779F"/>
    <w:rsid w:val="001704DC"/>
    <w:rsid w:val="001711D5"/>
    <w:rsid w:val="00172598"/>
    <w:rsid w:val="00180344"/>
    <w:rsid w:val="0018497E"/>
    <w:rsid w:val="00191273"/>
    <w:rsid w:val="001912FF"/>
    <w:rsid w:val="00191481"/>
    <w:rsid w:val="00192F97"/>
    <w:rsid w:val="001941A4"/>
    <w:rsid w:val="00195BC7"/>
    <w:rsid w:val="00195C31"/>
    <w:rsid w:val="001A371C"/>
    <w:rsid w:val="001A39CB"/>
    <w:rsid w:val="001A52E4"/>
    <w:rsid w:val="001B02CD"/>
    <w:rsid w:val="001B0748"/>
    <w:rsid w:val="001B0BD3"/>
    <w:rsid w:val="001B6E29"/>
    <w:rsid w:val="001B754E"/>
    <w:rsid w:val="001C16C1"/>
    <w:rsid w:val="001C2535"/>
    <w:rsid w:val="001C74F9"/>
    <w:rsid w:val="001D1DD8"/>
    <w:rsid w:val="001D2CE0"/>
    <w:rsid w:val="001D619B"/>
    <w:rsid w:val="001D62DB"/>
    <w:rsid w:val="001D658E"/>
    <w:rsid w:val="001D6E1B"/>
    <w:rsid w:val="001E04BE"/>
    <w:rsid w:val="001E0939"/>
    <w:rsid w:val="001E434A"/>
    <w:rsid w:val="001F0937"/>
    <w:rsid w:val="001F26D3"/>
    <w:rsid w:val="001F31CB"/>
    <w:rsid w:val="001F4365"/>
    <w:rsid w:val="001F77E8"/>
    <w:rsid w:val="002007FC"/>
    <w:rsid w:val="00201F2A"/>
    <w:rsid w:val="00202D42"/>
    <w:rsid w:val="00203DE5"/>
    <w:rsid w:val="002064A9"/>
    <w:rsid w:val="00207EE0"/>
    <w:rsid w:val="002107B2"/>
    <w:rsid w:val="00212600"/>
    <w:rsid w:val="00214A75"/>
    <w:rsid w:val="00214D2B"/>
    <w:rsid w:val="002163E7"/>
    <w:rsid w:val="0021697F"/>
    <w:rsid w:val="0022004C"/>
    <w:rsid w:val="002244DD"/>
    <w:rsid w:val="0022576D"/>
    <w:rsid w:val="0022743F"/>
    <w:rsid w:val="00231F71"/>
    <w:rsid w:val="00243E52"/>
    <w:rsid w:val="00250604"/>
    <w:rsid w:val="00250F12"/>
    <w:rsid w:val="002524A3"/>
    <w:rsid w:val="00254BD8"/>
    <w:rsid w:val="00257384"/>
    <w:rsid w:val="00260328"/>
    <w:rsid w:val="0026043C"/>
    <w:rsid w:val="00260AC8"/>
    <w:rsid w:val="0026260F"/>
    <w:rsid w:val="00262A94"/>
    <w:rsid w:val="00262FD4"/>
    <w:rsid w:val="002656A0"/>
    <w:rsid w:val="002659CE"/>
    <w:rsid w:val="0026738B"/>
    <w:rsid w:val="002679BF"/>
    <w:rsid w:val="00271700"/>
    <w:rsid w:val="002717E8"/>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1B7D"/>
    <w:rsid w:val="002A3B4A"/>
    <w:rsid w:val="002A5D60"/>
    <w:rsid w:val="002B1111"/>
    <w:rsid w:val="002B1115"/>
    <w:rsid w:val="002B30BC"/>
    <w:rsid w:val="002B3EE0"/>
    <w:rsid w:val="002B5226"/>
    <w:rsid w:val="002B5730"/>
    <w:rsid w:val="002B5C26"/>
    <w:rsid w:val="002B5F3D"/>
    <w:rsid w:val="002B6ED5"/>
    <w:rsid w:val="002C00DE"/>
    <w:rsid w:val="002C1239"/>
    <w:rsid w:val="002C3C4F"/>
    <w:rsid w:val="002C67EF"/>
    <w:rsid w:val="002D2A76"/>
    <w:rsid w:val="002D4881"/>
    <w:rsid w:val="002E02DE"/>
    <w:rsid w:val="002E58BF"/>
    <w:rsid w:val="002E63D5"/>
    <w:rsid w:val="002E71B5"/>
    <w:rsid w:val="002F031F"/>
    <w:rsid w:val="002F3659"/>
    <w:rsid w:val="002F41BC"/>
    <w:rsid w:val="002F55F5"/>
    <w:rsid w:val="00300302"/>
    <w:rsid w:val="003008F2"/>
    <w:rsid w:val="0030317B"/>
    <w:rsid w:val="00306C8D"/>
    <w:rsid w:val="0031035C"/>
    <w:rsid w:val="003108A6"/>
    <w:rsid w:val="00310C85"/>
    <w:rsid w:val="003115EC"/>
    <w:rsid w:val="00320BDD"/>
    <w:rsid w:val="003221BA"/>
    <w:rsid w:val="00326B72"/>
    <w:rsid w:val="00327180"/>
    <w:rsid w:val="003348F6"/>
    <w:rsid w:val="003353D1"/>
    <w:rsid w:val="00335B5D"/>
    <w:rsid w:val="0033724A"/>
    <w:rsid w:val="00340D03"/>
    <w:rsid w:val="0034106F"/>
    <w:rsid w:val="00341154"/>
    <w:rsid w:val="00341873"/>
    <w:rsid w:val="00342D7F"/>
    <w:rsid w:val="00345D9C"/>
    <w:rsid w:val="0034703B"/>
    <w:rsid w:val="00360EFB"/>
    <w:rsid w:val="0036107B"/>
    <w:rsid w:val="003633BE"/>
    <w:rsid w:val="003723C4"/>
    <w:rsid w:val="0037280E"/>
    <w:rsid w:val="00373149"/>
    <w:rsid w:val="003757E0"/>
    <w:rsid w:val="00376389"/>
    <w:rsid w:val="00380E89"/>
    <w:rsid w:val="003832D4"/>
    <w:rsid w:val="00385CB4"/>
    <w:rsid w:val="00386584"/>
    <w:rsid w:val="003868E2"/>
    <w:rsid w:val="00391905"/>
    <w:rsid w:val="00395063"/>
    <w:rsid w:val="00395309"/>
    <w:rsid w:val="00396CE7"/>
    <w:rsid w:val="003A073B"/>
    <w:rsid w:val="003A22C7"/>
    <w:rsid w:val="003A525D"/>
    <w:rsid w:val="003A572C"/>
    <w:rsid w:val="003A664E"/>
    <w:rsid w:val="003B1BF5"/>
    <w:rsid w:val="003B264E"/>
    <w:rsid w:val="003B6E86"/>
    <w:rsid w:val="003C3DA7"/>
    <w:rsid w:val="003C4453"/>
    <w:rsid w:val="003C5EBA"/>
    <w:rsid w:val="003C5FBA"/>
    <w:rsid w:val="003C6DF1"/>
    <w:rsid w:val="003D084E"/>
    <w:rsid w:val="003D08D6"/>
    <w:rsid w:val="003D0E53"/>
    <w:rsid w:val="003D3AD1"/>
    <w:rsid w:val="003D4F29"/>
    <w:rsid w:val="003D57F0"/>
    <w:rsid w:val="003D6C91"/>
    <w:rsid w:val="003E0428"/>
    <w:rsid w:val="003E25D8"/>
    <w:rsid w:val="003E56A7"/>
    <w:rsid w:val="003E7320"/>
    <w:rsid w:val="003F1B4C"/>
    <w:rsid w:val="003F5DC8"/>
    <w:rsid w:val="003F6723"/>
    <w:rsid w:val="004001C6"/>
    <w:rsid w:val="00400E6B"/>
    <w:rsid w:val="004041BE"/>
    <w:rsid w:val="00404BB7"/>
    <w:rsid w:val="00404D50"/>
    <w:rsid w:val="004057FA"/>
    <w:rsid w:val="00406FAD"/>
    <w:rsid w:val="00410F69"/>
    <w:rsid w:val="00410F8C"/>
    <w:rsid w:val="00412782"/>
    <w:rsid w:val="00415705"/>
    <w:rsid w:val="00420375"/>
    <w:rsid w:val="004208B1"/>
    <w:rsid w:val="0042190E"/>
    <w:rsid w:val="00422A17"/>
    <w:rsid w:val="0042562F"/>
    <w:rsid w:val="00425BF5"/>
    <w:rsid w:val="00425C5B"/>
    <w:rsid w:val="00430014"/>
    <w:rsid w:val="00434420"/>
    <w:rsid w:val="004357B7"/>
    <w:rsid w:val="00436950"/>
    <w:rsid w:val="0044140B"/>
    <w:rsid w:val="0044631B"/>
    <w:rsid w:val="00447C32"/>
    <w:rsid w:val="00447DD2"/>
    <w:rsid w:val="00451AB0"/>
    <w:rsid w:val="00452F81"/>
    <w:rsid w:val="004532CD"/>
    <w:rsid w:val="00455D6D"/>
    <w:rsid w:val="004565D8"/>
    <w:rsid w:val="00457808"/>
    <w:rsid w:val="00460753"/>
    <w:rsid w:val="004644A7"/>
    <w:rsid w:val="0046512F"/>
    <w:rsid w:val="00467D8A"/>
    <w:rsid w:val="00471D9E"/>
    <w:rsid w:val="00472725"/>
    <w:rsid w:val="0047275D"/>
    <w:rsid w:val="00473435"/>
    <w:rsid w:val="00473C99"/>
    <w:rsid w:val="004742D1"/>
    <w:rsid w:val="00474607"/>
    <w:rsid w:val="0047652D"/>
    <w:rsid w:val="00477A6D"/>
    <w:rsid w:val="00477C5A"/>
    <w:rsid w:val="004831A7"/>
    <w:rsid w:val="004835F4"/>
    <w:rsid w:val="00490F7E"/>
    <w:rsid w:val="00494982"/>
    <w:rsid w:val="0049760F"/>
    <w:rsid w:val="004A33EF"/>
    <w:rsid w:val="004A7989"/>
    <w:rsid w:val="004B0F37"/>
    <w:rsid w:val="004B3126"/>
    <w:rsid w:val="004B3EB4"/>
    <w:rsid w:val="004B55BB"/>
    <w:rsid w:val="004B573B"/>
    <w:rsid w:val="004B57A6"/>
    <w:rsid w:val="004B6025"/>
    <w:rsid w:val="004C0566"/>
    <w:rsid w:val="004C1492"/>
    <w:rsid w:val="004C1B69"/>
    <w:rsid w:val="004C3B4B"/>
    <w:rsid w:val="004C40D2"/>
    <w:rsid w:val="004C5239"/>
    <w:rsid w:val="004C5356"/>
    <w:rsid w:val="004C7FEF"/>
    <w:rsid w:val="004D1280"/>
    <w:rsid w:val="004D184B"/>
    <w:rsid w:val="004E288D"/>
    <w:rsid w:val="004E4AE3"/>
    <w:rsid w:val="004E793B"/>
    <w:rsid w:val="004E7D07"/>
    <w:rsid w:val="004F0E69"/>
    <w:rsid w:val="004F2F72"/>
    <w:rsid w:val="004F4F10"/>
    <w:rsid w:val="004F5800"/>
    <w:rsid w:val="004F6C61"/>
    <w:rsid w:val="005024CD"/>
    <w:rsid w:val="00504354"/>
    <w:rsid w:val="00506B9C"/>
    <w:rsid w:val="00516229"/>
    <w:rsid w:val="00517E12"/>
    <w:rsid w:val="00520FFA"/>
    <w:rsid w:val="005227FA"/>
    <w:rsid w:val="00522867"/>
    <w:rsid w:val="00523848"/>
    <w:rsid w:val="00524229"/>
    <w:rsid w:val="00524A3E"/>
    <w:rsid w:val="0053102A"/>
    <w:rsid w:val="00531524"/>
    <w:rsid w:val="0053262B"/>
    <w:rsid w:val="00532E31"/>
    <w:rsid w:val="00532F51"/>
    <w:rsid w:val="005360C4"/>
    <w:rsid w:val="0054043B"/>
    <w:rsid w:val="00540F53"/>
    <w:rsid w:val="00542947"/>
    <w:rsid w:val="0054390A"/>
    <w:rsid w:val="00545715"/>
    <w:rsid w:val="00547E79"/>
    <w:rsid w:val="00554D7E"/>
    <w:rsid w:val="00555BDB"/>
    <w:rsid w:val="00556419"/>
    <w:rsid w:val="00560A96"/>
    <w:rsid w:val="00561428"/>
    <w:rsid w:val="00566275"/>
    <w:rsid w:val="005664BA"/>
    <w:rsid w:val="00567621"/>
    <w:rsid w:val="00570FF1"/>
    <w:rsid w:val="00572AE1"/>
    <w:rsid w:val="005739CD"/>
    <w:rsid w:val="0057640A"/>
    <w:rsid w:val="00577755"/>
    <w:rsid w:val="005807B3"/>
    <w:rsid w:val="00583EFC"/>
    <w:rsid w:val="00585995"/>
    <w:rsid w:val="005923B3"/>
    <w:rsid w:val="00597A96"/>
    <w:rsid w:val="005A2ABC"/>
    <w:rsid w:val="005A3002"/>
    <w:rsid w:val="005A421B"/>
    <w:rsid w:val="005A543F"/>
    <w:rsid w:val="005A65C8"/>
    <w:rsid w:val="005A6B39"/>
    <w:rsid w:val="005B0E7E"/>
    <w:rsid w:val="005B2B5E"/>
    <w:rsid w:val="005B3A39"/>
    <w:rsid w:val="005B3E2E"/>
    <w:rsid w:val="005B4C86"/>
    <w:rsid w:val="005B4E93"/>
    <w:rsid w:val="005B76D3"/>
    <w:rsid w:val="005C125A"/>
    <w:rsid w:val="005C1BF1"/>
    <w:rsid w:val="005C62B5"/>
    <w:rsid w:val="005C7951"/>
    <w:rsid w:val="005C7CD6"/>
    <w:rsid w:val="005D037B"/>
    <w:rsid w:val="005D1814"/>
    <w:rsid w:val="005D2A6A"/>
    <w:rsid w:val="005D6C39"/>
    <w:rsid w:val="005D7DD5"/>
    <w:rsid w:val="005E0302"/>
    <w:rsid w:val="005E1EB5"/>
    <w:rsid w:val="005E717D"/>
    <w:rsid w:val="005F14DC"/>
    <w:rsid w:val="005F220B"/>
    <w:rsid w:val="005F2F9F"/>
    <w:rsid w:val="005F32CA"/>
    <w:rsid w:val="005F33B4"/>
    <w:rsid w:val="005F3916"/>
    <w:rsid w:val="005F5C58"/>
    <w:rsid w:val="005F6285"/>
    <w:rsid w:val="005F7076"/>
    <w:rsid w:val="00600A5E"/>
    <w:rsid w:val="0060224E"/>
    <w:rsid w:val="0060300B"/>
    <w:rsid w:val="006054B6"/>
    <w:rsid w:val="00607804"/>
    <w:rsid w:val="00611154"/>
    <w:rsid w:val="006111A4"/>
    <w:rsid w:val="00613AE6"/>
    <w:rsid w:val="00613F0D"/>
    <w:rsid w:val="0061645E"/>
    <w:rsid w:val="0062149D"/>
    <w:rsid w:val="006229D1"/>
    <w:rsid w:val="00623980"/>
    <w:rsid w:val="00624766"/>
    <w:rsid w:val="0062593B"/>
    <w:rsid w:val="00633590"/>
    <w:rsid w:val="00635D8F"/>
    <w:rsid w:val="006363BB"/>
    <w:rsid w:val="00636524"/>
    <w:rsid w:val="00636A27"/>
    <w:rsid w:val="00637D98"/>
    <w:rsid w:val="006439A1"/>
    <w:rsid w:val="00650D00"/>
    <w:rsid w:val="00653B9A"/>
    <w:rsid w:val="00654A4E"/>
    <w:rsid w:val="00654B40"/>
    <w:rsid w:val="00657CB7"/>
    <w:rsid w:val="00661514"/>
    <w:rsid w:val="00671F78"/>
    <w:rsid w:val="006721C8"/>
    <w:rsid w:val="00672393"/>
    <w:rsid w:val="00672544"/>
    <w:rsid w:val="00673CFE"/>
    <w:rsid w:val="00674114"/>
    <w:rsid w:val="00676954"/>
    <w:rsid w:val="00676DE5"/>
    <w:rsid w:val="00676FC6"/>
    <w:rsid w:val="006771F8"/>
    <w:rsid w:val="006774BD"/>
    <w:rsid w:val="00681F3A"/>
    <w:rsid w:val="006821B8"/>
    <w:rsid w:val="00682C42"/>
    <w:rsid w:val="00683029"/>
    <w:rsid w:val="0068383C"/>
    <w:rsid w:val="00684347"/>
    <w:rsid w:val="0068477D"/>
    <w:rsid w:val="00687E98"/>
    <w:rsid w:val="006903B5"/>
    <w:rsid w:val="00690962"/>
    <w:rsid w:val="0069198A"/>
    <w:rsid w:val="00693833"/>
    <w:rsid w:val="0069572C"/>
    <w:rsid w:val="00695ED4"/>
    <w:rsid w:val="006A37C3"/>
    <w:rsid w:val="006A5316"/>
    <w:rsid w:val="006A5A76"/>
    <w:rsid w:val="006A5AAF"/>
    <w:rsid w:val="006B0F8E"/>
    <w:rsid w:val="006B261A"/>
    <w:rsid w:val="006B748E"/>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38"/>
    <w:rsid w:val="00705161"/>
    <w:rsid w:val="007127FF"/>
    <w:rsid w:val="007131CD"/>
    <w:rsid w:val="00714564"/>
    <w:rsid w:val="0072688E"/>
    <w:rsid w:val="00726D91"/>
    <w:rsid w:val="00730CCA"/>
    <w:rsid w:val="0073325C"/>
    <w:rsid w:val="00734486"/>
    <w:rsid w:val="00741D3D"/>
    <w:rsid w:val="0074313D"/>
    <w:rsid w:val="00745A65"/>
    <w:rsid w:val="00751D1F"/>
    <w:rsid w:val="00755D0C"/>
    <w:rsid w:val="00756FA1"/>
    <w:rsid w:val="00757242"/>
    <w:rsid w:val="00761A1F"/>
    <w:rsid w:val="00763FC8"/>
    <w:rsid w:val="007659F1"/>
    <w:rsid w:val="00767071"/>
    <w:rsid w:val="0077196C"/>
    <w:rsid w:val="00776D57"/>
    <w:rsid w:val="00777686"/>
    <w:rsid w:val="007878E5"/>
    <w:rsid w:val="007922EB"/>
    <w:rsid w:val="00792B2F"/>
    <w:rsid w:val="007937F6"/>
    <w:rsid w:val="00793CDD"/>
    <w:rsid w:val="00794B26"/>
    <w:rsid w:val="00795374"/>
    <w:rsid w:val="007A223E"/>
    <w:rsid w:val="007A3424"/>
    <w:rsid w:val="007A359D"/>
    <w:rsid w:val="007A41B5"/>
    <w:rsid w:val="007A7901"/>
    <w:rsid w:val="007B1F49"/>
    <w:rsid w:val="007B275C"/>
    <w:rsid w:val="007B2784"/>
    <w:rsid w:val="007B2CA7"/>
    <w:rsid w:val="007B461A"/>
    <w:rsid w:val="007B6490"/>
    <w:rsid w:val="007B79AE"/>
    <w:rsid w:val="007C1ABD"/>
    <w:rsid w:val="007C1CD8"/>
    <w:rsid w:val="007C3E62"/>
    <w:rsid w:val="007C40BA"/>
    <w:rsid w:val="007C5B32"/>
    <w:rsid w:val="007C7DF2"/>
    <w:rsid w:val="007D14B0"/>
    <w:rsid w:val="007D30E7"/>
    <w:rsid w:val="007D3596"/>
    <w:rsid w:val="007D6637"/>
    <w:rsid w:val="007D6BEA"/>
    <w:rsid w:val="007E06F4"/>
    <w:rsid w:val="007E1CA0"/>
    <w:rsid w:val="007E23D4"/>
    <w:rsid w:val="007E26B0"/>
    <w:rsid w:val="007E5542"/>
    <w:rsid w:val="007E5877"/>
    <w:rsid w:val="007E6AFF"/>
    <w:rsid w:val="007E7092"/>
    <w:rsid w:val="007F0449"/>
    <w:rsid w:val="007F31F5"/>
    <w:rsid w:val="007F3910"/>
    <w:rsid w:val="008008F9"/>
    <w:rsid w:val="0080147B"/>
    <w:rsid w:val="00802582"/>
    <w:rsid w:val="00806677"/>
    <w:rsid w:val="00812BE4"/>
    <w:rsid w:val="00812E3E"/>
    <w:rsid w:val="0081433A"/>
    <w:rsid w:val="008159BE"/>
    <w:rsid w:val="008178B0"/>
    <w:rsid w:val="00820CA1"/>
    <w:rsid w:val="008218A0"/>
    <w:rsid w:val="008304CE"/>
    <w:rsid w:val="00831834"/>
    <w:rsid w:val="00833605"/>
    <w:rsid w:val="008434C2"/>
    <w:rsid w:val="008441AB"/>
    <w:rsid w:val="008444C6"/>
    <w:rsid w:val="00845DA8"/>
    <w:rsid w:val="00846D5B"/>
    <w:rsid w:val="00846E30"/>
    <w:rsid w:val="00851D83"/>
    <w:rsid w:val="00851DFB"/>
    <w:rsid w:val="00852969"/>
    <w:rsid w:val="0085544B"/>
    <w:rsid w:val="008558BA"/>
    <w:rsid w:val="00855E27"/>
    <w:rsid w:val="00863CA8"/>
    <w:rsid w:val="008664DB"/>
    <w:rsid w:val="00870FD9"/>
    <w:rsid w:val="00871383"/>
    <w:rsid w:val="00873DB0"/>
    <w:rsid w:val="0087593C"/>
    <w:rsid w:val="008807FB"/>
    <w:rsid w:val="00881A72"/>
    <w:rsid w:val="00882C2E"/>
    <w:rsid w:val="00884E69"/>
    <w:rsid w:val="00887CB9"/>
    <w:rsid w:val="00891982"/>
    <w:rsid w:val="008954E5"/>
    <w:rsid w:val="00895648"/>
    <w:rsid w:val="008A09AD"/>
    <w:rsid w:val="008A26A6"/>
    <w:rsid w:val="008A2EA8"/>
    <w:rsid w:val="008A783A"/>
    <w:rsid w:val="008B0D63"/>
    <w:rsid w:val="008B1A2B"/>
    <w:rsid w:val="008B478A"/>
    <w:rsid w:val="008C5BBD"/>
    <w:rsid w:val="008C5DB0"/>
    <w:rsid w:val="008D05CC"/>
    <w:rsid w:val="008D064F"/>
    <w:rsid w:val="008D1421"/>
    <w:rsid w:val="008D2E5D"/>
    <w:rsid w:val="008D3909"/>
    <w:rsid w:val="008D4784"/>
    <w:rsid w:val="008D4A61"/>
    <w:rsid w:val="008D6F84"/>
    <w:rsid w:val="008D6F90"/>
    <w:rsid w:val="008E2D80"/>
    <w:rsid w:val="008E3A24"/>
    <w:rsid w:val="008E5E5B"/>
    <w:rsid w:val="008F0CA7"/>
    <w:rsid w:val="008F19F8"/>
    <w:rsid w:val="008F1ADA"/>
    <w:rsid w:val="008F2C22"/>
    <w:rsid w:val="008F6745"/>
    <w:rsid w:val="008F79CD"/>
    <w:rsid w:val="009006A2"/>
    <w:rsid w:val="009011DB"/>
    <w:rsid w:val="009014E6"/>
    <w:rsid w:val="00902C17"/>
    <w:rsid w:val="00905DCB"/>
    <w:rsid w:val="0090657B"/>
    <w:rsid w:val="00910CB5"/>
    <w:rsid w:val="00912B14"/>
    <w:rsid w:val="00913ABB"/>
    <w:rsid w:val="009154B9"/>
    <w:rsid w:val="009207A5"/>
    <w:rsid w:val="00920C8F"/>
    <w:rsid w:val="0092156D"/>
    <w:rsid w:val="00921D1A"/>
    <w:rsid w:val="00922187"/>
    <w:rsid w:val="00923038"/>
    <w:rsid w:val="009230A7"/>
    <w:rsid w:val="00924CE7"/>
    <w:rsid w:val="00925089"/>
    <w:rsid w:val="00927B06"/>
    <w:rsid w:val="00927B78"/>
    <w:rsid w:val="00927F9E"/>
    <w:rsid w:val="009306AD"/>
    <w:rsid w:val="00932517"/>
    <w:rsid w:val="0093326E"/>
    <w:rsid w:val="00934485"/>
    <w:rsid w:val="00934B72"/>
    <w:rsid w:val="00937D40"/>
    <w:rsid w:val="009417AD"/>
    <w:rsid w:val="00942B7D"/>
    <w:rsid w:val="00946CA0"/>
    <w:rsid w:val="009531BD"/>
    <w:rsid w:val="00954ADE"/>
    <w:rsid w:val="009574BA"/>
    <w:rsid w:val="00957CCA"/>
    <w:rsid w:val="00964856"/>
    <w:rsid w:val="00967807"/>
    <w:rsid w:val="0097059C"/>
    <w:rsid w:val="00971028"/>
    <w:rsid w:val="00974A90"/>
    <w:rsid w:val="009755DF"/>
    <w:rsid w:val="009760D5"/>
    <w:rsid w:val="00976256"/>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A19E3"/>
    <w:rsid w:val="009A269E"/>
    <w:rsid w:val="009A433D"/>
    <w:rsid w:val="009A663C"/>
    <w:rsid w:val="009B289C"/>
    <w:rsid w:val="009B2A94"/>
    <w:rsid w:val="009B2E78"/>
    <w:rsid w:val="009B3664"/>
    <w:rsid w:val="009B431C"/>
    <w:rsid w:val="009B4D35"/>
    <w:rsid w:val="009B5E8F"/>
    <w:rsid w:val="009B6B01"/>
    <w:rsid w:val="009C12B0"/>
    <w:rsid w:val="009C13CA"/>
    <w:rsid w:val="009C41AE"/>
    <w:rsid w:val="009C4E6A"/>
    <w:rsid w:val="009C7781"/>
    <w:rsid w:val="009D1165"/>
    <w:rsid w:val="009D1168"/>
    <w:rsid w:val="009D1AF1"/>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10B97"/>
    <w:rsid w:val="00A118A8"/>
    <w:rsid w:val="00A14586"/>
    <w:rsid w:val="00A212FD"/>
    <w:rsid w:val="00A234C7"/>
    <w:rsid w:val="00A2687E"/>
    <w:rsid w:val="00A27E11"/>
    <w:rsid w:val="00A33042"/>
    <w:rsid w:val="00A34917"/>
    <w:rsid w:val="00A37795"/>
    <w:rsid w:val="00A41706"/>
    <w:rsid w:val="00A425CB"/>
    <w:rsid w:val="00A42B03"/>
    <w:rsid w:val="00A42F2F"/>
    <w:rsid w:val="00A46582"/>
    <w:rsid w:val="00A47E7A"/>
    <w:rsid w:val="00A52274"/>
    <w:rsid w:val="00A5253A"/>
    <w:rsid w:val="00A562D7"/>
    <w:rsid w:val="00A566E5"/>
    <w:rsid w:val="00A5682A"/>
    <w:rsid w:val="00A63DF1"/>
    <w:rsid w:val="00A67ACD"/>
    <w:rsid w:val="00A67E99"/>
    <w:rsid w:val="00A70070"/>
    <w:rsid w:val="00A72FE3"/>
    <w:rsid w:val="00A733BB"/>
    <w:rsid w:val="00A73525"/>
    <w:rsid w:val="00A73944"/>
    <w:rsid w:val="00A75AB8"/>
    <w:rsid w:val="00A812E2"/>
    <w:rsid w:val="00A83FEB"/>
    <w:rsid w:val="00A85AA2"/>
    <w:rsid w:val="00A85FDA"/>
    <w:rsid w:val="00A869E3"/>
    <w:rsid w:val="00A93F5E"/>
    <w:rsid w:val="00AA4CCC"/>
    <w:rsid w:val="00AA5794"/>
    <w:rsid w:val="00AA7B1B"/>
    <w:rsid w:val="00AB03C0"/>
    <w:rsid w:val="00AB11CA"/>
    <w:rsid w:val="00AB2271"/>
    <w:rsid w:val="00AB3E23"/>
    <w:rsid w:val="00AB624B"/>
    <w:rsid w:val="00AB7B64"/>
    <w:rsid w:val="00AC0A8A"/>
    <w:rsid w:val="00AC32F1"/>
    <w:rsid w:val="00AC40D7"/>
    <w:rsid w:val="00AC531E"/>
    <w:rsid w:val="00AC64CB"/>
    <w:rsid w:val="00AD561E"/>
    <w:rsid w:val="00AD70CB"/>
    <w:rsid w:val="00AE05DC"/>
    <w:rsid w:val="00AE2605"/>
    <w:rsid w:val="00AE4C63"/>
    <w:rsid w:val="00AF0610"/>
    <w:rsid w:val="00AF0679"/>
    <w:rsid w:val="00AF13FC"/>
    <w:rsid w:val="00AF20A2"/>
    <w:rsid w:val="00AF644B"/>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0FFC"/>
    <w:rsid w:val="00B21209"/>
    <w:rsid w:val="00B304B2"/>
    <w:rsid w:val="00B332DE"/>
    <w:rsid w:val="00B338F6"/>
    <w:rsid w:val="00B34B47"/>
    <w:rsid w:val="00B360A2"/>
    <w:rsid w:val="00B36DA0"/>
    <w:rsid w:val="00B40595"/>
    <w:rsid w:val="00B40829"/>
    <w:rsid w:val="00B41941"/>
    <w:rsid w:val="00B42407"/>
    <w:rsid w:val="00B45234"/>
    <w:rsid w:val="00B45899"/>
    <w:rsid w:val="00B46732"/>
    <w:rsid w:val="00B46B4C"/>
    <w:rsid w:val="00B52178"/>
    <w:rsid w:val="00B5218A"/>
    <w:rsid w:val="00B524C4"/>
    <w:rsid w:val="00B5444A"/>
    <w:rsid w:val="00B567F2"/>
    <w:rsid w:val="00B57048"/>
    <w:rsid w:val="00B57E9B"/>
    <w:rsid w:val="00B60EF0"/>
    <w:rsid w:val="00B62D18"/>
    <w:rsid w:val="00B64BC9"/>
    <w:rsid w:val="00B67897"/>
    <w:rsid w:val="00B75573"/>
    <w:rsid w:val="00B80BD6"/>
    <w:rsid w:val="00B8558D"/>
    <w:rsid w:val="00B912CD"/>
    <w:rsid w:val="00B91FFE"/>
    <w:rsid w:val="00B96BC7"/>
    <w:rsid w:val="00BA0EE1"/>
    <w:rsid w:val="00BA1709"/>
    <w:rsid w:val="00BA2998"/>
    <w:rsid w:val="00BA38F3"/>
    <w:rsid w:val="00BA50D4"/>
    <w:rsid w:val="00BB22ED"/>
    <w:rsid w:val="00BB2DD7"/>
    <w:rsid w:val="00BB31D2"/>
    <w:rsid w:val="00BB3259"/>
    <w:rsid w:val="00BB3C6A"/>
    <w:rsid w:val="00BB69B9"/>
    <w:rsid w:val="00BC0708"/>
    <w:rsid w:val="00BC081C"/>
    <w:rsid w:val="00BC25DF"/>
    <w:rsid w:val="00BC462E"/>
    <w:rsid w:val="00BC5C96"/>
    <w:rsid w:val="00BC6ABB"/>
    <w:rsid w:val="00BC7DE4"/>
    <w:rsid w:val="00BD1A4A"/>
    <w:rsid w:val="00BD21DA"/>
    <w:rsid w:val="00BD5150"/>
    <w:rsid w:val="00BE0DAB"/>
    <w:rsid w:val="00BE0EB2"/>
    <w:rsid w:val="00BE396A"/>
    <w:rsid w:val="00BE4C06"/>
    <w:rsid w:val="00BE5605"/>
    <w:rsid w:val="00BE6BBA"/>
    <w:rsid w:val="00BE75FA"/>
    <w:rsid w:val="00BF1726"/>
    <w:rsid w:val="00BF5D32"/>
    <w:rsid w:val="00BF7CF2"/>
    <w:rsid w:val="00BF7D58"/>
    <w:rsid w:val="00C005DB"/>
    <w:rsid w:val="00C029D6"/>
    <w:rsid w:val="00C0308C"/>
    <w:rsid w:val="00C04F5A"/>
    <w:rsid w:val="00C07E16"/>
    <w:rsid w:val="00C12C88"/>
    <w:rsid w:val="00C12F00"/>
    <w:rsid w:val="00C14303"/>
    <w:rsid w:val="00C16E46"/>
    <w:rsid w:val="00C1766E"/>
    <w:rsid w:val="00C221CF"/>
    <w:rsid w:val="00C22FCF"/>
    <w:rsid w:val="00C25995"/>
    <w:rsid w:val="00C317E6"/>
    <w:rsid w:val="00C34205"/>
    <w:rsid w:val="00C34663"/>
    <w:rsid w:val="00C34E60"/>
    <w:rsid w:val="00C363DD"/>
    <w:rsid w:val="00C36D81"/>
    <w:rsid w:val="00C427F6"/>
    <w:rsid w:val="00C4357C"/>
    <w:rsid w:val="00C45C7D"/>
    <w:rsid w:val="00C46EA7"/>
    <w:rsid w:val="00C52EDF"/>
    <w:rsid w:val="00C52F8D"/>
    <w:rsid w:val="00C538BF"/>
    <w:rsid w:val="00C556F0"/>
    <w:rsid w:val="00C55DE8"/>
    <w:rsid w:val="00C57F9F"/>
    <w:rsid w:val="00C601EB"/>
    <w:rsid w:val="00C62BA4"/>
    <w:rsid w:val="00C64C55"/>
    <w:rsid w:val="00C6654F"/>
    <w:rsid w:val="00C739E7"/>
    <w:rsid w:val="00C75366"/>
    <w:rsid w:val="00C75EB9"/>
    <w:rsid w:val="00C77616"/>
    <w:rsid w:val="00C81EDB"/>
    <w:rsid w:val="00C83772"/>
    <w:rsid w:val="00C84C5C"/>
    <w:rsid w:val="00C8794A"/>
    <w:rsid w:val="00C9427C"/>
    <w:rsid w:val="00CA3653"/>
    <w:rsid w:val="00CA5DDE"/>
    <w:rsid w:val="00CB0FBC"/>
    <w:rsid w:val="00CB12E3"/>
    <w:rsid w:val="00CB1994"/>
    <w:rsid w:val="00CB1A69"/>
    <w:rsid w:val="00CB399B"/>
    <w:rsid w:val="00CB55FA"/>
    <w:rsid w:val="00CB5690"/>
    <w:rsid w:val="00CB66D6"/>
    <w:rsid w:val="00CB6C8F"/>
    <w:rsid w:val="00CC0286"/>
    <w:rsid w:val="00CC48BA"/>
    <w:rsid w:val="00CC6E76"/>
    <w:rsid w:val="00CC7F0F"/>
    <w:rsid w:val="00CD0007"/>
    <w:rsid w:val="00CD072A"/>
    <w:rsid w:val="00CD321F"/>
    <w:rsid w:val="00CD5A67"/>
    <w:rsid w:val="00CD6836"/>
    <w:rsid w:val="00CD684E"/>
    <w:rsid w:val="00CE0E1C"/>
    <w:rsid w:val="00CE21BE"/>
    <w:rsid w:val="00CE35EB"/>
    <w:rsid w:val="00CE5DDF"/>
    <w:rsid w:val="00CE6237"/>
    <w:rsid w:val="00CE6E4D"/>
    <w:rsid w:val="00CF274D"/>
    <w:rsid w:val="00CF60F6"/>
    <w:rsid w:val="00CF7EA4"/>
    <w:rsid w:val="00D01A04"/>
    <w:rsid w:val="00D020B8"/>
    <w:rsid w:val="00D023D4"/>
    <w:rsid w:val="00D02841"/>
    <w:rsid w:val="00D03E35"/>
    <w:rsid w:val="00D0516D"/>
    <w:rsid w:val="00D05FD1"/>
    <w:rsid w:val="00D11984"/>
    <w:rsid w:val="00D16404"/>
    <w:rsid w:val="00D16AB7"/>
    <w:rsid w:val="00D179B7"/>
    <w:rsid w:val="00D17F3B"/>
    <w:rsid w:val="00D2017D"/>
    <w:rsid w:val="00D21B54"/>
    <w:rsid w:val="00D223F8"/>
    <w:rsid w:val="00D229AA"/>
    <w:rsid w:val="00D2413C"/>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3C02"/>
    <w:rsid w:val="00D8123B"/>
    <w:rsid w:val="00D81746"/>
    <w:rsid w:val="00D81B09"/>
    <w:rsid w:val="00D820E2"/>
    <w:rsid w:val="00D8329D"/>
    <w:rsid w:val="00D86732"/>
    <w:rsid w:val="00D86735"/>
    <w:rsid w:val="00D87BF7"/>
    <w:rsid w:val="00D907FC"/>
    <w:rsid w:val="00D916CF"/>
    <w:rsid w:val="00D925E4"/>
    <w:rsid w:val="00D92F63"/>
    <w:rsid w:val="00D9326E"/>
    <w:rsid w:val="00D941A9"/>
    <w:rsid w:val="00DA27D1"/>
    <w:rsid w:val="00DA5DFB"/>
    <w:rsid w:val="00DA79BC"/>
    <w:rsid w:val="00DB016C"/>
    <w:rsid w:val="00DB283B"/>
    <w:rsid w:val="00DB326C"/>
    <w:rsid w:val="00DB41C2"/>
    <w:rsid w:val="00DC18DC"/>
    <w:rsid w:val="00DC29DC"/>
    <w:rsid w:val="00DC2CBD"/>
    <w:rsid w:val="00DD017A"/>
    <w:rsid w:val="00DD3E3D"/>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53F2"/>
    <w:rsid w:val="00DF6A2C"/>
    <w:rsid w:val="00DF7A10"/>
    <w:rsid w:val="00E03735"/>
    <w:rsid w:val="00E03D54"/>
    <w:rsid w:val="00E04951"/>
    <w:rsid w:val="00E04E77"/>
    <w:rsid w:val="00E05556"/>
    <w:rsid w:val="00E062C4"/>
    <w:rsid w:val="00E07721"/>
    <w:rsid w:val="00E077DA"/>
    <w:rsid w:val="00E1022E"/>
    <w:rsid w:val="00E17330"/>
    <w:rsid w:val="00E20B48"/>
    <w:rsid w:val="00E23A37"/>
    <w:rsid w:val="00E23B7C"/>
    <w:rsid w:val="00E248D4"/>
    <w:rsid w:val="00E24CB8"/>
    <w:rsid w:val="00E2530D"/>
    <w:rsid w:val="00E25B32"/>
    <w:rsid w:val="00E25F8F"/>
    <w:rsid w:val="00E2790D"/>
    <w:rsid w:val="00E30398"/>
    <w:rsid w:val="00E3120D"/>
    <w:rsid w:val="00E32EDF"/>
    <w:rsid w:val="00E33B0C"/>
    <w:rsid w:val="00E40A88"/>
    <w:rsid w:val="00E42DA9"/>
    <w:rsid w:val="00E433FC"/>
    <w:rsid w:val="00E45E28"/>
    <w:rsid w:val="00E46286"/>
    <w:rsid w:val="00E46A4A"/>
    <w:rsid w:val="00E5040D"/>
    <w:rsid w:val="00E544BF"/>
    <w:rsid w:val="00E561A5"/>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7D69"/>
    <w:rsid w:val="00EB1967"/>
    <w:rsid w:val="00EB2651"/>
    <w:rsid w:val="00EB2CC0"/>
    <w:rsid w:val="00EB2D44"/>
    <w:rsid w:val="00EB381E"/>
    <w:rsid w:val="00EB6A78"/>
    <w:rsid w:val="00EC0757"/>
    <w:rsid w:val="00EC330F"/>
    <w:rsid w:val="00EC338D"/>
    <w:rsid w:val="00EC6B81"/>
    <w:rsid w:val="00ED3745"/>
    <w:rsid w:val="00ED6669"/>
    <w:rsid w:val="00ED7D30"/>
    <w:rsid w:val="00ED7DD8"/>
    <w:rsid w:val="00EE0950"/>
    <w:rsid w:val="00EE267B"/>
    <w:rsid w:val="00EE26FC"/>
    <w:rsid w:val="00EE280F"/>
    <w:rsid w:val="00EE32EE"/>
    <w:rsid w:val="00EE4063"/>
    <w:rsid w:val="00EE74F9"/>
    <w:rsid w:val="00EF0061"/>
    <w:rsid w:val="00EF09E0"/>
    <w:rsid w:val="00EF635A"/>
    <w:rsid w:val="00F00943"/>
    <w:rsid w:val="00F067DA"/>
    <w:rsid w:val="00F07638"/>
    <w:rsid w:val="00F07DE6"/>
    <w:rsid w:val="00F112AA"/>
    <w:rsid w:val="00F14E20"/>
    <w:rsid w:val="00F15D68"/>
    <w:rsid w:val="00F15E2C"/>
    <w:rsid w:val="00F16695"/>
    <w:rsid w:val="00F16CBC"/>
    <w:rsid w:val="00F21B11"/>
    <w:rsid w:val="00F24D83"/>
    <w:rsid w:val="00F25B3D"/>
    <w:rsid w:val="00F266E3"/>
    <w:rsid w:val="00F27D0D"/>
    <w:rsid w:val="00F310FA"/>
    <w:rsid w:val="00F32CBC"/>
    <w:rsid w:val="00F33054"/>
    <w:rsid w:val="00F3599D"/>
    <w:rsid w:val="00F40C84"/>
    <w:rsid w:val="00F42DBE"/>
    <w:rsid w:val="00F51AA5"/>
    <w:rsid w:val="00F523EC"/>
    <w:rsid w:val="00F56807"/>
    <w:rsid w:val="00F56843"/>
    <w:rsid w:val="00F6018B"/>
    <w:rsid w:val="00F62FF5"/>
    <w:rsid w:val="00F6403D"/>
    <w:rsid w:val="00F651EB"/>
    <w:rsid w:val="00F65635"/>
    <w:rsid w:val="00F70BDA"/>
    <w:rsid w:val="00F710B8"/>
    <w:rsid w:val="00F722F7"/>
    <w:rsid w:val="00F72716"/>
    <w:rsid w:val="00F7544A"/>
    <w:rsid w:val="00F76285"/>
    <w:rsid w:val="00F76DA0"/>
    <w:rsid w:val="00F806CE"/>
    <w:rsid w:val="00F81BEE"/>
    <w:rsid w:val="00F81E3C"/>
    <w:rsid w:val="00F867EA"/>
    <w:rsid w:val="00F87930"/>
    <w:rsid w:val="00F9062E"/>
    <w:rsid w:val="00F91C91"/>
    <w:rsid w:val="00F942B9"/>
    <w:rsid w:val="00F96927"/>
    <w:rsid w:val="00FA304B"/>
    <w:rsid w:val="00FB10D8"/>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28D8"/>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paragraph" w:styleId="PlainText">
    <w:name w:val="Plain Text"/>
    <w:basedOn w:val="Normal"/>
    <w:link w:val="PlainTextChar"/>
    <w:uiPriority w:val="99"/>
    <w:unhideWhenUsed/>
    <w:rsid w:val="00425BF5"/>
    <w:pPr>
      <w:spacing w:after="120" w:line="360" w:lineRule="auto"/>
    </w:pPr>
    <w:rPr>
      <w:rFonts w:ascii="Consolas" w:hAnsi="Consolas" w:cs="Consolas"/>
      <w:color w:val="5A5A5A"/>
      <w:sz w:val="21"/>
      <w:szCs w:val="21"/>
      <w:lang w:val="en-US"/>
    </w:rPr>
  </w:style>
  <w:style w:type="character" w:customStyle="1" w:styleId="PlainTextChar">
    <w:name w:val="Plain Text Char"/>
    <w:basedOn w:val="DefaultParagraphFont"/>
    <w:link w:val="PlainText"/>
    <w:uiPriority w:val="99"/>
    <w:rsid w:val="00425BF5"/>
    <w:rPr>
      <w:rFonts w:ascii="Consolas" w:hAnsi="Consolas" w:cs="Consolas"/>
      <w:color w:val="5A5A5A"/>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3863279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236114">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38249404">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3608391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0515276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496726134">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17833556">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48622334">
      <w:bodyDiv w:val="1"/>
      <w:marLeft w:val="0"/>
      <w:marRight w:val="0"/>
      <w:marTop w:val="0"/>
      <w:marBottom w:val="0"/>
      <w:divBdr>
        <w:top w:val="none" w:sz="0" w:space="0" w:color="auto"/>
        <w:left w:val="none" w:sz="0" w:space="0" w:color="auto"/>
        <w:bottom w:val="none" w:sz="0" w:space="0" w:color="auto"/>
        <w:right w:val="none" w:sz="0" w:space="0" w:color="auto"/>
      </w:divBdr>
    </w:div>
    <w:div w:id="793788373">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4956074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66716570">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07346114">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62997384">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47625398">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60199771">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0955524">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04570697">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31722248">
      <w:bodyDiv w:val="1"/>
      <w:marLeft w:val="0"/>
      <w:marRight w:val="0"/>
      <w:marTop w:val="0"/>
      <w:marBottom w:val="0"/>
      <w:divBdr>
        <w:top w:val="none" w:sz="0" w:space="0" w:color="auto"/>
        <w:left w:val="none" w:sz="0" w:space="0" w:color="auto"/>
        <w:bottom w:val="none" w:sz="0" w:space="0" w:color="auto"/>
        <w:right w:val="none" w:sz="0" w:space="0" w:color="auto"/>
      </w:divBdr>
    </w:div>
    <w:div w:id="1534153255">
      <w:bodyDiv w:val="1"/>
      <w:marLeft w:val="0"/>
      <w:marRight w:val="0"/>
      <w:marTop w:val="0"/>
      <w:marBottom w:val="0"/>
      <w:divBdr>
        <w:top w:val="none" w:sz="0" w:space="0" w:color="auto"/>
        <w:left w:val="none" w:sz="0" w:space="0" w:color="auto"/>
        <w:bottom w:val="none" w:sz="0" w:space="0" w:color="auto"/>
        <w:right w:val="none" w:sz="0" w:space="0" w:color="auto"/>
      </w:divBdr>
    </w:div>
    <w:div w:id="1534999678">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83043441">
      <w:bodyDiv w:val="1"/>
      <w:marLeft w:val="0"/>
      <w:marRight w:val="0"/>
      <w:marTop w:val="0"/>
      <w:marBottom w:val="0"/>
      <w:divBdr>
        <w:top w:val="none" w:sz="0" w:space="0" w:color="auto"/>
        <w:left w:val="none" w:sz="0" w:space="0" w:color="auto"/>
        <w:bottom w:val="none" w:sz="0" w:space="0" w:color="auto"/>
        <w:right w:val="none" w:sz="0" w:space="0" w:color="auto"/>
      </w:divBdr>
    </w:div>
    <w:div w:id="1686593633">
      <w:bodyDiv w:val="1"/>
      <w:marLeft w:val="0"/>
      <w:marRight w:val="0"/>
      <w:marTop w:val="0"/>
      <w:marBottom w:val="0"/>
      <w:divBdr>
        <w:top w:val="none" w:sz="0" w:space="0" w:color="auto"/>
        <w:left w:val="none" w:sz="0" w:space="0" w:color="auto"/>
        <w:bottom w:val="none" w:sz="0" w:space="0" w:color="auto"/>
        <w:right w:val="none" w:sz="0" w:space="0" w:color="auto"/>
      </w:divBdr>
    </w:div>
    <w:div w:id="1689021686">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795444898">
      <w:bodyDiv w:val="1"/>
      <w:marLeft w:val="0"/>
      <w:marRight w:val="0"/>
      <w:marTop w:val="0"/>
      <w:marBottom w:val="0"/>
      <w:divBdr>
        <w:top w:val="none" w:sz="0" w:space="0" w:color="auto"/>
        <w:left w:val="none" w:sz="0" w:space="0" w:color="auto"/>
        <w:bottom w:val="none" w:sz="0" w:space="0" w:color="auto"/>
        <w:right w:val="none" w:sz="0" w:space="0" w:color="auto"/>
      </w:divBdr>
    </w:div>
    <w:div w:id="1804811894">
      <w:bodyDiv w:val="1"/>
      <w:marLeft w:val="0"/>
      <w:marRight w:val="0"/>
      <w:marTop w:val="0"/>
      <w:marBottom w:val="0"/>
      <w:divBdr>
        <w:top w:val="none" w:sz="0" w:space="0" w:color="auto"/>
        <w:left w:val="none" w:sz="0" w:space="0" w:color="auto"/>
        <w:bottom w:val="none" w:sz="0" w:space="0" w:color="auto"/>
        <w:right w:val="none" w:sz="0" w:space="0" w:color="auto"/>
      </w:divBdr>
    </w:div>
    <w:div w:id="1809198989">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3245970">
      <w:bodyDiv w:val="1"/>
      <w:marLeft w:val="0"/>
      <w:marRight w:val="0"/>
      <w:marTop w:val="0"/>
      <w:marBottom w:val="0"/>
      <w:divBdr>
        <w:top w:val="none" w:sz="0" w:space="0" w:color="auto"/>
        <w:left w:val="none" w:sz="0" w:space="0" w:color="auto"/>
        <w:bottom w:val="none" w:sz="0" w:space="0" w:color="auto"/>
        <w:right w:val="none" w:sz="0" w:space="0" w:color="auto"/>
      </w:divBdr>
    </w:div>
    <w:div w:id="1884782425">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8250167">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81294230">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1100609">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chart" Target="charts/chart5.xml"/><Relationship Id="rId42" Type="http://schemas.openxmlformats.org/officeDocument/2006/relationships/chart" Target="charts/chart23.xml"/><Relationship Id="rId47" Type="http://schemas.openxmlformats.org/officeDocument/2006/relationships/chart" Target="charts/chart27.xml"/><Relationship Id="rId63" Type="http://schemas.openxmlformats.org/officeDocument/2006/relationships/chart" Target="charts/chart41.xml"/><Relationship Id="rId68" Type="http://schemas.openxmlformats.org/officeDocument/2006/relationships/chart" Target="charts/chart46.xml"/><Relationship Id="rId84" Type="http://schemas.openxmlformats.org/officeDocument/2006/relationships/image" Target="media/image22.png"/><Relationship Id="rId89" Type="http://schemas.openxmlformats.org/officeDocument/2006/relationships/diagramQuickStyle" Target="diagrams/quickStyl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hart" Target="charts/chart14.xml"/><Relationship Id="rId37" Type="http://schemas.openxmlformats.org/officeDocument/2006/relationships/chart" Target="charts/chart18.xml"/><Relationship Id="rId53" Type="http://schemas.openxmlformats.org/officeDocument/2006/relationships/chart" Target="charts/chart32.xml"/><Relationship Id="rId58" Type="http://schemas.openxmlformats.org/officeDocument/2006/relationships/chart" Target="charts/chart37.xml"/><Relationship Id="rId74" Type="http://schemas.openxmlformats.org/officeDocument/2006/relationships/chart" Target="charts/chart51.xml"/><Relationship Id="rId79" Type="http://schemas.openxmlformats.org/officeDocument/2006/relationships/chart" Target="charts/chart54.xml"/><Relationship Id="rId5" Type="http://schemas.openxmlformats.org/officeDocument/2006/relationships/webSettings" Target="webSettings.xml"/><Relationship Id="rId90" Type="http://schemas.openxmlformats.org/officeDocument/2006/relationships/diagramColors" Target="diagrams/colors1.xml"/><Relationship Id="rId22" Type="http://schemas.openxmlformats.org/officeDocument/2006/relationships/chart" Target="charts/chart6.xml"/><Relationship Id="rId27" Type="http://schemas.openxmlformats.org/officeDocument/2006/relationships/chart" Target="charts/chart9.xml"/><Relationship Id="rId43" Type="http://schemas.openxmlformats.org/officeDocument/2006/relationships/chart" Target="charts/chart24.xml"/><Relationship Id="rId48" Type="http://schemas.openxmlformats.org/officeDocument/2006/relationships/chart" Target="charts/chart28.xml"/><Relationship Id="rId64" Type="http://schemas.openxmlformats.org/officeDocument/2006/relationships/chart" Target="charts/chart42.xml"/><Relationship Id="rId69" Type="http://schemas.openxmlformats.org/officeDocument/2006/relationships/chart" Target="charts/chart47.xml"/><Relationship Id="rId8" Type="http://schemas.openxmlformats.org/officeDocument/2006/relationships/image" Target="media/image1.jpeg"/><Relationship Id="rId51" Type="http://schemas.openxmlformats.org/officeDocument/2006/relationships/chart" Target="charts/chart31.xml"/><Relationship Id="rId72" Type="http://schemas.openxmlformats.org/officeDocument/2006/relationships/chart" Target="charts/chart50.xml"/><Relationship Id="rId80" Type="http://schemas.openxmlformats.org/officeDocument/2006/relationships/image" Target="media/image18.png"/><Relationship Id="rId85" Type="http://schemas.openxmlformats.org/officeDocument/2006/relationships/image" Target="media/image23.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image" Target="media/image9.jpeg"/><Relationship Id="rId33" Type="http://schemas.openxmlformats.org/officeDocument/2006/relationships/chart" Target="charts/chart15.xml"/><Relationship Id="rId38" Type="http://schemas.openxmlformats.org/officeDocument/2006/relationships/chart" Target="charts/chart19.xml"/><Relationship Id="rId46" Type="http://schemas.openxmlformats.org/officeDocument/2006/relationships/chart" Target="charts/chart26.xml"/><Relationship Id="rId59" Type="http://schemas.openxmlformats.org/officeDocument/2006/relationships/chart" Target="charts/chart38.xml"/><Relationship Id="rId67" Type="http://schemas.openxmlformats.org/officeDocument/2006/relationships/chart" Target="charts/chart45.xml"/><Relationship Id="rId20" Type="http://schemas.openxmlformats.org/officeDocument/2006/relationships/chart" Target="charts/chart4.xml"/><Relationship Id="rId41" Type="http://schemas.openxmlformats.org/officeDocument/2006/relationships/chart" Target="charts/chart22.xml"/><Relationship Id="rId54" Type="http://schemas.openxmlformats.org/officeDocument/2006/relationships/chart" Target="charts/chart33.xml"/><Relationship Id="rId62" Type="http://schemas.openxmlformats.org/officeDocument/2006/relationships/chart" Target="charts/chart40.xml"/><Relationship Id="rId70" Type="http://schemas.openxmlformats.org/officeDocument/2006/relationships/chart" Target="charts/chart48.xml"/><Relationship Id="rId75" Type="http://schemas.openxmlformats.org/officeDocument/2006/relationships/chart" Target="charts/chart52.xml"/><Relationship Id="rId83" Type="http://schemas.openxmlformats.org/officeDocument/2006/relationships/image" Target="media/image21.png"/><Relationship Id="rId88" Type="http://schemas.openxmlformats.org/officeDocument/2006/relationships/diagramLayout" Target="diagrams/layout1.xml"/><Relationship Id="rId9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chart" Target="charts/chart7.xml"/><Relationship Id="rId28" Type="http://schemas.openxmlformats.org/officeDocument/2006/relationships/chart" Target="charts/chart10.xml"/><Relationship Id="rId36" Type="http://schemas.openxmlformats.org/officeDocument/2006/relationships/image" Target="media/image11.png"/><Relationship Id="rId49" Type="http://schemas.openxmlformats.org/officeDocument/2006/relationships/chart" Target="charts/chart29.xml"/><Relationship Id="rId57" Type="http://schemas.openxmlformats.org/officeDocument/2006/relationships/chart" Target="charts/chart36.xml"/><Relationship Id="rId10" Type="http://schemas.openxmlformats.org/officeDocument/2006/relationships/image" Target="media/image3.png"/><Relationship Id="rId31" Type="http://schemas.openxmlformats.org/officeDocument/2006/relationships/chart" Target="charts/chart13.xml"/><Relationship Id="rId44" Type="http://schemas.openxmlformats.org/officeDocument/2006/relationships/image" Target="media/image12.png"/><Relationship Id="rId52" Type="http://schemas.openxmlformats.org/officeDocument/2006/relationships/image" Target="media/image13.png"/><Relationship Id="rId60" Type="http://schemas.openxmlformats.org/officeDocument/2006/relationships/image" Target="media/image14.png"/><Relationship Id="rId65" Type="http://schemas.openxmlformats.org/officeDocument/2006/relationships/chart" Target="charts/chart43.xml"/><Relationship Id="rId73" Type="http://schemas.openxmlformats.org/officeDocument/2006/relationships/image" Target="media/image15.png"/><Relationship Id="rId78" Type="http://schemas.openxmlformats.org/officeDocument/2006/relationships/chart" Target="charts/chart53.xml"/><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chart" Target="charts/chart2.xml"/><Relationship Id="rId39" Type="http://schemas.openxmlformats.org/officeDocument/2006/relationships/chart" Target="charts/chart20.xml"/><Relationship Id="rId34" Type="http://schemas.openxmlformats.org/officeDocument/2006/relationships/chart" Target="charts/chart16.xml"/><Relationship Id="rId50" Type="http://schemas.openxmlformats.org/officeDocument/2006/relationships/chart" Target="charts/chart30.xml"/><Relationship Id="rId55" Type="http://schemas.openxmlformats.org/officeDocument/2006/relationships/chart" Target="charts/chart34.xml"/><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chart" Target="charts/chart49.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8.xml"/><Relationship Id="rId40" Type="http://schemas.openxmlformats.org/officeDocument/2006/relationships/chart" Target="charts/chart21.xml"/><Relationship Id="rId45" Type="http://schemas.openxmlformats.org/officeDocument/2006/relationships/chart" Target="charts/chart25.xml"/><Relationship Id="rId66" Type="http://schemas.openxmlformats.org/officeDocument/2006/relationships/chart" Target="charts/chart44.xml"/><Relationship Id="rId87" Type="http://schemas.openxmlformats.org/officeDocument/2006/relationships/diagramData" Target="diagrams/data1.xml"/><Relationship Id="rId61" Type="http://schemas.openxmlformats.org/officeDocument/2006/relationships/chart" Target="charts/chart39.xml"/><Relationship Id="rId82" Type="http://schemas.openxmlformats.org/officeDocument/2006/relationships/image" Target="media/image20.png"/><Relationship Id="rId19" Type="http://schemas.openxmlformats.org/officeDocument/2006/relationships/chart" Target="charts/chart3.xml"/><Relationship Id="rId14" Type="http://schemas.openxmlformats.org/officeDocument/2006/relationships/image" Target="media/image7.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5.xml"/><Relationship Id="rId77"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4.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5.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54.xml"/><Relationship Id="rId1" Type="http://schemas.microsoft.com/office/2011/relationships/chartStyle" Target="style54.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677.49456105411764</c:v>
                </c:pt>
                <c:pt idx="1">
                  <c:v>707.78517724705875</c:v>
                </c:pt>
                <c:pt idx="2">
                  <c:v>734.68758624000009</c:v>
                </c:pt>
                <c:pt idx="3">
                  <c:v>767.43537523294117</c:v>
                </c:pt>
                <c:pt idx="4">
                  <c:v>796.32484146803279</c:v>
                </c:pt>
                <c:pt idx="5">
                  <c:v>739.48918205065149</c:v>
                </c:pt>
                <c:pt idx="6">
                  <c:v>789.09417055501353</c:v>
                </c:pt>
                <c:pt idx="7">
                  <c:v>845.25995640062752</c:v>
                </c:pt>
                <c:pt idx="8">
                  <c:v>903.65583837973259</c:v>
                </c:pt>
                <c:pt idx="9">
                  <c:v>964.30619292522942</c:v>
                </c:pt>
                <c:pt idx="10">
                  <c:v>1026.2451519544643</c:v>
                </c:pt>
                <c:pt idx="11">
                  <c:v>1090.0765587755718</c:v>
                </c:pt>
                <c:pt idx="12">
                  <c:v>1156.5391819147492</c:v>
                </c:pt>
                <c:pt idx="13">
                  <c:v>1224.5714728671014</c:v>
                </c:pt>
                <c:pt idx="14">
                  <c:v>1295.0841415514938</c:v>
                </c:pt>
                <c:pt idx="15">
                  <c:v>1367.3349493354222</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283.31138175999996</c:v>
                </c:pt>
                <c:pt idx="1">
                  <c:v>301.03404447999998</c:v>
                </c:pt>
                <c:pt idx="2">
                  <c:v>317.06640200000004</c:v>
                </c:pt>
                <c:pt idx="3">
                  <c:v>332.52570352000004</c:v>
                </c:pt>
                <c:pt idx="4">
                  <c:v>348.58438028215051</c:v>
                </c:pt>
                <c:pt idx="5">
                  <c:v>322.28512739182793</c:v>
                </c:pt>
                <c:pt idx="6">
                  <c:v>349.48599214369818</c:v>
                </c:pt>
                <c:pt idx="7">
                  <c:v>381.67365202013281</c:v>
                </c:pt>
                <c:pt idx="8">
                  <c:v>414.49758609386424</c:v>
                </c:pt>
                <c:pt idx="9">
                  <c:v>448.65218718799866</c:v>
                </c:pt>
                <c:pt idx="10">
                  <c:v>484.81355347535134</c:v>
                </c:pt>
                <c:pt idx="11">
                  <c:v>521.90179031621574</c:v>
                </c:pt>
                <c:pt idx="12">
                  <c:v>561.14880494799513</c:v>
                </c:pt>
                <c:pt idx="13">
                  <c:v>601.60763378474553</c:v>
                </c:pt>
                <c:pt idx="14">
                  <c:v>644.141293493327</c:v>
                </c:pt>
                <c:pt idx="15">
                  <c:v>688.20055796827057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LCD Smartphone</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Sheet1!$B$2:$B$10</c:f>
              <c:numCache>
                <c:formatCode>0%</c:formatCode>
                <c:ptCount val="9"/>
                <c:pt idx="0">
                  <c:v>0.31</c:v>
                </c:pt>
                <c:pt idx="1">
                  <c:v>0.22</c:v>
                </c:pt>
                <c:pt idx="2">
                  <c:v>0.18</c:v>
                </c:pt>
                <c:pt idx="3">
                  <c:v>0.11</c:v>
                </c:pt>
                <c:pt idx="4">
                  <c:v>0.06</c:v>
                </c:pt>
                <c:pt idx="5">
                  <c:v>0.04</c:v>
                </c:pt>
                <c:pt idx="6">
                  <c:v>0.02</c:v>
                </c:pt>
                <c:pt idx="7">
                  <c:v>0.01</c:v>
                </c:pt>
                <c:pt idx="8">
                  <c:v>0.06</c:v>
                </c:pt>
              </c:numCache>
            </c:numRef>
          </c:val>
          <c:extLst>
            <c:ext xmlns:c16="http://schemas.microsoft.com/office/drawing/2014/chart" uri="{C3380CC4-5D6E-409C-BE32-E72D297353CC}">
              <c16:uniqueId val="{00000000-E7D8-48D2-B6CD-04E3E3F2E1A6}"/>
            </c:ext>
          </c:extLst>
        </c:ser>
        <c:ser>
          <c:idx val="1"/>
          <c:order val="1"/>
          <c:tx>
            <c:strRef>
              <c:f>Sheet1!$C$1</c:f>
              <c:strCache>
                <c:ptCount val="1"/>
                <c:pt idx="0">
                  <c:v>Chip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Novatek</c:v>
                </c:pt>
                <c:pt idx="1">
                  <c:v>llitek</c:v>
                </c:pt>
                <c:pt idx="2">
                  <c:v>FocalTech</c:v>
                </c:pt>
                <c:pt idx="3">
                  <c:v>Himax</c:v>
                </c:pt>
                <c:pt idx="4">
                  <c:v>WillSemi</c:v>
                </c:pt>
                <c:pt idx="5">
                  <c:v>JADARD</c:v>
                </c:pt>
                <c:pt idx="6">
                  <c:v>Chipone</c:v>
                </c:pt>
                <c:pt idx="7">
                  <c:v>LSI</c:v>
                </c:pt>
                <c:pt idx="8">
                  <c:v>Others</c:v>
                </c:pt>
              </c:strCache>
            </c:strRef>
          </c:cat>
          <c:val>
            <c:numRef>
              <c:f>Sheet1!$C$2:$C$10</c:f>
              <c:numCache>
                <c:formatCode>General</c:formatCode>
                <c:ptCount val="9"/>
              </c:numCache>
            </c:numRef>
          </c:val>
          <c:extLst>
            <c:ext xmlns:c16="http://schemas.microsoft.com/office/drawing/2014/chart" uri="{C3380CC4-5D6E-409C-BE32-E72D297353CC}">
              <c16:uniqueId val="{00000001-E7D8-48D2-B6CD-04E3E3F2E1A6}"/>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219163305677543E-2"/>
          <c:y val="9.749779423578564E-2"/>
          <c:w val="0.96351274337679238"/>
          <c:h val="0.74679581560085351"/>
        </c:manualLayout>
      </c:layout>
      <c:barChart>
        <c:barDir val="col"/>
        <c:grouping val="clustered"/>
        <c:varyColors val="0"/>
        <c:ser>
          <c:idx val="0"/>
          <c:order val="0"/>
          <c:tx>
            <c:strRef>
              <c:f>Sheet1!$B$1</c:f>
              <c:strCache>
                <c:ptCount val="1"/>
                <c:pt idx="0">
                  <c:v>Energy(In Exajoules)</c:v>
                </c:pt>
              </c:strCache>
            </c:strRef>
          </c:tx>
          <c:spPr>
            <a:solidFill>
              <a:srgbClr val="00B050"/>
            </a:solidFill>
            <a:ln>
              <a:noFill/>
            </a:ln>
            <a:effectLst/>
            <a:scene3d>
              <a:camera prst="orthographicFront"/>
              <a:lightRig rig="threePt" dir="t"/>
            </a:scene3d>
            <a:sp3d>
              <a:bevelT prst="angle"/>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China</c:v>
                </c:pt>
                <c:pt idx="1">
                  <c:v>India</c:v>
                </c:pt>
                <c:pt idx="2">
                  <c:v>Japan</c:v>
                </c:pt>
                <c:pt idx="3">
                  <c:v>Austraila</c:v>
                </c:pt>
                <c:pt idx="4">
                  <c:v>Indonesia</c:v>
                </c:pt>
                <c:pt idx="5">
                  <c:v>South Korea</c:v>
                </c:pt>
                <c:pt idx="6">
                  <c:v>Thailand</c:v>
                </c:pt>
                <c:pt idx="7">
                  <c:v>Vietnam </c:v>
                </c:pt>
                <c:pt idx="8">
                  <c:v>Malayisa</c:v>
                </c:pt>
              </c:strCache>
            </c:strRef>
          </c:cat>
          <c:val>
            <c:numRef>
              <c:f>Sheet1!$B$2:$B$10</c:f>
              <c:numCache>
                <c:formatCode>0.00</c:formatCode>
                <c:ptCount val="9"/>
                <c:pt idx="0">
                  <c:v>7.79</c:v>
                </c:pt>
                <c:pt idx="1">
                  <c:v>1.43</c:v>
                </c:pt>
                <c:pt idx="2">
                  <c:v>1.1299999999999999</c:v>
                </c:pt>
                <c:pt idx="3">
                  <c:v>0.45</c:v>
                </c:pt>
                <c:pt idx="4">
                  <c:v>0.36</c:v>
                </c:pt>
                <c:pt idx="5">
                  <c:v>0.36</c:v>
                </c:pt>
                <c:pt idx="6">
                  <c:v>0.28000000000000003</c:v>
                </c:pt>
                <c:pt idx="7">
                  <c:v>0.08</c:v>
                </c:pt>
                <c:pt idx="8">
                  <c:v>0.04</c:v>
                </c:pt>
              </c:numCache>
            </c:numRef>
          </c:val>
          <c:extLst>
            <c:ext xmlns:c16="http://schemas.microsoft.com/office/drawing/2014/chart" uri="{C3380CC4-5D6E-409C-BE32-E72D297353CC}">
              <c16:uniqueId val="{00000000-0F4B-4EC1-B63D-1D3E987AE685}"/>
            </c:ext>
          </c:extLst>
        </c:ser>
        <c:dLbls>
          <c:dLblPos val="outEnd"/>
          <c:showLegendKey val="0"/>
          <c:showVal val="1"/>
          <c:showCatName val="0"/>
          <c:showSerName val="0"/>
          <c:showPercent val="0"/>
          <c:showBubbleSize val="0"/>
        </c:dLbls>
        <c:gapWidth val="219"/>
        <c:overlap val="-27"/>
        <c:axId val="650306112"/>
        <c:axId val="650306768"/>
      </c:barChart>
      <c:catAx>
        <c:axId val="650306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50306768"/>
        <c:crosses val="autoZero"/>
        <c:auto val="0"/>
        <c:lblAlgn val="ctr"/>
        <c:lblOffset val="100"/>
        <c:noMultiLvlLbl val="0"/>
      </c:catAx>
      <c:valAx>
        <c:axId val="650306768"/>
        <c:scaling>
          <c:orientation val="minMax"/>
        </c:scaling>
        <c:delete val="1"/>
        <c:axPos val="l"/>
        <c:numFmt formatCode="0.00" sourceLinked="1"/>
        <c:majorTickMark val="out"/>
        <c:minorTickMark val="none"/>
        <c:tickLblPos val="nextTo"/>
        <c:crossAx val="650306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73.692758943622394</c:v>
                </c:pt>
                <c:pt idx="1">
                  <c:v>76.354789286383223</c:v>
                </c:pt>
                <c:pt idx="2">
                  <c:v>78.857599737778614</c:v>
                </c:pt>
                <c:pt idx="3">
                  <c:v>79.606673534369733</c:v>
                </c:pt>
                <c:pt idx="4">
                  <c:v>80.702159604408479</c:v>
                </c:pt>
                <c:pt idx="5">
                  <c:v>74.025319423812334</c:v>
                </c:pt>
                <c:pt idx="6">
                  <c:v>77.401342093781309</c:v>
                </c:pt>
                <c:pt idx="7">
                  <c:v>79.073904817795665</c:v>
                </c:pt>
                <c:pt idx="8">
                  <c:v>80.344286667576625</c:v>
                </c:pt>
                <c:pt idx="9">
                  <c:v>80.204602575185405</c:v>
                </c:pt>
                <c:pt idx="10">
                  <c:v>82.771017174147516</c:v>
                </c:pt>
                <c:pt idx="11">
                  <c:v>85.547862585409078</c:v>
                </c:pt>
                <c:pt idx="12">
                  <c:v>86.564503643976366</c:v>
                </c:pt>
                <c:pt idx="13">
                  <c:v>88.337856217010398</c:v>
                </c:pt>
                <c:pt idx="14">
                  <c:v>89.313384845225926</c:v>
                </c:pt>
                <c:pt idx="15">
                  <c:v>90.576945169943329</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14.473138227296289</c:v>
                </c:pt>
                <c:pt idx="1">
                  <c:v>14.032499418255284</c:v>
                </c:pt>
                <c:pt idx="2">
                  <c:v>13.922796246669</c:v>
                </c:pt>
                <c:pt idx="3">
                  <c:v>13.831920595444469</c:v>
                </c:pt>
                <c:pt idx="4">
                  <c:v>13.713452808562376</c:v>
                </c:pt>
                <c:pt idx="5">
                  <c:v>13.108199499295491</c:v>
                </c:pt>
                <c:pt idx="6">
                  <c:v>12.786213703530169</c:v>
                </c:pt>
                <c:pt idx="7">
                  <c:v>12.673871781413126</c:v>
                </c:pt>
                <c:pt idx="8">
                  <c:v>12.580158689656207</c:v>
                </c:pt>
                <c:pt idx="9">
                  <c:v>12.487085281968636</c:v>
                </c:pt>
                <c:pt idx="10">
                  <c:v>13.413590301039669</c:v>
                </c:pt>
                <c:pt idx="11">
                  <c:v>13.256803051231714</c:v>
                </c:pt>
                <c:pt idx="12">
                  <c:v>13.09230006531199</c:v>
                </c:pt>
                <c:pt idx="13">
                  <c:v>12.943961079791212</c:v>
                </c:pt>
                <c:pt idx="14">
                  <c:v>12.796183754931235</c:v>
                </c:pt>
                <c:pt idx="15">
                  <c:v>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6.5603659612414722</c:v>
                </c:pt>
                <c:pt idx="1">
                  <c:v>6.6686175338956293</c:v>
                </c:pt>
                <c:pt idx="2">
                  <c:v>6.7462618195892361</c:v>
                </c:pt>
                <c:pt idx="3">
                  <c:v>6.8207464640488853</c:v>
                </c:pt>
                <c:pt idx="4">
                  <c:v>6.730657621341261</c:v>
                </c:pt>
                <c:pt idx="5">
                  <c:v>6.8996071031040618</c:v>
                </c:pt>
                <c:pt idx="6">
                  <c:v>6.7399198370832778</c:v>
                </c:pt>
                <c:pt idx="7">
                  <c:v>6.7570569088756276</c:v>
                </c:pt>
                <c:pt idx="8">
                  <c:v>6.7734129288169065</c:v>
                </c:pt>
                <c:pt idx="9">
                  <c:v>6.7881072351637979</c:v>
                </c:pt>
                <c:pt idx="10">
                  <c:v>6.8044432326744717</c:v>
                </c:pt>
                <c:pt idx="11">
                  <c:v>6.8176051280265364</c:v>
                </c:pt>
                <c:pt idx="12">
                  <c:v>6.8321153266253516</c:v>
                </c:pt>
                <c:pt idx="13">
                  <c:v>6.8440113214197016</c:v>
                </c:pt>
                <c:pt idx="14">
                  <c:v>6.8555763647877797</c:v>
                </c:pt>
                <c:pt idx="15">
                  <c:v>6.8651955247484295</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19.946495811462242</c:v>
                </c:pt>
                <c:pt idx="1">
                  <c:v>20.230726227972699</c:v>
                </c:pt>
                <c:pt idx="2">
                  <c:v>20.271026221398678</c:v>
                </c:pt>
                <c:pt idx="3">
                  <c:v>20.30510248355721</c:v>
                </c:pt>
                <c:pt idx="4">
                  <c:v>20.565556364778846</c:v>
                </c:pt>
                <c:pt idx="5">
                  <c:v>20.542284082835511</c:v>
                </c:pt>
                <c:pt idx="6">
                  <c:v>21.182358943051959</c:v>
                </c:pt>
                <c:pt idx="7">
                  <c:v>21.176183914371407</c:v>
                </c:pt>
                <c:pt idx="8">
                  <c:v>21.163536938077272</c:v>
                </c:pt>
                <c:pt idx="9">
                  <c:v>21.148047831706577</c:v>
                </c:pt>
                <c:pt idx="10">
                  <c:v>20.106654439207862</c:v>
                </c:pt>
                <c:pt idx="11">
                  <c:v>20.149615838383578</c:v>
                </c:pt>
                <c:pt idx="12">
                  <c:v>20.197835159350955</c:v>
                </c:pt>
                <c:pt idx="13">
                  <c:v>20.233234791089885</c:v>
                </c:pt>
                <c:pt idx="14">
                  <c:v>20.263802688029234</c:v>
                </c:pt>
                <c:pt idx="15">
                  <c:v>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59.019999999999996</c:v>
                </c:pt>
                <c:pt idx="1">
                  <c:v>59.068156819876393</c:v>
                </c:pt>
                <c:pt idx="2">
                  <c:v>59.059915712343084</c:v>
                </c:pt>
                <c:pt idx="3">
                  <c:v>59.042230456949426</c:v>
                </c:pt>
                <c:pt idx="4">
                  <c:v>58.990333205317512</c:v>
                </c:pt>
                <c:pt idx="5">
                  <c:v>59.449909314764938</c:v>
                </c:pt>
                <c:pt idx="6">
                  <c:v>59.291507516334597</c:v>
                </c:pt>
                <c:pt idx="7">
                  <c:v>59.392887395339841</c:v>
                </c:pt>
                <c:pt idx="8">
                  <c:v>59.482891443449617</c:v>
                </c:pt>
                <c:pt idx="9">
                  <c:v>59.576759651160984</c:v>
                </c:pt>
                <c:pt idx="10">
                  <c:v>59.675312027078</c:v>
                </c:pt>
                <c:pt idx="11">
                  <c:v>59.775975982358162</c:v>
                </c:pt>
                <c:pt idx="12">
                  <c:v>59.877749448711704</c:v>
                </c:pt>
                <c:pt idx="13">
                  <c:v>59.978792807699207</c:v>
                </c:pt>
                <c:pt idx="14">
                  <c:v>60.084437192251762</c:v>
                </c:pt>
                <c:pt idx="15">
                  <c:v>60.193255693037592</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6026121734782"/>
          <c:y val="0"/>
          <c:w val="0.76583541619183637"/>
          <c:h val="0.67386089855305031"/>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12.430781622310974</c:v>
                </c:pt>
                <c:pt idx="1">
                  <c:v>12.120111393631191</c:v>
                </c:pt>
                <c:pt idx="2">
                  <c:v>12.223686136729613</c:v>
                </c:pt>
                <c:pt idx="3">
                  <c:v>11.97081137429779</c:v>
                </c:pt>
                <c:pt idx="4">
                  <c:v>12.24721277007774</c:v>
                </c:pt>
                <c:pt idx="5">
                  <c:v>11.927384334084305</c:v>
                </c:pt>
                <c:pt idx="6">
                  <c:v>12.133138080419792</c:v>
                </c:pt>
                <c:pt idx="7">
                  <c:v>12.059740107014758</c:v>
                </c:pt>
                <c:pt idx="8">
                  <c:v>11.985773894536393</c:v>
                </c:pt>
                <c:pt idx="9">
                  <c:v>11.923107474779568</c:v>
                </c:pt>
                <c:pt idx="10">
                  <c:v>11.855747183730434</c:v>
                </c:pt>
                <c:pt idx="11">
                  <c:v>11.803438888759631</c:v>
                </c:pt>
                <c:pt idx="12">
                  <c:v>11.7445739288654</c:v>
                </c:pt>
                <c:pt idx="13">
                  <c:v>11.69600064440775</c:v>
                </c:pt>
                <c:pt idx="14">
                  <c:v>11.649413130159679</c:v>
                </c:pt>
                <c:pt idx="15">
                  <c:v>11.611950668751089</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7.9773131523307743</c:v>
                </c:pt>
                <c:pt idx="1">
                  <c:v>7.8671752028090554</c:v>
                </c:pt>
                <c:pt idx="2">
                  <c:v>7.9109939979505191</c:v>
                </c:pt>
                <c:pt idx="3">
                  <c:v>7.9602710372386625</c:v>
                </c:pt>
                <c:pt idx="4">
                  <c:v>7.9287354413920941</c:v>
                </c:pt>
                <c:pt idx="5">
                  <c:v>8.1137558363535458</c:v>
                </c:pt>
                <c:pt idx="6">
                  <c:v>8.0328268960888369</c:v>
                </c:pt>
                <c:pt idx="7">
                  <c:v>8.0231669312635976</c:v>
                </c:pt>
                <c:pt idx="8">
                  <c:v>8.0091853594331948</c:v>
                </c:pt>
                <c:pt idx="9">
                  <c:v>7.9963989726480795</c:v>
                </c:pt>
                <c:pt idx="10">
                  <c:v>7.9827534642607914</c:v>
                </c:pt>
                <c:pt idx="11">
                  <c:v>7.9806417087414792</c:v>
                </c:pt>
                <c:pt idx="12">
                  <c:v>7.9712342416496984</c:v>
                </c:pt>
                <c:pt idx="13">
                  <c:v>7.9624632486205655</c:v>
                </c:pt>
                <c:pt idx="14">
                  <c:v>7.9597147082498738</c:v>
                </c:pt>
                <c:pt idx="15">
                  <c:v>7.9537953795379552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27.932342182098878</c:v>
                </c:pt>
                <c:pt idx="1">
                  <c:v>28.163215885700449</c:v>
                </c:pt>
                <c:pt idx="2">
                  <c:v>28.186209925340361</c:v>
                </c:pt>
                <c:pt idx="3">
                  <c:v>28.175131754213233</c:v>
                </c:pt>
                <c:pt idx="4">
                  <c:v>28.171079204359973</c:v>
                </c:pt>
                <c:pt idx="5">
                  <c:v>28.226728050413037</c:v>
                </c:pt>
                <c:pt idx="6">
                  <c:v>28.128622856794184</c:v>
                </c:pt>
                <c:pt idx="7">
                  <c:v>28.147233492091495</c:v>
                </c:pt>
                <c:pt idx="8">
                  <c:v>28.174969895544542</c:v>
                </c:pt>
                <c:pt idx="9">
                  <c:v>28.180686843011095</c:v>
                </c:pt>
                <c:pt idx="10">
                  <c:v>28.197587478815667</c:v>
                </c:pt>
                <c:pt idx="11">
                  <c:v>28.197491798320112</c:v>
                </c:pt>
                <c:pt idx="12">
                  <c:v>28.202573322358443</c:v>
                </c:pt>
                <c:pt idx="13">
                  <c:v>28.200894115751751</c:v>
                </c:pt>
                <c:pt idx="14">
                  <c:v>28.19970422508845</c:v>
                </c:pt>
                <c:pt idx="15">
                  <c:v>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51.659563043259404</c:v>
                </c:pt>
                <c:pt idx="1">
                  <c:v>51.849497517859312</c:v>
                </c:pt>
                <c:pt idx="2">
                  <c:v>51.679109939979504</c:v>
                </c:pt>
                <c:pt idx="3">
                  <c:v>51.893785834250295</c:v>
                </c:pt>
                <c:pt idx="4">
                  <c:v>51.652972584170186</c:v>
                </c:pt>
                <c:pt idx="5">
                  <c:v>51.732131779149114</c:v>
                </c:pt>
                <c:pt idx="6">
                  <c:v>51.705412166697172</c:v>
                </c:pt>
                <c:pt idx="7">
                  <c:v>51.769859469630156</c:v>
                </c:pt>
                <c:pt idx="8">
                  <c:v>51.830070850485875</c:v>
                </c:pt>
                <c:pt idx="9">
                  <c:v>51.899806709561261</c:v>
                </c:pt>
                <c:pt idx="10">
                  <c:v>51.963911873193091</c:v>
                </c:pt>
                <c:pt idx="11">
                  <c:v>52.018427604178783</c:v>
                </c:pt>
                <c:pt idx="12">
                  <c:v>52.08161850712645</c:v>
                </c:pt>
                <c:pt idx="13">
                  <c:v>52.140641991219951</c:v>
                </c:pt>
                <c:pt idx="14">
                  <c:v>52.191167936501991</c:v>
                </c:pt>
                <c:pt idx="15">
                  <c:v>52.240750390828559</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18.054463406041069</c:v>
                </c:pt>
                <c:pt idx="1">
                  <c:v>17.92588512612372</c:v>
                </c:pt>
                <c:pt idx="2">
                  <c:v>17.6208574651831</c:v>
                </c:pt>
                <c:pt idx="3">
                  <c:v>15.038248189847378</c:v>
                </c:pt>
                <c:pt idx="4">
                  <c:v>13.391653872209442</c:v>
                </c:pt>
                <c:pt idx="5">
                  <c:v>13.72770151851077</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81.945536593958934</c:v>
                </c:pt>
                <c:pt idx="1">
                  <c:v>82.074114873876283</c:v>
                </c:pt>
                <c:pt idx="2">
                  <c:v>82.379142534816907</c:v>
                </c:pt>
                <c:pt idx="3">
                  <c:v>84.961751810152634</c:v>
                </c:pt>
                <c:pt idx="4">
                  <c:v>86.608346127790568</c:v>
                </c:pt>
                <c:pt idx="5">
                  <c:v>86.27229848148923</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9E0-4C53-A3EB-369EA2CEA64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9E0-4C53-A3EB-369EA2CEA64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9E0-4C53-A3EB-369EA2CEA64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9E0-4C53-A3EB-369EA2CEA64D}"/>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9E0-4C53-A3EB-369EA2CEA64D}"/>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9E0-4C53-A3EB-369EA2CEA64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9E0-4C53-A3EB-369EA2CEA64D}"/>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9E0-4C53-A3EB-369EA2CEA64D}"/>
                </c:ext>
              </c:extLst>
            </c:dLbl>
            <c:dLbl>
              <c:idx val="3"/>
              <c:layout>
                <c:manualLayout>
                  <c:x val="-3.5543012875602936E-2"/>
                  <c:y val="-4.376139068209124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9E0-4C53-A3EB-369EA2CEA64D}"/>
                </c:ext>
              </c:extLst>
            </c:dLbl>
            <c:dLbl>
              <c:idx val="4"/>
              <c:layout>
                <c:manualLayout>
                  <c:x val="-1.7023668501614291E-2"/>
                  <c:y val="-8.948466922253137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9E0-4C53-A3EB-369EA2CEA64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Swancor Holding Co., Ltd.</c:v>
                </c:pt>
                <c:pt idx="1">
                  <c:v>Jinling AOC Resins Co., Ltd.</c:v>
                </c:pt>
                <c:pt idx="2">
                  <c:v>Showa Denko K.K.</c:v>
                </c:pt>
                <c:pt idx="3">
                  <c:v>Eternal Materials Co.,Ltd. </c:v>
                </c:pt>
                <c:pt idx="4">
                  <c:v>INEOS Composites</c:v>
                </c:pt>
                <c:pt idx="5">
                  <c:v>Others</c:v>
                </c:pt>
              </c:strCache>
            </c:strRef>
          </c:cat>
          <c:val>
            <c:numRef>
              <c:f>Sheet1!$B$2:$B$7</c:f>
              <c:numCache>
                <c:formatCode>0.00%</c:formatCode>
                <c:ptCount val="6"/>
                <c:pt idx="0">
                  <c:v>0.172846945966184</c:v>
                </c:pt>
                <c:pt idx="1">
                  <c:v>0.16289923281557928</c:v>
                </c:pt>
                <c:pt idx="2">
                  <c:v>0.13985131850407218</c:v>
                </c:pt>
                <c:pt idx="3">
                  <c:v>0.1062149540595524</c:v>
                </c:pt>
                <c:pt idx="4">
                  <c:v>8.8694586895429722E-2</c:v>
                </c:pt>
                <c:pt idx="5">
                  <c:v>0.32949296175918241</c:v>
                </c:pt>
              </c:numCache>
            </c:numRef>
          </c:val>
          <c:extLst>
            <c:ext xmlns:c16="http://schemas.microsoft.com/office/drawing/2014/chart" uri="{C3380CC4-5D6E-409C-BE32-E72D297353CC}">
              <c16:uniqueId val="{00000012-D9E0-4C53-A3EB-369EA2CEA64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1B90-4061-A868-88416A3D590D}"/>
              </c:ext>
            </c:extLst>
          </c:dPt>
          <c:dPt>
            <c:idx val="5"/>
            <c:invertIfNegative val="0"/>
            <c:bubble3D val="0"/>
            <c:extLst>
              <c:ext xmlns:c16="http://schemas.microsoft.com/office/drawing/2014/chart" uri="{C3380CC4-5D6E-409C-BE32-E72D297353CC}">
                <c16:uniqueId val="{00000001-1B90-4061-A868-88416A3D590D}"/>
              </c:ext>
            </c:extLst>
          </c:dPt>
          <c:dPt>
            <c:idx val="6"/>
            <c:invertIfNegative val="0"/>
            <c:bubble3D val="0"/>
            <c:extLst>
              <c:ext xmlns:c16="http://schemas.microsoft.com/office/drawing/2014/chart" uri="{C3380CC4-5D6E-409C-BE32-E72D297353CC}">
                <c16:uniqueId val="{00000002-1B90-4061-A868-88416A3D590D}"/>
              </c:ext>
            </c:extLst>
          </c:dPt>
          <c:dPt>
            <c:idx val="7"/>
            <c:invertIfNegative val="0"/>
            <c:bubble3D val="0"/>
            <c:extLst>
              <c:ext xmlns:c16="http://schemas.microsoft.com/office/drawing/2014/chart" uri="{C3380CC4-5D6E-409C-BE32-E72D297353CC}">
                <c16:uniqueId val="{00000003-1B90-4061-A868-88416A3D590D}"/>
              </c:ext>
            </c:extLst>
          </c:dPt>
          <c:dPt>
            <c:idx val="8"/>
            <c:invertIfNegative val="0"/>
            <c:bubble3D val="0"/>
            <c:extLst>
              <c:ext xmlns:c16="http://schemas.microsoft.com/office/drawing/2014/chart" uri="{C3380CC4-5D6E-409C-BE32-E72D297353CC}">
                <c16:uniqueId val="{00000004-1B90-4061-A868-88416A3D590D}"/>
              </c:ext>
            </c:extLst>
          </c:dPt>
          <c:dPt>
            <c:idx val="9"/>
            <c:invertIfNegative val="0"/>
            <c:bubble3D val="0"/>
            <c:extLst>
              <c:ext xmlns:c16="http://schemas.microsoft.com/office/drawing/2014/chart" uri="{C3380CC4-5D6E-409C-BE32-E72D297353CC}">
                <c16:uniqueId val="{00000005-1B90-4061-A868-88416A3D590D}"/>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1B90-4061-A868-88416A3D590D}"/>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1B90-4061-A868-88416A3D590D}"/>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out"/>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171.09030799999999</c:v>
                </c:pt>
                <c:pt idx="1">
                  <c:v>175.87741200000002</c:v>
                </c:pt>
                <c:pt idx="2">
                  <c:v>179.65761600000002</c:v>
                </c:pt>
                <c:pt idx="3">
                  <c:v>185.57750000000001</c:v>
                </c:pt>
                <c:pt idx="4">
                  <c:v>189.84914599999999</c:v>
                </c:pt>
                <c:pt idx="5">
                  <c:v>177.595924</c:v>
                </c:pt>
                <c:pt idx="6">
                  <c:v>187.09730593399999</c:v>
                </c:pt>
                <c:pt idx="7">
                  <c:v>196.545719883667</c:v>
                </c:pt>
                <c:pt idx="8">
                  <c:v>206.86437017755952</c:v>
                </c:pt>
                <c:pt idx="9">
                  <c:v>218.24191053732528</c:v>
                </c:pt>
                <c:pt idx="10">
                  <c:v>228.54292871468704</c:v>
                </c:pt>
                <c:pt idx="11">
                  <c:v>239.4444264143776</c:v>
                </c:pt>
                <c:pt idx="12">
                  <c:v>250.26731448830748</c:v>
                </c:pt>
                <c:pt idx="13">
                  <c:v>260.90367535406057</c:v>
                </c:pt>
                <c:pt idx="14">
                  <c:v>271.47027420590001</c:v>
                </c:pt>
                <c:pt idx="15">
                  <c:v>281.94902679024773</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81.540000000000006</c:v>
                </c:pt>
                <c:pt idx="1">
                  <c:v>82.73</c:v>
                </c:pt>
                <c:pt idx="2">
                  <c:v>82.89</c:v>
                </c:pt>
                <c:pt idx="3">
                  <c:v>82.93</c:v>
                </c:pt>
                <c:pt idx="4">
                  <c:v>83.89</c:v>
                </c:pt>
                <c:pt idx="5">
                  <c:v>79.790000000000006</c:v>
                </c:pt>
                <c:pt idx="6">
                  <c:v>82.809999999999988</c:v>
                </c:pt>
                <c:pt idx="7">
                  <c:v>83.41</c:v>
                </c:pt>
                <c:pt idx="8">
                  <c:v>83.850000000000009</c:v>
                </c:pt>
                <c:pt idx="9">
                  <c:v>84.58</c:v>
                </c:pt>
                <c:pt idx="10">
                  <c:v>85.02</c:v>
                </c:pt>
                <c:pt idx="11">
                  <c:v>85.98</c:v>
                </c:pt>
                <c:pt idx="12">
                  <c:v>86.339999999999989</c:v>
                </c:pt>
                <c:pt idx="13">
                  <c:v>87.62</c:v>
                </c:pt>
                <c:pt idx="14">
                  <c:v>88.48</c:v>
                </c:pt>
                <c:pt idx="15">
                  <c:v>89.02</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18.759999999999998</c:v>
                </c:pt>
                <c:pt idx="1">
                  <c:v>18.7</c:v>
                </c:pt>
                <c:pt idx="2">
                  <c:v>18.809999999999999</c:v>
                </c:pt>
                <c:pt idx="3">
                  <c:v>18.829999999999998</c:v>
                </c:pt>
                <c:pt idx="4">
                  <c:v>18.75</c:v>
                </c:pt>
                <c:pt idx="5">
                  <c:v>18.82</c:v>
                </c:pt>
                <c:pt idx="6">
                  <c:v>18.75</c:v>
                </c:pt>
                <c:pt idx="7">
                  <c:v>18.740000000000002</c:v>
                </c:pt>
                <c:pt idx="8">
                  <c:v>18.63</c:v>
                </c:pt>
                <c:pt idx="9">
                  <c:v>18.62</c:v>
                </c:pt>
                <c:pt idx="10">
                  <c:v>18.579999999999998</c:v>
                </c:pt>
                <c:pt idx="11">
                  <c:v>18.579999999999998</c:v>
                </c:pt>
                <c:pt idx="12">
                  <c:v>18.329999999999998</c:v>
                </c:pt>
                <c:pt idx="13">
                  <c:v>18.45</c:v>
                </c:pt>
                <c:pt idx="14">
                  <c:v>18.459999999999997</c:v>
                </c:pt>
                <c:pt idx="15">
                  <c:v>18.34</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c:v>
                </c:pt>
                <c:pt idx="1">
                  <c:v>5.79</c:v>
                </c:pt>
                <c:pt idx="2">
                  <c:v>5.79</c:v>
                </c:pt>
                <c:pt idx="3">
                  <c:v>5.8000000000000007</c:v>
                </c:pt>
                <c:pt idx="4">
                  <c:v>5.8000000000000007</c:v>
                </c:pt>
                <c:pt idx="5">
                  <c:v>5.81</c:v>
                </c:pt>
                <c:pt idx="6">
                  <c:v>5.81</c:v>
                </c:pt>
                <c:pt idx="7">
                  <c:v>5.81</c:v>
                </c:pt>
                <c:pt idx="8">
                  <c:v>5.81</c:v>
                </c:pt>
                <c:pt idx="9">
                  <c:v>5.81</c:v>
                </c:pt>
                <c:pt idx="10">
                  <c:v>5.81</c:v>
                </c:pt>
                <c:pt idx="11">
                  <c:v>5.82</c:v>
                </c:pt>
                <c:pt idx="12">
                  <c:v>5.82</c:v>
                </c:pt>
                <c:pt idx="13">
                  <c:v>5.82</c:v>
                </c:pt>
                <c:pt idx="14">
                  <c:v>5.82</c:v>
                </c:pt>
                <c:pt idx="15">
                  <c:v>5.82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16.75</c:v>
                </c:pt>
                <c:pt idx="1">
                  <c:v>16.79</c:v>
                </c:pt>
                <c:pt idx="2">
                  <c:v>16.739999999999998</c:v>
                </c:pt>
                <c:pt idx="3">
                  <c:v>16.739999999999998</c:v>
                </c:pt>
                <c:pt idx="4">
                  <c:v>16.82</c:v>
                </c:pt>
                <c:pt idx="5">
                  <c:v>16.77</c:v>
                </c:pt>
                <c:pt idx="6">
                  <c:v>16.86</c:v>
                </c:pt>
                <c:pt idx="7">
                  <c:v>16.830000000000002</c:v>
                </c:pt>
                <c:pt idx="8">
                  <c:v>16.850000000000001</c:v>
                </c:pt>
                <c:pt idx="9">
                  <c:v>16.84</c:v>
                </c:pt>
                <c:pt idx="10">
                  <c:v>16.900000000000002</c:v>
                </c:pt>
                <c:pt idx="11">
                  <c:v>16.900000000000002</c:v>
                </c:pt>
                <c:pt idx="12">
                  <c:v>17.07</c:v>
                </c:pt>
                <c:pt idx="13">
                  <c:v>16.89</c:v>
                </c:pt>
                <c:pt idx="14">
                  <c:v>16.900000000000002</c:v>
                </c:pt>
                <c:pt idx="15">
                  <c:v>16.939999999999998</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58.699999999999996</c:v>
                </c:pt>
                <c:pt idx="1">
                  <c:v>58.730000000000004</c:v>
                </c:pt>
                <c:pt idx="2">
                  <c:v>58.650000000000006</c:v>
                </c:pt>
                <c:pt idx="3">
                  <c:v>58.64</c:v>
                </c:pt>
                <c:pt idx="4">
                  <c:v>58.620000000000005</c:v>
                </c:pt>
                <c:pt idx="5">
                  <c:v>58.599999999999994</c:v>
                </c:pt>
                <c:pt idx="6">
                  <c:v>58.57</c:v>
                </c:pt>
                <c:pt idx="7">
                  <c:v>58.620000000000005</c:v>
                </c:pt>
                <c:pt idx="8">
                  <c:v>58.709999999999994</c:v>
                </c:pt>
                <c:pt idx="9">
                  <c:v>58.720000000000006</c:v>
                </c:pt>
                <c:pt idx="10">
                  <c:v>58.709999999999994</c:v>
                </c:pt>
                <c:pt idx="11">
                  <c:v>58.709999999999994</c:v>
                </c:pt>
                <c:pt idx="12">
                  <c:v>58.79</c:v>
                </c:pt>
                <c:pt idx="13">
                  <c:v>58.830000000000005</c:v>
                </c:pt>
                <c:pt idx="14">
                  <c:v>58.819999999999993</c:v>
                </c:pt>
                <c:pt idx="15">
                  <c:v>58.89</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1526374859708193"/>
          <c:w val="0.76583541619183637"/>
          <c:h val="0.52386542591267005"/>
        </c:manualLayout>
      </c:layout>
      <c:barChart>
        <c:barDir val="col"/>
        <c:grouping val="stacked"/>
        <c:varyColors val="0"/>
        <c:ser>
          <c:idx val="3"/>
          <c:order val="0"/>
          <c:tx>
            <c:strRef>
              <c:f>Sheet1!$E$1</c:f>
              <c:strCache>
                <c:ptCount val="1"/>
                <c:pt idx="0">
                  <c:v>Other</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9.6552354181480773</c:v>
                </c:pt>
                <c:pt idx="1">
                  <c:v>10.485654560914293</c:v>
                </c:pt>
                <c:pt idx="2">
                  <c:v>9.8440771377562246</c:v>
                </c:pt>
                <c:pt idx="3">
                  <c:v>10.016005545177098</c:v>
                </c:pt>
                <c:pt idx="4">
                  <c:v>11.01571272637174</c:v>
                </c:pt>
                <c:pt idx="5">
                  <c:v>10.222387198331194</c:v>
                </c:pt>
                <c:pt idx="6">
                  <c:v>10.711934154222879</c:v>
                </c:pt>
                <c:pt idx="7">
                  <c:v>10.660347773976575</c:v>
                </c:pt>
                <c:pt idx="8">
                  <c:v>10.626147807683706</c:v>
                </c:pt>
                <c:pt idx="9">
                  <c:v>10.574436780183504</c:v>
                </c:pt>
                <c:pt idx="10">
                  <c:v>10.546802664308197</c:v>
                </c:pt>
                <c:pt idx="11">
                  <c:v>10.525666276403756</c:v>
                </c:pt>
                <c:pt idx="12">
                  <c:v>10.485236792109099</c:v>
                </c:pt>
                <c:pt idx="13">
                  <c:v>10.449245142542619</c:v>
                </c:pt>
                <c:pt idx="14">
                  <c:v>10.418875544207552</c:v>
                </c:pt>
                <c:pt idx="15">
                  <c:v>10.386148365041748</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9.4712083541244958</c:v>
                </c:pt>
                <c:pt idx="1">
                  <c:v>9.2679040929292267</c:v>
                </c:pt>
                <c:pt idx="2">
                  <c:v>9.1791306411424269</c:v>
                </c:pt>
                <c:pt idx="3">
                  <c:v>8.6327444681602028</c:v>
                </c:pt>
                <c:pt idx="4">
                  <c:v>8.6197488172040568</c:v>
                </c:pt>
                <c:pt idx="5">
                  <c:v>9.0444265917253617</c:v>
                </c:pt>
                <c:pt idx="6">
                  <c:v>8.8259552991721897</c:v>
                </c:pt>
                <c:pt idx="7">
                  <c:v>8.8188557734057049</c:v>
                </c:pt>
                <c:pt idx="8">
                  <c:v>8.7893642836477959</c:v>
                </c:pt>
                <c:pt idx="9">
                  <c:v>8.7791629438616905</c:v>
                </c:pt>
                <c:pt idx="10">
                  <c:v>8.755717380428587</c:v>
                </c:pt>
                <c:pt idx="11">
                  <c:v>8.7336478780329383</c:v>
                </c:pt>
                <c:pt idx="12">
                  <c:v>8.7134310237017747</c:v>
                </c:pt>
                <c:pt idx="13">
                  <c:v>8.7007023075228833</c:v>
                </c:pt>
                <c:pt idx="14">
                  <c:v>8.6810166719191209</c:v>
                </c:pt>
                <c:pt idx="15">
                  <c:v>8.6649552893469295</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27.698990882447898</c:v>
                </c:pt>
                <c:pt idx="1">
                  <c:v>27.6030620757086</c:v>
                </c:pt>
                <c:pt idx="2">
                  <c:v>27.729780564551167</c:v>
                </c:pt>
                <c:pt idx="3">
                  <c:v>27.7190282016408</c:v>
                </c:pt>
                <c:pt idx="4">
                  <c:v>27.227827324953104</c:v>
                </c:pt>
                <c:pt idx="5">
                  <c:v>27.611783898375151</c:v>
                </c:pt>
                <c:pt idx="6">
                  <c:v>26.996681438374132</c:v>
                </c:pt>
                <c:pt idx="7">
                  <c:v>27.083831424220755</c:v>
                </c:pt>
                <c:pt idx="8">
                  <c:v>27.168206054755107</c:v>
                </c:pt>
                <c:pt idx="9">
                  <c:v>27.250751136610507</c:v>
                </c:pt>
                <c:pt idx="10">
                  <c:v>27.325525487593911</c:v>
                </c:pt>
                <c:pt idx="11">
                  <c:v>27.398601863845684</c:v>
                </c:pt>
                <c:pt idx="12">
                  <c:v>27.485005863738195</c:v>
                </c:pt>
                <c:pt idx="13">
                  <c:v>27.558525255339873</c:v>
                </c:pt>
                <c:pt idx="14">
                  <c:v>27.641963815815167</c:v>
                </c:pt>
                <c:pt idx="15">
                  <c:v>27.716607085307409</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53.174565345279525</c:v>
                </c:pt>
                <c:pt idx="1">
                  <c:v>52.643379270447888</c:v>
                </c:pt>
                <c:pt idx="2">
                  <c:v>53.247011656550178</c:v>
                </c:pt>
                <c:pt idx="3">
                  <c:v>53.632221785021905</c:v>
                </c:pt>
                <c:pt idx="4">
                  <c:v>53.136711131471102</c:v>
                </c:pt>
                <c:pt idx="5">
                  <c:v>53.121402311568289</c:v>
                </c:pt>
                <c:pt idx="6">
                  <c:v>53.465429108230786</c:v>
                </c:pt>
                <c:pt idx="7">
                  <c:v>53.436965028396969</c:v>
                </c:pt>
                <c:pt idx="8">
                  <c:v>53.416281853913397</c:v>
                </c:pt>
                <c:pt idx="9">
                  <c:v>53.395649139344293</c:v>
                </c:pt>
                <c:pt idx="10">
                  <c:v>53.371954467669312</c:v>
                </c:pt>
                <c:pt idx="11">
                  <c:v>53.342083981717622</c:v>
                </c:pt>
                <c:pt idx="12">
                  <c:v>53.316326320450926</c:v>
                </c:pt>
                <c:pt idx="13">
                  <c:v>53.291527294594623</c:v>
                </c:pt>
                <c:pt idx="14">
                  <c:v>53.258143968058171</c:v>
                </c:pt>
                <c:pt idx="15">
                  <c:v>53.232289260303908</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17.97</c:v>
                </c:pt>
                <c:pt idx="1">
                  <c:v>18.060000000000002</c:v>
                </c:pt>
                <c:pt idx="2">
                  <c:v>17.849999999999998</c:v>
                </c:pt>
                <c:pt idx="3">
                  <c:v>18.05</c:v>
                </c:pt>
                <c:pt idx="4">
                  <c:v>17.87</c:v>
                </c:pt>
                <c:pt idx="5">
                  <c:v>17.760000000000002</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82.03</c:v>
                </c:pt>
                <c:pt idx="1">
                  <c:v>81.94</c:v>
                </c:pt>
                <c:pt idx="2">
                  <c:v>82.15</c:v>
                </c:pt>
                <c:pt idx="3">
                  <c:v>81.95</c:v>
                </c:pt>
                <c:pt idx="4">
                  <c:v>82.13000000000001</c:v>
                </c:pt>
                <c:pt idx="5">
                  <c:v>82.240000000000009</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38A-49D0-B85E-FB0A11096D9E}"/>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38A-49D0-B85E-FB0A11096D9E}"/>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38A-49D0-B85E-FB0A11096D9E}"/>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38A-49D0-B85E-FB0A11096D9E}"/>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38A-49D0-B85E-FB0A11096D9E}"/>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38A-49D0-B85E-FB0A11096D9E}"/>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8A-49D0-B85E-FB0A11096D9E}"/>
                </c:ext>
              </c:extLst>
            </c:dLbl>
            <c:dLbl>
              <c:idx val="2"/>
              <c:layout>
                <c:manualLayout>
                  <c:x val="9.4757159779806283E-2"/>
                  <c:y val="-4.9246190642551931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8A-49D0-B85E-FB0A11096D9E}"/>
                </c:ext>
              </c:extLst>
            </c:dLbl>
            <c:dLbl>
              <c:idx val="3"/>
              <c:layout>
                <c:manualLayout>
                  <c:x val="2.3454037271889685E-2"/>
                  <c:y val="1.8030313990271718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8A-49D0-B85E-FB0A11096D9E}"/>
                </c:ext>
              </c:extLst>
            </c:dLbl>
            <c:dLbl>
              <c:idx val="4"/>
              <c:layout>
                <c:manualLayout>
                  <c:x val="1.6407993248631497E-2"/>
                  <c:y val="-8.9484669222533002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38A-49D0-B85E-FB0A11096D9E}"/>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Sheet1!$A$2:$A$7</c:f>
              <c:strCache>
                <c:ptCount val="6"/>
                <c:pt idx="0">
                  <c:v>AOC - Aliancys</c:v>
                </c:pt>
                <c:pt idx="1">
                  <c:v>Poliya</c:v>
                </c:pt>
                <c:pt idx="2">
                  <c:v>Sino Polymer</c:v>
                </c:pt>
                <c:pt idx="3">
                  <c:v>Hexion Inc.</c:v>
                </c:pt>
                <c:pt idx="4">
                  <c:v>Scott Bader Company Ltd.</c:v>
                </c:pt>
                <c:pt idx="5">
                  <c:v>Others</c:v>
                </c:pt>
              </c:strCache>
            </c:strRef>
          </c:cat>
          <c:val>
            <c:numRef>
              <c:f>Sheet1!$B$2:$B$7</c:f>
              <c:numCache>
                <c:formatCode>0.00</c:formatCode>
                <c:ptCount val="6"/>
                <c:pt idx="0">
                  <c:v>23.649191408244256</c:v>
                </c:pt>
                <c:pt idx="1">
                  <c:v>21.600495741107213</c:v>
                </c:pt>
                <c:pt idx="2">
                  <c:v>12.876376599724216</c:v>
                </c:pt>
                <c:pt idx="3">
                  <c:v>10.667812398667438</c:v>
                </c:pt>
                <c:pt idx="4">
                  <c:v>8.6336215689274489</c:v>
                </c:pt>
                <c:pt idx="5">
                  <c:v>22.786065743265581</c:v>
                </c:pt>
              </c:numCache>
            </c:numRef>
          </c:val>
          <c:extLst>
            <c:ext xmlns:c16="http://schemas.microsoft.com/office/drawing/2014/chart" uri="{C3380CC4-5D6E-409C-BE32-E72D297353CC}">
              <c16:uniqueId val="{00000012-B38A-49D0-B85E-FB0A11096D9E}"/>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0D8-4C4E-B880-CCBE84EE0DA4}"/>
              </c:ext>
            </c:extLst>
          </c:dPt>
          <c:dPt>
            <c:idx val="5"/>
            <c:invertIfNegative val="0"/>
            <c:bubble3D val="0"/>
            <c:extLst>
              <c:ext xmlns:c16="http://schemas.microsoft.com/office/drawing/2014/chart" uri="{C3380CC4-5D6E-409C-BE32-E72D297353CC}">
                <c16:uniqueId val="{00000001-80D8-4C4E-B880-CCBE84EE0DA4}"/>
              </c:ext>
            </c:extLst>
          </c:dPt>
          <c:dPt>
            <c:idx val="6"/>
            <c:invertIfNegative val="0"/>
            <c:bubble3D val="0"/>
            <c:extLst>
              <c:ext xmlns:c16="http://schemas.microsoft.com/office/drawing/2014/chart" uri="{C3380CC4-5D6E-409C-BE32-E72D297353CC}">
                <c16:uniqueId val="{00000002-80D8-4C4E-B880-CCBE84EE0DA4}"/>
              </c:ext>
            </c:extLst>
          </c:dPt>
          <c:dPt>
            <c:idx val="7"/>
            <c:invertIfNegative val="0"/>
            <c:bubble3D val="0"/>
            <c:extLst>
              <c:ext xmlns:c16="http://schemas.microsoft.com/office/drawing/2014/chart" uri="{C3380CC4-5D6E-409C-BE32-E72D297353CC}">
                <c16:uniqueId val="{00000003-80D8-4C4E-B880-CCBE84EE0DA4}"/>
              </c:ext>
            </c:extLst>
          </c:dPt>
          <c:dPt>
            <c:idx val="8"/>
            <c:invertIfNegative val="0"/>
            <c:bubble3D val="0"/>
            <c:extLst>
              <c:ext xmlns:c16="http://schemas.microsoft.com/office/drawing/2014/chart" uri="{C3380CC4-5D6E-409C-BE32-E72D297353CC}">
                <c16:uniqueId val="{00000004-80D8-4C4E-B880-CCBE84EE0DA4}"/>
              </c:ext>
            </c:extLst>
          </c:dPt>
          <c:dPt>
            <c:idx val="9"/>
            <c:invertIfNegative val="0"/>
            <c:bubble3D val="0"/>
            <c:extLst>
              <c:ext xmlns:c16="http://schemas.microsoft.com/office/drawing/2014/chart" uri="{C3380CC4-5D6E-409C-BE32-E72D297353CC}">
                <c16:uniqueId val="{00000005-80D8-4C4E-B880-CCBE84EE0DA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80D8-4C4E-B880-CCBE84EE0DA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80D8-4C4E-B880-CCBE84EE0DA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152.58687129411766</c:v>
                </c:pt>
                <c:pt idx="1">
                  <c:v>157.31316676705882</c:v>
                </c:pt>
                <c:pt idx="2">
                  <c:v>162.11042824</c:v>
                </c:pt>
                <c:pt idx="3">
                  <c:v>169.13854171294119</c:v>
                </c:pt>
                <c:pt idx="4">
                  <c:v>174.44394318588235</c:v>
                </c:pt>
                <c:pt idx="5">
                  <c:v>163.53389265882356</c:v>
                </c:pt>
                <c:pt idx="6">
                  <c:v>172.74085081551533</c:v>
                </c:pt>
                <c:pt idx="7">
                  <c:v>182.62162748216281</c:v>
                </c:pt>
                <c:pt idx="8">
                  <c:v>193.23194403887646</c:v>
                </c:pt>
                <c:pt idx="9">
                  <c:v>203.85970096101468</c:v>
                </c:pt>
                <c:pt idx="10">
                  <c:v>214.78658093252506</c:v>
                </c:pt>
                <c:pt idx="11">
                  <c:v>226.01991911529612</c:v>
                </c:pt>
                <c:pt idx="12">
                  <c:v>237.70514893355693</c:v>
                </c:pt>
                <c:pt idx="13">
                  <c:v>249.80434101427497</c:v>
                </c:pt>
                <c:pt idx="14">
                  <c:v>262.24459719678589</c:v>
                </c:pt>
                <c:pt idx="15">
                  <c:v>274.88478678167098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84.89</c:v>
                </c:pt>
                <c:pt idx="1">
                  <c:v>85.22</c:v>
                </c:pt>
                <c:pt idx="2">
                  <c:v>85.06</c:v>
                </c:pt>
                <c:pt idx="3">
                  <c:v>85.61999999999999</c:v>
                </c:pt>
                <c:pt idx="4">
                  <c:v>86.37</c:v>
                </c:pt>
                <c:pt idx="5">
                  <c:v>80.569999999999993</c:v>
                </c:pt>
                <c:pt idx="6">
                  <c:v>79.61</c:v>
                </c:pt>
                <c:pt idx="7">
                  <c:v>86.88</c:v>
                </c:pt>
                <c:pt idx="8">
                  <c:v>87.03</c:v>
                </c:pt>
                <c:pt idx="9">
                  <c:v>87.44</c:v>
                </c:pt>
                <c:pt idx="10">
                  <c:v>87.6</c:v>
                </c:pt>
                <c:pt idx="11">
                  <c:v>87.839999999999989</c:v>
                </c:pt>
                <c:pt idx="12">
                  <c:v>88.12</c:v>
                </c:pt>
                <c:pt idx="13">
                  <c:v>88.36</c:v>
                </c:pt>
                <c:pt idx="14">
                  <c:v>88.7</c:v>
                </c:pt>
                <c:pt idx="15">
                  <c:v>88.990000000000009</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14.17</c:v>
                </c:pt>
                <c:pt idx="1">
                  <c:v>14.09</c:v>
                </c:pt>
                <c:pt idx="2">
                  <c:v>14.02</c:v>
                </c:pt>
                <c:pt idx="3">
                  <c:v>13.950000000000001</c:v>
                </c:pt>
                <c:pt idx="4">
                  <c:v>13.88</c:v>
                </c:pt>
                <c:pt idx="5">
                  <c:v>13.819999999999999</c:v>
                </c:pt>
                <c:pt idx="6">
                  <c:v>13.74</c:v>
                </c:pt>
                <c:pt idx="7">
                  <c:v>13.59</c:v>
                </c:pt>
                <c:pt idx="8">
                  <c:v>13.459999999999999</c:v>
                </c:pt>
                <c:pt idx="9">
                  <c:v>13.320000000000002</c:v>
                </c:pt>
                <c:pt idx="10">
                  <c:v>13.18</c:v>
                </c:pt>
                <c:pt idx="11">
                  <c:v>13.03</c:v>
                </c:pt>
                <c:pt idx="12">
                  <c:v>12.889999999999999</c:v>
                </c:pt>
                <c:pt idx="13">
                  <c:v>12.75</c:v>
                </c:pt>
                <c:pt idx="14">
                  <c:v>12.6</c:v>
                </c:pt>
                <c:pt idx="15">
                  <c:v>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6.3100000000000005</c:v>
                </c:pt>
                <c:pt idx="1">
                  <c:v>6.3299999999999992</c:v>
                </c:pt>
                <c:pt idx="2">
                  <c:v>6.35</c:v>
                </c:pt>
                <c:pt idx="3">
                  <c:v>6.36</c:v>
                </c:pt>
                <c:pt idx="4">
                  <c:v>6.370000000000001</c:v>
                </c:pt>
                <c:pt idx="5">
                  <c:v>6.39</c:v>
                </c:pt>
                <c:pt idx="6">
                  <c:v>6.41</c:v>
                </c:pt>
                <c:pt idx="7">
                  <c:v>6.419999999999999</c:v>
                </c:pt>
                <c:pt idx="8">
                  <c:v>6.43</c:v>
                </c:pt>
                <c:pt idx="9">
                  <c:v>6.4399999999999995</c:v>
                </c:pt>
                <c:pt idx="10">
                  <c:v>6.45</c:v>
                </c:pt>
                <c:pt idx="11">
                  <c:v>6.4600000000000009</c:v>
                </c:pt>
                <c:pt idx="12">
                  <c:v>6.47</c:v>
                </c:pt>
                <c:pt idx="13">
                  <c:v>6.4799999999999995</c:v>
                </c:pt>
                <c:pt idx="14">
                  <c:v>6.49</c:v>
                </c:pt>
                <c:pt idx="15">
                  <c:v>6.5</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20.190000000000001</c:v>
                </c:pt>
                <c:pt idx="1">
                  <c:v>20.200000000000003</c:v>
                </c:pt>
                <c:pt idx="2">
                  <c:v>20.23</c:v>
                </c:pt>
                <c:pt idx="3">
                  <c:v>20.239999999999998</c:v>
                </c:pt>
                <c:pt idx="4">
                  <c:v>20.25</c:v>
                </c:pt>
                <c:pt idx="5">
                  <c:v>20.25</c:v>
                </c:pt>
                <c:pt idx="6">
                  <c:v>20.260000000000002</c:v>
                </c:pt>
                <c:pt idx="7">
                  <c:v>20.28</c:v>
                </c:pt>
                <c:pt idx="8">
                  <c:v>20.29</c:v>
                </c:pt>
                <c:pt idx="9">
                  <c:v>20.3</c:v>
                </c:pt>
                <c:pt idx="10">
                  <c:v>20.309999999999999</c:v>
                </c:pt>
                <c:pt idx="11">
                  <c:v>20.330000000000002</c:v>
                </c:pt>
                <c:pt idx="12">
                  <c:v>20.34</c:v>
                </c:pt>
                <c:pt idx="13">
                  <c:v>20.349999999999998</c:v>
                </c:pt>
                <c:pt idx="14">
                  <c:v>20.369999999999997</c:v>
                </c:pt>
                <c:pt idx="15">
                  <c:v>20.380000000000003</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59.319999999999993</c:v>
                </c:pt>
                <c:pt idx="1">
                  <c:v>59.37</c:v>
                </c:pt>
                <c:pt idx="2">
                  <c:v>59.41</c:v>
                </c:pt>
                <c:pt idx="3">
                  <c:v>59.45</c:v>
                </c:pt>
                <c:pt idx="4">
                  <c:v>59.5</c:v>
                </c:pt>
                <c:pt idx="5">
                  <c:v>59.540000000000006</c:v>
                </c:pt>
                <c:pt idx="6">
                  <c:v>59.589999999999996</c:v>
                </c:pt>
                <c:pt idx="7">
                  <c:v>59.709999999999994</c:v>
                </c:pt>
                <c:pt idx="8">
                  <c:v>59.830000000000005</c:v>
                </c:pt>
                <c:pt idx="9">
                  <c:v>59.940000000000005</c:v>
                </c:pt>
                <c:pt idx="10">
                  <c:v>60.06</c:v>
                </c:pt>
                <c:pt idx="11">
                  <c:v>60.18</c:v>
                </c:pt>
                <c:pt idx="12">
                  <c:v>60.3</c:v>
                </c:pt>
                <c:pt idx="13">
                  <c:v>60.419999999999995</c:v>
                </c:pt>
                <c:pt idx="14">
                  <c:v>60.540000000000006</c:v>
                </c:pt>
                <c:pt idx="15">
                  <c:v>60.660000000000004</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16316592501409"/>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14.540000000000001</c:v>
                </c:pt>
                <c:pt idx="1">
                  <c:v>14.96</c:v>
                </c:pt>
                <c:pt idx="2">
                  <c:v>15.75</c:v>
                </c:pt>
                <c:pt idx="3">
                  <c:v>14.93</c:v>
                </c:pt>
                <c:pt idx="4">
                  <c:v>14.69</c:v>
                </c:pt>
                <c:pt idx="5">
                  <c:v>14.6</c:v>
                </c:pt>
                <c:pt idx="6">
                  <c:v>14.49</c:v>
                </c:pt>
                <c:pt idx="7">
                  <c:v>14.39</c:v>
                </c:pt>
                <c:pt idx="8">
                  <c:v>14.299999999999999</c:v>
                </c:pt>
                <c:pt idx="9">
                  <c:v>14.2</c:v>
                </c:pt>
                <c:pt idx="10">
                  <c:v>14.05</c:v>
                </c:pt>
                <c:pt idx="11">
                  <c:v>13.94</c:v>
                </c:pt>
                <c:pt idx="12">
                  <c:v>13.819999999999999</c:v>
                </c:pt>
                <c:pt idx="13">
                  <c:v>13.71</c:v>
                </c:pt>
                <c:pt idx="14">
                  <c:v>13.600000000000001</c:v>
                </c:pt>
                <c:pt idx="15">
                  <c:v>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c:v>
                </c:pt>
                <c:pt idx="1">
                  <c:v>9.6100000000000012</c:v>
                </c:pt>
                <c:pt idx="2">
                  <c:v>9.08</c:v>
                </c:pt>
                <c:pt idx="3">
                  <c:v>9.2200000000000006</c:v>
                </c:pt>
                <c:pt idx="4">
                  <c:v>9.11</c:v>
                </c:pt>
                <c:pt idx="5">
                  <c:v>9.08</c:v>
                </c:pt>
                <c:pt idx="6">
                  <c:v>9.0499999999999989</c:v>
                </c:pt>
                <c:pt idx="7">
                  <c:v>9.02</c:v>
                </c:pt>
                <c:pt idx="8">
                  <c:v>8.99</c:v>
                </c:pt>
                <c:pt idx="9">
                  <c:v>8.9599999999999991</c:v>
                </c:pt>
                <c:pt idx="10">
                  <c:v>8.91</c:v>
                </c:pt>
                <c:pt idx="11">
                  <c:v>8.870000000000001</c:v>
                </c:pt>
                <c:pt idx="12">
                  <c:v>8.83</c:v>
                </c:pt>
                <c:pt idx="13">
                  <c:v>8.7800000000000011</c:v>
                </c:pt>
                <c:pt idx="14">
                  <c:v>8.75</c:v>
                </c:pt>
                <c:pt idx="15">
                  <c:v>8.7099999999999991</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25.05</c:v>
                </c:pt>
                <c:pt idx="1">
                  <c:v>25.34</c:v>
                </c:pt>
                <c:pt idx="2">
                  <c:v>25.28</c:v>
                </c:pt>
                <c:pt idx="3">
                  <c:v>25.650000000000002</c:v>
                </c:pt>
                <c:pt idx="4">
                  <c:v>25.740000000000002</c:v>
                </c:pt>
                <c:pt idx="5">
                  <c:v>25.8</c:v>
                </c:pt>
                <c:pt idx="6">
                  <c:v>25.86</c:v>
                </c:pt>
                <c:pt idx="7">
                  <c:v>25.919999999999998</c:v>
                </c:pt>
                <c:pt idx="8">
                  <c:v>25.979999999999997</c:v>
                </c:pt>
                <c:pt idx="9">
                  <c:v>26.040000000000003</c:v>
                </c:pt>
                <c:pt idx="10">
                  <c:v>26.11</c:v>
                </c:pt>
                <c:pt idx="11">
                  <c:v>26.179999999999996</c:v>
                </c:pt>
                <c:pt idx="12">
                  <c:v>26.25</c:v>
                </c:pt>
                <c:pt idx="13">
                  <c:v>26.31</c:v>
                </c:pt>
                <c:pt idx="14">
                  <c:v>26.38</c:v>
                </c:pt>
                <c:pt idx="15">
                  <c:v>26.450000000000003</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50.73</c:v>
                </c:pt>
                <c:pt idx="1">
                  <c:v>50.09</c:v>
                </c:pt>
                <c:pt idx="2">
                  <c:v>49.89</c:v>
                </c:pt>
                <c:pt idx="3">
                  <c:v>50.19</c:v>
                </c:pt>
                <c:pt idx="4">
                  <c:v>50.460000000000008</c:v>
                </c:pt>
                <c:pt idx="5">
                  <c:v>50.529999999999994</c:v>
                </c:pt>
                <c:pt idx="6">
                  <c:v>50.6</c:v>
                </c:pt>
                <c:pt idx="7">
                  <c:v>50.660000000000004</c:v>
                </c:pt>
                <c:pt idx="8">
                  <c:v>50.73</c:v>
                </c:pt>
                <c:pt idx="9">
                  <c:v>50.8</c:v>
                </c:pt>
                <c:pt idx="10">
                  <c:v>50.92</c:v>
                </c:pt>
                <c:pt idx="11">
                  <c:v>51.01</c:v>
                </c:pt>
                <c:pt idx="12">
                  <c:v>51.1</c:v>
                </c:pt>
                <c:pt idx="13">
                  <c:v>51.190000000000005</c:v>
                </c:pt>
                <c:pt idx="14">
                  <c:v>51.27</c:v>
                </c:pt>
                <c:pt idx="15">
                  <c:v>51.359999999999992</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20.169999999999998</c:v>
                </c:pt>
                <c:pt idx="1">
                  <c:v>20.49</c:v>
                </c:pt>
                <c:pt idx="2">
                  <c:v>20.150000000000002</c:v>
                </c:pt>
                <c:pt idx="3">
                  <c:v>20.43</c:v>
                </c:pt>
                <c:pt idx="4">
                  <c:v>19.96</c:v>
                </c:pt>
                <c:pt idx="5">
                  <c:v>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79.83</c:v>
                </c:pt>
                <c:pt idx="1">
                  <c:v>79.510000000000005</c:v>
                </c:pt>
                <c:pt idx="2">
                  <c:v>79.849999999999994</c:v>
                </c:pt>
                <c:pt idx="3">
                  <c:v>79.569999999999993</c:v>
                </c:pt>
                <c:pt idx="4">
                  <c:v>80.040000000000006</c:v>
                </c:pt>
                <c:pt idx="5">
                  <c:v>79.790000000000006</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FDC-4EEB-A460-4CEC9811A070}"/>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FDC-4EEB-A460-4CEC9811A070}"/>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FDC-4EEB-A460-4CEC9811A070}"/>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FDC-4EEB-A460-4CEC9811A070}"/>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FDC-4EEB-A460-4CEC9811A070}"/>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C-4EEB-A460-4CEC9811A070}"/>
                </c:ext>
              </c:extLst>
            </c:dLbl>
            <c:dLbl>
              <c:idx val="2"/>
              <c:layout>
                <c:manualLayout>
                  <c:x val="1.0194721235066855E-2"/>
                  <c:y val="1.274064210481023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C-4EEB-A460-4CEC9811A070}"/>
                </c:ext>
              </c:extLst>
            </c:dLbl>
            <c:dLbl>
              <c:idx val="3"/>
              <c:layout>
                <c:manualLayout>
                  <c:x val="-8.0110561401064168E-3"/>
                  <c:y val="-1.735227445145726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C-4EEB-A460-4CEC9811A070}"/>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Sheet1!$A$2:$A$6</c:f>
              <c:strCache>
                <c:ptCount val="5"/>
                <c:pt idx="0">
                  <c:v>AOC, LLC</c:v>
                </c:pt>
                <c:pt idx="1">
                  <c:v>Polynt-Reichhold</c:v>
                </c:pt>
                <c:pt idx="2">
                  <c:v>INEOS Composites</c:v>
                </c:pt>
                <c:pt idx="3">
                  <c:v>Interplastic Corporation</c:v>
                </c:pt>
                <c:pt idx="4">
                  <c:v>Others</c:v>
                </c:pt>
              </c:strCache>
            </c:strRef>
          </c:cat>
          <c:val>
            <c:numRef>
              <c:f>Sheet1!$B$2:$B$6</c:f>
              <c:numCache>
                <c:formatCode>0.00</c:formatCode>
                <c:ptCount val="5"/>
                <c:pt idx="0">
                  <c:v>29.450628990088685</c:v>
                </c:pt>
                <c:pt idx="1">
                  <c:v>17.262525548080525</c:v>
                </c:pt>
                <c:pt idx="2">
                  <c:v>14.253925972783538</c:v>
                </c:pt>
                <c:pt idx="3">
                  <c:v>7.0702897191606411</c:v>
                </c:pt>
                <c:pt idx="4">
                  <c:v>31.962629769886618</c:v>
                </c:pt>
              </c:numCache>
            </c:numRef>
          </c:val>
          <c:extLst>
            <c:ext xmlns:c16="http://schemas.microsoft.com/office/drawing/2014/chart" uri="{C3380CC4-5D6E-409C-BE32-E72D297353CC}">
              <c16:uniqueId val="{00000012-AFDC-4EEB-A460-4CEC9811A070}"/>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CCB4-4508-A11D-218CFB96212A}"/>
              </c:ext>
            </c:extLst>
          </c:dPt>
          <c:dPt>
            <c:idx val="5"/>
            <c:invertIfNegative val="0"/>
            <c:bubble3D val="0"/>
            <c:extLst>
              <c:ext xmlns:c16="http://schemas.microsoft.com/office/drawing/2014/chart" uri="{C3380CC4-5D6E-409C-BE32-E72D297353CC}">
                <c16:uniqueId val="{00000001-CCB4-4508-A11D-218CFB96212A}"/>
              </c:ext>
            </c:extLst>
          </c:dPt>
          <c:dPt>
            <c:idx val="6"/>
            <c:invertIfNegative val="0"/>
            <c:bubble3D val="0"/>
            <c:extLst>
              <c:ext xmlns:c16="http://schemas.microsoft.com/office/drawing/2014/chart" uri="{C3380CC4-5D6E-409C-BE32-E72D297353CC}">
                <c16:uniqueId val="{00000002-CCB4-4508-A11D-218CFB96212A}"/>
              </c:ext>
            </c:extLst>
          </c:dPt>
          <c:dPt>
            <c:idx val="7"/>
            <c:invertIfNegative val="0"/>
            <c:bubble3D val="0"/>
            <c:extLst>
              <c:ext xmlns:c16="http://schemas.microsoft.com/office/drawing/2014/chart" uri="{C3380CC4-5D6E-409C-BE32-E72D297353CC}">
                <c16:uniqueId val="{00000003-CCB4-4508-A11D-218CFB96212A}"/>
              </c:ext>
            </c:extLst>
          </c:dPt>
          <c:dPt>
            <c:idx val="8"/>
            <c:invertIfNegative val="0"/>
            <c:bubble3D val="0"/>
            <c:extLst>
              <c:ext xmlns:c16="http://schemas.microsoft.com/office/drawing/2014/chart" uri="{C3380CC4-5D6E-409C-BE32-E72D297353CC}">
                <c16:uniqueId val="{00000004-CCB4-4508-A11D-218CFB96212A}"/>
              </c:ext>
            </c:extLst>
          </c:dPt>
          <c:dPt>
            <c:idx val="9"/>
            <c:invertIfNegative val="0"/>
            <c:bubble3D val="0"/>
            <c:extLst>
              <c:ext xmlns:c16="http://schemas.microsoft.com/office/drawing/2014/chart" uri="{C3380CC4-5D6E-409C-BE32-E72D297353CC}">
                <c16:uniqueId val="{00000005-CCB4-4508-A11D-218CFB96212A}"/>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CCB4-4508-A11D-218CFB96212A}"/>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CCB4-4508-A11D-218CFB96212A}"/>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19.61459</c:v>
                </c:pt>
                <c:pt idx="1">
                  <c:v>20.464290000000002</c:v>
                </c:pt>
                <c:pt idx="2">
                  <c:v>20.904879999999999</c:v>
                </c:pt>
                <c:pt idx="3">
                  <c:v>21.666540000000001</c:v>
                </c:pt>
                <c:pt idx="4">
                  <c:v>22.463001999999996</c:v>
                </c:pt>
                <c:pt idx="5">
                  <c:v>20.282086</c:v>
                </c:pt>
                <c:pt idx="6">
                  <c:v>20.9371973778</c:v>
                </c:pt>
                <c:pt idx="7">
                  <c:v>21.914964495343259</c:v>
                </c:pt>
                <c:pt idx="8">
                  <c:v>22.907712386982308</c:v>
                </c:pt>
                <c:pt idx="9">
                  <c:v>23.931687130680416</c:v>
                </c:pt>
                <c:pt idx="10">
                  <c:v>24.96553601472581</c:v>
                </c:pt>
                <c:pt idx="11">
                  <c:v>26.034060956156075</c:v>
                </c:pt>
                <c:pt idx="12">
                  <c:v>27.130094922410247</c:v>
                </c:pt>
                <c:pt idx="13">
                  <c:v>28.258706871182515</c:v>
                </c:pt>
                <c:pt idx="14">
                  <c:v>29.425791464962352</c:v>
                </c:pt>
                <c:pt idx="15">
                  <c:v>30.617536019293325</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ysClr val="windowText" lastClr="000000"/>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703312530004802"/>
          <c:y val="0.15440837793467418"/>
          <c:w val="0.42912133672931341"/>
          <c:h val="0.67741797908464818"/>
        </c:manualLayout>
      </c:layout>
      <c:doughnutChart>
        <c:varyColors val="1"/>
        <c:ser>
          <c:idx val="0"/>
          <c:order val="0"/>
          <c:tx>
            <c:strRef>
              <c:f>Sheet1!$B$1</c:f>
              <c:strCache>
                <c:ptCount val="1"/>
                <c:pt idx="0">
                  <c:v>2020</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0A78-4288-9DFB-4218A14AB85B}"/>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0A78-4288-9DFB-4218A14AB85B}"/>
              </c:ext>
            </c:extLst>
          </c:dPt>
          <c:dPt>
            <c:idx val="2"/>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0A78-4288-9DFB-4218A14AB85B}"/>
              </c:ext>
            </c:extLst>
          </c:dPt>
          <c:dPt>
            <c:idx val="3"/>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0A78-4288-9DFB-4218A14AB85B}"/>
              </c:ext>
            </c:extLst>
          </c:dPt>
          <c:dPt>
            <c:idx val="4"/>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0A78-4288-9DFB-4218A14AB85B}"/>
              </c:ext>
            </c:extLst>
          </c:dPt>
          <c:dPt>
            <c:idx val="5"/>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0A78-4288-9DFB-4218A14AB85B}"/>
              </c:ext>
            </c:extLst>
          </c:dPt>
          <c:dPt>
            <c:idx val="6"/>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0A78-4288-9DFB-4218A14AB85B}"/>
              </c:ext>
            </c:extLst>
          </c:dPt>
          <c:dPt>
            <c:idx val="7"/>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0A78-4288-9DFB-4218A14AB85B}"/>
              </c:ext>
            </c:extLst>
          </c:dPt>
          <c:dPt>
            <c:idx val="8"/>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0A78-4288-9DFB-4218A14AB85B}"/>
              </c:ext>
            </c:extLst>
          </c:dPt>
          <c:dPt>
            <c:idx val="9"/>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0A78-4288-9DFB-4218A14AB85B}"/>
              </c:ext>
            </c:extLst>
          </c:dPt>
          <c:dLbls>
            <c:dLbl>
              <c:idx val="0"/>
              <c:layout>
                <c:manualLayout>
                  <c:x val="0.23652233036741452"/>
                  <c:y val="-6.4909328362110261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78-4288-9DFB-4218A14AB85B}"/>
                </c:ext>
              </c:extLst>
            </c:dLbl>
            <c:dLbl>
              <c:idx val="1"/>
              <c:layout>
                <c:manualLayout>
                  <c:x val="-9.0597836210975308E-2"/>
                  <c:y val="0.3034121246751499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A78-4288-9DFB-4218A14AB85B}"/>
                </c:ext>
              </c:extLst>
            </c:dLbl>
            <c:dLbl>
              <c:idx val="2"/>
              <c:layout>
                <c:manualLayout>
                  <c:x val="-0.22197984973606991"/>
                  <c:y val="-5.0411594187087329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A78-4288-9DFB-4218A14AB85B}"/>
                </c:ext>
              </c:extLst>
            </c:dLbl>
            <c:dLbl>
              <c:idx val="3"/>
              <c:layout>
                <c:manualLayout>
                  <c:x val="-0.14665134869048529"/>
                  <c:y val="-0.1866242912620388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A78-4288-9DFB-4218A14AB85B}"/>
                </c:ext>
              </c:extLst>
            </c:dLbl>
            <c:dLbl>
              <c:idx val="4"/>
              <c:layout>
                <c:manualLayout>
                  <c:x val="-0.21966689289303737"/>
                  <c:y val="-0.137150217564892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78-4288-9DFB-4218A14AB85B}"/>
                </c:ext>
              </c:extLst>
            </c:dLbl>
            <c:dLbl>
              <c:idx val="5"/>
              <c:layout>
                <c:manualLayout>
                  <c:x val="-0.22239465268344788"/>
                  <c:y val="-0.1782863634834799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A78-4288-9DFB-4218A14AB85B}"/>
                </c:ext>
              </c:extLst>
            </c:dLbl>
            <c:dLbl>
              <c:idx val="6"/>
              <c:layout>
                <c:manualLayout>
                  <c:x val="-0.21429119289444093"/>
                  <c:y val="-0.1670594419924534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A78-4288-9DFB-4218A14AB85B}"/>
                </c:ext>
              </c:extLst>
            </c:dLbl>
            <c:dLbl>
              <c:idx val="7"/>
              <c:layout>
                <c:manualLayout>
                  <c:x val="-0.17285263703058679"/>
                  <c:y val="-0.19934001786361616"/>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A78-4288-9DFB-4218A14AB85B}"/>
                </c:ext>
              </c:extLst>
            </c:dLbl>
            <c:dLbl>
              <c:idx val="8"/>
              <c:layout>
                <c:manualLayout>
                  <c:x val="-1.8349430282415292E-2"/>
                  <c:y val="-0.176687108921966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A78-4288-9DFB-4218A14AB85B}"/>
                </c:ext>
              </c:extLst>
            </c:dLbl>
            <c:dLbl>
              <c:idx val="9"/>
              <c:layout>
                <c:manualLayout>
                  <c:x val="0.14885388011779266"/>
                  <c:y val="-0.176333324613297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A78-4288-9DFB-4218A14AB85B}"/>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Hydro / Marine</c:v>
                </c:pt>
                <c:pt idx="1">
                  <c:v>Wind</c:v>
                </c:pt>
                <c:pt idx="2">
                  <c:v>Bioenergy</c:v>
                </c:pt>
                <c:pt idx="3">
                  <c:v>Solar</c:v>
                </c:pt>
              </c:strCache>
            </c:strRef>
          </c:cat>
          <c:val>
            <c:numRef>
              <c:f>Sheet1!$B$2:$B$5</c:f>
              <c:numCache>
                <c:formatCode>0.00</c:formatCode>
                <c:ptCount val="4"/>
                <c:pt idx="0">
                  <c:v>72.86</c:v>
                </c:pt>
                <c:pt idx="1">
                  <c:v>11.459999999999999</c:v>
                </c:pt>
                <c:pt idx="2">
                  <c:v>10.43</c:v>
                </c:pt>
                <c:pt idx="3">
                  <c:v>5.25</c:v>
                </c:pt>
              </c:numCache>
            </c:numRef>
          </c:val>
          <c:extLst>
            <c:ext xmlns:c16="http://schemas.microsoft.com/office/drawing/2014/chart" uri="{C3380CC4-5D6E-409C-BE32-E72D297353CC}">
              <c16:uniqueId val="{00000014-0A78-4288-9DFB-4218A14AB85B}"/>
            </c:ext>
          </c:extLst>
        </c:ser>
        <c:dLbls>
          <c:showLegendKey val="0"/>
          <c:showVal val="0"/>
          <c:showCatName val="1"/>
          <c:showSerName val="0"/>
          <c:showPercent val="0"/>
          <c:showBubbleSize val="0"/>
          <c:showLeaderLines val="1"/>
        </c:dLbls>
        <c:firstSliceAng val="0"/>
        <c:holeSize val="5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80.23</c:v>
                </c:pt>
                <c:pt idx="1">
                  <c:v>84.05</c:v>
                </c:pt>
                <c:pt idx="2">
                  <c:v>85.28</c:v>
                </c:pt>
                <c:pt idx="3">
                  <c:v>83.289999999999992</c:v>
                </c:pt>
                <c:pt idx="4">
                  <c:v>84.52</c:v>
                </c:pt>
                <c:pt idx="5">
                  <c:v>74.69</c:v>
                </c:pt>
                <c:pt idx="6">
                  <c:v>79.290000000000006</c:v>
                </c:pt>
                <c:pt idx="7">
                  <c:v>80.72</c:v>
                </c:pt>
                <c:pt idx="8">
                  <c:v>80.89</c:v>
                </c:pt>
                <c:pt idx="9">
                  <c:v>81.99</c:v>
                </c:pt>
                <c:pt idx="10">
                  <c:v>82</c:v>
                </c:pt>
                <c:pt idx="11">
                  <c:v>83.03</c:v>
                </c:pt>
                <c:pt idx="12">
                  <c:v>83.91</c:v>
                </c:pt>
                <c:pt idx="13">
                  <c:v>86.61</c:v>
                </c:pt>
                <c:pt idx="14">
                  <c:v>87.26</c:v>
                </c:pt>
                <c:pt idx="15">
                  <c:v>89.95</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14.879999999999999</c:v>
                </c:pt>
                <c:pt idx="1">
                  <c:v>14.89</c:v>
                </c:pt>
                <c:pt idx="2">
                  <c:v>14.879999999999999</c:v>
                </c:pt>
                <c:pt idx="3">
                  <c:v>15.040000000000001</c:v>
                </c:pt>
                <c:pt idx="4">
                  <c:v>15.06</c:v>
                </c:pt>
                <c:pt idx="5">
                  <c:v>15.049999999999999</c:v>
                </c:pt>
                <c:pt idx="6">
                  <c:v>15.06</c:v>
                </c:pt>
                <c:pt idx="7">
                  <c:v>15.040000000000001</c:v>
                </c:pt>
                <c:pt idx="8">
                  <c:v>15.02</c:v>
                </c:pt>
                <c:pt idx="9">
                  <c:v>14.99</c:v>
                </c:pt>
                <c:pt idx="10">
                  <c:v>14.97</c:v>
                </c:pt>
                <c:pt idx="11">
                  <c:v>14.940000000000001</c:v>
                </c:pt>
                <c:pt idx="12">
                  <c:v>14.92</c:v>
                </c:pt>
                <c:pt idx="13">
                  <c:v>14.89</c:v>
                </c:pt>
                <c:pt idx="14">
                  <c:v>14.860000000000001</c:v>
                </c:pt>
                <c:pt idx="15">
                  <c:v>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c:v>
                </c:pt>
                <c:pt idx="1">
                  <c:v>7.22</c:v>
                </c:pt>
                <c:pt idx="2">
                  <c:v>7.23</c:v>
                </c:pt>
                <c:pt idx="3">
                  <c:v>7.1499999999999995</c:v>
                </c:pt>
                <c:pt idx="4">
                  <c:v>7.1400000000000006</c:v>
                </c:pt>
                <c:pt idx="5">
                  <c:v>7.1499999999999995</c:v>
                </c:pt>
                <c:pt idx="6">
                  <c:v>7.1499999999999995</c:v>
                </c:pt>
                <c:pt idx="7">
                  <c:v>7.1499999999999995</c:v>
                </c:pt>
                <c:pt idx="8">
                  <c:v>7.1400000000000006</c:v>
                </c:pt>
                <c:pt idx="9">
                  <c:v>7.1400000000000006</c:v>
                </c:pt>
                <c:pt idx="10">
                  <c:v>7.1400000000000006</c:v>
                </c:pt>
                <c:pt idx="11">
                  <c:v>7.1400000000000006</c:v>
                </c:pt>
                <c:pt idx="12">
                  <c:v>7.13</c:v>
                </c:pt>
                <c:pt idx="13">
                  <c:v>7.13</c:v>
                </c:pt>
                <c:pt idx="14">
                  <c:v>7.13</c:v>
                </c:pt>
                <c:pt idx="15">
                  <c:v>7.1400000000000006</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16.850000000000001</c:v>
                </c:pt>
                <c:pt idx="1">
                  <c:v>16.84</c:v>
                </c:pt>
                <c:pt idx="2">
                  <c:v>16.82</c:v>
                </c:pt>
                <c:pt idx="3">
                  <c:v>17.07</c:v>
                </c:pt>
                <c:pt idx="4">
                  <c:v>17.07</c:v>
                </c:pt>
                <c:pt idx="5">
                  <c:v>17.07</c:v>
                </c:pt>
                <c:pt idx="6">
                  <c:v>17.07</c:v>
                </c:pt>
                <c:pt idx="7">
                  <c:v>17.05</c:v>
                </c:pt>
                <c:pt idx="8">
                  <c:v>17.03</c:v>
                </c:pt>
                <c:pt idx="9">
                  <c:v>17.02</c:v>
                </c:pt>
                <c:pt idx="10">
                  <c:v>17</c:v>
                </c:pt>
                <c:pt idx="11">
                  <c:v>16.98</c:v>
                </c:pt>
                <c:pt idx="12">
                  <c:v>16.97</c:v>
                </c:pt>
                <c:pt idx="13">
                  <c:v>16.950000000000003</c:v>
                </c:pt>
                <c:pt idx="14">
                  <c:v>16.93</c:v>
                </c:pt>
                <c:pt idx="15">
                  <c:v>16.919999999999998</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61.050000000000004</c:v>
                </c:pt>
                <c:pt idx="1">
                  <c:v>61.050000000000004</c:v>
                </c:pt>
                <c:pt idx="2">
                  <c:v>61.07</c:v>
                </c:pt>
                <c:pt idx="3">
                  <c:v>60.74</c:v>
                </c:pt>
                <c:pt idx="4">
                  <c:v>60.73</c:v>
                </c:pt>
                <c:pt idx="5">
                  <c:v>60.73</c:v>
                </c:pt>
                <c:pt idx="6">
                  <c:v>60.72</c:v>
                </c:pt>
                <c:pt idx="7">
                  <c:v>60.760000000000005</c:v>
                </c:pt>
                <c:pt idx="8">
                  <c:v>60.809999999999995</c:v>
                </c:pt>
                <c:pt idx="9">
                  <c:v>60.85</c:v>
                </c:pt>
                <c:pt idx="10">
                  <c:v>60.89</c:v>
                </c:pt>
                <c:pt idx="11">
                  <c:v>60.940000000000005</c:v>
                </c:pt>
                <c:pt idx="12">
                  <c:v>60.980000000000004</c:v>
                </c:pt>
                <c:pt idx="13">
                  <c:v>61.019999999999996</c:v>
                </c:pt>
                <c:pt idx="14">
                  <c:v>61.07</c:v>
                </c:pt>
                <c:pt idx="15">
                  <c:v>61.11</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16.25</c:v>
                </c:pt>
                <c:pt idx="1">
                  <c:v>16.5</c:v>
                </c:pt>
                <c:pt idx="2">
                  <c:v>15.86</c:v>
                </c:pt>
                <c:pt idx="3">
                  <c:v>16.079999999999998</c:v>
                </c:pt>
                <c:pt idx="4">
                  <c:v>15.989999999999998</c:v>
                </c:pt>
                <c:pt idx="5">
                  <c:v>15.590000000000002</c:v>
                </c:pt>
                <c:pt idx="6">
                  <c:v>15.39</c:v>
                </c:pt>
                <c:pt idx="7">
                  <c:v>15.2</c:v>
                </c:pt>
                <c:pt idx="8">
                  <c:v>15.040000000000001</c:v>
                </c:pt>
                <c:pt idx="9">
                  <c:v>14.91</c:v>
                </c:pt>
                <c:pt idx="10">
                  <c:v>14.719999999999999</c:v>
                </c:pt>
                <c:pt idx="11">
                  <c:v>14.56</c:v>
                </c:pt>
                <c:pt idx="12">
                  <c:v>14.38</c:v>
                </c:pt>
                <c:pt idx="13">
                  <c:v>14.24</c:v>
                </c:pt>
                <c:pt idx="14">
                  <c:v>14.06</c:v>
                </c:pt>
                <c:pt idx="15">
                  <c:v>13.889999999999999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9.2299999999999986</c:v>
                </c:pt>
                <c:pt idx="1">
                  <c:v>9.0300000000000011</c:v>
                </c:pt>
                <c:pt idx="2">
                  <c:v>9.36</c:v>
                </c:pt>
                <c:pt idx="3">
                  <c:v>9.0300000000000011</c:v>
                </c:pt>
                <c:pt idx="4">
                  <c:v>9.2100000000000009</c:v>
                </c:pt>
                <c:pt idx="5">
                  <c:v>9.16</c:v>
                </c:pt>
                <c:pt idx="6">
                  <c:v>9.1999999999999993</c:v>
                </c:pt>
                <c:pt idx="7">
                  <c:v>9.19</c:v>
                </c:pt>
                <c:pt idx="8">
                  <c:v>9.1800000000000015</c:v>
                </c:pt>
                <c:pt idx="9">
                  <c:v>9.1399999999999988</c:v>
                </c:pt>
                <c:pt idx="10">
                  <c:v>9.17</c:v>
                </c:pt>
                <c:pt idx="11">
                  <c:v>9.1399999999999988</c:v>
                </c:pt>
                <c:pt idx="12">
                  <c:v>9.1300000000000008</c:v>
                </c:pt>
                <c:pt idx="13">
                  <c:v>9.15</c:v>
                </c:pt>
                <c:pt idx="14">
                  <c:v>9.11</c:v>
                </c:pt>
                <c:pt idx="15">
                  <c:v>9.09</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24.88</c:v>
                </c:pt>
                <c:pt idx="1">
                  <c:v>24.779999999999998</c:v>
                </c:pt>
                <c:pt idx="2">
                  <c:v>24.64</c:v>
                </c:pt>
                <c:pt idx="3">
                  <c:v>25.05</c:v>
                </c:pt>
                <c:pt idx="4">
                  <c:v>25.09</c:v>
                </c:pt>
                <c:pt idx="5">
                  <c:v>25.34</c:v>
                </c:pt>
                <c:pt idx="6">
                  <c:v>25.290000000000003</c:v>
                </c:pt>
                <c:pt idx="7">
                  <c:v>25.430000000000003</c:v>
                </c:pt>
                <c:pt idx="8">
                  <c:v>25.46</c:v>
                </c:pt>
                <c:pt idx="9">
                  <c:v>25.629999999999995</c:v>
                </c:pt>
                <c:pt idx="10">
                  <c:v>25.72</c:v>
                </c:pt>
                <c:pt idx="11">
                  <c:v>25.85</c:v>
                </c:pt>
                <c:pt idx="12">
                  <c:v>25.91</c:v>
                </c:pt>
                <c:pt idx="13">
                  <c:v>26.029999999999998</c:v>
                </c:pt>
                <c:pt idx="14">
                  <c:v>26.13</c:v>
                </c:pt>
                <c:pt idx="15">
                  <c:v>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49.7</c:v>
                </c:pt>
                <c:pt idx="1">
                  <c:v>49.74</c:v>
                </c:pt>
                <c:pt idx="2">
                  <c:v>50.09</c:v>
                </c:pt>
                <c:pt idx="3">
                  <c:v>49.79</c:v>
                </c:pt>
                <c:pt idx="4">
                  <c:v>49.71</c:v>
                </c:pt>
                <c:pt idx="5">
                  <c:v>49.91</c:v>
                </c:pt>
                <c:pt idx="6">
                  <c:v>50.06</c:v>
                </c:pt>
                <c:pt idx="7">
                  <c:v>50.17</c:v>
                </c:pt>
                <c:pt idx="8">
                  <c:v>50.249999999999993</c:v>
                </c:pt>
                <c:pt idx="9">
                  <c:v>50.33</c:v>
                </c:pt>
                <c:pt idx="10">
                  <c:v>50.39</c:v>
                </c:pt>
                <c:pt idx="11">
                  <c:v>50.449999999999996</c:v>
                </c:pt>
                <c:pt idx="12">
                  <c:v>50.529999999999994</c:v>
                </c:pt>
                <c:pt idx="13">
                  <c:v>50.62</c:v>
                </c:pt>
                <c:pt idx="14">
                  <c:v>50.71</c:v>
                </c:pt>
                <c:pt idx="15">
                  <c:v>50.72</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8436-4712-A122-5386A0404A84}"/>
              </c:ext>
            </c:extLst>
          </c:dPt>
          <c:dPt>
            <c:idx val="5"/>
            <c:invertIfNegative val="0"/>
            <c:bubble3D val="0"/>
            <c:extLst>
              <c:ext xmlns:c16="http://schemas.microsoft.com/office/drawing/2014/chart" uri="{C3380CC4-5D6E-409C-BE32-E72D297353CC}">
                <c16:uniqueId val="{00000001-8436-4712-A122-5386A0404A84}"/>
              </c:ext>
            </c:extLst>
          </c:dPt>
          <c:dPt>
            <c:idx val="6"/>
            <c:invertIfNegative val="0"/>
            <c:bubble3D val="0"/>
            <c:extLst>
              <c:ext xmlns:c16="http://schemas.microsoft.com/office/drawing/2014/chart" uri="{C3380CC4-5D6E-409C-BE32-E72D297353CC}">
                <c16:uniqueId val="{00000002-8436-4712-A122-5386A0404A84}"/>
              </c:ext>
            </c:extLst>
          </c:dPt>
          <c:dPt>
            <c:idx val="7"/>
            <c:invertIfNegative val="0"/>
            <c:bubble3D val="0"/>
            <c:extLst>
              <c:ext xmlns:c16="http://schemas.microsoft.com/office/drawing/2014/chart" uri="{C3380CC4-5D6E-409C-BE32-E72D297353CC}">
                <c16:uniqueId val="{00000003-8436-4712-A122-5386A0404A84}"/>
              </c:ext>
            </c:extLst>
          </c:dPt>
          <c:dPt>
            <c:idx val="8"/>
            <c:invertIfNegative val="0"/>
            <c:bubble3D val="0"/>
            <c:extLst>
              <c:ext xmlns:c16="http://schemas.microsoft.com/office/drawing/2014/chart" uri="{C3380CC4-5D6E-409C-BE32-E72D297353CC}">
                <c16:uniqueId val="{00000004-8436-4712-A122-5386A0404A84}"/>
              </c:ext>
            </c:extLst>
          </c:dPt>
          <c:dPt>
            <c:idx val="9"/>
            <c:invertIfNegative val="0"/>
            <c:bubble3D val="0"/>
            <c:extLst>
              <c:ext xmlns:c16="http://schemas.microsoft.com/office/drawing/2014/chart" uri="{C3380CC4-5D6E-409C-BE32-E72D297353CC}">
                <c16:uniqueId val="{00000005-8436-4712-A122-5386A0404A84}"/>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8436-4712-A122-5386A0404A84}"/>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6"/>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8-8436-4712-A122-5386A0404A84}"/>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8436-4712-A122-5386A0404A84}"/>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0.29082632061999503</c:v>
                </c:pt>
                <c:pt idx="1">
                  <c:v>0.30154423458186902</c:v>
                </c:pt>
                <c:pt idx="2">
                  <c:v>0.27135110342116597</c:v>
                </c:pt>
                <c:pt idx="3">
                  <c:v>6.0337354964058003E-2</c:v>
                </c:pt>
                <c:pt idx="4">
                  <c:v>7.5940986412911915E-2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50.89141</c:v>
                </c:pt>
                <c:pt idx="1">
                  <c:v>53.096263999999998</c:v>
                </c:pt>
                <c:pt idx="2">
                  <c:v>54.948259999999991</c:v>
                </c:pt>
                <c:pt idx="3">
                  <c:v>58.527090000000001</c:v>
                </c:pt>
                <c:pt idx="4">
                  <c:v>60.984369999999991</c:v>
                </c:pt>
                <c:pt idx="5">
                  <c:v>55.792152000000002</c:v>
                </c:pt>
                <c:pt idx="6">
                  <c:v>58.832824284000004</c:v>
                </c:pt>
                <c:pt idx="7">
                  <c:v>62.503992519321606</c:v>
                </c:pt>
                <c:pt idx="8">
                  <c:v>66.15422568244999</c:v>
                </c:pt>
                <c:pt idx="9">
                  <c:v>69.620707108210368</c:v>
                </c:pt>
                <c:pt idx="10">
                  <c:v>73.136552817174987</c:v>
                </c:pt>
                <c:pt idx="11">
                  <c:v>76.676361973526255</c:v>
                </c:pt>
                <c:pt idx="12">
                  <c:v>80.287818622479335</c:v>
                </c:pt>
                <c:pt idx="13">
                  <c:v>83.997115842837886</c:v>
                </c:pt>
                <c:pt idx="14">
                  <c:v>87.802185190518443</c:v>
                </c:pt>
                <c:pt idx="15">
                  <c:v>91.683041775939358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76.09</c:v>
                </c:pt>
                <c:pt idx="1">
                  <c:v>78.349999999999994</c:v>
                </c:pt>
                <c:pt idx="2">
                  <c:v>80.040000000000006</c:v>
                </c:pt>
                <c:pt idx="3">
                  <c:v>80.33</c:v>
                </c:pt>
                <c:pt idx="4">
                  <c:v>82.06</c:v>
                </c:pt>
                <c:pt idx="5">
                  <c:v>76.94</c:v>
                </c:pt>
                <c:pt idx="6">
                  <c:v>79.59</c:v>
                </c:pt>
                <c:pt idx="7">
                  <c:v>81.2</c:v>
                </c:pt>
                <c:pt idx="8">
                  <c:v>82.14</c:v>
                </c:pt>
                <c:pt idx="9">
                  <c:v>85.13</c:v>
                </c:pt>
                <c:pt idx="10">
                  <c:v>85.72</c:v>
                </c:pt>
                <c:pt idx="11">
                  <c:v>87.44</c:v>
                </c:pt>
                <c:pt idx="12">
                  <c:v>88.32</c:v>
                </c:pt>
                <c:pt idx="13">
                  <c:v>90.28</c:v>
                </c:pt>
                <c:pt idx="14">
                  <c:v>91.56</c:v>
                </c:pt>
                <c:pt idx="15">
                  <c:v>93.64</c:v>
                </c:pt>
              </c:numCache>
            </c:numRef>
          </c:val>
          <c:extLst>
            <c:ext xmlns:c16="http://schemas.microsoft.com/office/drawing/2014/chart" uri="{C3380CC4-5D6E-409C-BE32-E72D297353CC}">
              <c16:uniqueId val="{00000000-EB2F-40A6-8204-40F7C1A57F49}"/>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19.600000000000001</c:v>
                </c:pt>
                <c:pt idx="1">
                  <c:v>19.52</c:v>
                </c:pt>
                <c:pt idx="2">
                  <c:v>19.89</c:v>
                </c:pt>
                <c:pt idx="3">
                  <c:v>19.41</c:v>
                </c:pt>
                <c:pt idx="4">
                  <c:v>19.98</c:v>
                </c:pt>
                <c:pt idx="5">
                  <c:v>20.010000000000002</c:v>
                </c:pt>
                <c:pt idx="6">
                  <c:v>19.5</c:v>
                </c:pt>
                <c:pt idx="7">
                  <c:v>20.03</c:v>
                </c:pt>
                <c:pt idx="8">
                  <c:v>19.46</c:v>
                </c:pt>
                <c:pt idx="9">
                  <c:v>19.52</c:v>
                </c:pt>
                <c:pt idx="10">
                  <c:v>19.61</c:v>
                </c:pt>
                <c:pt idx="11">
                  <c:v>19.170000000000002</c:v>
                </c:pt>
                <c:pt idx="12">
                  <c:v>19.350000000000001</c:v>
                </c:pt>
                <c:pt idx="13">
                  <c:v>19.41</c:v>
                </c:pt>
                <c:pt idx="14">
                  <c:v>19.7</c:v>
                </c:pt>
                <c:pt idx="15">
                  <c:v>19.420000000000002</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6.0699999999999994</c:v>
                </c:pt>
                <c:pt idx="1">
                  <c:v>6.08</c:v>
                </c:pt>
                <c:pt idx="2">
                  <c:v>6.08</c:v>
                </c:pt>
                <c:pt idx="3">
                  <c:v>6.09</c:v>
                </c:pt>
                <c:pt idx="4">
                  <c:v>6.09</c:v>
                </c:pt>
                <c:pt idx="5">
                  <c:v>6.09</c:v>
                </c:pt>
                <c:pt idx="6">
                  <c:v>6.09</c:v>
                </c:pt>
                <c:pt idx="7">
                  <c:v>6.1</c:v>
                </c:pt>
                <c:pt idx="8">
                  <c:v>6.1</c:v>
                </c:pt>
                <c:pt idx="9">
                  <c:v>6.11</c:v>
                </c:pt>
                <c:pt idx="10">
                  <c:v>6.11</c:v>
                </c:pt>
                <c:pt idx="11">
                  <c:v>6.11</c:v>
                </c:pt>
                <c:pt idx="12">
                  <c:v>6.11</c:v>
                </c:pt>
                <c:pt idx="13">
                  <c:v>6.11</c:v>
                </c:pt>
                <c:pt idx="14">
                  <c:v>6.12</c:v>
                </c:pt>
                <c:pt idx="15">
                  <c:v>6.12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17.37</c:v>
                </c:pt>
                <c:pt idx="1">
                  <c:v>17.299999999999997</c:v>
                </c:pt>
                <c:pt idx="2">
                  <c:v>17.25</c:v>
                </c:pt>
                <c:pt idx="3">
                  <c:v>17.399999999999999</c:v>
                </c:pt>
                <c:pt idx="4">
                  <c:v>17.18</c:v>
                </c:pt>
                <c:pt idx="5">
                  <c:v>17.14</c:v>
                </c:pt>
                <c:pt idx="6">
                  <c:v>17.61</c:v>
                </c:pt>
                <c:pt idx="7">
                  <c:v>17.119999999999997</c:v>
                </c:pt>
                <c:pt idx="8">
                  <c:v>17.7</c:v>
                </c:pt>
                <c:pt idx="9">
                  <c:v>17.66</c:v>
                </c:pt>
                <c:pt idx="10">
                  <c:v>17.43</c:v>
                </c:pt>
                <c:pt idx="11">
                  <c:v>17.47</c:v>
                </c:pt>
                <c:pt idx="12">
                  <c:v>17.380000000000003</c:v>
                </c:pt>
                <c:pt idx="13">
                  <c:v>17.61</c:v>
                </c:pt>
                <c:pt idx="14">
                  <c:v>17.489999999999998</c:v>
                </c:pt>
                <c:pt idx="15">
                  <c:v>17.309999999999999</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56.96</c:v>
                </c:pt>
                <c:pt idx="1">
                  <c:v>57.110000000000007</c:v>
                </c:pt>
                <c:pt idx="2">
                  <c:v>56.779999999999994</c:v>
                </c:pt>
                <c:pt idx="3">
                  <c:v>57.110000000000007</c:v>
                </c:pt>
                <c:pt idx="4">
                  <c:v>56.74</c:v>
                </c:pt>
                <c:pt idx="5">
                  <c:v>56.76</c:v>
                </c:pt>
                <c:pt idx="6">
                  <c:v>56.79</c:v>
                </c:pt>
                <c:pt idx="7">
                  <c:v>56.75</c:v>
                </c:pt>
                <c:pt idx="8">
                  <c:v>56.730000000000004</c:v>
                </c:pt>
                <c:pt idx="9">
                  <c:v>56.710000000000008</c:v>
                </c:pt>
                <c:pt idx="10">
                  <c:v>56.85</c:v>
                </c:pt>
                <c:pt idx="11">
                  <c:v>57.24</c:v>
                </c:pt>
                <c:pt idx="12">
                  <c:v>57.16</c:v>
                </c:pt>
                <c:pt idx="13">
                  <c:v>56.86</c:v>
                </c:pt>
                <c:pt idx="14">
                  <c:v>56.69</c:v>
                </c:pt>
                <c:pt idx="15">
                  <c:v>57.15</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c:v>
                </c:pt>
                <c:pt idx="1">
                  <c:v>10.27</c:v>
                </c:pt>
                <c:pt idx="2">
                  <c:v>10.77</c:v>
                </c:pt>
                <c:pt idx="3">
                  <c:v>10.99</c:v>
                </c:pt>
                <c:pt idx="4">
                  <c:v>10.74</c:v>
                </c:pt>
                <c:pt idx="5">
                  <c:v>10.47</c:v>
                </c:pt>
                <c:pt idx="6">
                  <c:v>10.549999999999999</c:v>
                </c:pt>
                <c:pt idx="7">
                  <c:v>10.489999999999998</c:v>
                </c:pt>
                <c:pt idx="8">
                  <c:v>10.220000000000001</c:v>
                </c:pt>
                <c:pt idx="9">
                  <c:v>10.08</c:v>
                </c:pt>
                <c:pt idx="10">
                  <c:v>9.9500000000000011</c:v>
                </c:pt>
                <c:pt idx="11">
                  <c:v>9.81</c:v>
                </c:pt>
                <c:pt idx="12">
                  <c:v>9.67</c:v>
                </c:pt>
                <c:pt idx="13">
                  <c:v>9.5299999999999994</c:v>
                </c:pt>
                <c:pt idx="14">
                  <c:v>9.4</c:v>
                </c:pt>
                <c:pt idx="15">
                  <c:v>9.2799999999999994</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c:v>
                </c:pt>
                <c:pt idx="1">
                  <c:v>9.11</c:v>
                </c:pt>
                <c:pt idx="2">
                  <c:v>9.15</c:v>
                </c:pt>
                <c:pt idx="3">
                  <c:v>8.92</c:v>
                </c:pt>
                <c:pt idx="4">
                  <c:v>8.9599999999999991</c:v>
                </c:pt>
                <c:pt idx="5">
                  <c:v>9</c:v>
                </c:pt>
                <c:pt idx="6">
                  <c:v>8.92</c:v>
                </c:pt>
                <c:pt idx="7">
                  <c:v>8.9</c:v>
                </c:pt>
                <c:pt idx="8">
                  <c:v>8.870000000000001</c:v>
                </c:pt>
                <c:pt idx="9">
                  <c:v>8.84</c:v>
                </c:pt>
                <c:pt idx="10">
                  <c:v>8.7999999999999989</c:v>
                </c:pt>
                <c:pt idx="11">
                  <c:v>8.77</c:v>
                </c:pt>
                <c:pt idx="12">
                  <c:v>8.75</c:v>
                </c:pt>
                <c:pt idx="13">
                  <c:v>8.73</c:v>
                </c:pt>
                <c:pt idx="14">
                  <c:v>8.6900000000000013</c:v>
                </c:pt>
                <c:pt idx="15">
                  <c:v>8.6499999999999986</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28.050000000000004</c:v>
                </c:pt>
                <c:pt idx="1">
                  <c:v>28.62</c:v>
                </c:pt>
                <c:pt idx="2">
                  <c:v>28.24</c:v>
                </c:pt>
                <c:pt idx="3">
                  <c:v>28.21</c:v>
                </c:pt>
                <c:pt idx="4">
                  <c:v>28.310000000000002</c:v>
                </c:pt>
                <c:pt idx="5">
                  <c:v>28.42</c:v>
                </c:pt>
                <c:pt idx="6">
                  <c:v>28.33</c:v>
                </c:pt>
                <c:pt idx="7">
                  <c:v>28.32</c:v>
                </c:pt>
                <c:pt idx="8">
                  <c:v>28.54</c:v>
                </c:pt>
                <c:pt idx="9">
                  <c:v>28.610000000000003</c:v>
                </c:pt>
                <c:pt idx="10">
                  <c:v>28.68</c:v>
                </c:pt>
                <c:pt idx="11">
                  <c:v>28.76</c:v>
                </c:pt>
                <c:pt idx="12">
                  <c:v>28.83</c:v>
                </c:pt>
                <c:pt idx="13">
                  <c:v>28.910000000000004</c:v>
                </c:pt>
                <c:pt idx="14">
                  <c:v>28.98</c:v>
                </c:pt>
                <c:pt idx="15">
                  <c:v>29.049999999999997</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51.94</c:v>
                </c:pt>
                <c:pt idx="1">
                  <c:v>52.01</c:v>
                </c:pt>
                <c:pt idx="2">
                  <c:v>51.849999999999994</c:v>
                </c:pt>
                <c:pt idx="3">
                  <c:v>51.870000000000005</c:v>
                </c:pt>
                <c:pt idx="4">
                  <c:v>52.01</c:v>
                </c:pt>
                <c:pt idx="5">
                  <c:v>52.11</c:v>
                </c:pt>
                <c:pt idx="6">
                  <c:v>52.180000000000007</c:v>
                </c:pt>
                <c:pt idx="7">
                  <c:v>52.290000000000006</c:v>
                </c:pt>
                <c:pt idx="8">
                  <c:v>52.370000000000005</c:v>
                </c:pt>
                <c:pt idx="9">
                  <c:v>52.470000000000006</c:v>
                </c:pt>
                <c:pt idx="10">
                  <c:v>52.55</c:v>
                </c:pt>
                <c:pt idx="11">
                  <c:v>52.65</c:v>
                </c:pt>
                <c:pt idx="12">
                  <c:v>52.73</c:v>
                </c:pt>
                <c:pt idx="13">
                  <c:v>52.849999999999994</c:v>
                </c:pt>
                <c:pt idx="14">
                  <c:v>52.93</c:v>
                </c:pt>
                <c:pt idx="15">
                  <c:v>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19.900000000000002</c:v>
                </c:pt>
                <c:pt idx="1">
                  <c:v>19.830000000000002</c:v>
                </c:pt>
                <c:pt idx="2">
                  <c:v>19.830000000000002</c:v>
                </c:pt>
                <c:pt idx="3">
                  <c:v>19.939999999999998</c:v>
                </c:pt>
                <c:pt idx="4">
                  <c:v>20.03</c:v>
                </c:pt>
                <c:pt idx="5">
                  <c:v>19.64</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80.100000000000009</c:v>
                </c:pt>
                <c:pt idx="1">
                  <c:v>80.17</c:v>
                </c:pt>
                <c:pt idx="2">
                  <c:v>80.17</c:v>
                </c:pt>
                <c:pt idx="3">
                  <c:v>80.06</c:v>
                </c:pt>
                <c:pt idx="4">
                  <c:v>79.97</c:v>
                </c:pt>
                <c:pt idx="5">
                  <c:v>80.36</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C5-45DE-BCDF-43ACD9426D6D}"/>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C5-45DE-BCDF-43ACD9426D6D}"/>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3C5-45DE-BCDF-43ACD9426D6D}"/>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3C5-45DE-BCDF-43ACD9426D6D}"/>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C5-45DE-BCDF-43ACD9426D6D}"/>
                </c:ext>
              </c:extLst>
            </c:dLbl>
            <c:dLbl>
              <c:idx val="2"/>
              <c:layout>
                <c:manualLayout>
                  <c:x val="-3.5036350544677491E-2"/>
                  <c:y val="-3.5780106245401823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C5-45DE-BCDF-43ACD9426D6D}"/>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Sheet1!$A$2:$A$5</c:f>
              <c:strCache>
                <c:ptCount val="4"/>
                <c:pt idx="0">
                  <c:v>Saudi Arabia Industrial Resins Ltd.</c:v>
                </c:pt>
                <c:pt idx="1">
                  <c:v>Scott Bader Company Ltd.</c:v>
                </c:pt>
                <c:pt idx="2">
                  <c:v>Poliya</c:v>
                </c:pt>
                <c:pt idx="3">
                  <c:v>Others</c:v>
                </c:pt>
              </c:strCache>
            </c:strRef>
          </c:cat>
          <c:val>
            <c:numRef>
              <c:f>Sheet1!$B$2:$B$5</c:f>
              <c:numCache>
                <c:formatCode>0.00</c:formatCode>
                <c:ptCount val="4"/>
                <c:pt idx="0">
                  <c:v>22.509259008327913</c:v>
                </c:pt>
                <c:pt idx="1">
                  <c:v>22.167992372834089</c:v>
                </c:pt>
                <c:pt idx="2">
                  <c:v>17.97242020705708</c:v>
                </c:pt>
                <c:pt idx="3">
                  <c:v>37.350328411780922</c:v>
                </c:pt>
              </c:numCache>
            </c:numRef>
          </c:val>
          <c:extLst>
            <c:ext xmlns:c16="http://schemas.microsoft.com/office/drawing/2014/chart" uri="{C3380CC4-5D6E-409C-BE32-E72D297353CC}">
              <c16:uniqueId val="{00000012-83C5-45DE-BCDF-43ACD9426D6D}"/>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Capacity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4.84</c:v>
                </c:pt>
                <c:pt idx="1">
                  <c:v>4.84</c:v>
                </c:pt>
                <c:pt idx="2">
                  <c:v>4.84</c:v>
                </c:pt>
                <c:pt idx="3">
                  <c:v>4.84</c:v>
                </c:pt>
                <c:pt idx="4">
                  <c:v>4.84</c:v>
                </c:pt>
                <c:pt idx="5">
                  <c:v>4.84</c:v>
                </c:pt>
                <c:pt idx="6">
                  <c:v>4.84</c:v>
                </c:pt>
                <c:pt idx="7">
                  <c:v>4.84</c:v>
                </c:pt>
                <c:pt idx="8">
                  <c:v>4.84</c:v>
                </c:pt>
                <c:pt idx="9">
                  <c:v>4.84</c:v>
                </c:pt>
                <c:pt idx="10">
                  <c:v>4.84</c:v>
                </c:pt>
                <c:pt idx="11">
                  <c:v>4.84</c:v>
                </c:pt>
                <c:pt idx="12">
                  <c:v>4.84</c:v>
                </c:pt>
                <c:pt idx="13">
                  <c:v>4.84</c:v>
                </c:pt>
                <c:pt idx="14">
                  <c:v>4.84</c:v>
                </c:pt>
                <c:pt idx="15">
                  <c:v>4.84</c:v>
                </c:pt>
              </c:numCache>
            </c:numRef>
          </c:val>
          <c:extLst>
            <c:ext xmlns:c16="http://schemas.microsoft.com/office/drawing/2014/chart" uri="{C3380CC4-5D6E-409C-BE32-E72D297353CC}">
              <c16:uniqueId val="{00000000-6699-4985-89CD-793F24C493D5}"/>
            </c:ext>
          </c:extLst>
        </c:ser>
        <c:ser>
          <c:idx val="1"/>
          <c:order val="1"/>
          <c:tx>
            <c:strRef>
              <c:f>Sheet1!$C$1</c:f>
              <c:strCache>
                <c:ptCount val="1"/>
                <c:pt idx="0">
                  <c:v>Production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c:formatCode>
                <c:ptCount val="16"/>
                <c:pt idx="0">
                  <c:v>3.7396079999999996</c:v>
                </c:pt>
                <c:pt idx="1">
                  <c:v>3.7724880000000005</c:v>
                </c:pt>
                <c:pt idx="2">
                  <c:v>3.904992</c:v>
                </c:pt>
                <c:pt idx="3">
                  <c:v>4.0173759999999996</c:v>
                </c:pt>
                <c:pt idx="4">
                  <c:v>4.1268440000000002</c:v>
                </c:pt>
                <c:pt idx="5">
                  <c:v>3.8650160000000002</c:v>
                </c:pt>
                <c:pt idx="6">
                  <c:v>3.6154919999999997</c:v>
                </c:pt>
                <c:pt idx="7">
                  <c:v>3.7826199999999996</c:v>
                </c:pt>
                <c:pt idx="8">
                  <c:v>3.9475399999999996</c:v>
                </c:pt>
                <c:pt idx="9">
                  <c:v>3.9952800000000002</c:v>
                </c:pt>
                <c:pt idx="10">
                  <c:v>4.057188</c:v>
                </c:pt>
                <c:pt idx="11">
                  <c:v>4.1079280000000002</c:v>
                </c:pt>
                <c:pt idx="12">
                  <c:v>4.1566600000000005</c:v>
                </c:pt>
                <c:pt idx="13">
                  <c:v>4.1954560000000001</c:v>
                </c:pt>
                <c:pt idx="14">
                  <c:v>4.3001240000000003</c:v>
                </c:pt>
                <c:pt idx="15">
                  <c:v>4.4466199999999994</c:v>
                </c:pt>
              </c:numCache>
            </c:numRef>
          </c:val>
          <c:extLst>
            <c:ext xmlns:c16="http://schemas.microsoft.com/office/drawing/2014/chart" uri="{C3380CC4-5D6E-409C-BE32-E72D297353CC}">
              <c16:uniqueId val="{00000001-6699-4985-89CD-793F24C493D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77.148349514563108</c:v>
                </c:pt>
                <c:pt idx="1">
                  <c:v>77.77</c:v>
                </c:pt>
                <c:pt idx="2">
                  <c:v>80.28</c:v>
                </c:pt>
                <c:pt idx="3">
                  <c:v>82.54</c:v>
                </c:pt>
                <c:pt idx="4">
                  <c:v>84.92</c:v>
                </c:pt>
                <c:pt idx="5">
                  <c:v>79.459999999999994</c:v>
                </c:pt>
                <c:pt idx="6">
                  <c:v>74.47</c:v>
                </c:pt>
                <c:pt idx="7">
                  <c:v>77.83</c:v>
                </c:pt>
                <c:pt idx="8">
                  <c:v>81.03</c:v>
                </c:pt>
                <c:pt idx="9">
                  <c:v>82.06</c:v>
                </c:pt>
                <c:pt idx="10">
                  <c:v>83.44</c:v>
                </c:pt>
                <c:pt idx="11">
                  <c:v>84.54</c:v>
                </c:pt>
                <c:pt idx="12">
                  <c:v>85.7</c:v>
                </c:pt>
                <c:pt idx="13">
                  <c:v>86.6</c:v>
                </c:pt>
                <c:pt idx="14">
                  <c:v>88.83</c:v>
                </c:pt>
                <c:pt idx="15">
                  <c:v>91.69</c:v>
                </c:pt>
              </c:numCache>
            </c:numRef>
          </c:val>
          <c:extLst>
            <c:ext xmlns:c16="http://schemas.microsoft.com/office/drawing/2014/chart" uri="{C3380CC4-5D6E-409C-BE32-E72D297353CC}">
              <c16:uniqueId val="{00000000-9E72-4B84-A982-DBDE2D2072D5}"/>
            </c:ext>
          </c:extLst>
        </c:ser>
        <c:dLbls>
          <c:dLblPos val="outEnd"/>
          <c:showLegendKey val="0"/>
          <c:showVal val="1"/>
          <c:showCatName val="0"/>
          <c:showSerName val="0"/>
          <c:showPercent val="0"/>
          <c:showBubbleSize val="0"/>
        </c:dLbls>
        <c:gapWidth val="100"/>
        <c:overlap val="-24"/>
        <c:axId val="463948608"/>
        <c:axId val="463946968"/>
      </c:barChart>
      <c:valAx>
        <c:axId val="463946968"/>
        <c:scaling>
          <c:orientation val="minMax"/>
        </c:scaling>
        <c:delete val="0"/>
        <c:axPos val="l"/>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Volume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8885-41AD-B109-7936430F086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3-8885-41AD-B109-7936430F086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5-8885-41AD-B109-7936430F086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7-8885-41AD-B109-7936430F0865}"/>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9-8885-41AD-B109-7936430F0865}"/>
              </c:ext>
            </c:extLst>
          </c:dPt>
          <c:dLbls>
            <c:dLbl>
              <c:idx val="0"/>
              <c:layout>
                <c:manualLayout>
                  <c:x val="0"/>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85-41AD-B109-7936430F0865}"/>
                </c:ext>
              </c:extLst>
            </c:dLbl>
            <c:dLbl>
              <c:idx val="1"/>
              <c:layout>
                <c:manualLayout>
                  <c:x val="3.061301723344137E-3"/>
                  <c:y val="4.665016891401669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885-41AD-B109-7936430F0865}"/>
                </c:ext>
              </c:extLst>
            </c:dLbl>
            <c:dLbl>
              <c:idx val="2"/>
              <c:layout>
                <c:manualLayout>
                  <c:x val="6.1226034466882739E-3"/>
                  <c:y val="-4.6650168914017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8885-41AD-B109-7936430F0865}"/>
                </c:ext>
              </c:extLst>
            </c:dLbl>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c:v>
                </c:pt>
                <c:pt idx="7">
                  <c:v>2022E</c:v>
                </c:pt>
                <c:pt idx="8">
                  <c:v>2023F</c:v>
                </c:pt>
                <c:pt idx="9">
                  <c:v>2024F</c:v>
                </c:pt>
                <c:pt idx="10">
                  <c:v>2025F</c:v>
                </c:pt>
                <c:pt idx="11">
                  <c:v>2026F</c:v>
                </c:pt>
                <c:pt idx="12">
                  <c:v>2027F</c:v>
                </c:pt>
                <c:pt idx="13">
                  <c:v>2028F</c:v>
                </c:pt>
                <c:pt idx="14">
                  <c:v>2029F</c:v>
                </c:pt>
                <c:pt idx="15">
                  <c:v>2030F</c:v>
                </c:pt>
              </c:strCache>
            </c:strRef>
          </c:cat>
          <c:val>
            <c:numRef>
              <c:f>Sheet1!$B$2:$B$17</c:f>
              <c:numCache>
                <c:formatCode>0.0</c:formatCode>
                <c:ptCount val="16"/>
                <c:pt idx="0">
                  <c:v>8.6803395599999984</c:v>
                </c:pt>
                <c:pt idx="1">
                  <c:v>9.2897018200000012</c:v>
                </c:pt>
                <c:pt idx="2">
                  <c:v>10.033237160000001</c:v>
                </c:pt>
                <c:pt idx="3">
                  <c:v>10.570856599999999</c:v>
                </c:pt>
                <c:pt idx="4">
                  <c:v>11.325868160000002</c:v>
                </c:pt>
                <c:pt idx="5">
                  <c:v>10.113055679999999</c:v>
                </c:pt>
                <c:pt idx="6">
                  <c:v>11.078852497439998</c:v>
                </c:pt>
                <c:pt idx="7">
                  <c:v>12.236592583422478</c:v>
                </c:pt>
                <c:pt idx="8">
                  <c:v>13.637682434224352</c:v>
                </c:pt>
                <c:pt idx="9">
                  <c:v>15.166466635100903</c:v>
                </c:pt>
                <c:pt idx="10">
                  <c:v>16.81354491167286</c:v>
                </c:pt>
                <c:pt idx="11">
                  <c:v>18.923644798087803</c:v>
                </c:pt>
                <c:pt idx="12">
                  <c:v>21.521861228865259</c:v>
                </c:pt>
                <c:pt idx="13">
                  <c:v>24.212093882473415</c:v>
                </c:pt>
                <c:pt idx="14">
                  <c:v>26.972272585075384</c:v>
                </c:pt>
                <c:pt idx="15">
                  <c:v>29.995864341862333</c:v>
                </c:pt>
              </c:numCache>
            </c:numRef>
          </c:val>
          <c:extLst>
            <c:ext xmlns:c16="http://schemas.microsoft.com/office/drawing/2014/chart" uri="{C3380CC4-5D6E-409C-BE32-E72D297353CC}">
              <c16:uniqueId val="{0000000D-8885-41AD-B109-7936430F0865}"/>
            </c:ext>
          </c:extLst>
        </c:ser>
        <c:dLbls>
          <c:showLegendKey val="0"/>
          <c:showVal val="1"/>
          <c:showCatName val="0"/>
          <c:showSerName val="0"/>
          <c:showPercent val="0"/>
          <c:showBubbleSize val="0"/>
        </c:dLbls>
        <c:gapWidth val="181"/>
        <c:axId val="513292144"/>
        <c:axId val="646582368"/>
      </c:barChart>
      <c:catAx>
        <c:axId val="513292144"/>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800" b="1"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0"/>
        <c:axPos val="l"/>
        <c:numFmt formatCode="0.0" sourceLinked="1"/>
        <c:majorTickMark val="out"/>
        <c:minorTickMark val="none"/>
        <c:tickLblPos val="none"/>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10.839999999999982</c:v>
                </c:pt>
                <c:pt idx="1">
                  <c:v>10.789999999999988</c:v>
                </c:pt>
                <c:pt idx="2">
                  <c:v>10.839999999999982</c:v>
                </c:pt>
                <c:pt idx="3">
                  <c:v>10.770000000000001</c:v>
                </c:pt>
                <c:pt idx="4">
                  <c:v>10.719999999999985</c:v>
                </c:pt>
                <c:pt idx="5">
                  <c:v>11.664545454545438</c:v>
                </c:pt>
                <c:pt idx="6">
                  <c:v>11.531090909090903</c:v>
                </c:pt>
                <c:pt idx="7">
                  <c:v>11.560969696969693</c:v>
                </c:pt>
                <c:pt idx="8">
                  <c:v>11.570848484848483</c:v>
                </c:pt>
                <c:pt idx="9">
                  <c:v>11.540727272727269</c:v>
                </c:pt>
                <c:pt idx="10">
                  <c:v>11.360606060606059</c:v>
                </c:pt>
                <c:pt idx="11">
                  <c:v>11.240484848484854</c:v>
                </c:pt>
                <c:pt idx="12">
                  <c:v>11.199363636363625</c:v>
                </c:pt>
                <c:pt idx="13">
                  <c:v>11.114242424242416</c:v>
                </c:pt>
                <c:pt idx="14">
                  <c:v>10.99498787878791</c:v>
                </c:pt>
                <c:pt idx="15">
                  <c:v>10.897066666666699</c:v>
                </c:pt>
              </c:numCache>
            </c:numRef>
          </c:val>
          <c:extLst>
            <c:ext xmlns:c16="http://schemas.microsoft.com/office/drawing/2014/chart" uri="{C3380CC4-5D6E-409C-BE32-E72D297353CC}">
              <c16:uniqueId val="{00000000-2ED6-433C-80F9-1FA2C677CD4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7.41</c:v>
                </c:pt>
                <c:pt idx="1">
                  <c:v>7.46</c:v>
                </c:pt>
                <c:pt idx="2">
                  <c:v>7.41</c:v>
                </c:pt>
                <c:pt idx="3">
                  <c:v>7.48</c:v>
                </c:pt>
                <c:pt idx="4">
                  <c:v>7.53</c:v>
                </c:pt>
                <c:pt idx="5">
                  <c:v>7.5600000000000005</c:v>
                </c:pt>
                <c:pt idx="6">
                  <c:v>7.5780000000000012</c:v>
                </c:pt>
                <c:pt idx="7">
                  <c:v>7.5882222222222229</c:v>
                </c:pt>
                <c:pt idx="8">
                  <c:v>7.5984444444444454</c:v>
                </c:pt>
                <c:pt idx="9">
                  <c:v>7.608666666666668</c:v>
                </c:pt>
                <c:pt idx="10">
                  <c:v>7.6188888888888888</c:v>
                </c:pt>
                <c:pt idx="11">
                  <c:v>7.6291111111111114</c:v>
                </c:pt>
                <c:pt idx="12">
                  <c:v>7.639333333333334</c:v>
                </c:pt>
                <c:pt idx="13">
                  <c:v>7.6495555555555557</c:v>
                </c:pt>
                <c:pt idx="14">
                  <c:v>7.6597777777777782</c:v>
                </c:pt>
                <c:pt idx="15">
                  <c:v>7.6700000000000008</c:v>
                </c:pt>
              </c:numCache>
            </c:numRef>
          </c:val>
          <c:extLst>
            <c:ext xmlns:c16="http://schemas.microsoft.com/office/drawing/2014/chart" uri="{C3380CC4-5D6E-409C-BE32-E72D297353CC}">
              <c16:uniqueId val="{00000001-2ED6-433C-80F9-1FA2C677CD4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29.99</c:v>
                </c:pt>
                <c:pt idx="1">
                  <c:v>29.79</c:v>
                </c:pt>
                <c:pt idx="2">
                  <c:v>29.910000000000004</c:v>
                </c:pt>
                <c:pt idx="3">
                  <c:v>29.95</c:v>
                </c:pt>
                <c:pt idx="4">
                  <c:v>30.210000000000004</c:v>
                </c:pt>
                <c:pt idx="5">
                  <c:v>29.650000000000006</c:v>
                </c:pt>
                <c:pt idx="6">
                  <c:v>30.18</c:v>
                </c:pt>
                <c:pt idx="7">
                  <c:v>30.070000000000004</c:v>
                </c:pt>
                <c:pt idx="8">
                  <c:v>29.98</c:v>
                </c:pt>
                <c:pt idx="9">
                  <c:v>29.93</c:v>
                </c:pt>
                <c:pt idx="10">
                  <c:v>30.03</c:v>
                </c:pt>
                <c:pt idx="11">
                  <c:v>30.070000000000004</c:v>
                </c:pt>
                <c:pt idx="12">
                  <c:v>30.031000000000002</c:v>
                </c:pt>
                <c:pt idx="13">
                  <c:v>30.036000000000001</c:v>
                </c:pt>
                <c:pt idx="14">
                  <c:v>30.075133333333305</c:v>
                </c:pt>
                <c:pt idx="15">
                  <c:v>30.092933333333299</c:v>
                </c:pt>
              </c:numCache>
            </c:numRef>
          </c:val>
          <c:extLst>
            <c:ext xmlns:c16="http://schemas.microsoft.com/office/drawing/2014/chart" uri="{C3380CC4-5D6E-409C-BE32-E72D297353CC}">
              <c16:uniqueId val="{00000002-2ED6-433C-80F9-1FA2C677CD4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51.760000000000005</c:v>
                </c:pt>
                <c:pt idx="1">
                  <c:v>51.960000000000008</c:v>
                </c:pt>
                <c:pt idx="2">
                  <c:v>51.840000000000011</c:v>
                </c:pt>
                <c:pt idx="3">
                  <c:v>51.800000000000004</c:v>
                </c:pt>
                <c:pt idx="4">
                  <c:v>51.540000000000006</c:v>
                </c:pt>
                <c:pt idx="5">
                  <c:v>51.125454545454552</c:v>
                </c:pt>
                <c:pt idx="6">
                  <c:v>50.710909090909098</c:v>
                </c:pt>
                <c:pt idx="7">
                  <c:v>50.780808080808079</c:v>
                </c:pt>
                <c:pt idx="8">
                  <c:v>50.850707070707081</c:v>
                </c:pt>
                <c:pt idx="9">
                  <c:v>50.920606060606069</c:v>
                </c:pt>
                <c:pt idx="10">
                  <c:v>50.99050505050505</c:v>
                </c:pt>
                <c:pt idx="11">
                  <c:v>51.060404040404038</c:v>
                </c:pt>
                <c:pt idx="12">
                  <c:v>51.13030303030304</c:v>
                </c:pt>
                <c:pt idx="13">
                  <c:v>51.20020202020202</c:v>
                </c:pt>
                <c:pt idx="14">
                  <c:v>51.270101010101008</c:v>
                </c:pt>
                <c:pt idx="15">
                  <c:v>51.339999999999996</c:v>
                </c:pt>
              </c:numCache>
            </c:numRef>
          </c:val>
          <c:extLst>
            <c:ext xmlns:c16="http://schemas.microsoft.com/office/drawing/2014/chart" uri="{C3380CC4-5D6E-409C-BE32-E72D297353CC}">
              <c16:uniqueId val="{00000003-2ED6-433C-80F9-1FA2C677CD4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15.884474710274279</c:v>
                </c:pt>
                <c:pt idx="1">
                  <c:v>15.641375595939856</c:v>
                </c:pt>
                <c:pt idx="2">
                  <c:v>15.613165679258637</c:v>
                </c:pt>
                <c:pt idx="3">
                  <c:v>15.525428553927172</c:v>
                </c:pt>
                <c:pt idx="4">
                  <c:v>15.468857244680029</c:v>
                </c:pt>
                <c:pt idx="5">
                  <c:v>15.210903230816752</c:v>
                </c:pt>
                <c:pt idx="6">
                  <c:v>14.971309245583816</c:v>
                </c:pt>
                <c:pt idx="7">
                  <c:v>14.887691602605679</c:v>
                </c:pt>
                <c:pt idx="8">
                  <c:v>14.718664879485019</c:v>
                </c:pt>
                <c:pt idx="9">
                  <c:v>14.620458641939079</c:v>
                </c:pt>
                <c:pt idx="10">
                  <c:v>14.994485166440583</c:v>
                </c:pt>
                <c:pt idx="11">
                  <c:v>14.83488632364458</c:v>
                </c:pt>
                <c:pt idx="12">
                  <c:v>14.659901077437294</c:v>
                </c:pt>
                <c:pt idx="13">
                  <c:v>14.566268373579474</c:v>
                </c:pt>
                <c:pt idx="14">
                  <c:v>14.457443617554627</c:v>
                </c:pt>
                <c:pt idx="15">
                  <c:v>13.913418701343922</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6.2919318527762638</c:v>
                </c:pt>
                <c:pt idx="1">
                  <c:v>6.347332976142221</c:v>
                </c:pt>
                <c:pt idx="2">
                  <c:v>6.3891915980839613</c:v>
                </c:pt>
                <c:pt idx="3">
                  <c:v>6.4248987974236433</c:v>
                </c:pt>
                <c:pt idx="4">
                  <c:v>6.3934124099940259</c:v>
                </c:pt>
                <c:pt idx="5">
                  <c:v>6.470555836182676</c:v>
                </c:pt>
                <c:pt idx="6">
                  <c:v>6.4096766356091486</c:v>
                </c:pt>
                <c:pt idx="7">
                  <c:v>6.4261975342749729</c:v>
                </c:pt>
                <c:pt idx="8">
                  <c:v>6.4401509831631136</c:v>
                </c:pt>
                <c:pt idx="9">
                  <c:v>6.4538850111601151</c:v>
                </c:pt>
                <c:pt idx="10">
                  <c:v>6.4684904891770731</c:v>
                </c:pt>
                <c:pt idx="11">
                  <c:v>6.4818704221207293</c:v>
                </c:pt>
                <c:pt idx="12">
                  <c:v>6.4947601962571477</c:v>
                </c:pt>
                <c:pt idx="13">
                  <c:v>6.5081826414874335</c:v>
                </c:pt>
                <c:pt idx="14">
                  <c:v>6.5213488570504072</c:v>
                </c:pt>
                <c:pt idx="15">
                  <c:v>6.81</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18.910863393305043</c:v>
                </c:pt>
                <c:pt idx="1">
                  <c:v>19.05005264341764</c:v>
                </c:pt>
                <c:pt idx="2">
                  <c:v>19.074639721633719</c:v>
                </c:pt>
                <c:pt idx="3">
                  <c:v>19.115212546061098</c:v>
                </c:pt>
                <c:pt idx="4">
                  <c:v>19.247209410185363</c:v>
                </c:pt>
                <c:pt idx="5">
                  <c:v>19.218675333308603</c:v>
                </c:pt>
                <c:pt idx="6">
                  <c:v>19.58061495739182</c:v>
                </c:pt>
                <c:pt idx="7">
                  <c:v>19.564603637139381</c:v>
                </c:pt>
                <c:pt idx="8">
                  <c:v>19.629862693072216</c:v>
                </c:pt>
                <c:pt idx="9">
                  <c:v>19.639970614948655</c:v>
                </c:pt>
                <c:pt idx="10">
                  <c:v>19.168202955061677</c:v>
                </c:pt>
                <c:pt idx="11">
                  <c:v>19.207876159033642</c:v>
                </c:pt>
                <c:pt idx="12">
                  <c:v>19.277989326456936</c:v>
                </c:pt>
                <c:pt idx="13">
                  <c:v>19.290140675203364</c:v>
                </c:pt>
                <c:pt idx="14">
                  <c:v>19.317509835915899</c:v>
                </c:pt>
                <c:pt idx="15">
                  <c:v>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58.912730043644402</c:v>
                </c:pt>
                <c:pt idx="1">
                  <c:v>58.961238784500303</c:v>
                </c:pt>
                <c:pt idx="2">
                  <c:v>58.92300300102368</c:v>
                </c:pt>
                <c:pt idx="3">
                  <c:v>58.934460102588091</c:v>
                </c:pt>
                <c:pt idx="4">
                  <c:v>58.890520935140586</c:v>
                </c:pt>
                <c:pt idx="5">
                  <c:v>59.099865599691967</c:v>
                </c:pt>
                <c:pt idx="6">
                  <c:v>59.038399161415221</c:v>
                </c:pt>
                <c:pt idx="7">
                  <c:v>59.121507225979975</c:v>
                </c:pt>
                <c:pt idx="8">
                  <c:v>59.211321444279655</c:v>
                </c:pt>
                <c:pt idx="9">
                  <c:v>59.285685731952142</c:v>
                </c:pt>
                <c:pt idx="10">
                  <c:v>59.368821389320672</c:v>
                </c:pt>
                <c:pt idx="11">
                  <c:v>59.475367095201037</c:v>
                </c:pt>
                <c:pt idx="12">
                  <c:v>59.567349399848624</c:v>
                </c:pt>
                <c:pt idx="13">
                  <c:v>59.63540830972974</c:v>
                </c:pt>
                <c:pt idx="14">
                  <c:v>59.703697689479064</c:v>
                </c:pt>
                <c:pt idx="15">
                  <c:v>59.83550237141403</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11.570000000000002</c:v>
                </c:pt>
                <c:pt idx="1">
                  <c:v>11.504666666666674</c:v>
                </c:pt>
                <c:pt idx="2">
                  <c:v>11.439333333333334</c:v>
                </c:pt>
                <c:pt idx="3">
                  <c:v>11.383999999999993</c:v>
                </c:pt>
                <c:pt idx="4">
                  <c:v>11.318666666666676</c:v>
                </c:pt>
                <c:pt idx="5">
                  <c:v>11.343333333333327</c:v>
                </c:pt>
                <c:pt idx="6">
                  <c:v>11.138000000000003</c:v>
                </c:pt>
                <c:pt idx="7">
                  <c:v>11.049333333333323</c:v>
                </c:pt>
                <c:pt idx="8">
                  <c:v>10.920666666666667</c:v>
                </c:pt>
                <c:pt idx="9">
                  <c:v>10.791999999999991</c:v>
                </c:pt>
                <c:pt idx="10">
                  <c:v>10.70000000000001</c:v>
                </c:pt>
                <c:pt idx="11">
                  <c:v>10.608000000000006</c:v>
                </c:pt>
                <c:pt idx="12">
                  <c:v>10.515999999999991</c:v>
                </c:pt>
                <c:pt idx="13">
                  <c:v>10.423999999999999</c:v>
                </c:pt>
                <c:pt idx="14">
                  <c:v>10.331999999999997</c:v>
                </c:pt>
                <c:pt idx="15">
                  <c:v>10.130000000000006</c:v>
                </c:pt>
              </c:numCache>
            </c:numRef>
          </c:val>
          <c:extLst>
            <c:ext xmlns:c16="http://schemas.microsoft.com/office/drawing/2014/chart" uri="{C3380CC4-5D6E-409C-BE32-E72D297353CC}">
              <c16:uniqueId val="{00000000-BCF2-44ED-8AEA-3BA3F5B3ADDF}"/>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7.3499999999999979</c:v>
                </c:pt>
                <c:pt idx="1">
                  <c:v>7.3253333333333321</c:v>
                </c:pt>
                <c:pt idx="2">
                  <c:v>7.3006666666666646</c:v>
                </c:pt>
                <c:pt idx="3">
                  <c:v>7.2759999999999989</c:v>
                </c:pt>
                <c:pt idx="4">
                  <c:v>7.2513333333333314</c:v>
                </c:pt>
                <c:pt idx="5">
                  <c:v>7.2266666666666657</c:v>
                </c:pt>
                <c:pt idx="6">
                  <c:v>7.2019999999999991</c:v>
                </c:pt>
                <c:pt idx="7">
                  <c:v>7.1773333333333325</c:v>
                </c:pt>
                <c:pt idx="8">
                  <c:v>7.1526666666666658</c:v>
                </c:pt>
                <c:pt idx="9">
                  <c:v>7.1279999999999992</c:v>
                </c:pt>
                <c:pt idx="10">
                  <c:v>7.1033333333333326</c:v>
                </c:pt>
                <c:pt idx="11">
                  <c:v>7.0786666666666669</c:v>
                </c:pt>
                <c:pt idx="12">
                  <c:v>7.0539999999999994</c:v>
                </c:pt>
                <c:pt idx="13">
                  <c:v>7.0293333333333319</c:v>
                </c:pt>
                <c:pt idx="14">
                  <c:v>7.0046666666666662</c:v>
                </c:pt>
                <c:pt idx="15">
                  <c:v>6.9799999999999986</c:v>
                </c:pt>
              </c:numCache>
            </c:numRef>
          </c:val>
          <c:extLst>
            <c:ext xmlns:c16="http://schemas.microsoft.com/office/drawing/2014/chart" uri="{C3380CC4-5D6E-409C-BE32-E72D297353CC}">
              <c16:uniqueId val="{00000001-BCF2-44ED-8AEA-3BA3F5B3ADDF}"/>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20.399999999999999</c:v>
                </c:pt>
                <c:pt idx="1">
                  <c:v>20.399999999999999</c:v>
                </c:pt>
                <c:pt idx="2">
                  <c:v>20.399999999999999</c:v>
                </c:pt>
                <c:pt idx="3">
                  <c:v>20.399999999999999</c:v>
                </c:pt>
                <c:pt idx="4">
                  <c:v>20.399999999999999</c:v>
                </c:pt>
                <c:pt idx="5">
                  <c:v>20.34</c:v>
                </c:pt>
                <c:pt idx="6">
                  <c:v>20.5</c:v>
                </c:pt>
                <c:pt idx="7">
                  <c:v>20.52</c:v>
                </c:pt>
                <c:pt idx="8">
                  <c:v>20.580000000000002</c:v>
                </c:pt>
                <c:pt idx="9">
                  <c:v>20.64</c:v>
                </c:pt>
                <c:pt idx="10">
                  <c:v>20.663333333333334</c:v>
                </c:pt>
                <c:pt idx="11">
                  <c:v>20.686666666666667</c:v>
                </c:pt>
                <c:pt idx="12">
                  <c:v>20.71</c:v>
                </c:pt>
                <c:pt idx="13">
                  <c:v>20.733333333333334</c:v>
                </c:pt>
                <c:pt idx="14">
                  <c:v>20.756666666666668</c:v>
                </c:pt>
                <c:pt idx="15">
                  <c:v>20.78</c:v>
                </c:pt>
              </c:numCache>
            </c:numRef>
          </c:val>
          <c:extLst>
            <c:ext xmlns:c16="http://schemas.microsoft.com/office/drawing/2014/chart" uri="{C3380CC4-5D6E-409C-BE32-E72D297353CC}">
              <c16:uniqueId val="{00000002-BCF2-44ED-8AEA-3BA3F5B3ADDF}"/>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60.68</c:v>
                </c:pt>
                <c:pt idx="1">
                  <c:v>60.77</c:v>
                </c:pt>
                <c:pt idx="2">
                  <c:v>60.86</c:v>
                </c:pt>
                <c:pt idx="3">
                  <c:v>60.940000000000005</c:v>
                </c:pt>
                <c:pt idx="4">
                  <c:v>61.029999999999994</c:v>
                </c:pt>
                <c:pt idx="5">
                  <c:v>61.09</c:v>
                </c:pt>
                <c:pt idx="6">
                  <c:v>61.160000000000004</c:v>
                </c:pt>
                <c:pt idx="7">
                  <c:v>61.253333333333337</c:v>
                </c:pt>
                <c:pt idx="8">
                  <c:v>61.346666666666671</c:v>
                </c:pt>
                <c:pt idx="9">
                  <c:v>61.440000000000005</c:v>
                </c:pt>
                <c:pt idx="10">
                  <c:v>61.533333333333331</c:v>
                </c:pt>
                <c:pt idx="11">
                  <c:v>61.626666666666665</c:v>
                </c:pt>
                <c:pt idx="12">
                  <c:v>61.72</c:v>
                </c:pt>
                <c:pt idx="13">
                  <c:v>61.813333333333333</c:v>
                </c:pt>
                <c:pt idx="14">
                  <c:v>61.906666666666666</c:v>
                </c:pt>
                <c:pt idx="15">
                  <c:v>62.11</c:v>
                </c:pt>
              </c:numCache>
            </c:numRef>
          </c:val>
          <c:extLst>
            <c:ext xmlns:c16="http://schemas.microsoft.com/office/drawing/2014/chart" uri="{C3380CC4-5D6E-409C-BE32-E72D297353CC}">
              <c16:uniqueId val="{00000003-BCF2-44ED-8AEA-3BA3F5B3ADD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284924443688E-2"/>
                  <c:y val="-8.97527535085511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3.2879684418145955E-2"/>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4E9-4DC7-BA2A-0499390F0F33}"/>
                </c:ext>
              </c:extLst>
            </c:dLbl>
            <c:dLbl>
              <c:idx val="2"/>
              <c:layout>
                <c:manualLayout>
                  <c:x val="-1.9072978303747608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4E9-4DC7-BA2A-0499390F0F33}"/>
                </c:ext>
              </c:extLst>
            </c:dLbl>
            <c:dLbl>
              <c:idx val="3"/>
              <c:layout>
                <c:manualLayout>
                  <c:x val="-4.1961359859603352E-3"/>
                  <c:y val="-1.1339541461427021E-2"/>
                </c:manualLayout>
              </c:layout>
              <c:dLblPos val="r"/>
              <c:showLegendKey val="0"/>
              <c:showVal val="1"/>
              <c:showCatName val="0"/>
              <c:showSerName val="0"/>
              <c:showPercent val="0"/>
              <c:showBubbleSize val="0"/>
              <c:extLst>
                <c:ext xmlns:c15="http://schemas.microsoft.com/office/drawing/2012/chart" uri="{CE6537A1-D6FC-4f65-9D91-7224C49458BB}">
                  <c15:layout>
                    <c:manualLayout>
                      <c:w val="4.9812700927176996E-2"/>
                      <c:h val="8.9650163592564627E-2"/>
                    </c:manualLayout>
                  </c15:layout>
                </c:ext>
                <c:ext xmlns:c16="http://schemas.microsoft.com/office/drawing/2014/chart" uri="{C3380CC4-5D6E-409C-BE32-E72D297353CC}">
                  <c16:uniqueId val="{00000007-44E9-4DC7-BA2A-0499390F0F33}"/>
                </c:ext>
              </c:extLst>
            </c:dLbl>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ser>
          <c:idx val="2"/>
          <c:order val="2"/>
          <c:tx>
            <c:strRef>
              <c:f>Sheet1!$D$1</c:f>
              <c:strCache>
                <c:ptCount val="1"/>
                <c:pt idx="0">
                  <c:v>Methacrylic Acid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Sheet1!$D$2:$D$6</c:f>
              <c:numCache>
                <c:formatCode>0</c:formatCode>
                <c:ptCount val="5"/>
                <c:pt idx="0">
                  <c:v>3120.92</c:v>
                </c:pt>
                <c:pt idx="1">
                  <c:v>3220.5</c:v>
                </c:pt>
                <c:pt idx="2">
                  <c:v>1967.44</c:v>
                </c:pt>
                <c:pt idx="3">
                  <c:v>1985.21</c:v>
                </c:pt>
                <c:pt idx="4">
                  <c:v>3050.2</c:v>
                </c:pt>
              </c:numCache>
            </c:numRef>
          </c:val>
          <c:smooth val="0"/>
          <c:extLst>
            <c:ext xmlns:c16="http://schemas.microsoft.com/office/drawing/2014/chart" uri="{C3380CC4-5D6E-409C-BE32-E72D297353CC}">
              <c16:uniqueId val="{00000008-4B20-441F-990C-8CB46E7C04C9}"/>
            </c:ext>
          </c:extLst>
        </c:ser>
        <c:ser>
          <c:idx val="3"/>
          <c:order val="3"/>
          <c:tx>
            <c:strRef>
              <c:f>Sheet1!$E$1</c:f>
              <c:strCache>
                <c:ptCount val="1"/>
                <c:pt idx="0">
                  <c:v>Bisphenol A</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dLbls>
            <c:dLbl>
              <c:idx val="1"/>
              <c:layout>
                <c:manualLayout>
                  <c:x val="-6.97830374753452E-2"/>
                  <c:y val="4.34549790865182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4E9-4DC7-BA2A-0499390F0F33}"/>
                </c:ext>
              </c:extLst>
            </c:dLbl>
            <c:dLbl>
              <c:idx val="2"/>
              <c:layout>
                <c:manualLayout>
                  <c:x val="-8.639053254437869E-3"/>
                  <c:y val="2.51901389038698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4E9-4DC7-BA2A-0499390F0F33}"/>
                </c:ext>
              </c:extLst>
            </c:dLbl>
            <c:dLbl>
              <c:idx val="3"/>
              <c:layout>
                <c:manualLayout>
                  <c:x val="6.5680473372781061E-3"/>
                  <c:y val="-3.5692661704958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4E9-4DC7-BA2A-0499390F0F33}"/>
                </c:ext>
              </c:extLst>
            </c:dLbl>
            <c:dLbl>
              <c:idx val="4"/>
              <c:layout>
                <c:manualLayout>
                  <c:x val="-3.6693223997887839E-2"/>
                  <c:y val="5.56315392082838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4E9-4DC7-BA2A-0499390F0F3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Sheet1!$E$2:$E$6</c:f>
              <c:numCache>
                <c:formatCode>0</c:formatCode>
                <c:ptCount val="5"/>
                <c:pt idx="0">
                  <c:v>1250.4000000000001</c:v>
                </c:pt>
                <c:pt idx="1">
                  <c:v>1392.9333333333334</c:v>
                </c:pt>
                <c:pt idx="2">
                  <c:v>1801.3333333333333</c:v>
                </c:pt>
                <c:pt idx="3">
                  <c:v>1444</c:v>
                </c:pt>
                <c:pt idx="4">
                  <c:v>1493.3333333333333</c:v>
                </c:pt>
              </c:numCache>
            </c:numRef>
          </c:val>
          <c:smooth val="0"/>
          <c:extLst>
            <c:ext xmlns:c16="http://schemas.microsoft.com/office/drawing/2014/chart" uri="{C3380CC4-5D6E-409C-BE32-E72D297353CC}">
              <c16:uniqueId val="{00000001-44E9-4DC7-BA2A-0499390F0F33}"/>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Resin-Novalac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3802</c:v>
                </c:pt>
                <c:pt idx="1">
                  <c:v>3869</c:v>
                </c:pt>
                <c:pt idx="2">
                  <c:v>3633</c:v>
                </c:pt>
                <c:pt idx="3">
                  <c:v>3531</c:v>
                </c:pt>
                <c:pt idx="4">
                  <c:v>3375</c:v>
                </c:pt>
                <c:pt idx="5">
                  <c:v>2705</c:v>
                </c:pt>
                <c:pt idx="6">
                  <c:v>3990</c:v>
                </c:pt>
                <c:pt idx="7">
                  <c:v>4070</c:v>
                </c:pt>
                <c:pt idx="8">
                  <c:v>4131</c:v>
                </c:pt>
                <c:pt idx="9">
                  <c:v>4181</c:v>
                </c:pt>
                <c:pt idx="10">
                  <c:v>4269</c:v>
                </c:pt>
                <c:pt idx="11">
                  <c:v>4333</c:v>
                </c:pt>
                <c:pt idx="12">
                  <c:v>4385</c:v>
                </c:pt>
                <c:pt idx="13">
                  <c:v>4477</c:v>
                </c:pt>
                <c:pt idx="14">
                  <c:v>4544</c:v>
                </c:pt>
                <c:pt idx="15">
                  <c:v>4599</c:v>
                </c:pt>
              </c:numCache>
            </c:numRef>
          </c:val>
          <c:smooth val="0"/>
          <c:extLst>
            <c:ext xmlns:c16="http://schemas.microsoft.com/office/drawing/2014/chart" uri="{C3380CC4-5D6E-409C-BE32-E72D297353CC}">
              <c16:uniqueId val="{00000000-BA59-48DC-9E14-98DD1A414430}"/>
            </c:ext>
          </c:extLst>
        </c:ser>
        <c:ser>
          <c:idx val="1"/>
          <c:order val="1"/>
          <c:tx>
            <c:strRef>
              <c:f>Sheet1!$C$1</c:f>
              <c:strCache>
                <c:ptCount val="1"/>
                <c:pt idx="0">
                  <c:v>Vinyl Ester Resin-Novalac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2543</c:v>
                </c:pt>
                <c:pt idx="1">
                  <c:v>2354</c:v>
                </c:pt>
                <c:pt idx="2">
                  <c:v>2970</c:v>
                </c:pt>
                <c:pt idx="3">
                  <c:v>2883</c:v>
                </c:pt>
                <c:pt idx="4">
                  <c:v>2746</c:v>
                </c:pt>
                <c:pt idx="5">
                  <c:v>3110</c:v>
                </c:pt>
                <c:pt idx="6">
                  <c:v>4085</c:v>
                </c:pt>
                <c:pt idx="7">
                  <c:v>4142</c:v>
                </c:pt>
                <c:pt idx="8">
                  <c:v>4208</c:v>
                </c:pt>
                <c:pt idx="9">
                  <c:v>4261</c:v>
                </c:pt>
                <c:pt idx="10">
                  <c:v>4338</c:v>
                </c:pt>
                <c:pt idx="11">
                  <c:v>4403</c:v>
                </c:pt>
                <c:pt idx="12">
                  <c:v>4495</c:v>
                </c:pt>
                <c:pt idx="13">
                  <c:v>4590</c:v>
                </c:pt>
                <c:pt idx="14">
                  <c:v>4695</c:v>
                </c:pt>
                <c:pt idx="15">
                  <c:v>4771</c:v>
                </c:pt>
              </c:numCache>
            </c:numRef>
          </c:val>
          <c:smooth val="0"/>
          <c:extLst>
            <c:ext xmlns:c16="http://schemas.microsoft.com/office/drawing/2014/chart" uri="{C3380CC4-5D6E-409C-BE32-E72D297353CC}">
              <c16:uniqueId val="{00000001-BA59-48DC-9E14-98DD1A414430}"/>
            </c:ext>
          </c:extLst>
        </c:ser>
        <c:ser>
          <c:idx val="2"/>
          <c:order val="2"/>
          <c:tx>
            <c:strRef>
              <c:f>Sheet1!$D$1</c:f>
              <c:strCache>
                <c:ptCount val="1"/>
                <c:pt idx="0">
                  <c:v>Vinyl Ester Resin-Novalac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2540</c:v>
                </c:pt>
                <c:pt idx="1">
                  <c:v>2091</c:v>
                </c:pt>
                <c:pt idx="2">
                  <c:v>2546</c:v>
                </c:pt>
                <c:pt idx="3">
                  <c:v>2730</c:v>
                </c:pt>
                <c:pt idx="4">
                  <c:v>2559</c:v>
                </c:pt>
                <c:pt idx="5">
                  <c:v>2473</c:v>
                </c:pt>
                <c:pt idx="6">
                  <c:v>3877</c:v>
                </c:pt>
                <c:pt idx="7">
                  <c:v>3955</c:v>
                </c:pt>
                <c:pt idx="8">
                  <c:v>4014</c:v>
                </c:pt>
                <c:pt idx="9">
                  <c:v>4062</c:v>
                </c:pt>
                <c:pt idx="10">
                  <c:v>4148</c:v>
                </c:pt>
                <c:pt idx="11">
                  <c:v>4210</c:v>
                </c:pt>
                <c:pt idx="12">
                  <c:v>4261</c:v>
                </c:pt>
                <c:pt idx="13">
                  <c:v>4350</c:v>
                </c:pt>
                <c:pt idx="14">
                  <c:v>4416</c:v>
                </c:pt>
                <c:pt idx="15">
                  <c:v>4469</c:v>
                </c:pt>
              </c:numCache>
            </c:numRef>
          </c:val>
          <c:smooth val="0"/>
          <c:extLst>
            <c:ext xmlns:c16="http://schemas.microsoft.com/office/drawing/2014/chart" uri="{C3380CC4-5D6E-409C-BE32-E72D297353CC}">
              <c16:uniqueId val="{00000002-BA59-48DC-9E14-98DD1A414430}"/>
            </c:ext>
          </c:extLst>
        </c:ser>
        <c:ser>
          <c:idx val="3"/>
          <c:order val="3"/>
          <c:tx>
            <c:strRef>
              <c:f>Sheet1!$E$1</c:f>
              <c:strCache>
                <c:ptCount val="1"/>
                <c:pt idx="0">
                  <c:v>Vinyl Ester Resin-Novalac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2400</c:v>
                </c:pt>
                <c:pt idx="1">
                  <c:v>1950</c:v>
                </c:pt>
                <c:pt idx="2">
                  <c:v>2220</c:v>
                </c:pt>
                <c:pt idx="3">
                  <c:v>2921</c:v>
                </c:pt>
                <c:pt idx="4">
                  <c:v>2749</c:v>
                </c:pt>
                <c:pt idx="5">
                  <c:v>2474</c:v>
                </c:pt>
                <c:pt idx="6">
                  <c:v>4000</c:v>
                </c:pt>
                <c:pt idx="7">
                  <c:v>4056</c:v>
                </c:pt>
                <c:pt idx="8">
                  <c:v>4121</c:v>
                </c:pt>
                <c:pt idx="9">
                  <c:v>4172</c:v>
                </c:pt>
                <c:pt idx="10">
                  <c:v>4248</c:v>
                </c:pt>
                <c:pt idx="11">
                  <c:v>4311</c:v>
                </c:pt>
                <c:pt idx="12">
                  <c:v>4402</c:v>
                </c:pt>
                <c:pt idx="13">
                  <c:v>4494</c:v>
                </c:pt>
                <c:pt idx="14">
                  <c:v>4598</c:v>
                </c:pt>
                <c:pt idx="15">
                  <c:v>4672</c:v>
                </c:pt>
              </c:numCache>
            </c:numRef>
          </c:val>
          <c:smooth val="0"/>
          <c:extLst>
            <c:ext xmlns:c16="http://schemas.microsoft.com/office/drawing/2014/chart" uri="{C3380CC4-5D6E-409C-BE32-E72D297353CC}">
              <c16:uniqueId val="{00000003-BA59-48DC-9E14-98DD1A414430}"/>
            </c:ext>
          </c:extLst>
        </c:ser>
        <c:ser>
          <c:idx val="4"/>
          <c:order val="4"/>
          <c:tx>
            <c:strRef>
              <c:f>Sheet1!$F$1</c:f>
              <c:strCache>
                <c:ptCount val="1"/>
                <c:pt idx="0">
                  <c:v>Vinyl Ester Resin-Novalac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2625</c:v>
                </c:pt>
                <c:pt idx="1">
                  <c:v>2580</c:v>
                </c:pt>
                <c:pt idx="2">
                  <c:v>2783</c:v>
                </c:pt>
                <c:pt idx="3">
                  <c:v>2774</c:v>
                </c:pt>
                <c:pt idx="4">
                  <c:v>2745</c:v>
                </c:pt>
                <c:pt idx="5">
                  <c:v>2959</c:v>
                </c:pt>
                <c:pt idx="6">
                  <c:v>4319</c:v>
                </c:pt>
                <c:pt idx="7">
                  <c:v>4379</c:v>
                </c:pt>
                <c:pt idx="8">
                  <c:v>4450</c:v>
                </c:pt>
                <c:pt idx="9">
                  <c:v>4505</c:v>
                </c:pt>
                <c:pt idx="10">
                  <c:v>4586</c:v>
                </c:pt>
                <c:pt idx="11">
                  <c:v>4655</c:v>
                </c:pt>
                <c:pt idx="12">
                  <c:v>4753</c:v>
                </c:pt>
                <c:pt idx="13">
                  <c:v>4853</c:v>
                </c:pt>
                <c:pt idx="14">
                  <c:v>4964</c:v>
                </c:pt>
                <c:pt idx="15">
                  <c:v>5044</c:v>
                </c:pt>
              </c:numCache>
            </c:numRef>
          </c:val>
          <c:smooth val="0"/>
          <c:extLst>
            <c:ext xmlns:c16="http://schemas.microsoft.com/office/drawing/2014/chart" uri="{C3380CC4-5D6E-409C-BE32-E72D297353CC}">
              <c16:uniqueId val="{00000004-BA59-48DC-9E14-98DD1A414430}"/>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ndard"/>
        <c:varyColors val="0"/>
        <c:ser>
          <c:idx val="0"/>
          <c:order val="0"/>
          <c:tx>
            <c:strRef>
              <c:f>Sheet1!$B$1</c:f>
              <c:strCache>
                <c:ptCount val="1"/>
                <c:pt idx="0">
                  <c:v>Vinyl Ester Resin-Epoxy Based Ex Mumbai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Sheet1!$B$2:$B$17</c:f>
              <c:numCache>
                <c:formatCode>General</c:formatCode>
                <c:ptCount val="16"/>
                <c:pt idx="0">
                  <c:v>4863</c:v>
                </c:pt>
                <c:pt idx="1">
                  <c:v>4938</c:v>
                </c:pt>
                <c:pt idx="2">
                  <c:v>4602</c:v>
                </c:pt>
                <c:pt idx="3">
                  <c:v>4243</c:v>
                </c:pt>
                <c:pt idx="4">
                  <c:v>4139</c:v>
                </c:pt>
                <c:pt idx="5">
                  <c:v>3311</c:v>
                </c:pt>
                <c:pt idx="6">
                  <c:v>4792</c:v>
                </c:pt>
                <c:pt idx="7">
                  <c:v>4888</c:v>
                </c:pt>
                <c:pt idx="8">
                  <c:v>4961</c:v>
                </c:pt>
                <c:pt idx="9">
                  <c:v>5021</c:v>
                </c:pt>
                <c:pt idx="10">
                  <c:v>5127</c:v>
                </c:pt>
                <c:pt idx="11">
                  <c:v>5204</c:v>
                </c:pt>
                <c:pt idx="12">
                  <c:v>5266</c:v>
                </c:pt>
                <c:pt idx="13">
                  <c:v>5377</c:v>
                </c:pt>
                <c:pt idx="14">
                  <c:v>5458</c:v>
                </c:pt>
                <c:pt idx="15">
                  <c:v>5524</c:v>
                </c:pt>
              </c:numCache>
            </c:numRef>
          </c:val>
          <c:smooth val="0"/>
          <c:extLst>
            <c:ext xmlns:c16="http://schemas.microsoft.com/office/drawing/2014/chart" uri="{C3380CC4-5D6E-409C-BE32-E72D297353CC}">
              <c16:uniqueId val="{00000000-F87A-4764-9471-EC6FADD2ECAA}"/>
            </c:ext>
          </c:extLst>
        </c:ser>
        <c:ser>
          <c:idx val="1"/>
          <c:order val="1"/>
          <c:tx>
            <c:strRef>
              <c:f>Sheet1!$C$1</c:f>
              <c:strCache>
                <c:ptCount val="1"/>
                <c:pt idx="0">
                  <c:v>Vinyl Ester Resin-Epoxy Based FOB Texas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Sheet1!$C$2:$C$17</c:f>
              <c:numCache>
                <c:formatCode>General</c:formatCode>
                <c:ptCount val="16"/>
                <c:pt idx="0">
                  <c:v>3604</c:v>
                </c:pt>
                <c:pt idx="1">
                  <c:v>3423</c:v>
                </c:pt>
                <c:pt idx="2">
                  <c:v>5265</c:v>
                </c:pt>
                <c:pt idx="3">
                  <c:v>3737</c:v>
                </c:pt>
                <c:pt idx="4">
                  <c:v>3384</c:v>
                </c:pt>
                <c:pt idx="5">
                  <c:v>3088</c:v>
                </c:pt>
                <c:pt idx="6">
                  <c:v>3477</c:v>
                </c:pt>
                <c:pt idx="7">
                  <c:v>3526</c:v>
                </c:pt>
                <c:pt idx="8">
                  <c:v>3582</c:v>
                </c:pt>
                <c:pt idx="9">
                  <c:v>3627</c:v>
                </c:pt>
                <c:pt idx="10">
                  <c:v>3692</c:v>
                </c:pt>
                <c:pt idx="11">
                  <c:v>3748</c:v>
                </c:pt>
                <c:pt idx="12">
                  <c:v>3826</c:v>
                </c:pt>
                <c:pt idx="13">
                  <c:v>3907</c:v>
                </c:pt>
                <c:pt idx="14">
                  <c:v>3996</c:v>
                </c:pt>
                <c:pt idx="15">
                  <c:v>4061</c:v>
                </c:pt>
              </c:numCache>
            </c:numRef>
          </c:val>
          <c:smooth val="0"/>
          <c:extLst>
            <c:ext xmlns:c16="http://schemas.microsoft.com/office/drawing/2014/chart" uri="{C3380CC4-5D6E-409C-BE32-E72D297353CC}">
              <c16:uniqueId val="{00000001-F87A-4764-9471-EC6FADD2ECAA}"/>
            </c:ext>
          </c:extLst>
        </c:ser>
        <c:ser>
          <c:idx val="2"/>
          <c:order val="2"/>
          <c:tx>
            <c:strRef>
              <c:f>Sheet1!$D$1</c:f>
              <c:strCache>
                <c:ptCount val="1"/>
                <c:pt idx="0">
                  <c:v>Vinyl Ester Resin-Epoxy Based FOB Seoul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Sheet1!$D$2:$D$17</c:f>
              <c:numCache>
                <c:formatCode>General</c:formatCode>
                <c:ptCount val="16"/>
                <c:pt idx="0">
                  <c:v>3613</c:v>
                </c:pt>
                <c:pt idx="1">
                  <c:v>3160</c:v>
                </c:pt>
                <c:pt idx="2">
                  <c:v>3515</c:v>
                </c:pt>
                <c:pt idx="3">
                  <c:v>4902</c:v>
                </c:pt>
                <c:pt idx="4">
                  <c:v>3197</c:v>
                </c:pt>
                <c:pt idx="5">
                  <c:v>2451</c:v>
                </c:pt>
                <c:pt idx="6">
                  <c:v>3685</c:v>
                </c:pt>
                <c:pt idx="7">
                  <c:v>3759</c:v>
                </c:pt>
                <c:pt idx="8">
                  <c:v>3815</c:v>
                </c:pt>
                <c:pt idx="9">
                  <c:v>3861</c:v>
                </c:pt>
                <c:pt idx="10">
                  <c:v>3942</c:v>
                </c:pt>
                <c:pt idx="11">
                  <c:v>4001</c:v>
                </c:pt>
                <c:pt idx="12">
                  <c:v>4050</c:v>
                </c:pt>
                <c:pt idx="13">
                  <c:v>4135</c:v>
                </c:pt>
                <c:pt idx="14">
                  <c:v>4197</c:v>
                </c:pt>
                <c:pt idx="15">
                  <c:v>4248</c:v>
                </c:pt>
              </c:numCache>
            </c:numRef>
          </c:val>
          <c:smooth val="0"/>
          <c:extLst>
            <c:ext xmlns:c16="http://schemas.microsoft.com/office/drawing/2014/chart" uri="{C3380CC4-5D6E-409C-BE32-E72D297353CC}">
              <c16:uniqueId val="{00000002-F87A-4764-9471-EC6FADD2ECAA}"/>
            </c:ext>
          </c:extLst>
        </c:ser>
        <c:ser>
          <c:idx val="3"/>
          <c:order val="3"/>
          <c:tx>
            <c:strRef>
              <c:f>Sheet1!$E$1</c:f>
              <c:strCache>
                <c:ptCount val="1"/>
                <c:pt idx="0">
                  <c:v>Vinyl Ester Resin-Epoxy Based FOB Qingdao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Sheet1!$E$2:$E$17</c:f>
              <c:numCache>
                <c:formatCode>General</c:formatCode>
                <c:ptCount val="16"/>
                <c:pt idx="0">
                  <c:v>3461</c:v>
                </c:pt>
                <c:pt idx="1">
                  <c:v>3019</c:v>
                </c:pt>
                <c:pt idx="2">
                  <c:v>3189</c:v>
                </c:pt>
                <c:pt idx="3">
                  <c:v>4711</c:v>
                </c:pt>
                <c:pt idx="4">
                  <c:v>3387</c:v>
                </c:pt>
                <c:pt idx="5">
                  <c:v>2452</c:v>
                </c:pt>
                <c:pt idx="6">
                  <c:v>3562</c:v>
                </c:pt>
                <c:pt idx="7">
                  <c:v>3612</c:v>
                </c:pt>
                <c:pt idx="8">
                  <c:v>3670</c:v>
                </c:pt>
                <c:pt idx="9">
                  <c:v>3716</c:v>
                </c:pt>
                <c:pt idx="10">
                  <c:v>3782</c:v>
                </c:pt>
                <c:pt idx="11">
                  <c:v>3881</c:v>
                </c:pt>
                <c:pt idx="12">
                  <c:v>3962</c:v>
                </c:pt>
                <c:pt idx="13">
                  <c:v>4045</c:v>
                </c:pt>
                <c:pt idx="14">
                  <c:v>4138</c:v>
                </c:pt>
                <c:pt idx="15">
                  <c:v>4205</c:v>
                </c:pt>
              </c:numCache>
            </c:numRef>
          </c:val>
          <c:smooth val="0"/>
          <c:extLst>
            <c:ext xmlns:c16="http://schemas.microsoft.com/office/drawing/2014/chart" uri="{C3380CC4-5D6E-409C-BE32-E72D297353CC}">
              <c16:uniqueId val="{00000003-F87A-4764-9471-EC6FADD2ECAA}"/>
            </c:ext>
          </c:extLst>
        </c:ser>
        <c:ser>
          <c:idx val="4"/>
          <c:order val="4"/>
          <c:tx>
            <c:strRef>
              <c:f>Sheet1!$F$1</c:f>
              <c:strCache>
                <c:ptCount val="1"/>
                <c:pt idx="0">
                  <c:v>Vinyl Ester Resin-Epoxy Based FOB Hamburg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Sheet1!$A$2:$A$17</c:f>
              <c:numCache>
                <c:formatCode>General</c:formatCode>
                <c:ptCount val="1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numCache>
            </c:numRef>
          </c:cat>
          <c:val>
            <c:numRef>
              <c:f>Sheet1!$F$2:$F$17</c:f>
              <c:numCache>
                <c:formatCode>General</c:formatCode>
                <c:ptCount val="16"/>
                <c:pt idx="0">
                  <c:v>3686</c:v>
                </c:pt>
                <c:pt idx="1">
                  <c:v>3649</c:v>
                </c:pt>
                <c:pt idx="2">
                  <c:v>5452</c:v>
                </c:pt>
                <c:pt idx="3">
                  <c:v>3628</c:v>
                </c:pt>
                <c:pt idx="4">
                  <c:v>3383</c:v>
                </c:pt>
                <c:pt idx="5">
                  <c:v>2937</c:v>
                </c:pt>
                <c:pt idx="6">
                  <c:v>3243</c:v>
                </c:pt>
                <c:pt idx="7">
                  <c:v>3288</c:v>
                </c:pt>
                <c:pt idx="8">
                  <c:v>3341</c:v>
                </c:pt>
                <c:pt idx="9">
                  <c:v>3415</c:v>
                </c:pt>
                <c:pt idx="10">
                  <c:v>3476</c:v>
                </c:pt>
                <c:pt idx="11">
                  <c:v>3563</c:v>
                </c:pt>
                <c:pt idx="12">
                  <c:v>3638</c:v>
                </c:pt>
                <c:pt idx="13">
                  <c:v>3732</c:v>
                </c:pt>
                <c:pt idx="14">
                  <c:v>3818</c:v>
                </c:pt>
                <c:pt idx="15">
                  <c:v>3880</c:v>
                </c:pt>
              </c:numCache>
            </c:numRef>
          </c:val>
          <c:smooth val="0"/>
          <c:extLst>
            <c:ext xmlns:c16="http://schemas.microsoft.com/office/drawing/2014/chart" uri="{C3380CC4-5D6E-409C-BE32-E72D297353CC}">
              <c16:uniqueId val="{00000004-F87A-4764-9471-EC6FADD2ECAA}"/>
            </c:ext>
          </c:extLst>
        </c:ser>
        <c:dLbls>
          <c:showLegendKey val="0"/>
          <c:showVal val="0"/>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12.204218724555894</c:v>
                </c:pt>
                <c:pt idx="1">
                  <c:v>12.330951439996385</c:v>
                </c:pt>
                <c:pt idx="2">
                  <c:v>12.414540663362573</c:v>
                </c:pt>
                <c:pt idx="3">
                  <c:v>12.195783625748858</c:v>
                </c:pt>
                <c:pt idx="4">
                  <c:v>12.476496696455385</c:v>
                </c:pt>
                <c:pt idx="5">
                  <c:v>12.098330484310083</c:v>
                </c:pt>
                <c:pt idx="6">
                  <c:v>12.285781307020628</c:v>
                </c:pt>
                <c:pt idx="7">
                  <c:v>12.205236667684371</c:v>
                </c:pt>
                <c:pt idx="8">
                  <c:v>12.117791930701859</c:v>
                </c:pt>
                <c:pt idx="9">
                  <c:v>12.040694694754862</c:v>
                </c:pt>
                <c:pt idx="10">
                  <c:v>11.959868304051913</c:v>
                </c:pt>
                <c:pt idx="11">
                  <c:v>11.890755699436994</c:v>
                </c:pt>
                <c:pt idx="12">
                  <c:v>11.819004716944626</c:v>
                </c:pt>
                <c:pt idx="13">
                  <c:v>11.749485642487612</c:v>
                </c:pt>
                <c:pt idx="14">
                  <c:v>11.688040680095547</c:v>
                </c:pt>
                <c:pt idx="15">
                  <c:v>11.629962583047504</c:v>
                </c:pt>
              </c:numCache>
            </c:numRef>
          </c:val>
          <c:extLst>
            <c:ext xmlns:c16="http://schemas.microsoft.com/office/drawing/2014/chart" uri="{C3380CC4-5D6E-409C-BE32-E72D297353CC}">
              <c16:uniqueId val="{00000000-6D05-40AE-BA03-5569631CF695}"/>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8.8538472355545501</c:v>
                </c:pt>
                <c:pt idx="1">
                  <c:v>8.7308416250063434</c:v>
                </c:pt>
                <c:pt idx="2">
                  <c:v>8.6125419199632365</c:v>
                </c:pt>
                <c:pt idx="3">
                  <c:v>8.5035007125352493</c:v>
                </c:pt>
                <c:pt idx="4">
                  <c:v>8.4685268591520195</c:v>
                </c:pt>
                <c:pt idx="5">
                  <c:v>8.6471892486215314</c:v>
                </c:pt>
                <c:pt idx="6">
                  <c:v>8.5399411704180466</c:v>
                </c:pt>
                <c:pt idx="7">
                  <c:v>8.5190760707879321</c:v>
                </c:pt>
                <c:pt idx="8">
                  <c:v>8.4911525592608434</c:v>
                </c:pt>
                <c:pt idx="9">
                  <c:v>8.4657152247182879</c:v>
                </c:pt>
                <c:pt idx="10">
                  <c:v>8.4360574939526067</c:v>
                </c:pt>
                <c:pt idx="11">
                  <c:v>8.4135336454607934</c:v>
                </c:pt>
                <c:pt idx="12">
                  <c:v>8.3897392121154653</c:v>
                </c:pt>
                <c:pt idx="13">
                  <c:v>8.3676557102700091</c:v>
                </c:pt>
                <c:pt idx="14">
                  <c:v>8.3456769371254484</c:v>
                </c:pt>
                <c:pt idx="15">
                  <c:v>8.3243925335978179</c:v>
                </c:pt>
              </c:numCache>
            </c:numRef>
          </c:val>
          <c:extLst>
            <c:ext xmlns:c16="http://schemas.microsoft.com/office/drawing/2014/chart" uri="{C3380CC4-5D6E-409C-BE32-E72D297353CC}">
              <c16:uniqueId val="{00000001-6D05-40AE-BA03-5569631CF695}"/>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27.144923316708674</c:v>
                </c:pt>
                <c:pt idx="1">
                  <c:v>27.33219021888636</c:v>
                </c:pt>
                <c:pt idx="2">
                  <c:v>27.337728960456577</c:v>
                </c:pt>
                <c:pt idx="3">
                  <c:v>27.422700562171197</c:v>
                </c:pt>
                <c:pt idx="4">
                  <c:v>27.33698805962025</c:v>
                </c:pt>
                <c:pt idx="5">
                  <c:v>27.476560881304639</c:v>
                </c:pt>
                <c:pt idx="6">
                  <c:v>27.302790863787578</c:v>
                </c:pt>
                <c:pt idx="7">
                  <c:v>27.360958696273496</c:v>
                </c:pt>
                <c:pt idx="8">
                  <c:v>27.433536912265755</c:v>
                </c:pt>
                <c:pt idx="9">
                  <c:v>27.485820079135191</c:v>
                </c:pt>
                <c:pt idx="10">
                  <c:v>27.541670147465634</c:v>
                </c:pt>
                <c:pt idx="11">
                  <c:v>27.58809099321261</c:v>
                </c:pt>
                <c:pt idx="12">
                  <c:v>27.635996795481489</c:v>
                </c:pt>
                <c:pt idx="13">
                  <c:v>27.677752733336764</c:v>
                </c:pt>
                <c:pt idx="14">
                  <c:v>27.720999914707544</c:v>
                </c:pt>
                <c:pt idx="15">
                  <c:v>27.758921400986448</c:v>
                </c:pt>
              </c:numCache>
            </c:numRef>
          </c:val>
          <c:extLst>
            <c:ext xmlns:c16="http://schemas.microsoft.com/office/drawing/2014/chart" uri="{C3380CC4-5D6E-409C-BE32-E72D297353CC}">
              <c16:uniqueId val="{00000002-6D05-40AE-BA03-5569631CF695}"/>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51.79701072318089</c:v>
                </c:pt>
                <c:pt idx="1">
                  <c:v>51.606016716110901</c:v>
                </c:pt>
                <c:pt idx="2">
                  <c:v>51.63518845621762</c:v>
                </c:pt>
                <c:pt idx="3">
                  <c:v>51.878015099544697</c:v>
                </c:pt>
                <c:pt idx="4">
                  <c:v>51.71798838477234</c:v>
                </c:pt>
                <c:pt idx="5">
                  <c:v>51.777919385763752</c:v>
                </c:pt>
                <c:pt idx="6">
                  <c:v>51.871486658773733</c:v>
                </c:pt>
                <c:pt idx="7">
                  <c:v>51.914728565254201</c:v>
                </c:pt>
                <c:pt idx="8">
                  <c:v>51.957518597771546</c:v>
                </c:pt>
                <c:pt idx="9">
                  <c:v>52.007770001391663</c:v>
                </c:pt>
                <c:pt idx="10">
                  <c:v>52.062404054529843</c:v>
                </c:pt>
                <c:pt idx="11">
                  <c:v>52.107619661889601</c:v>
                </c:pt>
                <c:pt idx="12">
                  <c:v>52.15525927545842</c:v>
                </c:pt>
                <c:pt idx="13">
                  <c:v>52.205105913905626</c:v>
                </c:pt>
                <c:pt idx="14">
                  <c:v>52.245282468071466</c:v>
                </c:pt>
                <c:pt idx="15">
                  <c:v>52.286723482368238</c:v>
                </c:pt>
              </c:numCache>
            </c:numRef>
          </c:val>
          <c:extLst>
            <c:ext xmlns:c16="http://schemas.microsoft.com/office/drawing/2014/chart" uri="{C3380CC4-5D6E-409C-BE32-E72D297353CC}">
              <c16:uniqueId val="{00000003-6D05-40AE-BA03-5569631CF6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18.668521692880287</c:v>
                </c:pt>
                <c:pt idx="1">
                  <c:v>18.702286622101237</c:v>
                </c:pt>
                <c:pt idx="2">
                  <c:v>18.429144704556794</c:v>
                </c:pt>
                <c:pt idx="3">
                  <c:v>17.440358455564269</c:v>
                </c:pt>
                <c:pt idx="4">
                  <c:v>16.559826288560412</c:v>
                </c:pt>
                <c:pt idx="5">
                  <c:v>16.713737743866101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81.331478307119738</c:v>
                </c:pt>
                <c:pt idx="1">
                  <c:v>81.297713377898774</c:v>
                </c:pt>
                <c:pt idx="2">
                  <c:v>81.570855295443224</c:v>
                </c:pt>
                <c:pt idx="3">
                  <c:v>82.559641544435721</c:v>
                </c:pt>
                <c:pt idx="4">
                  <c:v>83.440173711439598</c:v>
                </c:pt>
                <c:pt idx="5">
                  <c:v>83.286262256133909</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15.133067895553728</c:v>
                </c:pt>
                <c:pt idx="1">
                  <c:v>10.96600845622711</c:v>
                </c:pt>
                <c:pt idx="2">
                  <c:v>7.5330378526327664</c:v>
                </c:pt>
                <c:pt idx="3">
                  <c:v>6.0950181684892835</c:v>
                </c:pt>
                <c:pt idx="4">
                  <c:v>6.0637398204600945</c:v>
                </c:pt>
                <c:pt idx="5">
                  <c:v>5.3867606135273416</c:v>
                </c:pt>
                <c:pt idx="6">
                  <c:v>4.6290738026855003</c:v>
                </c:pt>
                <c:pt idx="7">
                  <c:v>3.9358114637039345</c:v>
                </c:pt>
                <c:pt idx="8">
                  <c:v>40.257481926720239</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241C-4966-9070-F125AC2EBC07}"/>
              </c:ext>
            </c:extLst>
          </c:dPt>
          <c:dPt>
            <c:idx val="5"/>
            <c:invertIfNegative val="0"/>
            <c:bubble3D val="0"/>
            <c:extLst>
              <c:ext xmlns:c16="http://schemas.microsoft.com/office/drawing/2014/chart" uri="{C3380CC4-5D6E-409C-BE32-E72D297353CC}">
                <c16:uniqueId val="{00000001-241C-4966-9070-F125AC2EBC07}"/>
              </c:ext>
            </c:extLst>
          </c:dPt>
          <c:dPt>
            <c:idx val="6"/>
            <c:invertIfNegative val="0"/>
            <c:bubble3D val="0"/>
            <c:extLst>
              <c:ext xmlns:c16="http://schemas.microsoft.com/office/drawing/2014/chart" uri="{C3380CC4-5D6E-409C-BE32-E72D297353CC}">
                <c16:uniqueId val="{00000002-241C-4966-9070-F125AC2EBC07}"/>
              </c:ext>
            </c:extLst>
          </c:dPt>
          <c:dPt>
            <c:idx val="7"/>
            <c:invertIfNegative val="0"/>
            <c:bubble3D val="0"/>
            <c:extLst>
              <c:ext xmlns:c16="http://schemas.microsoft.com/office/drawing/2014/chart" uri="{C3380CC4-5D6E-409C-BE32-E72D297353CC}">
                <c16:uniqueId val="{00000003-241C-4966-9070-F125AC2EBC07}"/>
              </c:ext>
            </c:extLst>
          </c:dPt>
          <c:dPt>
            <c:idx val="8"/>
            <c:invertIfNegative val="0"/>
            <c:bubble3D val="0"/>
            <c:extLst>
              <c:ext xmlns:c16="http://schemas.microsoft.com/office/drawing/2014/chart" uri="{C3380CC4-5D6E-409C-BE32-E72D297353CC}">
                <c16:uniqueId val="{00000004-241C-4966-9070-F125AC2EBC07}"/>
              </c:ext>
            </c:extLst>
          </c:dPt>
          <c:dPt>
            <c:idx val="9"/>
            <c:invertIfNegative val="0"/>
            <c:bubble3D val="0"/>
            <c:extLst>
              <c:ext xmlns:c16="http://schemas.microsoft.com/office/drawing/2014/chart" uri="{C3380CC4-5D6E-409C-BE32-E72D297353CC}">
                <c16:uniqueId val="{00000005-241C-4966-9070-F125AC2EBC07}"/>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241C-4966-9070-F125AC2EBC07}"/>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241C-4966-9070-F125AC2EBC07}"/>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F1A62D-1C77-4F5F-89E4-3D4B1247408D}" type="doc">
      <dgm:prSet loTypeId="urn:microsoft.com/office/officeart/2005/8/layout/process2" loCatId="process" qsTypeId="urn:microsoft.com/office/officeart/2005/8/quickstyle/simple1" qsCatId="simple" csTypeId="urn:microsoft.com/office/officeart/2005/8/colors/accent1_2" csCatId="accent1" phldr="1"/>
      <dgm:spPr/>
    </dgm:pt>
    <dgm:pt modelId="{7B430881-09B4-41FF-BB95-9A32F557ECF6}">
      <dgm:prSet phldrT="[Text]" custT="1"/>
      <dgm:spPr/>
      <dgm:t>
        <a:bodyPr/>
        <a:lstStyle/>
        <a:p>
          <a:pPr algn="ctr"/>
          <a:r>
            <a:rPr lang="en-US" sz="1200">
              <a:latin typeface="Arial" panose="020B0604020202020204" pitchFamily="34" charset="0"/>
              <a:cs typeface="Arial" panose="020B0604020202020204" pitchFamily="34" charset="0"/>
            </a:rPr>
            <a:t>Reactor Charged Epoxy</a:t>
          </a:r>
        </a:p>
      </dgm:t>
    </dgm:pt>
    <dgm:pt modelId="{4D07A954-FDA8-47D2-AE8B-3B93814DEF89}" type="parTrans" cxnId="{F409A935-12A0-4D99-B1D1-EFCDE8015ACB}">
      <dgm:prSet/>
      <dgm:spPr/>
      <dgm:t>
        <a:bodyPr/>
        <a:lstStyle/>
        <a:p>
          <a:pPr algn="ctr"/>
          <a:endParaRPr lang="en-US"/>
        </a:p>
      </dgm:t>
    </dgm:pt>
    <dgm:pt modelId="{4346684F-5B3A-4298-864B-CB686C5DD363}" type="sibTrans" cxnId="{F409A935-12A0-4D99-B1D1-EFCDE8015ACB}">
      <dgm:prSet/>
      <dgm:spPr/>
      <dgm:t>
        <a:bodyPr/>
        <a:lstStyle/>
        <a:p>
          <a:pPr algn="ctr"/>
          <a:endParaRPr lang="en-US"/>
        </a:p>
      </dgm:t>
    </dgm:pt>
    <dgm:pt modelId="{0F20D737-EA8F-48FA-A4BC-F45D9BCDFF8D}">
      <dgm:prSet phldrT="[Text]" custT="1"/>
      <dgm:spPr/>
      <dgm:t>
        <a:bodyPr/>
        <a:lstStyle/>
        <a:p>
          <a:pPr algn="ctr"/>
          <a:r>
            <a:rPr lang="en-US" sz="1200">
              <a:latin typeface="Arial" panose="020B0604020202020204" pitchFamily="34" charset="0"/>
              <a:cs typeface="Arial" panose="020B0604020202020204" pitchFamily="34" charset="0"/>
            </a:rPr>
            <a:t>Reactor Add Metha Acrylic Acid</a:t>
          </a:r>
        </a:p>
      </dgm:t>
    </dgm:pt>
    <dgm:pt modelId="{1B5B0122-A17F-4234-A73E-751C6E2B5E49}" type="parTrans" cxnId="{7365472E-79C1-48AA-BAF2-E71E86397451}">
      <dgm:prSet/>
      <dgm:spPr/>
      <dgm:t>
        <a:bodyPr/>
        <a:lstStyle/>
        <a:p>
          <a:pPr algn="ctr"/>
          <a:endParaRPr lang="en-US"/>
        </a:p>
      </dgm:t>
    </dgm:pt>
    <dgm:pt modelId="{D7907FAA-CDE6-4206-8F4F-33CA4AA2A9D8}" type="sibTrans" cxnId="{7365472E-79C1-48AA-BAF2-E71E86397451}">
      <dgm:prSet/>
      <dgm:spPr/>
      <dgm:t>
        <a:bodyPr/>
        <a:lstStyle/>
        <a:p>
          <a:pPr algn="ctr"/>
          <a:endParaRPr lang="en-US"/>
        </a:p>
      </dgm:t>
    </dgm:pt>
    <dgm:pt modelId="{F8DD82D6-0388-4D98-B982-7E70C9DE962D}">
      <dgm:prSet phldrT="[Text]" custT="1"/>
      <dgm:spPr/>
      <dgm:t>
        <a:bodyPr/>
        <a:lstStyle/>
        <a:p>
          <a:pPr algn="ctr"/>
          <a:r>
            <a:rPr lang="en-US" sz="1200">
              <a:latin typeface="Arial" panose="020B0604020202020204" pitchFamily="34" charset="0"/>
              <a:cs typeface="Arial" panose="020B0604020202020204" pitchFamily="34" charset="0"/>
            </a:rPr>
            <a:t>Drop Tank Charge Styrene (Blend up to the uniform materials)</a:t>
          </a:r>
        </a:p>
      </dgm:t>
    </dgm:pt>
    <dgm:pt modelId="{927B979B-5737-4E2E-AEFC-1C872F894091}" type="parTrans" cxnId="{2B525418-E3FA-410A-ACD0-DF59E43A5308}">
      <dgm:prSet/>
      <dgm:spPr/>
      <dgm:t>
        <a:bodyPr/>
        <a:lstStyle/>
        <a:p>
          <a:pPr algn="ctr"/>
          <a:endParaRPr lang="en-US"/>
        </a:p>
      </dgm:t>
    </dgm:pt>
    <dgm:pt modelId="{07295610-344A-4491-9517-57A917AAD07D}" type="sibTrans" cxnId="{2B525418-E3FA-410A-ACD0-DF59E43A5308}">
      <dgm:prSet/>
      <dgm:spPr/>
      <dgm:t>
        <a:bodyPr/>
        <a:lstStyle/>
        <a:p>
          <a:pPr algn="ctr"/>
          <a:endParaRPr lang="en-US"/>
        </a:p>
      </dgm:t>
    </dgm:pt>
    <dgm:pt modelId="{C41E1870-2294-401A-BE68-F84858741234}">
      <dgm:prSet custT="1"/>
      <dgm:spPr/>
      <dgm:t>
        <a:bodyPr/>
        <a:lstStyle/>
        <a:p>
          <a:pPr algn="ctr"/>
          <a:r>
            <a:rPr lang="en-US" sz="1200">
              <a:latin typeface="Arial" panose="020B0604020202020204" pitchFamily="34" charset="0"/>
              <a:cs typeface="Arial" panose="020B0604020202020204" pitchFamily="34" charset="0"/>
            </a:rPr>
            <a:t>Packing Vinly Ester Resin</a:t>
          </a:r>
        </a:p>
      </dgm:t>
    </dgm:pt>
    <dgm:pt modelId="{3C1AE0EB-BFA5-40A6-BDD9-0EE3C892081F}" type="parTrans" cxnId="{EE693547-AFCE-4642-9AE8-55B0C227836C}">
      <dgm:prSet/>
      <dgm:spPr/>
      <dgm:t>
        <a:bodyPr/>
        <a:lstStyle/>
        <a:p>
          <a:pPr algn="ctr"/>
          <a:endParaRPr lang="en-US"/>
        </a:p>
      </dgm:t>
    </dgm:pt>
    <dgm:pt modelId="{6C93C0F2-1366-4078-B2CE-ECF545004C19}" type="sibTrans" cxnId="{EE693547-AFCE-4642-9AE8-55B0C227836C}">
      <dgm:prSet/>
      <dgm:spPr/>
      <dgm:t>
        <a:bodyPr/>
        <a:lstStyle/>
        <a:p>
          <a:pPr algn="ctr"/>
          <a:endParaRPr lang="en-US"/>
        </a:p>
      </dgm:t>
    </dgm:pt>
    <dgm:pt modelId="{0C20CF32-3E00-4194-B226-D9C31142E94B}" type="pres">
      <dgm:prSet presAssocID="{5BF1A62D-1C77-4F5F-89E4-3D4B1247408D}" presName="linearFlow" presStyleCnt="0">
        <dgm:presLayoutVars>
          <dgm:resizeHandles val="exact"/>
        </dgm:presLayoutVars>
      </dgm:prSet>
      <dgm:spPr/>
    </dgm:pt>
    <dgm:pt modelId="{9F32015A-7A8D-48AA-A894-320A37196575}" type="pres">
      <dgm:prSet presAssocID="{7B430881-09B4-41FF-BB95-9A32F557ECF6}" presName="node" presStyleLbl="node1" presStyleIdx="0" presStyleCnt="4" custScaleX="173942" custScaleY="54381">
        <dgm:presLayoutVars>
          <dgm:bulletEnabled val="1"/>
        </dgm:presLayoutVars>
      </dgm:prSet>
      <dgm:spPr/>
    </dgm:pt>
    <dgm:pt modelId="{F8D3000E-DBB2-46C6-9A70-A52AA8E3A890}" type="pres">
      <dgm:prSet presAssocID="{4346684F-5B3A-4298-864B-CB686C5DD363}" presName="sibTrans" presStyleLbl="sibTrans2D1" presStyleIdx="0" presStyleCnt="3"/>
      <dgm:spPr/>
    </dgm:pt>
    <dgm:pt modelId="{05791DA3-0C5A-4312-9499-EEC2E12F1CE2}" type="pres">
      <dgm:prSet presAssocID="{4346684F-5B3A-4298-864B-CB686C5DD363}" presName="connectorText" presStyleLbl="sibTrans2D1" presStyleIdx="0" presStyleCnt="3"/>
      <dgm:spPr/>
    </dgm:pt>
    <dgm:pt modelId="{A51E7E5D-9C9D-4A0D-AA83-249E946D51B2}" type="pres">
      <dgm:prSet presAssocID="{0F20D737-EA8F-48FA-A4BC-F45D9BCDFF8D}" presName="node" presStyleLbl="node1" presStyleIdx="1" presStyleCnt="4" custScaleX="175964" custScaleY="53994">
        <dgm:presLayoutVars>
          <dgm:bulletEnabled val="1"/>
        </dgm:presLayoutVars>
      </dgm:prSet>
      <dgm:spPr/>
    </dgm:pt>
    <dgm:pt modelId="{19E2037C-5322-4D1A-AFA8-22E3CCC7742D}" type="pres">
      <dgm:prSet presAssocID="{D7907FAA-CDE6-4206-8F4F-33CA4AA2A9D8}" presName="sibTrans" presStyleLbl="sibTrans2D1" presStyleIdx="1" presStyleCnt="3"/>
      <dgm:spPr/>
    </dgm:pt>
    <dgm:pt modelId="{A61BBFED-EB86-4EFA-BD2E-83B5C0A87739}" type="pres">
      <dgm:prSet presAssocID="{D7907FAA-CDE6-4206-8F4F-33CA4AA2A9D8}" presName="connectorText" presStyleLbl="sibTrans2D1" presStyleIdx="1" presStyleCnt="3"/>
      <dgm:spPr/>
    </dgm:pt>
    <dgm:pt modelId="{57F8677B-4B2F-4D96-B669-650E0F570902}" type="pres">
      <dgm:prSet presAssocID="{F8DD82D6-0388-4D98-B982-7E70C9DE962D}" presName="node" presStyleLbl="node1" presStyleIdx="2" presStyleCnt="4" custScaleX="179483" custScaleY="54972">
        <dgm:presLayoutVars>
          <dgm:bulletEnabled val="1"/>
        </dgm:presLayoutVars>
      </dgm:prSet>
      <dgm:spPr/>
    </dgm:pt>
    <dgm:pt modelId="{5EF301FB-12DB-4448-A623-7F504C05AC11}" type="pres">
      <dgm:prSet presAssocID="{07295610-344A-4491-9517-57A917AAD07D}" presName="sibTrans" presStyleLbl="sibTrans2D1" presStyleIdx="2" presStyleCnt="3"/>
      <dgm:spPr/>
    </dgm:pt>
    <dgm:pt modelId="{DCAC2576-C688-4860-AB28-F1D6D0966337}" type="pres">
      <dgm:prSet presAssocID="{07295610-344A-4491-9517-57A917AAD07D}" presName="connectorText" presStyleLbl="sibTrans2D1" presStyleIdx="2" presStyleCnt="3"/>
      <dgm:spPr/>
    </dgm:pt>
    <dgm:pt modelId="{892777FC-C98C-4391-BB68-E1E56DA87461}" type="pres">
      <dgm:prSet presAssocID="{C41E1870-2294-401A-BE68-F84858741234}" presName="node" presStyleLbl="node1" presStyleIdx="3" presStyleCnt="4" custScaleX="182079" custScaleY="56043">
        <dgm:presLayoutVars>
          <dgm:bulletEnabled val="1"/>
        </dgm:presLayoutVars>
      </dgm:prSet>
      <dgm:spPr/>
    </dgm:pt>
  </dgm:ptLst>
  <dgm:cxnLst>
    <dgm:cxn modelId="{2B525418-E3FA-410A-ACD0-DF59E43A5308}" srcId="{5BF1A62D-1C77-4F5F-89E4-3D4B1247408D}" destId="{F8DD82D6-0388-4D98-B982-7E70C9DE962D}" srcOrd="2" destOrd="0" parTransId="{927B979B-5737-4E2E-AEFC-1C872F894091}" sibTransId="{07295610-344A-4491-9517-57A917AAD07D}"/>
    <dgm:cxn modelId="{2658122D-F104-4A80-9FB3-3E9D3822EFFB}" type="presOf" srcId="{07295610-344A-4491-9517-57A917AAD07D}" destId="{5EF301FB-12DB-4448-A623-7F504C05AC11}" srcOrd="0" destOrd="0" presId="urn:microsoft.com/office/officeart/2005/8/layout/process2"/>
    <dgm:cxn modelId="{7365472E-79C1-48AA-BAF2-E71E86397451}" srcId="{5BF1A62D-1C77-4F5F-89E4-3D4B1247408D}" destId="{0F20D737-EA8F-48FA-A4BC-F45D9BCDFF8D}" srcOrd="1" destOrd="0" parTransId="{1B5B0122-A17F-4234-A73E-751C6E2B5E49}" sibTransId="{D7907FAA-CDE6-4206-8F4F-33CA4AA2A9D8}"/>
    <dgm:cxn modelId="{F409A935-12A0-4D99-B1D1-EFCDE8015ACB}" srcId="{5BF1A62D-1C77-4F5F-89E4-3D4B1247408D}" destId="{7B430881-09B4-41FF-BB95-9A32F557ECF6}" srcOrd="0" destOrd="0" parTransId="{4D07A954-FDA8-47D2-AE8B-3B93814DEF89}" sibTransId="{4346684F-5B3A-4298-864B-CB686C5DD363}"/>
    <dgm:cxn modelId="{462DE863-408F-4E26-B8B5-F51EB16FB25B}" type="presOf" srcId="{7B430881-09B4-41FF-BB95-9A32F557ECF6}" destId="{9F32015A-7A8D-48AA-A894-320A37196575}" srcOrd="0" destOrd="0" presId="urn:microsoft.com/office/officeart/2005/8/layout/process2"/>
    <dgm:cxn modelId="{EE693547-AFCE-4642-9AE8-55B0C227836C}" srcId="{5BF1A62D-1C77-4F5F-89E4-3D4B1247408D}" destId="{C41E1870-2294-401A-BE68-F84858741234}" srcOrd="3" destOrd="0" parTransId="{3C1AE0EB-BFA5-40A6-BDD9-0EE3C892081F}" sibTransId="{6C93C0F2-1366-4078-B2CE-ECF545004C19}"/>
    <dgm:cxn modelId="{674BD568-8625-45DE-87F8-F2E3897BA3E6}" type="presOf" srcId="{4346684F-5B3A-4298-864B-CB686C5DD363}" destId="{05791DA3-0C5A-4312-9499-EEC2E12F1CE2}" srcOrd="1" destOrd="0" presId="urn:microsoft.com/office/officeart/2005/8/layout/process2"/>
    <dgm:cxn modelId="{4C1C3D54-C205-44EF-B751-C0CCB0297061}" type="presOf" srcId="{4346684F-5B3A-4298-864B-CB686C5DD363}" destId="{F8D3000E-DBB2-46C6-9A70-A52AA8E3A890}" srcOrd="0" destOrd="0" presId="urn:microsoft.com/office/officeart/2005/8/layout/process2"/>
    <dgm:cxn modelId="{66FCDE8B-1785-45F4-A3EC-CDCA027741BB}" type="presOf" srcId="{F8DD82D6-0388-4D98-B982-7E70C9DE962D}" destId="{57F8677B-4B2F-4D96-B669-650E0F570902}" srcOrd="0" destOrd="0" presId="urn:microsoft.com/office/officeart/2005/8/layout/process2"/>
    <dgm:cxn modelId="{7E09BAA1-E0BD-4A79-AE37-A9FD0DBFF5EE}" type="presOf" srcId="{5BF1A62D-1C77-4F5F-89E4-3D4B1247408D}" destId="{0C20CF32-3E00-4194-B226-D9C31142E94B}" srcOrd="0" destOrd="0" presId="urn:microsoft.com/office/officeart/2005/8/layout/process2"/>
    <dgm:cxn modelId="{71887AAE-9FF8-434F-B118-CFF548E8CAEC}" type="presOf" srcId="{0F20D737-EA8F-48FA-A4BC-F45D9BCDFF8D}" destId="{A51E7E5D-9C9D-4A0D-AA83-249E946D51B2}" srcOrd="0" destOrd="0" presId="urn:microsoft.com/office/officeart/2005/8/layout/process2"/>
    <dgm:cxn modelId="{35D7EEBC-C533-440C-A425-A1C4F90F9901}" type="presOf" srcId="{D7907FAA-CDE6-4206-8F4F-33CA4AA2A9D8}" destId="{19E2037C-5322-4D1A-AFA8-22E3CCC7742D}" srcOrd="0" destOrd="0" presId="urn:microsoft.com/office/officeart/2005/8/layout/process2"/>
    <dgm:cxn modelId="{9E73BEC3-D1B9-43D9-8B85-ED1B13EE8442}" type="presOf" srcId="{C41E1870-2294-401A-BE68-F84858741234}" destId="{892777FC-C98C-4391-BB68-E1E56DA87461}" srcOrd="0" destOrd="0" presId="urn:microsoft.com/office/officeart/2005/8/layout/process2"/>
    <dgm:cxn modelId="{C9A7ABE9-FDF5-4507-B872-42631011E784}" type="presOf" srcId="{07295610-344A-4491-9517-57A917AAD07D}" destId="{DCAC2576-C688-4860-AB28-F1D6D0966337}" srcOrd="1" destOrd="0" presId="urn:microsoft.com/office/officeart/2005/8/layout/process2"/>
    <dgm:cxn modelId="{55EBACF8-3210-4B6C-A10F-71AC3A2F1F72}" type="presOf" srcId="{D7907FAA-CDE6-4206-8F4F-33CA4AA2A9D8}" destId="{A61BBFED-EB86-4EFA-BD2E-83B5C0A87739}" srcOrd="1" destOrd="0" presId="urn:microsoft.com/office/officeart/2005/8/layout/process2"/>
    <dgm:cxn modelId="{F4FE0BD7-7F00-44CB-8B56-3599C9ADB4FA}" type="presParOf" srcId="{0C20CF32-3E00-4194-B226-D9C31142E94B}" destId="{9F32015A-7A8D-48AA-A894-320A37196575}" srcOrd="0" destOrd="0" presId="urn:microsoft.com/office/officeart/2005/8/layout/process2"/>
    <dgm:cxn modelId="{DCE9EFD8-0166-4E46-8447-936E10C71DBF}" type="presParOf" srcId="{0C20CF32-3E00-4194-B226-D9C31142E94B}" destId="{F8D3000E-DBB2-46C6-9A70-A52AA8E3A890}" srcOrd="1" destOrd="0" presId="urn:microsoft.com/office/officeart/2005/8/layout/process2"/>
    <dgm:cxn modelId="{261BDB6D-2088-4E52-8340-7C55551ED778}" type="presParOf" srcId="{F8D3000E-DBB2-46C6-9A70-A52AA8E3A890}" destId="{05791DA3-0C5A-4312-9499-EEC2E12F1CE2}" srcOrd="0" destOrd="0" presId="urn:microsoft.com/office/officeart/2005/8/layout/process2"/>
    <dgm:cxn modelId="{6C03BB05-680A-4D69-BB38-E58A7D780D83}" type="presParOf" srcId="{0C20CF32-3E00-4194-B226-D9C31142E94B}" destId="{A51E7E5D-9C9D-4A0D-AA83-249E946D51B2}" srcOrd="2" destOrd="0" presId="urn:microsoft.com/office/officeart/2005/8/layout/process2"/>
    <dgm:cxn modelId="{A84260E5-BFCA-4A17-BC13-118AC2EE8013}" type="presParOf" srcId="{0C20CF32-3E00-4194-B226-D9C31142E94B}" destId="{19E2037C-5322-4D1A-AFA8-22E3CCC7742D}" srcOrd="3" destOrd="0" presId="urn:microsoft.com/office/officeart/2005/8/layout/process2"/>
    <dgm:cxn modelId="{FFF6EBC8-97FD-4D46-B285-53AA4952A966}" type="presParOf" srcId="{19E2037C-5322-4D1A-AFA8-22E3CCC7742D}" destId="{A61BBFED-EB86-4EFA-BD2E-83B5C0A87739}" srcOrd="0" destOrd="0" presId="urn:microsoft.com/office/officeart/2005/8/layout/process2"/>
    <dgm:cxn modelId="{1D68E11D-59C7-47DA-A965-2797D5FA57B0}" type="presParOf" srcId="{0C20CF32-3E00-4194-B226-D9C31142E94B}" destId="{57F8677B-4B2F-4D96-B669-650E0F570902}" srcOrd="4" destOrd="0" presId="urn:microsoft.com/office/officeart/2005/8/layout/process2"/>
    <dgm:cxn modelId="{A920050E-C058-46B5-811D-D1AB576180EF}" type="presParOf" srcId="{0C20CF32-3E00-4194-B226-D9C31142E94B}" destId="{5EF301FB-12DB-4448-A623-7F504C05AC11}" srcOrd="5" destOrd="0" presId="urn:microsoft.com/office/officeart/2005/8/layout/process2"/>
    <dgm:cxn modelId="{8F1A2636-CE0E-4250-950B-1ABC3B353D71}" type="presParOf" srcId="{5EF301FB-12DB-4448-A623-7F504C05AC11}" destId="{DCAC2576-C688-4860-AB28-F1D6D0966337}" srcOrd="0" destOrd="0" presId="urn:microsoft.com/office/officeart/2005/8/layout/process2"/>
    <dgm:cxn modelId="{1B35472B-64EC-40C2-BB5C-BA57FF0B4F49}" type="presParOf" srcId="{0C20CF32-3E00-4194-B226-D9C31142E94B}" destId="{892777FC-C98C-4391-BB68-E1E56DA87461}" srcOrd="6" destOrd="0" presId="urn:microsoft.com/office/officeart/2005/8/layout/process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015A-7A8D-48AA-A894-320A37196575}">
      <dsp:nvSpPr>
        <dsp:cNvPr id="0" name=""/>
        <dsp:cNvSpPr/>
      </dsp:nvSpPr>
      <dsp:spPr>
        <a:xfrm>
          <a:off x="1851772" y="1171"/>
          <a:ext cx="2573430" cy="4469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Charged Epoxy</a:t>
          </a:r>
        </a:p>
      </dsp:txBody>
      <dsp:txXfrm>
        <a:off x="1864863" y="14262"/>
        <a:ext cx="2547248" cy="420792"/>
      </dsp:txXfrm>
    </dsp:sp>
    <dsp:sp modelId="{F8D3000E-DBB2-46C6-9A70-A52AA8E3A890}">
      <dsp:nvSpPr>
        <dsp:cNvPr id="0" name=""/>
        <dsp:cNvSpPr/>
      </dsp:nvSpPr>
      <dsp:spPr>
        <a:xfrm rot="5400000">
          <a:off x="2984375" y="468694"/>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499517"/>
        <a:ext cx="221921" cy="215757"/>
      </dsp:txXfrm>
    </dsp:sp>
    <dsp:sp modelId="{A51E7E5D-9C9D-4A0D-AA83-249E946D51B2}">
      <dsp:nvSpPr>
        <dsp:cNvPr id="0" name=""/>
        <dsp:cNvSpPr/>
      </dsp:nvSpPr>
      <dsp:spPr>
        <a:xfrm>
          <a:off x="1836814" y="859111"/>
          <a:ext cx="2603345" cy="4437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Reactor Add Metha Acrylic Acid</a:t>
          </a:r>
        </a:p>
      </dsp:txBody>
      <dsp:txXfrm>
        <a:off x="1849812" y="872109"/>
        <a:ext cx="2577349" cy="417797"/>
      </dsp:txXfrm>
    </dsp:sp>
    <dsp:sp modelId="{19E2037C-5322-4D1A-AFA8-22E3CCC7742D}">
      <dsp:nvSpPr>
        <dsp:cNvPr id="0" name=""/>
        <dsp:cNvSpPr/>
      </dsp:nvSpPr>
      <dsp:spPr>
        <a:xfrm rot="5400000">
          <a:off x="2984375" y="1323453"/>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1354276"/>
        <a:ext cx="221921" cy="215757"/>
      </dsp:txXfrm>
    </dsp:sp>
    <dsp:sp modelId="{57F8677B-4B2F-4D96-B669-650E0F570902}">
      <dsp:nvSpPr>
        <dsp:cNvPr id="0" name=""/>
        <dsp:cNvSpPr/>
      </dsp:nvSpPr>
      <dsp:spPr>
        <a:xfrm>
          <a:off x="1810783" y="1713870"/>
          <a:ext cx="2655408" cy="4518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Drop Tank Charge Styrene (Blend up to the uniform materials)</a:t>
          </a:r>
        </a:p>
      </dsp:txBody>
      <dsp:txXfrm>
        <a:off x="1824017" y="1727104"/>
        <a:ext cx="2628940" cy="425364"/>
      </dsp:txXfrm>
    </dsp:sp>
    <dsp:sp modelId="{5EF301FB-12DB-4448-A623-7F504C05AC11}">
      <dsp:nvSpPr>
        <dsp:cNvPr id="0" name=""/>
        <dsp:cNvSpPr/>
      </dsp:nvSpPr>
      <dsp:spPr>
        <a:xfrm rot="5400000">
          <a:off x="2984375" y="2186251"/>
          <a:ext cx="308224" cy="369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3027527" y="2217074"/>
        <a:ext cx="221921" cy="215757"/>
      </dsp:txXfrm>
    </dsp:sp>
    <dsp:sp modelId="{892777FC-C98C-4391-BB68-E1E56DA87461}">
      <dsp:nvSpPr>
        <dsp:cNvPr id="0" name=""/>
        <dsp:cNvSpPr/>
      </dsp:nvSpPr>
      <dsp:spPr>
        <a:xfrm>
          <a:off x="1791579" y="2576668"/>
          <a:ext cx="2693815" cy="4606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Packing Vinly Ester Resin</a:t>
          </a:r>
        </a:p>
      </dsp:txBody>
      <dsp:txXfrm>
        <a:off x="1805071" y="2590160"/>
        <a:ext cx="2666831" cy="4336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10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6.30% By Volume</a:t>
          </a:r>
        </a:p>
      </cdr:txBody>
    </cdr:sp>
  </cdr:relSizeAnchor>
</c:userShapes>
</file>

<file path=word/drawings/drawing2.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0.10359</cdr:x>
      <cdr:y>0.70925</cdr:y>
    </cdr:from>
    <cdr:to>
      <cdr:x>0.34175</cdr:x>
      <cdr:y>1</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64061" y="1587567"/>
          <a:ext cx="1526683" cy="650808"/>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 1.40% By Volume</a:t>
          </a:r>
        </a:p>
      </cdr:txBody>
    </cdr:sp>
  </cdr:relSizeAnchor>
  <cdr:relSizeAnchor xmlns:cdr="http://schemas.openxmlformats.org/drawingml/2006/chartDrawing">
    <cdr:from>
      <cdr:x>0.72868</cdr:x>
      <cdr:y>0.73627</cdr:y>
    </cdr:from>
    <cdr:to>
      <cdr:x>0.97325</cdr:x>
      <cdr:y>0.96596</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71083" y="1648043"/>
          <a:ext cx="1567773" cy="514132"/>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Arial" panose="020B0604020202020204" pitchFamily="34" charset="0"/>
              <a:ea typeface="Verdana" panose="020B0604030504040204" pitchFamily="34" charset="0"/>
              <a:cs typeface="Arial" panose="020B0604020202020204" pitchFamily="34" charset="0"/>
            </a:rPr>
            <a:t>5.30% By Volume</a:t>
          </a:r>
        </a:p>
      </cdr:txBody>
    </cdr:sp>
  </cdr:relSizeAnchor>
</c:userShapes>
</file>

<file path=word/drawings/drawing5.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14525</Words>
  <Characters>82797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2021-10-25T14:26:00Z</dcterms:created>
  <dcterms:modified xsi:type="dcterms:W3CDTF">2021-10-25T14:26:00Z</dcterms:modified>
</cp:coreProperties>
</file>